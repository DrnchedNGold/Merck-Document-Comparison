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1E0A1BB" ns2:textId="0EFDE700" w:rsidR="002E0209" w:rsidRPr="000D1AAB" w:rsidRDefault="002E0209" w:rsidP="002E0209">
      <w:pPr>
        <w:pStyle w:val="Paragraph"/>
        <w:tabs>
          <w:tab w:val="left" w:pos="2520"/>
        </w:tabs>
        <w:spacing w:before="0" w:after="0"/>
      </w:pPr>
      <w:bookmarkStart w:id="0" w:name="_Hlk79579375"/>
      <w:r w:rsidRPr="000D1AAB">
        <w:t>SPONSOR’S NAME:</w:t>
      </w:r>
      <w:r w:rsidRPr="000D1AAB">
        <w:tab/>
        <w:t xml:space="preserve">Merck Sharp &amp; Dohme </w:t>
      </w:r>
      <w:r>
        <w:t>LLC</w:t>
      </w:r>
    </w:p>
    <w:p ns2:paraId="51A96A2F" ns2:textId="77777777" w:rsidR="002E0209" w:rsidRPr="000D1AAB" w:rsidRDefault="002E0209" w:rsidP="002E0209">
      <w:pPr>
        <w:pStyle w:val="Paragraph"/>
        <w:spacing w:before="0"/>
        <w:ind w:left="2160" w:firstLine="360"/>
      </w:pPr>
      <w:r>
        <w:t xml:space="preserve">Rahway, NJ, USA </w:t>
      </w:r>
      <w:r w:rsidRPr="007D547A">
        <w:t>(MSD)</w:t>
      </w:r>
    </w:p>
    <w:p ns2:paraId="6B5B729A" ns2:textId="77777777" w:rsidR="002E0209" w:rsidRPr="00DE1D69" w:rsidRDefault="002E0209" w:rsidP="002E0209">
      <w:pPr>
        <w:pStyle w:val="Paragraph"/>
      </w:pPr>
    </w:p>
    <w:p ns2:paraId="2E485C82" ns2:textId="7F72643A" w:rsidR="002E0209" w:rsidRPr="002E0209" w:rsidRDefault="002E0209" w:rsidP="002E0209">
      <w:pPr>
        <w:pStyle w:val="Paragraph"/>
      </w:pPr>
      <w:r>
        <w:t>Product number and indication:MK-2870</w:t>
      </w:r>
      <w:ins w:id="1" w:author="GoldenCorpusHarness" w:date="2026-03-28T22:23:45Z">
        <w:r>
          <w:t xml:space="preserve"> -</w:t>
        </w:r>
      </w:ins>
      <w:r>
        <w:t xml:space="preserve"> Locally Advanced or Metastatic Urothelial Carcinoma</w:t>
      </w:r>
    </w:p>
    <w:p ns2:paraId="2911A3B2" ns2:textId="18481E6D" w:rsidR="002E0209" w:rsidRPr="002E0209" w:rsidRDefault="002E0209" w:rsidP="002E0209">
      <w:pPr>
        <w:pStyle w:val="Paragraph"/>
      </w:pPr>
      <w:r w:rsidRPr="001B1745">
        <w:rPr>
          <w:b/>
          <w:bCs/>
        </w:rPr>
        <w:t>Studies included in this Diversity Plan:</w:t>
      </w:r>
    </w:p>
    <w:tbl>
      <w:tblPr>
        <w:tblW w:w="89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9"/>
        <w:gridCol w:w="2089"/>
        <w:gridCol w:w="4698"/>
      </w:tblGrid>
      <w:tr w:rsidR="002E0209" w:rsidRPr="00C82EE8" ns2:paraId="68D6FBEE" ns2:textId="77777777" w:rsidTr="00DA2ED3">
        <w:tc>
          <w:tcPr>
            <w:tcW w:w="1056" w:type="dxa"/>
          </w:tcPr>
          <w:p ns2:paraId="24C1AD8C" ns2:textId="77777777" w:rsidR="002E0209" w:rsidRPr="00C82EE8" w:rsidRDefault="002E0209" w:rsidP="00DA2ED3">
            <w:pPr>
              <w:pStyle w:val="Paragraph"/>
            </w:pPr>
            <w:bookmarkStart w:id="2" w:name="DeleteChemical"/>
            <w:bookmarkEnd w:id="2"/>
            <w:r>
              <w:t>Study ID</w:t>
            </w:r>
          </w:p>
        </w:tc>
        <w:tc>
          <w:tcPr>
            <w:tcW w:w="950" w:type="dxa"/>
          </w:tcPr>
          <w:p ns2:paraId="352B8B15" ns2:textId="77777777" w:rsidR="002E0209" w:rsidRPr="00C82EE8" w:rsidRDefault="002E0209" w:rsidP="00DA2ED3">
            <w:pPr>
              <w:pStyle w:val="Paragraph"/>
            </w:pPr>
            <w:r>
              <w:t>NCT number</w:t>
            </w:r>
          </w:p>
        </w:tc>
        <w:tc>
          <w:tcPr>
            <w:tcW w:w="2026" w:type="dxa"/>
          </w:tcPr>
          <w:p ns2:paraId="62837972" ns2:textId="77777777" w:rsidR="002E0209" w:rsidRDefault="002E0209" w:rsidP="00DA2ED3">
            <w:pPr>
              <w:pStyle w:val="Paragraph"/>
            </w:pPr>
            <w:r>
              <w:t>Study title</w:t>
            </w:r>
          </w:p>
        </w:tc>
      </w:tr>
      <w:tr w:rsidR="002E0209" w:rsidRPr="00C82EE8" ns2:paraId="1CC4A75F" ns2:textId="77777777" w:rsidTr="00DA2ED3">
        <w:tc>
          <w:tcPr>
            <w:tcW w:w="1056" w:type="dxa"/>
          </w:tcPr>
          <w:p ns2:paraId="1A8BBA6C" ns2:textId="6C97BF37" w:rsidR="002E0209" w:rsidRPr="00C82EE8" w:rsidRDefault="002E0209" w:rsidP="00DA2ED3">
            <w:pPr>
              <w:pStyle w:val="Paragraph"/>
            </w:pPr>
            <w:bookmarkStart w:id="3" w:name="DeleteGeneric"/>
            <w:bookmarkEnd w:id="3"/>
            <w:r>
              <w:t>MK-2870-031</w:t>
            </w:r>
          </w:p>
        </w:tc>
        <w:tc>
          <w:tcPr>
            <w:tcW w:w="950" w:type="dxa"/>
          </w:tcPr>
          <w:p ns2:paraId="7D7B765B" ns2:textId="008814FA" w:rsidR="002E0209" w:rsidRPr="00C82EE8" w:rsidRDefault="00C95871" w:rsidP="00DA2ED3">
            <w:pPr>
              <w:pStyle w:val="Paragraph"/>
            </w:pPr>
            <w:r>
              <w:t>Pending</w:t>
            </w:r>
          </w:p>
        </w:tc>
        <w:tc>
          <w:tcPr>
            <w:tcW w:w="2026" w:type="dxa"/>
          </w:tcPr>
          <w:p ns2:paraId="047878F3" ns2:textId="72F96A49" w:rsidR="002E0209" w:rsidRPr="00C82EE8" w:rsidRDefault="00C95871" w:rsidP="00DA2ED3">
            <w:pPr>
              <w:pStyle w:val="Paragraph"/>
            </w:pPr>
            <w:r w:rsidRPr="00C95871">
              <w:t xml:space="preserve">A Phase 3, Randomized, Open-label Study of Sacituzumab </w:t>
            </w:r>
            <w:proofErr w:type="spellStart"/>
            <w:r w:rsidRPr="00C95871">
              <w:t>Tirumotecan</w:t>
            </w:r>
            <w:proofErr w:type="spellEnd"/>
            <w:r w:rsidRPr="00C95871">
              <w:t xml:space="preserve"> Versus Investigator’s Choice of Non-platinum Chemotherapy in Participants with Pre-treated Locally Advanced/Metastatic Urothelial Carcinoma</w:t>
            </w:r>
          </w:p>
        </w:tc>
      </w:tr>
    </w:tbl>
    <w:p ns2:paraId="3F55979E" ns2:textId="77777777" w:rsidR="002E0209" w:rsidRPr="00D42A36" w:rsidRDefault="002E0209" w:rsidP="002E0209">
      <w:pPr>
        <w:pStyle w:val="Paragraph"/>
        <w:jc w:val="center"/>
        <w:rPr>
          <w:b/>
        </w:rPr>
      </w:pPr>
      <w:bookmarkStart w:id="4" w:name="DeleteTrade"/>
      <w:bookmarkEnd w:id="4"/>
    </w:p>
    <w:p ns2:paraId="51A65367" ns2:textId="77777777" w:rsidR="002E0209" w:rsidRPr="001B1745" w:rsidRDefault="002E0209" w:rsidP="002E0209">
      <w:pPr>
        <w:pStyle w:val="Paragraph"/>
        <w:jc w:val="center"/>
        <w:rPr>
          <w:b/>
          <w:sz w:val="36"/>
          <w:szCs w:val="36"/>
        </w:rPr>
      </w:pPr>
      <w:r w:rsidRPr="001B1745">
        <w:rPr>
          <w:b/>
          <w:sz w:val="36"/>
          <w:szCs w:val="36"/>
        </w:rPr>
        <w:t>DIVERSITY PLAN</w:t>
      </w:r>
    </w:p>
    <w:p ns2:paraId="74DA6970" ns2:textId="77777777" w:rsidR="002E0209" w:rsidRPr="000D1AAB" w:rsidRDefault="002E0209" w:rsidP="002E0209">
      <w:pPr>
        <w:pStyle w:val="Paragraph"/>
      </w:pPr>
    </w:p>
    <w:p ns2:paraId="7A0BD16A" ns2:textId="73598F35" w:rsidR="002E0209" w:rsidRPr="000D1AAB" w:rsidRDefault="002E0209" w:rsidP="002E0209">
      <w:pPr>
        <w:pStyle w:val="Paragraph"/>
        <w:tabs>
          <w:tab w:val="left" w:pos="6480"/>
        </w:tabs>
        <w:ind w:left="4320"/>
      </w:pPr>
      <w:r>
        <w:t>Version Number:</w:t>
      </w:r>
      <w:del w:id="2" w:author="GoldenCorpusHarness" w:date="2026-03-28T22:23:45Z">
        <w:r>
          <w:delText>1</w:delText>
        </w:r>
      </w:del>
      <w:ins w:id="3" w:author="GoldenCorpusHarness" w:date="2026-03-28T22:23:45Z">
        <w:r>
          <w:t>2</w:t>
        </w:r>
      </w:ins>
      <w:r>
        <w:t>.0</w:t>
      </w:r>
    </w:p>
    <w:p ns2:paraId="326DC6B8" ns2:textId="0644B297" w:rsidR="002E0209" w:rsidRPr="000D1AAB" w:rsidRDefault="002E0209" w:rsidP="002E0209">
      <w:pPr>
        <w:pStyle w:val="Paragraph"/>
        <w:tabs>
          <w:tab w:val="left" w:pos="6480"/>
        </w:tabs>
        <w:ind w:left="4320"/>
      </w:pPr>
      <w:r>
        <w:t>Release Date:</w:t>
      </w:r>
      <w:ins w:id="4" w:author="GoldenCorpusHarness" w:date="2026-03-28T22:23:45Z">
        <w:r>
          <w:t>3</w:t>
        </w:r>
      </w:ins>
      <w:r>
        <w:t>0</w:t>
      </w:r>
      <w:del w:id="5" w:author="GoldenCorpusHarness" w:date="2026-03-28T22:23:45Z">
        <w:r>
          <w:delText>9</w:delText>
        </w:r>
      </w:del>
      <w:r>
        <w:t>-</w:t>
      </w:r>
      <w:ins w:id="6" w:author="GoldenCorpusHarness" w:date="2026-03-28T22:23:45Z">
        <w:r>
          <w:t>M</w:t>
        </w:r>
      </w:ins>
      <w:r>
        <w:t>A</w:t>
      </w:r>
      <w:del w:id="7" w:author="GoldenCorpusHarness" w:date="2026-03-28T22:23:45Z">
        <w:r>
          <w:delText>PR</w:delText>
        </w:r>
      </w:del>
      <w:ins w:id="8" w:author="GoldenCorpusHarness" w:date="2026-03-28T22:23:45Z">
        <w:r>
          <w:t>Y</w:t>
        </w:r>
      </w:ins>
      <w:r>
        <w:t>-2025</w:t>
      </w:r>
    </w:p>
    <w:p ns2:paraId="386D5A62" ns2:textId="77777777" w:rsidR="002E0209" w:rsidRDefault="002E0209" w:rsidP="002E0209">
      <w:pPr>
        <w:spacing w:before="60" w:after="240"/>
        <w:jc w:val="center"/>
        <w:rPr>
          <w:rFonts w:eastAsia="MS Gothic"/>
        </w:rPr>
      </w:pPr>
    </w:p>
    <w:p ns2:paraId="56313DC3" ns2:textId="77777777" w:rsidR="002E0209" w:rsidRDefault="002E0209" w:rsidP="002E0209">
      <w:pPr>
        <w:spacing w:before="60" w:after="240"/>
        <w:jc w:val="center"/>
        <w:rPr>
          <w:rFonts w:eastAsia="MS Gothic"/>
        </w:rPr>
      </w:pPr>
    </w:p>
    <w:p ns2:paraId="3A1B4BB7" ns2:textId="77777777" w:rsidR="002E0209" w:rsidRPr="00AC0D23" w:rsidRDefault="002E0209" w:rsidP="002E0209">
      <w:pPr>
        <w:spacing w:after="160" w:line="259" w:lineRule="auto"/>
        <w:rPr>
          <w:rFonts w:eastAsia="MS Gothic"/>
        </w:rPr>
      </w:pPr>
      <w:r w:rsidRPr="00AC0D23">
        <w:rPr>
          <w:rFonts w:eastAsia="MS Gothic"/>
        </w:rPr>
        <w:br w:type="page"/>
      </w:r>
    </w:p>
    <w:p ns2:paraId="05204E8A" ns2:textId="6884A75A" w:rsidR="009239C2" w:rsidRDefault="009239C2" w:rsidP="00EF74DE">
      <w:pPr>
        <w:pStyle w:val="Heading1Unnumbered"/>
        <w:jc w:val="center"/>
      </w:pPr>
      <w:r>
        <w:lastRenderedPageBreak/>
        <w:t>TABLE OF CONTENTS</w:t>
      </w:r>
    </w:p>
    <w:p ns2:paraId="23BCA32A" ns2:textId="14E6B6B6" w:rsidR="003317F2" w:rsidRDefault="003317F2">
      <w:pPr>
        <w:pStyle w:val="TOC1"/>
        <w:rPr>
          <w:rFonts w:asciiTheme="minorHAnsi" w:eastAsiaTheme="minorEastAsia" w:hAnsiTheme="minorHAnsi" w:cstheme="minorBidi"/>
          <w:b w:val="0"/>
          <w:caps w:val="0"/>
          <w:noProof/>
          <w:kern w:val="2"/>
          <w:szCs w:val="24"/>
          <ns2:ligatures ns2:val="standardContextual"/>
        </w:rPr>
      </w:pPr>
      <w:bookmarkStart w:id="5" w:name="_Hlk89617995"/>
      <w:bookmarkStart w:id="6" w:name="_Hlk89618008"/>
      <w:r w:rsidRPr="003317F2">
        <w:rPr>
          <w:rStyle w:val="Hyperlink"/>
          <w:noProof/>
        </w:rPr>
        <w:t>TABLE OF CONTENTS</w:t>
      </w:r>
      <w:r>
        <w:rPr>
          <w:noProof/>
          <w:webHidden/>
        </w:rPr>
        <w:tab/>
        <w:t>2</w:t>
      </w:r>
    </w:p>
    <w:p ns2:paraId="16CC3C08" ns2:textId="1CB76D44" w:rsidR="003317F2" w:rsidRDefault="003317F2">
      <w:pPr>
        <w:pStyle w:val="TOC1"/>
        <w:rPr>
          <w:rFonts w:asciiTheme="minorHAnsi" w:eastAsiaTheme="minorEastAsia" w:hAnsiTheme="minorHAnsi" w:cstheme="minorBidi"/>
          <w:b w:val="0"/>
          <w:caps w:val="0"/>
          <w:noProof/>
          <w:kern w:val="2"/>
          <w:szCs w:val="24"/>
          <ns2:ligatures ns2:val="standardContextual"/>
        </w:rPr>
      </w:pPr>
      <w:r w:rsidRPr="003317F2">
        <w:rPr>
          <w:rStyle w:val="Hyperlink"/>
          <w:noProof/>
        </w:rPr>
        <w:t>LIST OF TABLES</w:t>
      </w:r>
      <w:r>
        <w:rPr>
          <w:noProof/>
          <w:webHidden/>
        </w:rPr>
        <w:tab/>
        <w:t>3</w:t>
      </w:r>
    </w:p>
    <w:p ns2:paraId="3427B41B" ns2:textId="41DD4CFF" w:rsidR="003317F2" w:rsidRDefault="003317F2">
      <w:pPr>
        <w:pStyle w:val="TOC1"/>
        <w:rPr>
          <w:rFonts w:asciiTheme="minorHAnsi" w:eastAsiaTheme="minorEastAsia" w:hAnsiTheme="minorHAnsi" w:cstheme="minorBidi"/>
          <w:b w:val="0"/>
          <w:caps w:val="0"/>
          <w:noProof/>
          <w:kern w:val="2"/>
          <w:szCs w:val="24"/>
          <ns2:ligatures ns2:val="standardContextual"/>
        </w:rPr>
      </w:pPr>
      <w:r w:rsidRPr="003317F2">
        <w:rPr>
          <w:rStyle w:val="Hyperlink"/>
          <w:noProof/>
        </w:rPr>
        <w:t>LIST OF ABBREVIATIONS AND DEFINITION OF TERMS</w:t>
      </w:r>
      <w:r>
        <w:rPr>
          <w:noProof/>
          <w:webHidden/>
        </w:rPr>
        <w:tab/>
        <w:t>4</w:t>
      </w:r>
    </w:p>
    <w:p ns2:paraId="7235484C" ns2:textId="32C88BFA" w:rsidR="003317F2" w:rsidRDefault="003317F2">
      <w:pPr>
        <w:pStyle w:val="TOC1"/>
        <w:rPr>
          <w:rFonts w:asciiTheme="minorHAnsi" w:eastAsiaTheme="minorEastAsia" w:hAnsiTheme="minorHAnsi" w:cstheme="minorBidi"/>
          <w:b w:val="0"/>
          <w:caps w:val="0"/>
          <w:noProof/>
          <w:kern w:val="2"/>
          <w:szCs w:val="24"/>
          <ns2:ligatures ns2:val="standardContextual"/>
        </w:rPr>
      </w:pPr>
      <w:ins w:id="9" w:author="GoldenCorpusHarness" w:date="2026-03-28T22:23:45Z">
        <w:r>
          <w:t>TABL</w:t>
        </w:r>
      </w:ins>
      <w:r>
        <w:t>E</w:t>
      </w:r>
      <w:del w:id="10" w:author="GoldenCorpusHarness" w:date="2026-03-28T22:23:45Z">
        <w:r>
          <w:delText>XECUTIVE SUMMARY</w:delText>
        </w:r>
      </w:del>
      <w:r>
        <w:t xml:space="preserve"> OF </w:t>
      </w:r>
      <w:del w:id="11" w:author="GoldenCorpusHarness" w:date="2026-03-28T22:23:45Z">
        <w:r>
          <w:delText>TH</w:delText>
        </w:r>
      </w:del>
      <w:ins w:id="12" w:author="GoldenCorpusHarness" w:date="2026-03-28T22:23:45Z">
        <w:r>
          <w:t>R</w:t>
        </w:r>
      </w:ins>
      <w:r>
        <w:t>E</w:t>
      </w:r>
      <w:del w:id="13" w:author="GoldenCorpusHarness" w:date="2026-03-28T22:23:45Z">
        <w:r>
          <w:delText xml:space="preserve"> </w:delText>
        </w:r>
      </w:del>
      <w:ins w:id="14" w:author="GoldenCorpusHarness" w:date="2026-03-28T22:23:45Z">
        <w:r>
          <w:t>VI</w:t>
        </w:r>
      </w:ins>
      <w:r>
        <w:t>S</w:t>
      </w:r>
      <w:del w:id="15" w:author="GoldenCorpusHarness" w:date="2026-03-28T22:23:45Z">
        <w:r>
          <w:delText>P</w:delText>
        </w:r>
      </w:del>
      <w:ins w:id="16" w:author="GoldenCorpusHarness" w:date="2026-03-28T22:23:45Z">
        <w:r>
          <w:t>I</w:t>
        </w:r>
      </w:ins>
      <w:r>
        <w:t>ONS</w:t>
      </w:r>
      <w:del w:id="17" w:author="GoldenCorpusHarness" w:date="2026-03-28T22:23:45Z">
        <w:r>
          <w:delText>OR’S US CLINICAL STUDY EFFORT</w:delText>
        </w:r>
      </w:del>
      <w:r>
        <w:t>6</w:t>
      </w:r>
    </w:p>
    <w:p ns2:paraId="0123794F" ns2:textId="007A2AE7" w:rsidR="003317F2" w:rsidRDefault="003317F2">
      <w:pPr>
        <w:pStyle w:val="TOC1"/>
        <w:rPr>
          <w:rFonts w:asciiTheme="minorHAnsi" w:eastAsiaTheme="minorEastAsia" w:hAnsiTheme="minorHAnsi" w:cstheme="minorBidi"/>
          <w:b w:val="0"/>
          <w:caps w:val="0"/>
          <w:noProof/>
          <w:kern w:val="2"/>
          <w:szCs w:val="24"/>
          <ns2:ligatures ns2:val="standardContextual"/>
        </w:rPr>
      </w:pPr>
      <w:del w:id="18" w:author="GoldenCorpusHarness" w:date="2026-03-28T22:23:45Z">
        <w:r>
          <w:delText>1O</w:delText>
        </w:r>
      </w:del>
      <w:ins w:id="19" w:author="GoldenCorpusHarness" w:date="2026-03-28T22:23:45Z">
        <w:r>
          <w:t>EXECUTI</w:t>
        </w:r>
      </w:ins>
      <w:r>
        <w:t>VE</w:t>
      </w:r>
      <w:ins w:id="20" w:author="GoldenCorpusHarness" w:date="2026-03-28T22:23:45Z">
        <w:r>
          <w:t xml:space="preserve"> SUMMA</w:t>
        </w:r>
      </w:ins>
      <w:r>
        <w:t>R</w:t>
      </w:r>
      <w:del w:id="21" w:author="GoldenCorpusHarness" w:date="2026-03-28T22:23:45Z">
        <w:r>
          <w:delText>VIEW</w:delText>
        </w:r>
      </w:del>
      <w:ins w:id="22" w:author="GoldenCorpusHarness" w:date="2026-03-28T22:23:45Z">
        <w:r>
          <w:t>Y</w:t>
        </w:r>
      </w:ins>
      <w:r>
        <w:t xml:space="preserve"> OF THE </w:t>
      </w:r>
      <w:del w:id="23" w:author="GoldenCorpusHarness" w:date="2026-03-28T22:23:45Z">
        <w:r>
          <w:delText>DI</w:delText>
        </w:r>
      </w:del>
      <w:r>
        <w:t>S</w:t>
      </w:r>
      <w:del w:id="24" w:author="GoldenCorpusHarness" w:date="2026-03-28T22:23:45Z">
        <w:r>
          <w:delText>EA</w:delText>
        </w:r>
      </w:del>
      <w:ins w:id="25" w:author="GoldenCorpusHarness" w:date="2026-03-28T22:23:45Z">
        <w:r>
          <w:t>PON</w:t>
        </w:r>
      </w:ins>
      <w:r>
        <w:t>S</w:t>
      </w:r>
      <w:del w:id="26" w:author="GoldenCorpusHarness" w:date="2026-03-28T22:23:45Z">
        <w:r>
          <w:delText xml:space="preserve">E TO BE TREATED </w:delText>
        </w:r>
      </w:del>
      <w:r>
        <w:t>OR</w:t>
      </w:r>
      <w:ins w:id="27" w:author="GoldenCorpusHarness" w:date="2026-03-28T22:23:45Z">
        <w:r>
          <w:t>’S</w:t>
        </w:r>
      </w:ins>
      <w:r>
        <w:t xml:space="preserve"> </w:t>
      </w:r>
      <w:del w:id="28" w:author="GoldenCorpusHarness" w:date="2026-03-28T22:23:45Z">
        <w:r>
          <w:delText>PREVE</w:delText>
        </w:r>
      </w:del>
      <w:ins w:id="29" w:author="GoldenCorpusHarness" w:date="2026-03-28T22:23:45Z">
        <w:r>
          <w:t>US CLI</w:t>
        </w:r>
      </w:ins>
      <w:r>
        <w:t>N</w:t>
      </w:r>
      <w:del w:id="30" w:author="GoldenCorpusHarness" w:date="2026-03-28T22:23:45Z">
        <w:r>
          <w:delText>TED: LO</w:delText>
        </w:r>
      </w:del>
      <w:ins w:id="31" w:author="GoldenCorpusHarness" w:date="2026-03-28T22:23:45Z">
        <w:r>
          <w:t>I</w:t>
        </w:r>
      </w:ins>
      <w:r>
        <w:t>CAL</w:t>
      </w:r>
      <w:del w:id="32" w:author="GoldenCorpusHarness" w:date="2026-03-28T22:23:45Z">
        <w:r>
          <w:delText>L</w:delText>
        </w:r>
      </w:del>
      <w:ins w:id="33" w:author="GoldenCorpusHarness" w:date="2026-03-28T22:23:45Z">
        <w:r>
          <w:t xml:space="preserve"> STUD</w:t>
        </w:r>
      </w:ins>
      <w:r>
        <w:t xml:space="preserve">Y </w:t>
      </w:r>
      <w:del w:id="34" w:author="GoldenCorpusHarness" w:date="2026-03-28T22:23:45Z">
        <w:r>
          <w:delText>ADVANC</w:delText>
        </w:r>
      </w:del>
      <w:r>
        <w:t>E</w:t>
      </w:r>
      <w:del w:id="35" w:author="GoldenCorpusHarness" w:date="2026-03-28T22:23:45Z">
        <w:r>
          <w:delText xml:space="preserve">D </w:delText>
        </w:r>
      </w:del>
      <w:ins w:id="36" w:author="GoldenCorpusHarness" w:date="2026-03-28T22:23:45Z">
        <w:r>
          <w:t>FF</w:t>
        </w:r>
      </w:ins>
      <w:r>
        <w:t>OR</w:t>
      </w:r>
      <w:del w:id="37" w:author="GoldenCorpusHarness" w:date="2026-03-28T22:23:45Z">
        <w:r>
          <w:delText xml:space="preserve"> ME</w:delText>
        </w:r>
      </w:del>
      <w:r>
        <w:t>T</w:t>
      </w:r>
      <w:del w:id="38" w:author="GoldenCorpusHarness" w:date="2026-03-28T22:23:45Z">
        <w:r>
          <w:delText>ASTATIC UROTHELIAL CARCINOMA</w:delText>
        </w:r>
      </w:del>
      <w:r>
        <w:t>7</w:t>
      </w:r>
    </w:p>
    <w:p ns2:paraId="48F17C2D" ns2:textId="594DDCE0" w:rsidR="003317F2" w:rsidRDefault="003317F2">
      <w:pPr>
        <w:pStyle w:val="TOC2"/>
        <w:rPr>
          <w:rFonts w:asciiTheme="minorHAnsi" w:eastAsiaTheme="minorEastAsia" w:hAnsiTheme="minorHAnsi" w:cstheme="minorBidi"/>
          <w:b w:val="0"/>
          <w:noProof/>
          <w:kern w:val="2"/>
          <ns2:ligatures ns2:val="standardContextual"/>
        </w:rPr>
      </w:pPr>
      <w:r>
        <w:t>1</w:t>
      </w:r>
      <w:del w:id="39" w:author="GoldenCorpusHarness" w:date="2026-03-28T22:23:45Z">
        <w:r>
          <w:delText xml:space="preserve">.1Disease </w:delText>
        </w:r>
      </w:del>
      <w:ins w:id="40" w:author="GoldenCorpusHarness" w:date="2026-03-28T22:23:45Z">
        <w:r>
          <w:t>OV</w:t>
        </w:r>
      </w:ins>
      <w:r>
        <w:t>E</w:t>
      </w:r>
      <w:del w:id="41" w:author="GoldenCorpusHarness" w:date="2026-03-28T22:23:45Z">
        <w:r>
          <w:delText>pidemiology in the</w:delText>
        </w:r>
      </w:del>
      <w:ins w:id="42" w:author="GoldenCorpusHarness" w:date="2026-03-28T22:23:45Z">
        <w:r>
          <w:t>RVIEW</w:t>
        </w:r>
      </w:ins>
      <w:r>
        <w:t xml:space="preserve"> O</w:t>
      </w:r>
      <w:del w:id="43" w:author="GoldenCorpusHarness" w:date="2026-03-28T22:23:45Z">
        <w:r>
          <w:delText>verall</w:delText>
        </w:r>
      </w:del>
      <w:ins w:id="44" w:author="GoldenCorpusHarness" w:date="2026-03-28T22:23:45Z">
        <w:r>
          <w:t>F THE DISEASE TO BE TREATED OR</w:t>
        </w:r>
      </w:ins>
      <w:r>
        <w:t xml:space="preserve"> P</w:t>
      </w:r>
      <w:del w:id="45" w:author="GoldenCorpusHarness" w:date="2026-03-28T22:23:45Z">
        <w:r>
          <w:delText>opulation</w:delText>
        </w:r>
      </w:del>
      <w:ins w:id="46" w:author="GoldenCorpusHarness" w:date="2026-03-28T22:23:45Z">
        <w:r>
          <w:t>REVENTED:</w:t>
        </w:r>
      </w:ins>
      <w:r>
        <w:t xml:space="preserve"> </w:t>
      </w:r>
      <w:del w:id="47" w:author="GoldenCorpusHarness" w:date="2026-03-28T22:23:45Z">
        <w:r>
          <w:delText>and</w:delText>
        </w:r>
      </w:del>
      <w:ins w:id="48" w:author="GoldenCorpusHarness" w:date="2026-03-28T22:23:45Z">
        <w:r>
          <w:t>LOCALLY</w:t>
        </w:r>
      </w:ins>
      <w:r>
        <w:t xml:space="preserve"> </w:t>
      </w:r>
      <w:del w:id="49" w:author="GoldenCorpusHarness" w:date="2026-03-28T22:23:45Z">
        <w:r>
          <w:delText>in</w:delText>
        </w:r>
      </w:del>
      <w:ins w:id="50" w:author="GoldenCorpusHarness" w:date="2026-03-28T22:23:45Z">
        <w:r>
          <w:t>ADVANCED OR METASTATIC</w:t>
        </w:r>
      </w:ins>
      <w:r>
        <w:t xml:space="preserve"> U</w:t>
      </w:r>
      <w:del w:id="51" w:author="GoldenCorpusHarness" w:date="2026-03-28T22:23:45Z">
        <w:r>
          <w:delText>nderrepresented</w:delText>
        </w:r>
      </w:del>
      <w:ins w:id="52" w:author="GoldenCorpusHarness" w:date="2026-03-28T22:23:45Z">
        <w:r>
          <w:t>ROTHELIAL</w:t>
        </w:r>
      </w:ins>
      <w:r>
        <w:t xml:space="preserve"> </w:t>
      </w:r>
      <w:ins w:id="53" w:author="GoldenCorpusHarness" w:date="2026-03-28T22:23:45Z">
        <w:r>
          <w:t>CA</w:t>
        </w:r>
      </w:ins>
      <w:r>
        <w:t>R</w:t>
      </w:r>
      <w:del w:id="54" w:author="GoldenCorpusHarness" w:date="2026-03-28T22:23:45Z">
        <w:r>
          <w:delText>acial and Ethnic Populations7</w:delText>
        </w:r>
      </w:del>
      <w:ins w:id="55" w:author="GoldenCorpusHarness" w:date="2026-03-28T22:23:45Z">
        <w:r>
          <w:t>CINOMA8</w:t>
        </w:r>
      </w:ins>
    </w:p>
    <w:p ns2:paraId="7335B831" ns2:textId="6A853DF5" w:rsidR="003317F2" w:rsidRDefault="003317F2">
      <w:pPr>
        <w:pStyle w:val="TOC3"/>
        <w:rPr>
          <w:rFonts w:asciiTheme="minorHAnsi" w:eastAsiaTheme="minorEastAsia" w:hAnsiTheme="minorHAnsi" w:cstheme="minorBidi"/>
          <w:noProof/>
          <w:kern w:val="2"/>
          <ns2:ligatures ns2:val="standardContextual"/>
        </w:rPr>
      </w:pPr>
      <w:del w:id="56" w:author="GoldenCorpusHarness" w:date="2026-03-28T22:23:45Z">
        <w:r>
          <w:delText>1.</w:delText>
        </w:r>
      </w:del>
      <w:r>
        <w:t>1.1Disease Epidemiology in the Overall Population</w:t>
      </w:r>
      <w:del w:id="57" w:author="GoldenCorpusHarness" w:date="2026-03-28T22:23:45Z">
        <w:r>
          <w:delText>7</w:delText>
        </w:r>
      </w:del>
      <w:ins w:id="58" w:author="GoldenCorpusHarness" w:date="2026-03-28T22:23:45Z">
        <w:r>
          <w:t xml:space="preserve"> and in Underrepresented Racial and Ethnic Populations8</w:t>
        </w:r>
      </w:ins>
    </w:p>
    <w:p ns2:paraId="6EE8200A" ns2:textId="1AAD698E" w:rsidR="003317F2" w:rsidRDefault="003317F2">
      <w:pPr>
        <w:pStyle w:val="TOC3"/>
        <w:rPr>
          <w:rFonts w:asciiTheme="minorHAnsi" w:eastAsiaTheme="minorEastAsia" w:hAnsiTheme="minorHAnsi" w:cstheme="minorBidi"/>
          <w:noProof/>
          <w:kern w:val="2"/>
          <ns2:ligatures ns2:val="standardContextual"/>
        </w:rPr>
      </w:pPr>
      <w:r>
        <w:t>1.1.</w:t>
      </w:r>
      <w:del w:id="59" w:author="GoldenCorpusHarness" w:date="2026-03-28T22:23:45Z">
        <w:r>
          <w:delText xml:space="preserve">2Disparities in </w:delText>
        </w:r>
      </w:del>
      <w:ins w:id="60" w:author="GoldenCorpusHarness" w:date="2026-03-28T22:23:45Z">
        <w:r>
          <w:t>1</w:t>
        </w:r>
      </w:ins>
      <w:r>
        <w:t>Disease Epidemiology</w:t>
      </w:r>
      <w:del w:id="61" w:author="GoldenCorpusHarness" w:date="2026-03-28T22:23:45Z">
        <w:r>
          <w:delText>7</w:delText>
        </w:r>
      </w:del>
      <w:ins w:id="62" w:author="GoldenCorpusHarness" w:date="2026-03-28T22:23:45Z">
        <w:r>
          <w:t xml:space="preserve"> in the Overall Population8</w:t>
        </w:r>
      </w:ins>
    </w:p>
    <w:p ns2:paraId="5A2223BB" ns2:textId="66A6C476" w:rsidR="003317F2" w:rsidRDefault="003317F2">
      <w:pPr>
        <w:pStyle w:val="TOC3"/>
        <w:rPr>
          <w:rFonts w:asciiTheme="minorHAnsi" w:eastAsiaTheme="minorEastAsia" w:hAnsiTheme="minorHAnsi" w:cstheme="minorBidi"/>
          <w:noProof/>
          <w:kern w:val="2"/>
          <ns2:ligatures ns2:val="standardContextual"/>
        </w:rPr>
      </w:pPr>
      <w:r>
        <w:t>1.1.</w:t>
      </w:r>
      <w:del w:id="63" w:author="GoldenCorpusHarness" w:date="2026-03-28T22:23:45Z">
        <w:r>
          <w:delText>3</w:delText>
        </w:r>
      </w:del>
      <w:ins w:id="64" w:author="GoldenCorpusHarness" w:date="2026-03-28T22:23:45Z">
        <w:r>
          <w:t xml:space="preserve">2Disparities in </w:t>
        </w:r>
      </w:ins>
      <w:r>
        <w:t>Disease E</w:t>
      </w:r>
      <w:del w:id="65" w:author="GoldenCorpusHarness" w:date="2026-03-28T22:23:45Z">
        <w:r>
          <w:delText>st</w:delText>
        </w:r>
      </w:del>
      <w:ins w:id="66" w:author="GoldenCorpusHarness" w:date="2026-03-28T22:23:45Z">
        <w:r>
          <w:t>p</w:t>
        </w:r>
      </w:ins>
      <w:r>
        <w:t>i</w:t>
      </w:r>
      <w:ins w:id="67" w:author="GoldenCorpusHarness" w:date="2026-03-28T22:23:45Z">
        <w:r>
          <w:t>de</w:t>
        </w:r>
      </w:ins>
      <w:r>
        <w:t>m</w:t>
      </w:r>
      <w:del w:id="68" w:author="GoldenCorpusHarness" w:date="2026-03-28T22:23:45Z">
        <w:r>
          <w:delText>ates to Support US Cl</w:delText>
        </w:r>
      </w:del>
      <w:r>
        <w:t>i</w:t>
      </w:r>
      <w:del w:id="69" w:author="GoldenCorpusHarness" w:date="2026-03-28T22:23:45Z">
        <w:r>
          <w:delText>nical Study Enr</w:delText>
        </w:r>
      </w:del>
      <w:r>
        <w:t>ol</w:t>
      </w:r>
      <w:del w:id="70" w:author="GoldenCorpusHarness" w:date="2026-03-28T22:23:45Z">
        <w:r>
          <w:delText>lment Eff</w:delText>
        </w:r>
      </w:del>
      <w:r>
        <w:t>o</w:t>
      </w:r>
      <w:del w:id="71" w:author="GoldenCorpusHarness" w:date="2026-03-28T22:23:45Z">
        <w:r>
          <w:delText>rts</w:delText>
        </w:r>
      </w:del>
      <w:ins w:id="72" w:author="GoldenCorpusHarness" w:date="2026-03-28T22:23:45Z">
        <w:r>
          <w:t>gy</w:t>
        </w:r>
      </w:ins>
      <w:r>
        <w:t>8</w:t>
      </w:r>
    </w:p>
    <w:p ns2:paraId="6AC19FC3" ns2:textId="249A6973" w:rsidR="003317F2" w:rsidRDefault="003317F2">
      <w:pPr>
        <w:pStyle w:val="TOC2"/>
        <w:rPr>
          <w:rFonts w:asciiTheme="minorHAnsi" w:eastAsiaTheme="minorEastAsia" w:hAnsiTheme="minorHAnsi" w:cstheme="minorBidi"/>
          <w:b w:val="0"/>
          <w:noProof/>
          <w:kern w:val="2"/>
          <ns2:ligatures ns2:val="standardContextual"/>
        </w:rPr>
      </w:pPr>
      <w:r>
        <w:t>1.</w:t>
      </w:r>
      <w:del w:id="73" w:author="GoldenCorpusHarness" w:date="2026-03-28T22:23:45Z">
        <w:r>
          <w:delText>2</w:delText>
        </w:r>
      </w:del>
      <w:ins w:id="74" w:author="GoldenCorpusHarness" w:date="2026-03-28T22:23:45Z">
        <w:r>
          <w:t>1.3</w:t>
        </w:r>
      </w:ins>
      <w:r>
        <w:t>Di</w:t>
      </w:r>
      <w:del w:id="75" w:author="GoldenCorpusHarness" w:date="2026-03-28T22:23:45Z">
        <w:r>
          <w:delText>ff</w:delText>
        </w:r>
      </w:del>
      <w:ins w:id="76" w:author="GoldenCorpusHarness" w:date="2026-03-28T22:23:45Z">
        <w:r>
          <w:t>s</w:t>
        </w:r>
      </w:ins>
      <w:r>
        <w:t>e</w:t>
      </w:r>
      <w:del w:id="77" w:author="GoldenCorpusHarness" w:date="2026-03-28T22:23:45Z">
        <w:r>
          <w:delText>r</w:delText>
        </w:r>
      </w:del>
      <w:ins w:id="78" w:author="GoldenCorpusHarness" w:date="2026-03-28T22:23:45Z">
        <w:r>
          <w:t>as</w:t>
        </w:r>
      </w:ins>
      <w:r>
        <w:t>e</w:t>
      </w:r>
      <w:del w:id="79" w:author="GoldenCorpusHarness" w:date="2026-03-28T22:23:45Z">
        <w:r>
          <w:delText>nc</w:delText>
        </w:r>
      </w:del>
      <w:ins w:id="80" w:author="GoldenCorpusHarness" w:date="2026-03-28T22:23:45Z">
        <w:r>
          <w:t xml:space="preserve"> Estimat</w:t>
        </w:r>
      </w:ins>
      <w:r>
        <w:t xml:space="preserve">es </w:t>
      </w:r>
      <w:ins w:id="81" w:author="GoldenCorpusHarness" w:date="2026-03-28T22:23:45Z">
        <w:r>
          <w:t>to Support US Cl</w:t>
        </w:r>
      </w:ins>
      <w:r>
        <w:t>in</w:t>
      </w:r>
      <w:del w:id="82" w:author="GoldenCorpusHarness" w:date="2026-03-28T22:23:45Z">
        <w:r>
          <w:delText xml:space="preserve"> Pathophysiology, Diagnosis, Prevention, Screening, or Diagnost</w:delText>
        </w:r>
      </w:del>
      <w:r>
        <w:t>ic</w:t>
      </w:r>
      <w:ins w:id="83" w:author="GoldenCorpusHarness" w:date="2026-03-28T22:23:45Z">
        <w:r>
          <w:t>al</w:t>
        </w:r>
      </w:ins>
      <w:r>
        <w:t xml:space="preserve"> St</w:t>
      </w:r>
      <w:ins w:id="84" w:author="GoldenCorpusHarness" w:date="2026-03-28T22:23:45Z">
        <w:r>
          <w:t>udy En</w:t>
        </w:r>
      </w:ins>
      <w:r>
        <w:t>r</w:t>
      </w:r>
      <w:del w:id="85" w:author="GoldenCorpusHarness" w:date="2026-03-28T22:23:45Z">
        <w:r>
          <w:delText>ategies, and Treat</w:delText>
        </w:r>
      </w:del>
      <w:ins w:id="86" w:author="GoldenCorpusHarness" w:date="2026-03-28T22:23:45Z">
        <w:r>
          <w:t>oll</w:t>
        </w:r>
      </w:ins>
      <w:r>
        <w:t xml:space="preserve">ment </w:t>
      </w:r>
      <w:del w:id="87" w:author="GoldenCorpusHarness" w:date="2026-03-28T22:23:45Z">
        <w:r>
          <w:delText>Ac</w:delText>
        </w:r>
      </w:del>
      <w:ins w:id="88" w:author="GoldenCorpusHarness" w:date="2026-03-28T22:23:45Z">
        <w:r>
          <w:t>Effo</w:t>
        </w:r>
      </w:ins>
      <w:r>
        <w:t>r</w:t>
      </w:r>
      <w:del w:id="89" w:author="GoldenCorpusHarness" w:date="2026-03-28T22:23:45Z">
        <w:r>
          <w:delText>o</w:delText>
        </w:r>
      </w:del>
      <w:ins w:id="90" w:author="GoldenCorpusHarness" w:date="2026-03-28T22:23:45Z">
        <w:r>
          <w:t>t</w:t>
        </w:r>
      </w:ins>
      <w:r>
        <w:t>s</w:t>
      </w:r>
      <w:del w:id="91" w:author="GoldenCorpusHarness" w:date="2026-03-28T22:23:45Z">
        <w:r>
          <w:delText>s Underrepresented Racial and Ethnic Populations10</w:delText>
        </w:r>
      </w:del>
      <w:ins w:id="92" w:author="GoldenCorpusHarness" w:date="2026-03-28T22:23:45Z">
        <w:r>
          <w:t>9</w:t>
        </w:r>
      </w:ins>
    </w:p>
    <w:p ns2:paraId="211AEC16" ns2:textId="74BF340D" w:rsidR="003317F2" w:rsidRDefault="003317F2">
      <w:pPr>
        <w:pStyle w:val="TOC3"/>
        <w:rPr>
          <w:rFonts w:asciiTheme="minorHAnsi" w:eastAsiaTheme="minorEastAsia" w:hAnsiTheme="minorHAnsi" w:cstheme="minorBidi"/>
          <w:noProof/>
          <w:kern w:val="2"/>
          <ns2:ligatures ns2:val="standardContextual"/>
        </w:rPr>
      </w:pPr>
      <w:r>
        <w:t>1.2</w:t>
      </w:r>
      <w:del w:id="93" w:author="GoldenCorpusHarness" w:date="2026-03-28T22:23:45Z">
        <w:r>
          <w:delText>.1R</w:delText>
        </w:r>
      </w:del>
      <w:ins w:id="94" w:author="GoldenCorpusHarness" w:date="2026-03-28T22:23:45Z">
        <w:r>
          <w:t>D</w:t>
        </w:r>
      </w:ins>
      <w:r>
        <w:t>i</w:t>
      </w:r>
      <w:del w:id="95" w:author="GoldenCorpusHarness" w:date="2026-03-28T22:23:45Z">
        <w:r>
          <w:delText>sk Fa</w:delText>
        </w:r>
      </w:del>
      <w:ins w:id="96" w:author="GoldenCorpusHarness" w:date="2026-03-28T22:23:45Z">
        <w:r>
          <w:t>fferen</w:t>
        </w:r>
      </w:ins>
      <w:r>
        <w:t>c</w:t>
      </w:r>
      <w:del w:id="97" w:author="GoldenCorpusHarness" w:date="2026-03-28T22:23:45Z">
        <w:r>
          <w:delText>tor</w:delText>
        </w:r>
      </w:del>
      <w:ins w:id="98" w:author="GoldenCorpusHarness" w:date="2026-03-28T22:23:45Z">
        <w:r>
          <w:t>e</w:t>
        </w:r>
      </w:ins>
      <w:r>
        <w:t xml:space="preserve">s </w:t>
      </w:r>
      <w:del w:id="99" w:author="GoldenCorpusHarness" w:date="2026-03-28T22:23:45Z">
        <w:r>
          <w:delText>a</w:delText>
        </w:r>
      </w:del>
      <w:ins w:id="100" w:author="GoldenCorpusHarness" w:date="2026-03-28T22:23:45Z">
        <w:r>
          <w:t>i</w:t>
        </w:r>
      </w:ins>
      <w:r>
        <w:t>n</w:t>
      </w:r>
      <w:del w:id="101" w:author="GoldenCorpusHarness" w:date="2026-03-28T22:23:45Z">
        <w:r>
          <w:delText>d</w:delText>
        </w:r>
      </w:del>
      <w:r>
        <w:t xml:space="preserve"> Pathophysiology</w:t>
      </w:r>
      <w:ins w:id="102" w:author="GoldenCorpusHarness" w:date="2026-03-28T22:23:45Z">
        <w:r>
          <w:t>, Diagnosis, Prevention, Screening, or Diagnostic Strategies, and Treatment Across Underrepresented Racial and Ethnic Populations</w:t>
        </w:r>
      </w:ins>
      <w:r>
        <w:t>1</w:t>
      </w:r>
      <w:del w:id="103" w:author="GoldenCorpusHarness" w:date="2026-03-28T22:23:45Z">
        <w:r>
          <w:delText>0</w:delText>
        </w:r>
      </w:del>
      <w:ins w:id="104" w:author="GoldenCorpusHarness" w:date="2026-03-28T22:23:45Z">
        <w:r>
          <w:t>1</w:t>
        </w:r>
      </w:ins>
    </w:p>
    <w:p ns2:paraId="20DFBF37" ns2:textId="55AA2316" w:rsidR="003317F2" w:rsidRDefault="003317F2">
      <w:pPr>
        <w:pStyle w:val="TOC3"/>
        <w:rPr>
          <w:rFonts w:asciiTheme="minorHAnsi" w:eastAsiaTheme="minorEastAsia" w:hAnsiTheme="minorHAnsi" w:cstheme="minorBidi"/>
          <w:noProof/>
          <w:kern w:val="2"/>
          <ns2:ligatures ns2:val="standardContextual"/>
        </w:rPr>
      </w:pPr>
      <w:r>
        <w:t>1.2.</w:t>
      </w:r>
      <w:del w:id="105" w:author="GoldenCorpusHarness" w:date="2026-03-28T22:23:45Z">
        <w:r>
          <w:delText>2D</w:delText>
        </w:r>
      </w:del>
      <w:ins w:id="106" w:author="GoldenCorpusHarness" w:date="2026-03-28T22:23:45Z">
        <w:r>
          <w:t>1R</w:t>
        </w:r>
      </w:ins>
      <w:r>
        <w:t>i</w:t>
      </w:r>
      <w:del w:id="107" w:author="GoldenCorpusHarness" w:date="2026-03-28T22:23:45Z">
        <w:r>
          <w:delText>ffe</w:delText>
        </w:r>
      </w:del>
      <w:ins w:id="108" w:author="GoldenCorpusHarness" w:date="2026-03-28T22:23:45Z">
        <w:r>
          <w:t>sk Facto</w:t>
        </w:r>
      </w:ins>
      <w:r>
        <w:t>r</w:t>
      </w:r>
      <w:del w:id="109" w:author="GoldenCorpusHarness" w:date="2026-03-28T22:23:45Z">
        <w:r>
          <w:delText>ence</w:delText>
        </w:r>
      </w:del>
      <w:r>
        <w:t xml:space="preserve">s </w:t>
      </w:r>
      <w:del w:id="110" w:author="GoldenCorpusHarness" w:date="2026-03-28T22:23:45Z">
        <w:r>
          <w:delText>i</w:delText>
        </w:r>
      </w:del>
      <w:ins w:id="111" w:author="GoldenCorpusHarness" w:date="2026-03-28T22:23:45Z">
        <w:r>
          <w:t>a</w:t>
        </w:r>
      </w:ins>
      <w:r>
        <w:t>n</w:t>
      </w:r>
      <w:ins w:id="112" w:author="GoldenCorpusHarness" w:date="2026-03-28T22:23:45Z">
        <w:r>
          <w:t>d</w:t>
        </w:r>
      </w:ins>
      <w:r>
        <w:t xml:space="preserve"> P</w:t>
      </w:r>
      <w:del w:id="113" w:author="GoldenCorpusHarness" w:date="2026-03-28T22:23:45Z">
        <w:r>
          <w:delText>reven</w:delText>
        </w:r>
      </w:del>
      <w:ins w:id="114" w:author="GoldenCorpusHarness" w:date="2026-03-28T22:23:45Z">
        <w:r>
          <w:t>a</w:t>
        </w:r>
      </w:ins>
      <w:r>
        <w:t>t</w:t>
      </w:r>
      <w:ins w:id="115" w:author="GoldenCorpusHarness" w:date="2026-03-28T22:23:45Z">
        <w:r>
          <w:t>hophys</w:t>
        </w:r>
      </w:ins>
      <w:r>
        <w:t>io</w:t>
      </w:r>
      <w:del w:id="116" w:author="GoldenCorpusHarness" w:date="2026-03-28T22:23:45Z">
        <w:r>
          <w:delText>n, Screenin</w:delText>
        </w:r>
      </w:del>
      <w:ins w:id="117" w:author="GoldenCorpusHarness" w:date="2026-03-28T22:23:45Z">
        <w:r>
          <w:t>lo</w:t>
        </w:r>
      </w:ins>
      <w:r>
        <w:t>g</w:t>
      </w:r>
      <w:del w:id="118" w:author="GoldenCorpusHarness" w:date="2026-03-28T22:23:45Z">
        <w:r>
          <w:delText>, or Diagnosis</w:delText>
        </w:r>
      </w:del>
      <w:ins w:id="119" w:author="GoldenCorpusHarness" w:date="2026-03-28T22:23:45Z">
        <w:r>
          <w:t>y</w:t>
        </w:r>
      </w:ins>
      <w:r>
        <w:t>1</w:t>
      </w:r>
      <w:del w:id="120" w:author="GoldenCorpusHarness" w:date="2026-03-28T22:23:45Z">
        <w:r>
          <w:delText>0</w:delText>
        </w:r>
      </w:del>
      <w:ins w:id="121" w:author="GoldenCorpusHarness" w:date="2026-03-28T22:23:45Z">
        <w:r>
          <w:t>1</w:t>
        </w:r>
      </w:ins>
    </w:p>
    <w:p ns2:paraId="42B775CD" ns2:textId="7B50B320" w:rsidR="003317F2" w:rsidRDefault="003317F2">
      <w:pPr>
        <w:pStyle w:val="TOC3"/>
        <w:rPr>
          <w:rFonts w:asciiTheme="minorHAnsi" w:eastAsiaTheme="minorEastAsia" w:hAnsiTheme="minorHAnsi" w:cstheme="minorBidi"/>
          <w:noProof/>
          <w:kern w:val="2"/>
          <ns2:ligatures ns2:val="standardContextual"/>
        </w:rPr>
      </w:pPr>
      <w:r>
        <w:t>1.2.</w:t>
      </w:r>
      <w:del w:id="122" w:author="GoldenCorpusHarness" w:date="2026-03-28T22:23:45Z">
        <w:r>
          <w:delText>3</w:delText>
        </w:r>
      </w:del>
      <w:ins w:id="123" w:author="GoldenCorpusHarness" w:date="2026-03-28T22:23:45Z">
        <w:r>
          <w:t>2</w:t>
        </w:r>
      </w:ins>
      <w:r>
        <w:t xml:space="preserve">Differences in </w:t>
      </w:r>
      <w:del w:id="124" w:author="GoldenCorpusHarness" w:date="2026-03-28T22:23:45Z">
        <w:r>
          <w:delText>T</w:delText>
        </w:r>
      </w:del>
      <w:ins w:id="125" w:author="GoldenCorpusHarness" w:date="2026-03-28T22:23:45Z">
        <w:r>
          <w:t>P</w:t>
        </w:r>
      </w:ins>
      <w:r>
        <w:t>re</w:t>
      </w:r>
      <w:del w:id="126" w:author="GoldenCorpusHarness" w:date="2026-03-28T22:23:45Z">
        <w:r>
          <w:delText>atm</w:delText>
        </w:r>
      </w:del>
      <w:ins w:id="127" w:author="GoldenCorpusHarness" w:date="2026-03-28T22:23:45Z">
        <w:r>
          <w:t>v</w:t>
        </w:r>
      </w:ins>
      <w:r>
        <w:t>ent</w:t>
      </w:r>
      <w:ins w:id="128" w:author="GoldenCorpusHarness" w:date="2026-03-28T22:23:45Z">
        <w:r>
          <w:t>ion, Screening, or Diagnosis</w:t>
        </w:r>
      </w:ins>
      <w:r>
        <w:t>11</w:t>
      </w:r>
    </w:p>
    <w:p ns2:paraId="132F04A1" ns2:textId="44FD0936" w:rsidR="003317F2" w:rsidRDefault="003317F2">
      <w:pPr>
        <w:pStyle w:val="TOC1"/>
        <w:rPr>
          <w:rFonts w:asciiTheme="minorHAnsi" w:eastAsiaTheme="minorEastAsia" w:hAnsiTheme="minorHAnsi" w:cstheme="minorBidi"/>
          <w:b w:val="0"/>
          <w:caps w:val="0"/>
          <w:noProof/>
          <w:kern w:val="2"/>
          <w:szCs w:val="24"/>
          <ns2:ligatures ns2:val="standardContextual"/>
        </w:rPr>
      </w:pPr>
      <w:ins w:id="129" w:author="GoldenCorpusHarness" w:date="2026-03-28T22:23:45Z">
        <w:r>
          <w:t>1.</w:t>
        </w:r>
      </w:ins>
      <w:r>
        <w:t>2</w:t>
      </w:r>
      <w:del w:id="130" w:author="GoldenCorpusHarness" w:date="2026-03-28T22:23:45Z">
        <w:r>
          <w:delText>SCOPE</w:delText>
        </w:r>
      </w:del>
      <w:ins w:id="131" w:author="GoldenCorpusHarness" w:date="2026-03-28T22:23:45Z">
        <w:r>
          <w:t>.3Differences</w:t>
        </w:r>
      </w:ins>
      <w:r>
        <w:t xml:space="preserve"> </w:t>
      </w:r>
      <w:del w:id="132" w:author="GoldenCorpusHarness" w:date="2026-03-28T22:23:45Z">
        <w:r>
          <w:delText>OF MEDICAL PRODUCT DEVELOPMENT PROGRAM: SACITUZUMAB</w:delText>
        </w:r>
      </w:del>
      <w:ins w:id="133" w:author="GoldenCorpusHarness" w:date="2026-03-28T22:23:45Z">
        <w:r>
          <w:t>in</w:t>
        </w:r>
      </w:ins>
      <w:r>
        <w:t xml:space="preserve"> T</w:t>
      </w:r>
      <w:del w:id="134" w:author="GoldenCorpusHarness" w:date="2026-03-28T22:23:45Z">
        <w:r>
          <w:delText>IRUMOTECAN LOCALLY ADVANCED OR METASTATIC UROTHELIAL CARCINOMA</w:delText>
        </w:r>
      </w:del>
      <w:ins w:id="135" w:author="GoldenCorpusHarness" w:date="2026-03-28T22:23:45Z">
        <w:r>
          <w:t>reatment</w:t>
        </w:r>
      </w:ins>
      <w:r>
        <w:t>12</w:t>
      </w:r>
    </w:p>
    <w:p ns2:paraId="0DD14F16" ns2:textId="43ABDB5C" w:rsidR="003317F2" w:rsidRDefault="003317F2">
      <w:pPr>
        <w:pStyle w:val="TOC2"/>
        <w:rPr>
          <w:rFonts w:asciiTheme="minorHAnsi" w:eastAsiaTheme="minorEastAsia" w:hAnsiTheme="minorHAnsi" w:cstheme="minorBidi"/>
          <w:b w:val="0"/>
          <w:noProof/>
          <w:kern w:val="2"/>
          <ns2:ligatures ns2:val="standardContextual"/>
        </w:rPr>
      </w:pPr>
      <w:r>
        <w:t>2</w:t>
      </w:r>
      <w:del w:id="136" w:author="GoldenCorpusHarness" w:date="2026-03-28T22:23:45Z">
        <w:r>
          <w:delText>.1</w:delText>
        </w:r>
      </w:del>
      <w:ins w:id="137" w:author="GoldenCorpusHarness" w:date="2026-03-28T22:23:45Z">
        <w:r>
          <w:t>S</w:t>
        </w:r>
      </w:ins>
      <w:r>
        <w:t>C</w:t>
      </w:r>
      <w:del w:id="138" w:author="GoldenCorpusHarness" w:date="2026-03-28T22:23:45Z">
        <w:r>
          <w:delText>linical</w:delText>
        </w:r>
      </w:del>
      <w:ins w:id="139" w:author="GoldenCorpusHarness" w:date="2026-03-28T22:23:45Z">
        <w:r>
          <w:t>OPE OF MEDICAL</w:t>
        </w:r>
      </w:ins>
      <w:r>
        <w:t xml:space="preserve"> P</w:t>
      </w:r>
      <w:del w:id="140" w:author="GoldenCorpusHarness" w:date="2026-03-28T22:23:45Z">
        <w:r>
          <w:delText>harmacology</w:delText>
        </w:r>
      </w:del>
      <w:ins w:id="141" w:author="GoldenCorpusHarness" w:date="2026-03-28T22:23:45Z">
        <w:r>
          <w:t>RODUCT DEVELOPMENT PROGRAM: SACITUZUMAB TIRUMOTECAN LOCALLY ADVANCED OR METASTATIC UROTHELIAL CARCINOMA</w:t>
        </w:r>
      </w:ins>
      <w:r>
        <w:t>1</w:t>
      </w:r>
      <w:del w:id="142" w:author="GoldenCorpusHarness" w:date="2026-03-28T22:23:45Z">
        <w:r>
          <w:delText>2</w:delText>
        </w:r>
      </w:del>
      <w:ins w:id="143" w:author="GoldenCorpusHarness" w:date="2026-03-28T22:23:45Z">
        <w:r>
          <w:t>3</w:t>
        </w:r>
      </w:ins>
    </w:p>
    <w:p ns2:paraId="31D3B41E" ns2:textId="5565E6B7" w:rsidR="003317F2" w:rsidRDefault="003317F2">
      <w:pPr>
        <w:pStyle w:val="TOC2"/>
        <w:rPr>
          <w:rFonts w:asciiTheme="minorHAnsi" w:eastAsiaTheme="minorEastAsia" w:hAnsiTheme="minorHAnsi" w:cstheme="minorBidi"/>
          <w:b w:val="0"/>
          <w:noProof/>
          <w:kern w:val="2"/>
          <ns2:ligatures ns2:val="standardContextual"/>
        </w:rPr>
      </w:pPr>
      <w:r>
        <w:t>2.</w:t>
      </w:r>
      <w:del w:id="144" w:author="GoldenCorpusHarness" w:date="2026-03-28T22:23:45Z">
        <w:r>
          <w:delText xml:space="preserve">2Summary of the </w:delText>
        </w:r>
      </w:del>
      <w:ins w:id="145" w:author="GoldenCorpusHarness" w:date="2026-03-28T22:23:45Z">
        <w:r>
          <w:t>1</w:t>
        </w:r>
      </w:ins>
      <w:r>
        <w:t xml:space="preserve">Clinical </w:t>
      </w:r>
      <w:del w:id="146" w:author="GoldenCorpusHarness" w:date="2026-03-28T22:23:45Z">
        <w:r>
          <w:delText>Studies In</w:delText>
        </w:r>
      </w:del>
      <w:ins w:id="147" w:author="GoldenCorpusHarness" w:date="2026-03-28T22:23:45Z">
        <w:r>
          <w:t>Pharma</w:t>
        </w:r>
      </w:ins>
      <w:r>
        <w:t>c</w:t>
      </w:r>
      <w:ins w:id="148" w:author="GoldenCorpusHarness" w:date="2026-03-28T22:23:45Z">
        <w:r>
          <w:t>o</w:t>
        </w:r>
      </w:ins>
      <w:r>
        <w:t>l</w:t>
      </w:r>
      <w:del w:id="149" w:author="GoldenCorpusHarness" w:date="2026-03-28T22:23:45Z">
        <w:r>
          <w:delText>uded in This Diversit</w:delText>
        </w:r>
      </w:del>
      <w:ins w:id="150" w:author="GoldenCorpusHarness" w:date="2026-03-28T22:23:45Z">
        <w:r>
          <w:t>og</w:t>
        </w:r>
      </w:ins>
      <w:r>
        <w:t>y</w:t>
      </w:r>
      <w:del w:id="151" w:author="GoldenCorpusHarness" w:date="2026-03-28T22:23:45Z">
        <w:r>
          <w:delText xml:space="preserve"> Plan</w:delText>
        </w:r>
      </w:del>
      <w:r>
        <w:t>1</w:t>
      </w:r>
      <w:del w:id="152" w:author="GoldenCorpusHarness" w:date="2026-03-28T22:23:45Z">
        <w:r>
          <w:delText>2</w:delText>
        </w:r>
      </w:del>
      <w:ins w:id="153" w:author="GoldenCorpusHarness" w:date="2026-03-28T22:23:45Z">
        <w:r>
          <w:t>3</w:t>
        </w:r>
      </w:ins>
    </w:p>
    <w:p ns2:paraId="21B1B46C" ns2:textId="77F8749F" w:rsidR="003317F2" w:rsidRDefault="003317F2">
      <w:pPr>
        <w:pStyle w:val="TOC3"/>
        <w:rPr>
          <w:rFonts w:asciiTheme="minorHAnsi" w:eastAsiaTheme="minorEastAsia" w:hAnsiTheme="minorHAnsi" w:cstheme="minorBidi"/>
          <w:noProof/>
          <w:kern w:val="2"/>
          <ns2:ligatures ns2:val="standardContextual"/>
        </w:rPr>
      </w:pPr>
      <w:r>
        <w:t>2.2</w:t>
      </w:r>
      <w:del w:id="154" w:author="GoldenCorpusHarness" w:date="2026-03-28T22:23:45Z">
        <w:r>
          <w:delText>.</w:delText>
        </w:r>
      </w:del>
      <w:ins w:id="155" w:author="GoldenCorpusHarness" w:date="2026-03-28T22:23:45Z">
        <w:r>
          <w:t>Summary of the Clinical Studies Included in This Diversity Plan</w:t>
        </w:r>
      </w:ins>
      <w:r>
        <w:t>1</w:t>
      </w:r>
      <w:del w:id="156" w:author="GoldenCorpusHarness" w:date="2026-03-28T22:23:45Z">
        <w:r>
          <w:delText>MK‑2870-0</w:delText>
        </w:r>
      </w:del>
      <w:r>
        <w:t>3</w:t>
      </w:r>
      <w:del w:id="157" w:author="GoldenCorpusHarness" w:date="2026-03-28T22:23:45Z">
        <w:r>
          <w:delText>112</w:delText>
        </w:r>
      </w:del>
    </w:p>
    <w:p ns2:paraId="39635EB0" ns2:textId="0D6AF920" w:rsidR="003317F2" w:rsidRDefault="003317F2">
      <w:pPr>
        <w:pStyle w:val="TOC1"/>
        <w:rPr>
          <w:rFonts w:asciiTheme="minorHAnsi" w:eastAsiaTheme="minorEastAsia" w:hAnsiTheme="minorHAnsi" w:cstheme="minorBidi"/>
          <w:b w:val="0"/>
          <w:caps w:val="0"/>
          <w:noProof/>
          <w:kern w:val="2"/>
          <w:szCs w:val="24"/>
          <ns2:ligatures ns2:val="standardContextual"/>
        </w:rPr>
      </w:pPr>
      <w:ins w:id="158" w:author="GoldenCorpusHarness" w:date="2026-03-28T22:23:45Z">
        <w:r>
          <w:t>2.2.1MK‑2870-0</w:t>
        </w:r>
      </w:ins>
      <w:r>
        <w:t>3</w:t>
      </w:r>
      <w:del w:id="159" w:author="GoldenCorpusHarness" w:date="2026-03-28T22:23:45Z">
        <w:r>
          <w:delText>GOALS TO ENROLL UNDERREPRESENTED RACIAL AND ETHNIC PARTICIPANTS</w:delText>
        </w:r>
      </w:del>
      <w:ins w:id="160" w:author="GoldenCorpusHarness" w:date="2026-03-28T22:23:45Z">
        <w:r>
          <w:t>1</w:t>
        </w:r>
      </w:ins>
      <w:r>
        <w:t>13</w:t>
      </w:r>
    </w:p>
    <w:p ns2:paraId="34345C68" ns2:textId="2767AB15" w:rsidR="003317F2" w:rsidRDefault="003317F2">
      <w:pPr>
        <w:pStyle w:val="TOC1"/>
        <w:rPr>
          <w:rFonts w:asciiTheme="minorHAnsi" w:eastAsiaTheme="minorEastAsia" w:hAnsiTheme="minorHAnsi" w:cstheme="minorBidi"/>
          <w:b w:val="0"/>
          <w:caps w:val="0"/>
          <w:noProof/>
          <w:kern w:val="2"/>
          <w:szCs w:val="24"/>
          <ns2:ligatures ns2:val="standardContextual"/>
        </w:rPr>
      </w:pPr>
      <w:del w:id="161" w:author="GoldenCorpusHarness" w:date="2026-03-28T22:23:45Z">
        <w:r>
          <w:delText>4</w:delText>
        </w:r>
      </w:del>
      <w:ins w:id="162" w:author="GoldenCorpusHarness" w:date="2026-03-28T22:23:45Z">
        <w:r>
          <w:t>3GOAL</w:t>
        </w:r>
      </w:ins>
      <w:r>
        <w:t>S</w:t>
      </w:r>
      <w:del w:id="163" w:author="GoldenCorpusHarness" w:date="2026-03-28T22:23:45Z">
        <w:r>
          <w:delText>PECIFIC PLAN OF ACTION</w:delText>
        </w:r>
      </w:del>
      <w:r>
        <w:t xml:space="preserve"> TO ENROLL </w:t>
      </w:r>
      <w:ins w:id="164" w:author="GoldenCorpusHarness" w:date="2026-03-28T22:23:45Z">
        <w:r>
          <w:t xml:space="preserve">UNDERREPRESENTED RACIAL </w:t>
        </w:r>
      </w:ins>
      <w:r>
        <w:t xml:space="preserve">AND </w:t>
      </w:r>
      <w:del w:id="165" w:author="GoldenCorpusHarness" w:date="2026-03-28T22:23:45Z">
        <w:r>
          <w:delText>R</w:delText>
        </w:r>
      </w:del>
      <w:r>
        <w:t>ET</w:t>
      </w:r>
      <w:del w:id="166" w:author="GoldenCorpusHarness" w:date="2026-03-28T22:23:45Z">
        <w:r>
          <w:delText>AIN DIVERSE POPULATIONS: I</w:delText>
        </w:r>
      </w:del>
      <w:ins w:id="167" w:author="GoldenCorpusHarness" w:date="2026-03-28T22:23:45Z">
        <w:r>
          <w:t>H</w:t>
        </w:r>
      </w:ins>
      <w:r>
        <w:t>NI</w:t>
      </w:r>
      <w:del w:id="168" w:author="GoldenCorpusHarness" w:date="2026-03-28T22:23:45Z">
        <w:r>
          <w:delText>TIATIVES,</w:delText>
        </w:r>
      </w:del>
      <w:ins w:id="169" w:author="GoldenCorpusHarness" w:date="2026-03-28T22:23:45Z">
        <w:r>
          <w:t>C</w:t>
        </w:r>
      </w:ins>
      <w:r>
        <w:t xml:space="preserve"> PARTICIPANT</w:t>
      </w:r>
      <w:del w:id="170" w:author="GoldenCorpusHarness" w:date="2026-03-28T22:23:45Z">
        <w:r>
          <w:delText xml:space="preserve"> RECRUITMENT, AND RETENTION STRATEGIE</w:delText>
        </w:r>
      </w:del>
      <w:r>
        <w:t>S1</w:t>
      </w:r>
      <w:del w:id="171" w:author="GoldenCorpusHarness" w:date="2026-03-28T22:23:45Z">
        <w:r>
          <w:delText>5</w:delText>
        </w:r>
      </w:del>
      <w:ins w:id="172" w:author="GoldenCorpusHarness" w:date="2026-03-28T22:23:45Z">
        <w:r>
          <w:t>4</w:t>
        </w:r>
      </w:ins>
    </w:p>
    <w:p ns2:paraId="57C9CCC9" ns2:textId="45DB217D" w:rsidR="003317F2" w:rsidRDefault="003317F2">
      <w:pPr>
        <w:pStyle w:val="TOC2"/>
        <w:rPr>
          <w:rFonts w:asciiTheme="minorHAnsi" w:eastAsiaTheme="minorEastAsia" w:hAnsiTheme="minorHAnsi" w:cstheme="minorBidi"/>
          <w:b w:val="0"/>
          <w:noProof/>
          <w:kern w:val="2"/>
          <ns2:ligatures ns2:val="standardContextual"/>
        </w:rPr>
      </w:pPr>
      <w:r>
        <w:t>4</w:t>
      </w:r>
      <w:del w:id="173" w:author="GoldenCorpusHarness" w:date="2026-03-28T22:23:45Z">
        <w:r>
          <w:delText>.1</w:delText>
        </w:r>
      </w:del>
      <w:ins w:id="174" w:author="GoldenCorpusHarness" w:date="2026-03-28T22:23:45Z">
        <w:r>
          <w:t>SPECIFIC PLAN OF ACTION TO ENROLL AND RETAIN DI</w:t>
        </w:r>
      </w:ins>
      <w:r>
        <w:t>V</w:t>
      </w:r>
      <w:del w:id="175" w:author="GoldenCorpusHarness" w:date="2026-03-28T22:23:45Z">
        <w:r>
          <w:delText>alidation</w:delText>
        </w:r>
      </w:del>
      <w:ins w:id="176" w:author="GoldenCorpusHarness" w:date="2026-03-28T22:23:45Z">
        <w:r>
          <w:t>ERSE</w:t>
        </w:r>
      </w:ins>
      <w:r>
        <w:t xml:space="preserve"> </w:t>
      </w:r>
      <w:del w:id="177" w:author="GoldenCorpusHarness" w:date="2026-03-28T22:23:45Z">
        <w:r>
          <w:delText>and</w:delText>
        </w:r>
      </w:del>
      <w:ins w:id="178" w:author="GoldenCorpusHarness" w:date="2026-03-28T22:23:45Z">
        <w:r>
          <w:t>POPULATIONS: INITIATIVES, PARTICIPANT RECRUITMENT, AND RETENTION</w:t>
        </w:r>
      </w:ins>
      <w:r>
        <w:t xml:space="preserve"> S</w:t>
      </w:r>
      <w:del w:id="179" w:author="GoldenCorpusHarness" w:date="2026-03-28T22:23:45Z">
        <w:r>
          <w:delText xml:space="preserve">ite </w:delText>
        </w:r>
      </w:del>
      <w:ins w:id="180" w:author="GoldenCorpusHarness" w:date="2026-03-28T22:23:45Z">
        <w:r>
          <w:t>TRATEGIE</w:t>
        </w:r>
      </w:ins>
      <w:r>
        <w:t>S</w:t>
      </w:r>
      <w:del w:id="181" w:author="GoldenCorpusHarness" w:date="2026-03-28T22:23:45Z">
        <w:r>
          <w:delText>election to Reach Diverse Participants</w:delText>
        </w:r>
      </w:del>
      <w:r>
        <w:t>15</w:t>
      </w:r>
    </w:p>
    <w:p ns2:paraId="73C20E0A" ns2:textId="3915F91C" w:rsidR="003317F2" w:rsidRDefault="003317F2">
      <w:pPr>
        <w:pStyle w:val="TOC2"/>
        <w:rPr>
          <w:rFonts w:asciiTheme="minorHAnsi" w:eastAsiaTheme="minorEastAsia" w:hAnsiTheme="minorHAnsi" w:cstheme="minorBidi"/>
          <w:b w:val="0"/>
          <w:noProof/>
          <w:kern w:val="2"/>
          <ns2:ligatures ns2:val="standardContextual"/>
        </w:rPr>
      </w:pPr>
      <w:r>
        <w:t>4.</w:t>
      </w:r>
      <w:del w:id="182" w:author="GoldenCorpusHarness" w:date="2026-03-28T22:23:45Z">
        <w:r>
          <w:delText>2Imp</w:delText>
        </w:r>
      </w:del>
      <w:ins w:id="183" w:author="GoldenCorpusHarness" w:date="2026-03-28T22:23:45Z">
        <w:r>
          <w:t>1Validation and Site Se</w:t>
        </w:r>
      </w:ins>
      <w:r>
        <w:t>le</w:t>
      </w:r>
      <w:del w:id="184" w:author="GoldenCorpusHarness" w:date="2026-03-28T22:23:45Z">
        <w:r>
          <w:delText>ment A</w:delText>
        </w:r>
      </w:del>
      <w:r>
        <w:t>cti</w:t>
      </w:r>
      <w:del w:id="185" w:author="GoldenCorpusHarness" w:date="2026-03-28T22:23:45Z">
        <w:r>
          <w:delText xml:space="preserve">vities Focused </w:delText>
        </w:r>
      </w:del>
      <w:r>
        <w:t>on</w:t>
      </w:r>
      <w:ins w:id="186" w:author="GoldenCorpusHarness" w:date="2026-03-28T22:23:45Z">
        <w:r>
          <w:t xml:space="preserve"> to Reach</w:t>
        </w:r>
      </w:ins>
      <w:r>
        <w:t xml:space="preserve"> Diverse </w:t>
      </w:r>
      <w:del w:id="187" w:author="GoldenCorpusHarness" w:date="2026-03-28T22:23:45Z">
        <w:r>
          <w:delText>Clin</w:delText>
        </w:r>
      </w:del>
      <w:ins w:id="188" w:author="GoldenCorpusHarness" w:date="2026-03-28T22:23:45Z">
        <w:r>
          <w:t>Part</w:t>
        </w:r>
      </w:ins>
      <w:r>
        <w:t>ic</w:t>
      </w:r>
      <w:ins w:id="189" w:author="GoldenCorpusHarness" w:date="2026-03-28T22:23:45Z">
        <w:r>
          <w:t>ip</w:t>
        </w:r>
      </w:ins>
      <w:r>
        <w:t>a</w:t>
      </w:r>
      <w:del w:id="190" w:author="GoldenCorpusHarness" w:date="2026-03-28T22:23:45Z">
        <w:r>
          <w:delText>l Study Enrollme</w:delText>
        </w:r>
      </w:del>
      <w:r>
        <w:t>nt</w:t>
      </w:r>
      <w:ins w:id="191" w:author="GoldenCorpusHarness" w:date="2026-03-28T22:23:45Z">
        <w:r>
          <w:t>s</w:t>
        </w:r>
      </w:ins>
      <w:r>
        <w:t>1</w:t>
      </w:r>
      <w:del w:id="192" w:author="GoldenCorpusHarness" w:date="2026-03-28T22:23:45Z">
        <w:r>
          <w:delText>6</w:delText>
        </w:r>
      </w:del>
      <w:ins w:id="193" w:author="GoldenCorpusHarness" w:date="2026-03-28T22:23:45Z">
        <w:r>
          <w:t>5</w:t>
        </w:r>
      </w:ins>
    </w:p>
    <w:p ns2:paraId="76A1795C" ns2:textId="10E3C3C7" w:rsidR="003317F2" w:rsidRDefault="003317F2">
      <w:pPr>
        <w:pStyle w:val="TOC2"/>
        <w:rPr>
          <w:rFonts w:asciiTheme="minorHAnsi" w:eastAsiaTheme="minorEastAsia" w:hAnsiTheme="minorHAnsi" w:cstheme="minorBidi"/>
          <w:b w:val="0"/>
          <w:noProof/>
          <w:kern w:val="2"/>
          <ns2:ligatures ns2:val="standardContextual"/>
        </w:rPr>
      </w:pPr>
      <w:r>
        <w:t>4.</w:t>
      </w:r>
      <w:del w:id="194" w:author="GoldenCorpusHarness" w:date="2026-03-28T22:23:45Z">
        <w:r>
          <w:delText>3Key Partnershi</w:delText>
        </w:r>
      </w:del>
      <w:ins w:id="195" w:author="GoldenCorpusHarness" w:date="2026-03-28T22:23:45Z">
        <w:r>
          <w:t>2Im</w:t>
        </w:r>
      </w:ins>
      <w:r>
        <w:t>p</w:t>
      </w:r>
      <w:del w:id="196" w:author="GoldenCorpusHarness" w:date="2026-03-28T22:23:45Z">
        <w:r>
          <w:delText>s and Patient Engag</w:delText>
        </w:r>
      </w:del>
      <w:ins w:id="197" w:author="GoldenCorpusHarness" w:date="2026-03-28T22:23:45Z">
        <w:r>
          <w:t>l</w:t>
        </w:r>
      </w:ins>
      <w:r>
        <w:t xml:space="preserve">ement </w:t>
      </w:r>
      <w:del w:id="198" w:author="GoldenCorpusHarness" w:date="2026-03-28T22:23:45Z">
        <w:r>
          <w:delText>P</w:delText>
        </w:r>
      </w:del>
      <w:ins w:id="199" w:author="GoldenCorpusHarness" w:date="2026-03-28T22:23:45Z">
        <w:r>
          <w:t>Activities Focused on Diverse C</w:t>
        </w:r>
      </w:ins>
      <w:r>
        <w:t>l</w:t>
      </w:r>
      <w:ins w:id="200" w:author="GoldenCorpusHarness" w:date="2026-03-28T22:23:45Z">
        <w:r>
          <w:t>inic</w:t>
        </w:r>
      </w:ins>
      <w:r>
        <w:t>a</w:t>
      </w:r>
      <w:ins w:id="201" w:author="GoldenCorpusHarness" w:date="2026-03-28T22:23:45Z">
        <w:r>
          <w:t>l Study E</w:t>
        </w:r>
      </w:ins>
      <w:r>
        <w:t>n</w:t>
      </w:r>
      <w:del w:id="202" w:author="GoldenCorpusHarness" w:date="2026-03-28T22:23:45Z">
        <w:r>
          <w:delText>2</w:delText>
        </w:r>
      </w:del>
      <w:ins w:id="203" w:author="GoldenCorpusHarness" w:date="2026-03-28T22:23:45Z">
        <w:r>
          <w:t>rollment</w:t>
        </w:r>
      </w:ins>
      <w:r>
        <w:t>1</w:t>
      </w:r>
      <w:ins w:id="204" w:author="GoldenCorpusHarness" w:date="2026-03-28T22:23:45Z">
        <w:r>
          <w:t>6</w:t>
        </w:r>
      </w:ins>
    </w:p>
    <w:p ns2:paraId="2BB9B5A2" ns2:textId="2CFD49E3" w:rsidR="003317F2" w:rsidRDefault="003317F2">
      <w:pPr>
        <w:pStyle w:val="TOC2"/>
        <w:rPr>
          <w:rFonts w:asciiTheme="minorHAnsi" w:eastAsiaTheme="minorEastAsia" w:hAnsiTheme="minorHAnsi" w:cstheme="minorBidi"/>
          <w:b w:val="0"/>
          <w:noProof/>
          <w:kern w:val="2"/>
          <ns2:ligatures ns2:val="standardContextual"/>
        </w:rPr>
      </w:pPr>
      <w:r>
        <w:t>4.</w:t>
      </w:r>
      <w:del w:id="205" w:author="GoldenCorpusHarness" w:date="2026-03-28T22:23:45Z">
        <w:r>
          <w:delText>4Stud</w:delText>
        </w:r>
      </w:del>
      <w:ins w:id="206" w:author="GoldenCorpusHarness" w:date="2026-03-28T22:23:45Z">
        <w:r>
          <w:t>3Ke</w:t>
        </w:r>
      </w:ins>
      <w:r>
        <w:t xml:space="preserve">y </w:t>
      </w:r>
      <w:del w:id="207" w:author="GoldenCorpusHarness" w:date="2026-03-28T22:23:45Z">
        <w:r>
          <w:delText>D</w:delText>
        </w:r>
      </w:del>
      <w:ins w:id="208" w:author="GoldenCorpusHarness" w:date="2026-03-28T22:23:45Z">
        <w:r>
          <w:t>Partn</w:t>
        </w:r>
      </w:ins>
      <w:r>
        <w:t>e</w:t>
      </w:r>
      <w:ins w:id="209" w:author="GoldenCorpusHarness" w:date="2026-03-28T22:23:45Z">
        <w:r>
          <w:t>r</w:t>
        </w:r>
      </w:ins>
      <w:r>
        <w:t>s</w:t>
      </w:r>
      <w:ins w:id="210" w:author="GoldenCorpusHarness" w:date="2026-03-28T22:23:45Z">
        <w:r>
          <w:t>h</w:t>
        </w:r>
      </w:ins>
      <w:r>
        <w:t>i</w:t>
      </w:r>
      <w:del w:id="211" w:author="GoldenCorpusHarness" w:date="2026-03-28T22:23:45Z">
        <w:r>
          <w:delText>gn</w:delText>
        </w:r>
      </w:del>
      <w:ins w:id="212" w:author="GoldenCorpusHarness" w:date="2026-03-28T22:23:45Z">
        <w:r>
          <w:t>ps</w:t>
        </w:r>
      </w:ins>
      <w:r>
        <w:t xml:space="preserve"> and P</w:t>
      </w:r>
      <w:del w:id="213" w:author="GoldenCorpusHarness" w:date="2026-03-28T22:23:45Z">
        <w:r>
          <w:delText>rocedure Consider</w:delText>
        </w:r>
      </w:del>
      <w:r>
        <w:t>ati</w:t>
      </w:r>
      <w:del w:id="214" w:author="GoldenCorpusHarness" w:date="2026-03-28T22:23:45Z">
        <w:r>
          <w:delText>o</w:delText>
        </w:r>
      </w:del>
      <w:ins w:id="215" w:author="GoldenCorpusHarness" w:date="2026-03-28T22:23:45Z">
        <w:r>
          <w:t>e</w:t>
        </w:r>
      </w:ins>
      <w:r>
        <w:t>n</w:t>
      </w:r>
      <w:del w:id="216" w:author="GoldenCorpusHarness" w:date="2026-03-28T22:23:45Z">
        <w:r>
          <w:delText>s</w:delText>
        </w:r>
      </w:del>
      <w:ins w:id="217" w:author="GoldenCorpusHarness" w:date="2026-03-28T22:23:45Z">
        <w:r>
          <w:t>t Engagement Plan</w:t>
        </w:r>
      </w:ins>
      <w:r>
        <w:t>2</w:t>
      </w:r>
      <w:del w:id="218" w:author="GoldenCorpusHarness" w:date="2026-03-28T22:23:45Z">
        <w:r>
          <w:delText>2</w:delText>
        </w:r>
      </w:del>
      <w:ins w:id="219" w:author="GoldenCorpusHarness" w:date="2026-03-28T22:23:45Z">
        <w:r>
          <w:t>1</w:t>
        </w:r>
      </w:ins>
    </w:p>
    <w:p ns2:paraId="0E79E165" ns2:textId="186D0C16" w:rsidR="003317F2" w:rsidRDefault="003317F2">
      <w:pPr>
        <w:pStyle w:val="TOC2"/>
        <w:rPr>
          <w:rFonts w:asciiTheme="minorHAnsi" w:eastAsiaTheme="minorEastAsia" w:hAnsiTheme="minorHAnsi" w:cstheme="minorBidi"/>
          <w:b w:val="0"/>
          <w:noProof/>
          <w:kern w:val="2"/>
          <ns2:ligatures ns2:val="standardContextual"/>
        </w:rPr>
      </w:pPr>
      <w:r>
        <w:t>4.</w:t>
      </w:r>
      <w:del w:id="220" w:author="GoldenCorpusHarness" w:date="2026-03-28T22:23:45Z">
        <w:r>
          <w:delText>5Planne</w:delText>
        </w:r>
      </w:del>
      <w:ins w:id="221" w:author="GoldenCorpusHarness" w:date="2026-03-28T22:23:45Z">
        <w:r>
          <w:t>4Stu</w:t>
        </w:r>
      </w:ins>
      <w:r>
        <w:t>d</w:t>
      </w:r>
      <w:del w:id="222" w:author="GoldenCorpusHarness" w:date="2026-03-28T22:23:45Z">
        <w:r>
          <w:delText xml:space="preserve"> Use of</w:delText>
        </w:r>
      </w:del>
      <w:ins w:id="223" w:author="GoldenCorpusHarness" w:date="2026-03-28T22:23:45Z">
        <w:r>
          <w:t>y</w:t>
        </w:r>
      </w:ins>
      <w:r>
        <w:t xml:space="preserve"> D</w:t>
      </w:r>
      <w:del w:id="224" w:author="GoldenCorpusHarness" w:date="2026-03-28T22:23:45Z">
        <w:r>
          <w:delText>ata From Underrepr</w:delText>
        </w:r>
      </w:del>
      <w:r>
        <w:t>es</w:t>
      </w:r>
      <w:del w:id="225" w:author="GoldenCorpusHarness" w:date="2026-03-28T22:23:45Z">
        <w:r>
          <w:delText>e</w:delText>
        </w:r>
      </w:del>
      <w:ins w:id="226" w:author="GoldenCorpusHarness" w:date="2026-03-28T22:23:45Z">
        <w:r>
          <w:t>ig</w:t>
        </w:r>
      </w:ins>
      <w:r>
        <w:t>n</w:t>
      </w:r>
      <w:del w:id="227" w:author="GoldenCorpusHarness" w:date="2026-03-28T22:23:45Z">
        <w:r>
          <w:delText>ted Racial</w:delText>
        </w:r>
      </w:del>
      <w:r>
        <w:t xml:space="preserve"> and </w:t>
      </w:r>
      <w:del w:id="228" w:author="GoldenCorpusHarness" w:date="2026-03-28T22:23:45Z">
        <w:r>
          <w:delText>Eth</w:delText>
        </w:r>
      </w:del>
      <w:ins w:id="229" w:author="GoldenCorpusHarness" w:date="2026-03-28T22:23:45Z">
        <w:r>
          <w:t>Procedure Co</w:t>
        </w:r>
      </w:ins>
      <w:r>
        <w:t>n</w:t>
      </w:r>
      <w:ins w:id="230" w:author="GoldenCorpusHarness" w:date="2026-03-28T22:23:45Z">
        <w:r>
          <w:t>s</w:t>
        </w:r>
      </w:ins>
      <w:r>
        <w:t>i</w:t>
      </w:r>
      <w:del w:id="231" w:author="GoldenCorpusHarness" w:date="2026-03-28T22:23:45Z">
        <w:r>
          <w:delText>c P</w:delText>
        </w:r>
      </w:del>
      <w:ins w:id="232" w:author="GoldenCorpusHarness" w:date="2026-03-28T22:23:45Z">
        <w:r>
          <w:t>der</w:t>
        </w:r>
      </w:ins>
      <w:r>
        <w:t>a</w:t>
      </w:r>
      <w:del w:id="233" w:author="GoldenCorpusHarness" w:date="2026-03-28T22:23:45Z">
        <w:r>
          <w:delText>r</w:delText>
        </w:r>
      </w:del>
      <w:r>
        <w:t>ti</w:t>
      </w:r>
      <w:del w:id="234" w:author="GoldenCorpusHarness" w:date="2026-03-28T22:23:45Z">
        <w:r>
          <w:delText>cipa</w:delText>
        </w:r>
      </w:del>
      <w:ins w:id="235" w:author="GoldenCorpusHarness" w:date="2026-03-28T22:23:45Z">
        <w:r>
          <w:t>o</w:t>
        </w:r>
      </w:ins>
      <w:r>
        <w:t>n</w:t>
      </w:r>
      <w:del w:id="236" w:author="GoldenCorpusHarness" w:date="2026-03-28T22:23:45Z">
        <w:r>
          <w:delText>t</w:delText>
        </w:r>
      </w:del>
      <w:r>
        <w:t>s2</w:t>
      </w:r>
      <w:del w:id="237" w:author="GoldenCorpusHarness" w:date="2026-03-28T22:23:45Z">
        <w:r>
          <w:delText>3</w:delText>
        </w:r>
      </w:del>
      <w:ins w:id="238" w:author="GoldenCorpusHarness" w:date="2026-03-28T22:23:45Z">
        <w:r>
          <w:t>2</w:t>
        </w:r>
      </w:ins>
    </w:p>
    <w:p ns2:paraId="74C8957D" ns2:textId="13379ABE" w:rsidR="003317F2" w:rsidRDefault="003317F2">
      <w:pPr>
        <w:pStyle w:val="TOC2"/>
        <w:rPr>
          <w:rFonts w:asciiTheme="minorHAnsi" w:eastAsiaTheme="minorEastAsia" w:hAnsiTheme="minorHAnsi" w:cstheme="minorBidi"/>
          <w:b w:val="0"/>
          <w:noProof/>
          <w:kern w:val="2"/>
          <ns2:ligatures ns2:val="standardContextual"/>
        </w:rPr>
      </w:pPr>
      <w:r>
        <w:t>4.</w:t>
      </w:r>
      <w:del w:id="239" w:author="GoldenCorpusHarness" w:date="2026-03-28T22:23:45Z">
        <w:r>
          <w:delText>6Stu</w:delText>
        </w:r>
      </w:del>
      <w:ins w:id="240" w:author="GoldenCorpusHarness" w:date="2026-03-28T22:23:45Z">
        <w:r>
          <w:t>5Planne</w:t>
        </w:r>
      </w:ins>
      <w:r>
        <w:t>d</w:t>
      </w:r>
      <w:del w:id="241" w:author="GoldenCorpusHarness" w:date="2026-03-28T22:23:45Z">
        <w:r>
          <w:delText>y</w:delText>
        </w:r>
      </w:del>
      <w:r>
        <w:t xml:space="preserve"> </w:t>
      </w:r>
      <w:del w:id="242" w:author="GoldenCorpusHarness" w:date="2026-03-28T22:23:45Z">
        <w:r>
          <w:delText>Ov</w:delText>
        </w:r>
      </w:del>
      <w:ins w:id="243" w:author="GoldenCorpusHarness" w:date="2026-03-28T22:23:45Z">
        <w:r>
          <w:t>Us</w:t>
        </w:r>
      </w:ins>
      <w:r>
        <w:t>e</w:t>
      </w:r>
      <w:del w:id="244" w:author="GoldenCorpusHarness" w:date="2026-03-28T22:23:45Z">
        <w:r>
          <w:delText>rsight</w:delText>
        </w:r>
      </w:del>
      <w:r>
        <w:t xml:space="preserve"> of</w:t>
      </w:r>
      <w:ins w:id="245" w:author="GoldenCorpusHarness" w:date="2026-03-28T22:23:45Z">
        <w:r>
          <w:t xml:space="preserve"> Data From</w:t>
        </w:r>
      </w:ins>
      <w:r>
        <w:t xml:space="preserve"> Underrepresented Racial and Ethnic </w:t>
      </w:r>
      <w:del w:id="246" w:author="GoldenCorpusHarness" w:date="2026-03-28T22:23:45Z">
        <w:r>
          <w:delText>En</w:delText>
        </w:r>
      </w:del>
      <w:ins w:id="247" w:author="GoldenCorpusHarness" w:date="2026-03-28T22:23:45Z">
        <w:r>
          <w:t>Pa</w:t>
        </w:r>
      </w:ins>
      <w:r>
        <w:t>r</w:t>
      </w:r>
      <w:del w:id="248" w:author="GoldenCorpusHarness" w:date="2026-03-28T22:23:45Z">
        <w:r>
          <w:delText>ollme</w:delText>
        </w:r>
      </w:del>
      <w:ins w:id="249" w:author="GoldenCorpusHarness" w:date="2026-03-28T22:23:45Z">
        <w:r>
          <w:t>ticipa</w:t>
        </w:r>
      </w:ins>
      <w:r>
        <w:t>nt</w:t>
      </w:r>
      <w:ins w:id="250" w:author="GoldenCorpusHarness" w:date="2026-03-28T22:23:45Z">
        <w:r>
          <w:t>s</w:t>
        </w:r>
      </w:ins>
      <w:r>
        <w:t>23</w:t>
      </w:r>
    </w:p>
    <w:p ns2:paraId="4E1BC649" ns2:textId="37D216A9" w:rsidR="003317F2" w:rsidRDefault="003317F2">
      <w:pPr>
        <w:pStyle w:val="TOC1"/>
        <w:rPr>
          <w:rFonts w:asciiTheme="minorHAnsi" w:eastAsiaTheme="minorEastAsia" w:hAnsiTheme="minorHAnsi" w:cstheme="minorBidi"/>
          <w:b w:val="0"/>
          <w:caps w:val="0"/>
          <w:noProof/>
          <w:kern w:val="2"/>
          <w:szCs w:val="24"/>
          <ns2:ligatures ns2:val="standardContextual"/>
        </w:rPr>
      </w:pPr>
      <w:del w:id="251" w:author="GoldenCorpusHarness" w:date="2026-03-28T22:23:45Z">
        <w:r>
          <w:delText>5</w:delText>
        </w:r>
      </w:del>
      <w:ins w:id="252" w:author="GoldenCorpusHarness" w:date="2026-03-28T22:23:45Z">
        <w:r>
          <w:t>4.6</w:t>
        </w:r>
      </w:ins>
      <w:r>
        <w:t>S</w:t>
      </w:r>
      <w:del w:id="253" w:author="GoldenCorpusHarness" w:date="2026-03-28T22:23:45Z">
        <w:r>
          <w:delText>TATUS</w:delText>
        </w:r>
      </w:del>
      <w:ins w:id="254" w:author="GoldenCorpusHarness" w:date="2026-03-28T22:23:45Z">
        <w:r>
          <w:t>tudy</w:t>
        </w:r>
      </w:ins>
      <w:r>
        <w:t xml:space="preserve"> O</w:t>
      </w:r>
      <w:del w:id="255" w:author="GoldenCorpusHarness" w:date="2026-03-28T22:23:45Z">
        <w:r>
          <w:delText>F</w:delText>
        </w:r>
      </w:del>
      <w:ins w:id="256" w:author="GoldenCorpusHarness" w:date="2026-03-28T22:23:45Z">
        <w:r>
          <w:t>versight</w:t>
        </w:r>
      </w:ins>
      <w:r>
        <w:t xml:space="preserve"> </w:t>
      </w:r>
      <w:del w:id="257" w:author="GoldenCorpusHarness" w:date="2026-03-28T22:23:45Z">
        <w:r>
          <w:delText>MEETING</w:delText>
        </w:r>
      </w:del>
      <w:ins w:id="258" w:author="GoldenCorpusHarness" w:date="2026-03-28T22:23:45Z">
        <w:r>
          <w:t>of Underrepresented Racial and</w:t>
        </w:r>
      </w:ins>
      <w:r>
        <w:t xml:space="preserve"> E</w:t>
      </w:r>
      <w:del w:id="259" w:author="GoldenCorpusHarness" w:date="2026-03-28T22:23:45Z">
        <w:r>
          <w:delText>NROLLM</w:delText>
        </w:r>
      </w:del>
      <w:ins w:id="260" w:author="GoldenCorpusHarness" w:date="2026-03-28T22:23:45Z">
        <w:r>
          <w:t xml:space="preserve">thnic </w:t>
        </w:r>
      </w:ins>
      <w:r>
        <w:t>E</w:t>
      </w:r>
      <w:del w:id="261" w:author="GoldenCorpusHarness" w:date="2026-03-28T22:23:45Z">
        <w:r>
          <w:delText>NT GOALS</w:delText>
        </w:r>
      </w:del>
      <w:ins w:id="262" w:author="GoldenCorpusHarness" w:date="2026-03-28T22:23:45Z">
        <w:r>
          <w:t>nrollment</w:t>
        </w:r>
      </w:ins>
      <w:r>
        <w:t>2</w:t>
      </w:r>
      <w:del w:id="263" w:author="GoldenCorpusHarness" w:date="2026-03-28T22:23:45Z">
        <w:r>
          <w:delText>4</w:delText>
        </w:r>
      </w:del>
      <w:ins w:id="264" w:author="GoldenCorpusHarness" w:date="2026-03-28T22:23:45Z">
        <w:r>
          <w:t>3</w:t>
        </w:r>
      </w:ins>
    </w:p>
    <w:p ns2:paraId="1A92AB53" ns2:textId="0AC7C8DF" w:rsidR="003317F2" w:rsidRDefault="003317F2">
      <w:pPr>
        <w:pStyle w:val="TOC1"/>
        <w:rPr>
          <w:rFonts w:asciiTheme="minorHAnsi" w:eastAsiaTheme="minorEastAsia" w:hAnsiTheme="minorHAnsi" w:cstheme="minorBidi"/>
          <w:b w:val="0"/>
          <w:caps w:val="0"/>
          <w:noProof/>
          <w:kern w:val="2"/>
          <w:szCs w:val="24"/>
          <ns2:ligatures ns2:val="standardContextual"/>
        </w:rPr>
      </w:pPr>
      <w:del w:id="265" w:author="GoldenCorpusHarness" w:date="2026-03-28T22:23:45Z">
        <w:r>
          <w:delText>6R</w:delText>
        </w:r>
      </w:del>
      <w:ins w:id="266" w:author="GoldenCorpusHarness" w:date="2026-03-28T22:23:45Z">
        <w:r>
          <w:t>5STATUS OF M</w:t>
        </w:r>
      </w:ins>
      <w:r>
        <w:t>E</w:t>
      </w:r>
      <w:del w:id="267" w:author="GoldenCorpusHarness" w:date="2026-03-28T22:23:45Z">
        <w:r>
          <w:delText>F</w:delText>
        </w:r>
      </w:del>
      <w:r>
        <w:t>E</w:t>
      </w:r>
      <w:del w:id="268" w:author="GoldenCorpusHarness" w:date="2026-03-28T22:23:45Z">
        <w:r>
          <w:delText>R</w:delText>
        </w:r>
      </w:del>
      <w:ins w:id="269" w:author="GoldenCorpusHarness" w:date="2026-03-28T22:23:45Z">
        <w:r>
          <w:t xml:space="preserve">TING </w:t>
        </w:r>
      </w:ins>
      <w:r>
        <w:t>EN</w:t>
      </w:r>
      <w:del w:id="270" w:author="GoldenCorpusHarness" w:date="2026-03-28T22:23:45Z">
        <w:r>
          <w:delText>C</w:delText>
        </w:r>
      </w:del>
      <w:ins w:id="271" w:author="GoldenCorpusHarness" w:date="2026-03-28T22:23:45Z">
        <w:r>
          <w:t>ROLLM</w:t>
        </w:r>
      </w:ins>
      <w:r>
        <w:t>E</w:t>
      </w:r>
      <w:ins w:id="272" w:author="GoldenCorpusHarness" w:date="2026-03-28T22:23:45Z">
        <w:r>
          <w:t>NT GOAL</w:t>
        </w:r>
      </w:ins>
      <w:r>
        <w:t>S2</w:t>
      </w:r>
      <w:del w:id="273" w:author="GoldenCorpusHarness" w:date="2026-03-28T22:23:45Z">
        <w:r>
          <w:delText>5</w:delText>
        </w:r>
      </w:del>
      <w:ins w:id="274" w:author="GoldenCorpusHarness" w:date="2026-03-28T22:23:45Z">
        <w:r>
          <w:t>4</w:t>
        </w:r>
      </w:ins>
    </w:p>
    <w:bookmarkEnd w:id="5"/>
    <w:p ns2:paraId="4FD946A0" ns2:textId="00CB5E21" w:rsidR="00B44EE9" w:rsidRPr="00611F70" w:rsidRDefault="00B44EE9" w:rsidP="00611F70">
      <w:pPr>
        <w:pStyle w:val="Paragraph"/>
        <w:sectPr w:rsidR="00B44EE9" w:rsidRPr="00611F70" w:rsidSect="00F5030C">
          <w:headerReference w:type="default" ns3:id="rId12"/>
          <w:footerReference w:type="default" ns3:id="rId13"/>
          <w:pgSz w:w="12240" w:h="15840"/>
          <w:pgMar w:top="1440" w:right="1440" w:bottom="1440" w:left="1800" w:header="720" w:footer="720" w:gutter="0"/>
          <w:cols w:space="720"/>
          <w:docGrid w:linePitch="360"/>
        </w:sectPr>
      </w:pPr>
      <w:ins w:id="275" w:author="GoldenCorpusHarness" w:date="2026-03-28T22:23:45Z">
        <w:r>
          <w:t>6REFERENCES25</w:t>
        </w:r>
      </w:ins>
    </w:p>
    <w:p ns2:paraId="7471062C" ns2:textId="36C4D833" w:rsidR="0086717B" w:rsidRDefault="0086717B" w:rsidP="007165DC">
      <w:pPr>
        <w:pStyle w:val="Heading1Unnumbered"/>
      </w:pPr>
      <w:del w:id="276" w:author="GoldenCorpusHarness" w:date="2026-03-28T22:23:45Z">
        <w:r>
          <w:delText>LIST OF TABLES</w:delText>
        </w:r>
      </w:del>
    </w:p>
    <w:p ns2:paraId="72061523" ns2:textId="423827AD" w:rsidR="003317F2" w:rsidRDefault="003317F2" w:rsidP="003317F2">
      <w:pPr>
        <w:pStyle w:val="TableofFigures"/>
        <w:tabs>
          <w:tab w:val="left" w:pos="1680"/>
        </w:tabs>
        <w:ind w:left="1680" w:hanging="1320"/>
        <w:rPr>
          <w:rFonts w:asciiTheme="minorHAnsi" w:eastAsiaTheme="minorEastAsia" w:hAnsiTheme="minorHAnsi" w:cstheme="minorBidi"/>
          <w:noProof/>
          <w:kern w:val="2"/>
          <ns2:ligatures ns2:val="standardContextual"/>
        </w:rPr>
      </w:pPr>
      <w:ins w:id="277" w:author="GoldenCorpusHarness" w:date="2026-03-28T22:23:45Z">
        <w:r>
          <w:t>LIS</w:t>
        </w:r>
      </w:ins>
      <w:r>
        <w:t>T</w:t>
      </w:r>
      <w:del w:id="278" w:author="GoldenCorpusHarness" w:date="2026-03-28T22:23:45Z">
        <w:r>
          <w:delText>able 1</w:delText>
        </w:r>
      </w:del>
      <w:ins w:id="279" w:author="GoldenCorpusHarness" w:date="2026-03-28T22:23:45Z">
        <w:r>
          <w:t xml:space="preserve"> OF T</w:t>
        </w:r>
      </w:ins>
      <w:r>
        <w:t>A</w:t>
      </w:r>
      <w:del w:id="280" w:author="GoldenCorpusHarness" w:date="2026-03-28T22:23:45Z">
        <w:r>
          <w:delText xml:space="preserve">ge-Adjusted Incidence and </w:delText>
        </w:r>
      </w:del>
      <w:ins w:id="281" w:author="GoldenCorpusHarness" w:date="2026-03-28T22:23:45Z">
        <w:r>
          <w:t>BL</w:t>
        </w:r>
      </w:ins>
      <w:r>
        <w:t>E</w:t>
      </w:r>
      <w:del w:id="282" w:author="GoldenCorpusHarness" w:date="2026-03-28T22:23:45Z">
        <w:r>
          <w:delText>stimated Number of New Cases of Locally Advanced or Metastatic Urothelial Carcinoma in the U</w:delText>
        </w:r>
      </w:del>
      <w:r>
        <w:t>S</w:t>
      </w:r>
      <w:del w:id="283" w:author="GoldenCorpusHarness" w:date="2026-03-28T22:23:45Z">
        <w:r>
          <w:delText>, by Sex, Age, Race, and Ethnicity, 2018-20219</w:delText>
        </w:r>
      </w:del>
    </w:p>
    <w:p ns2:paraId="6E65D281" ns2:textId="3F350E86" w:rsidR="003317F2" w:rsidRDefault="003317F2" w:rsidP="003317F2">
      <w:pPr>
        <w:pStyle w:val="TableofFigures"/>
        <w:tabs>
          <w:tab w:val="left" w:pos="1680"/>
        </w:tabs>
        <w:ind w:left="1680" w:hanging="1320"/>
        <w:rPr>
          <w:rFonts w:asciiTheme="minorHAnsi" w:eastAsiaTheme="minorEastAsia" w:hAnsiTheme="minorHAnsi" w:cstheme="minorBidi"/>
          <w:noProof/>
          <w:kern w:val="2"/>
          <ns2:ligatures ns2:val="standardContextual"/>
        </w:rPr>
      </w:pPr>
      <w:r>
        <w:t xml:space="preserve">Table </w:t>
      </w:r>
      <w:del w:id="284" w:author="GoldenCorpusHarness" w:date="2026-03-28T22:23:45Z">
        <w:r>
          <w:delText>2Uni</w:delText>
        </w:r>
      </w:del>
      <w:ins w:id="285" w:author="GoldenCorpusHarness" w:date="2026-03-28T22:23:45Z">
        <w:r>
          <w:t>1Age-Adjus</w:t>
        </w:r>
      </w:ins>
      <w:r>
        <w:t xml:space="preserve">ted </w:t>
      </w:r>
      <w:del w:id="286" w:author="GoldenCorpusHarness" w:date="2026-03-28T22:23:45Z">
        <w:r>
          <w:delText>S</w:delText>
        </w:r>
      </w:del>
      <w:ins w:id="287" w:author="GoldenCorpusHarness" w:date="2026-03-28T22:23:45Z">
        <w:r>
          <w:t>Incidence and Estimated Number of New Cases of Locally Advanced or Metas</w:t>
        </w:r>
      </w:ins>
      <w:r>
        <w:t>tat</w:t>
      </w:r>
      <w:ins w:id="288" w:author="GoldenCorpusHarness" w:date="2026-03-28T22:23:45Z">
        <w:r>
          <w:t>ic Uroth</w:t>
        </w:r>
      </w:ins>
      <w:r>
        <w:t>e</w:t>
      </w:r>
      <w:del w:id="289" w:author="GoldenCorpusHarness" w:date="2026-03-28T22:23:45Z">
        <w:r>
          <w:delText>s Go</w:delText>
        </w:r>
      </w:del>
      <w:ins w:id="290" w:author="GoldenCorpusHarness" w:date="2026-03-28T22:23:45Z">
        <w:r>
          <w:t>li</w:t>
        </w:r>
      </w:ins>
      <w:r>
        <w:t>al</w:t>
      </w:r>
      <w:del w:id="291" w:author="GoldenCorpusHarness" w:date="2026-03-28T22:23:45Z">
        <w:r>
          <w:delText>s</w:delText>
        </w:r>
      </w:del>
      <w:ins w:id="292" w:author="GoldenCorpusHarness" w:date="2026-03-28T22:23:45Z">
        <w:r>
          <w:t xml:space="preserve"> Carcinoma in the US,</w:t>
        </w:r>
      </w:ins>
      <w:r>
        <w:t xml:space="preserve"> by</w:t>
      </w:r>
      <w:ins w:id="293" w:author="GoldenCorpusHarness" w:date="2026-03-28T22:23:45Z">
        <w:r>
          <w:t xml:space="preserve"> Sex, Age,</w:t>
        </w:r>
      </w:ins>
      <w:r>
        <w:t xml:space="preserve"> Race</w:t>
      </w:r>
      <w:ins w:id="294" w:author="GoldenCorpusHarness" w:date="2026-03-28T22:23:45Z">
        <w:r>
          <w:t>,</w:t>
        </w:r>
      </w:ins>
      <w:r>
        <w:t xml:space="preserve"> and Ethnicity</w:t>
      </w:r>
      <w:ins w:id="295" w:author="GoldenCorpusHarness" w:date="2026-03-28T22:23:45Z">
        <w:r>
          <w:t>, 20</w:t>
        </w:r>
      </w:ins>
      <w:r>
        <w:t>1</w:t>
      </w:r>
      <w:del w:id="296" w:author="GoldenCorpusHarness" w:date="2026-03-28T22:23:45Z">
        <w:r>
          <w:delText>4</w:delText>
        </w:r>
      </w:del>
      <w:ins w:id="297" w:author="GoldenCorpusHarness" w:date="2026-03-28T22:23:45Z">
        <w:r>
          <w:t>8-202110</w:t>
        </w:r>
      </w:ins>
    </w:p>
    <w:p ns2:paraId="53498331" ns2:textId="15126921" w:rsidR="003317F2" w:rsidRDefault="003317F2" w:rsidP="003317F2">
      <w:pPr>
        <w:pStyle w:val="TableofFigures"/>
        <w:tabs>
          <w:tab w:val="left" w:pos="1680"/>
        </w:tabs>
        <w:ind w:left="1680" w:hanging="1320"/>
        <w:rPr>
          <w:rFonts w:asciiTheme="minorHAnsi" w:eastAsiaTheme="minorEastAsia" w:hAnsiTheme="minorHAnsi" w:cstheme="minorBidi"/>
          <w:noProof/>
          <w:kern w:val="2"/>
          <ns2:ligatures ns2:val="standardContextual"/>
        </w:rPr>
      </w:pPr>
      <w:r>
        <w:t xml:space="preserve">Table </w:t>
      </w:r>
      <w:del w:id="298" w:author="GoldenCorpusHarness" w:date="2026-03-28T22:23:45Z">
        <w:r>
          <w:delText>3</w:delText>
        </w:r>
      </w:del>
      <w:ins w:id="299" w:author="GoldenCorpusHarness" w:date="2026-03-28T22:23:45Z">
        <w:r>
          <w:t xml:space="preserve">2United </w:t>
        </w:r>
      </w:ins>
      <w:r>
        <w:t>St</w:t>
      </w:r>
      <w:del w:id="300" w:author="GoldenCorpusHarness" w:date="2026-03-28T22:23:45Z">
        <w:r>
          <w:delText>r</w:delText>
        </w:r>
      </w:del>
      <w:r>
        <w:t>ate</w:t>
      </w:r>
      <w:del w:id="301" w:author="GoldenCorpusHarness" w:date="2026-03-28T22:23:45Z">
        <w:r>
          <w:delText>gie</w:delText>
        </w:r>
      </w:del>
      <w:r>
        <w:t xml:space="preserve">s </w:t>
      </w:r>
      <w:del w:id="302" w:author="GoldenCorpusHarness" w:date="2026-03-28T22:23:45Z">
        <w:r>
          <w:delText>t</w:delText>
        </w:r>
      </w:del>
      <w:ins w:id="303" w:author="GoldenCorpusHarness" w:date="2026-03-28T22:23:45Z">
        <w:r>
          <w:t>G</w:t>
        </w:r>
      </w:ins>
      <w:r>
        <w:t>o</w:t>
      </w:r>
      <w:ins w:id="304" w:author="GoldenCorpusHarness" w:date="2026-03-28T22:23:45Z">
        <w:r>
          <w:t>als</w:t>
        </w:r>
      </w:ins>
      <w:r>
        <w:t xml:space="preserve"> </w:t>
      </w:r>
      <w:del w:id="305" w:author="GoldenCorpusHarness" w:date="2026-03-28T22:23:45Z">
        <w:r>
          <w:delText>Enroll</w:delText>
        </w:r>
      </w:del>
      <w:ins w:id="306" w:author="GoldenCorpusHarness" w:date="2026-03-28T22:23:45Z">
        <w:r>
          <w:t>by Race</w:t>
        </w:r>
      </w:ins>
      <w:r>
        <w:t xml:space="preserve"> and </w:t>
      </w:r>
      <w:del w:id="307" w:author="GoldenCorpusHarness" w:date="2026-03-28T22:23:45Z">
        <w:r>
          <w:delText>Re</w:delText>
        </w:r>
      </w:del>
      <w:ins w:id="308" w:author="GoldenCorpusHarness" w:date="2026-03-28T22:23:45Z">
        <w:r>
          <w:t>E</w:t>
        </w:r>
      </w:ins>
      <w:r>
        <w:t>t</w:t>
      </w:r>
      <w:del w:id="309" w:author="GoldenCorpusHarness" w:date="2026-03-28T22:23:45Z">
        <w:r>
          <w:delText>ai</w:delText>
        </w:r>
      </w:del>
      <w:ins w:id="310" w:author="GoldenCorpusHarness" w:date="2026-03-28T22:23:45Z">
        <w:r>
          <w:t>h</w:t>
        </w:r>
      </w:ins>
      <w:r>
        <w:t>n</w:t>
      </w:r>
      <w:del w:id="311" w:author="GoldenCorpusHarness" w:date="2026-03-28T22:23:45Z">
        <w:r>
          <w:delText xml:space="preserve"> a Diverse Part</w:delText>
        </w:r>
      </w:del>
      <w:r>
        <w:t>ici</w:t>
      </w:r>
      <w:del w:id="312" w:author="GoldenCorpusHarness" w:date="2026-03-28T22:23:45Z">
        <w:r>
          <w:delText>pan</w:delText>
        </w:r>
      </w:del>
      <w:r>
        <w:t>t</w:t>
      </w:r>
      <w:del w:id="313" w:author="GoldenCorpusHarness" w:date="2026-03-28T22:23:45Z">
        <w:r>
          <w:delText xml:space="preserve"> Population</w:delText>
        </w:r>
      </w:del>
      <w:ins w:id="314" w:author="GoldenCorpusHarness" w:date="2026-03-28T22:23:45Z">
        <w:r>
          <w:t>y</w:t>
        </w:r>
      </w:ins>
      <w:r>
        <w:t>1</w:t>
      </w:r>
      <w:del w:id="315" w:author="GoldenCorpusHarness" w:date="2026-03-28T22:23:45Z">
        <w:r>
          <w:delText>7</w:delText>
        </w:r>
      </w:del>
      <w:ins w:id="316" w:author="GoldenCorpusHarness" w:date="2026-03-28T22:23:45Z">
        <w:r>
          <w:t>4</w:t>
        </w:r>
      </w:ins>
    </w:p>
    <w:p ns2:paraId="35215F1F" ns2:textId="6B9EB2A4" w:rsidR="0086717B" w:rsidRDefault="0086717B" w:rsidP="0086717B">
      <w:pPr>
        <w:pStyle w:val="Paragraph"/>
      </w:pPr>
      <w:ins w:id="317" w:author="GoldenCorpusHarness" w:date="2026-03-28T22:23:45Z">
        <w:r>
          <w:t>Table 3Strategies to Enroll and Retain a Diverse Participant Population17</w:t>
        </w:r>
      </w:ins>
    </w:p>
    <w:p ns2:paraId="4CEF896B" ns2:textId="77777777" w:rsidR="00B4667E" w:rsidRDefault="00B4667E" w:rsidP="234F5B5E">
      <w:pPr>
        <w:pStyle w:val="Heading1Unnumbered"/>
        <w:pageBreakBefore/>
      </w:pPr>
      <w:del w:id="318" w:author="GoldenCorpusHarness" w:date="2026-03-28T22:23:45Z">
        <w:r>
          <w:delText>LIST OF ABBREVIATIONS AND DEFINITION OF TERMS</w:delText>
        </w:r>
      </w:del>
    </w:p>
    <w:bookmarkEnd w:id="6"/>
    <w:p ns2:paraId="37806ABC" ns2:textId="77777777" w:rsidR="00AF7071" w:rsidRDefault="0089451F" w:rsidP="00AF7071">
      <w:pPr>
        <w:pStyle w:val="Paragraph"/>
      </w:pPr>
      <w:ins w:id="319" w:author="GoldenCorpusHarness" w:date="2026-03-28T22:23:45Z">
        <w:r>
          <w:t>LIS</w:t>
        </w:r>
      </w:ins>
      <w:r>
        <w:t>T</w:t>
      </w:r>
      <w:del w:id="320" w:author="GoldenCorpusHarness" w:date="2026-03-28T22:23:45Z">
        <w:r>
          <w:delText>his</w:delText>
        </w:r>
      </w:del>
      <w:r>
        <w:t xml:space="preserve"> </w:t>
      </w:r>
      <w:del w:id="321" w:author="GoldenCorpusHarness" w:date="2026-03-28T22:23:45Z">
        <w:r>
          <w:delText>list</w:delText>
        </w:r>
      </w:del>
      <w:ins w:id="322" w:author="GoldenCorpusHarness" w:date="2026-03-28T22:23:45Z">
        <w:r>
          <w:t>OF</w:t>
        </w:r>
      </w:ins>
      <w:r>
        <w:t xml:space="preserve"> </w:t>
      </w:r>
      <w:del w:id="323" w:author="GoldenCorpusHarness" w:date="2026-03-28T22:23:45Z">
        <w:r>
          <w:delText>serves</w:delText>
        </w:r>
      </w:del>
      <w:ins w:id="324" w:author="GoldenCorpusHarness" w:date="2026-03-28T22:23:45Z">
        <w:r>
          <w:t>ABBREVIATIONS</w:t>
        </w:r>
      </w:ins>
      <w:r>
        <w:t xml:space="preserve"> </w:t>
      </w:r>
      <w:del w:id="325" w:author="GoldenCorpusHarness" w:date="2026-03-28T22:23:45Z">
        <w:r>
          <w:delText>as</w:delText>
        </w:r>
      </w:del>
      <w:ins w:id="326" w:author="GoldenCorpusHarness" w:date="2026-03-28T22:23:45Z">
        <w:r>
          <w:t>AND</w:t>
        </w:r>
      </w:ins>
      <w:r>
        <w:t xml:space="preserve"> </w:t>
      </w:r>
      <w:del w:id="327" w:author="GoldenCorpusHarness" w:date="2026-03-28T22:23:45Z">
        <w:r>
          <w:delText>the</w:delText>
        </w:r>
      </w:del>
      <w:ins w:id="328" w:author="GoldenCorpusHarness" w:date="2026-03-28T22:23:45Z">
        <w:r>
          <w:t>DEFINITION</w:t>
        </w:r>
      </w:ins>
      <w:r>
        <w:t xml:space="preserve"> </w:t>
      </w:r>
      <w:del w:id="329" w:author="GoldenCorpusHarness" w:date="2026-03-28T22:23:45Z">
        <w:r>
          <w:delText>first</w:delText>
        </w:r>
      </w:del>
      <w:ins w:id="330" w:author="GoldenCorpusHarness" w:date="2026-03-28T22:23:45Z">
        <w:r>
          <w:t>OF</w:t>
        </w:r>
      </w:ins>
      <w:r>
        <w:t xml:space="preserve"> </w:t>
      </w:r>
      <w:del w:id="331" w:author="GoldenCorpusHarness" w:date="2026-03-28T22:23:45Z">
        <w:r>
          <w:delText>appearance in text.</w:delText>
        </w:r>
      </w:del>
      <w:ins w:id="332" w:author="GoldenCorpusHarness" w:date="2026-03-28T22:23:45Z">
        <w:r>
          <w:t>TERMS</w:t>
        </w:r>
      </w:ins>
    </w:p>
    <w:p ns2:paraId="4267E5C0" ns2:textId="77777777" w:rsidR="00AF7071" w:rsidRDefault="003E1613" w:rsidP="00AF7071">
      <w:pPr>
        <w:pStyle w:val="Paragraph"/>
      </w:pPr>
      <w:r>
        <w:t>T</w:t>
      </w:r>
      <w:ins w:id="333" w:author="GoldenCorpusHarness" w:date="2026-03-28T22:23:45Z">
        <w:r>
          <w:t>his list s</w:t>
        </w:r>
      </w:ins>
      <w:r>
        <w:t>er</w:t>
      </w:r>
      <w:del w:id="334" w:author="GoldenCorpusHarness" w:date="2026-03-28T22:23:45Z">
        <w:r>
          <w:delText>ms describing racial and ethnic categori</w:delText>
        </w:r>
      </w:del>
      <w:ins w:id="335" w:author="GoldenCorpusHarness" w:date="2026-03-28T22:23:45Z">
        <w:r>
          <w:t>v</w:t>
        </w:r>
      </w:ins>
      <w:r>
        <w:t xml:space="preserve">es </w:t>
      </w:r>
      <w:del w:id="336" w:author="GoldenCorpusHarness" w:date="2026-03-28T22:23:45Z">
        <w:r>
          <w:delText>m</w:delText>
        </w:r>
      </w:del>
      <w:r>
        <w:t>a</w:t>
      </w:r>
      <w:del w:id="337" w:author="GoldenCorpusHarness" w:date="2026-03-28T22:23:45Z">
        <w:r>
          <w:delText>y</w:delText>
        </w:r>
      </w:del>
      <w:ins w:id="338" w:author="GoldenCorpusHarness" w:date="2026-03-28T22:23:45Z">
        <w:r>
          <w:t>s</w:t>
        </w:r>
      </w:ins>
      <w:r>
        <w:t xml:space="preserve"> </w:t>
      </w:r>
      <w:del w:id="339" w:author="GoldenCorpusHarness" w:date="2026-03-28T22:23:45Z">
        <w:r>
          <w:delText>d</w:delText>
        </w:r>
      </w:del>
      <w:ins w:id="340" w:author="GoldenCorpusHarness" w:date="2026-03-28T22:23:45Z">
        <w:r>
          <w:t>the f</w:t>
        </w:r>
      </w:ins>
      <w:r>
        <w:t>i</w:t>
      </w:r>
      <w:del w:id="341" w:author="GoldenCorpusHarness" w:date="2026-03-28T22:23:45Z">
        <w:r>
          <w:delText>ff</w:delText>
        </w:r>
      </w:del>
      <w:ins w:id="342" w:author="GoldenCorpusHarness" w:date="2026-03-28T22:23:45Z">
        <w:r>
          <w:t>rst app</w:t>
        </w:r>
      </w:ins>
      <w:r>
        <w:t>e</w:t>
      </w:r>
      <w:ins w:id="343" w:author="GoldenCorpusHarness" w:date="2026-03-28T22:23:45Z">
        <w:r>
          <w:t>a</w:t>
        </w:r>
      </w:ins>
      <w:r>
        <w:t>r</w:t>
      </w:r>
      <w:ins w:id="344" w:author="GoldenCorpusHarness" w:date="2026-03-28T22:23:45Z">
        <w:r>
          <w:t>ance</w:t>
        </w:r>
      </w:ins>
      <w:r>
        <w:t xml:space="preserve"> in t</w:t>
      </w:r>
      <w:del w:id="345" w:author="GoldenCorpusHarness" w:date="2026-03-28T22:23:45Z">
        <w:r>
          <w:delText>his Div</w:delText>
        </w:r>
      </w:del>
      <w:r>
        <w:t>e</w:t>
      </w:r>
      <w:del w:id="346" w:author="GoldenCorpusHarness" w:date="2026-03-28T22:23:45Z">
        <w:r>
          <w:delText>rsi</w:delText>
        </w:r>
      </w:del>
      <w:ins w:id="347" w:author="GoldenCorpusHarness" w:date="2026-03-28T22:23:45Z">
        <w:r>
          <w:t>x</w:t>
        </w:r>
      </w:ins>
      <w:r>
        <w:t>t</w:t>
      </w:r>
      <w:del w:id="348" w:author="GoldenCorpusHarness" w:date="2026-03-28T22:23:45Z">
        <w:r>
          <w:delText>y Plan (eg, Black or African American when referring to people of African descent); this document will use the terms from the cited literature</w:delText>
        </w:r>
      </w:del>
      <w:r>
        <w:t>.</w:t>
      </w:r>
      <w:del w:id="349" w:author="GoldenCorpusHarness" w:date="2026-03-28T22:23:45Z">
        <w:r>
          <w:delText xml:space="preserve"> Categories such as Black and African American are not interchangeable.</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523"/>
        <w:gridCol w:w="6467"/>
      </w:tblGrid>
      <w:tr w:rsidR="00B4667E" w:rsidRPr="0052155E" ns2:paraId="3123D8F8" ns2:textId="77777777" w:rsidTr="283AA3AD">
        <w:trPr>
          <w:cantSplit/>
          <w:tblHeader/>
        </w:trPr>
        <w:tc>
          <w:tcPr>
            <w:tcW w:w="1403" w:type="pct"/>
            <w:vAlign w:val="bottom"/>
          </w:tcPr>
          <w:p ns2:paraId="26E5BD09" ns2:textId="3CAA4FCA" w:rsidR="00B4667E" w:rsidRPr="00273C54" w:rsidRDefault="00B4667E" w:rsidP="004F7C70">
            <w:pPr>
              <w:pStyle w:val="TableCenter"/>
              <w:rPr>
                <w:b/>
                <w:szCs w:val="28"/>
              </w:rPr>
            </w:pPr>
            <w:r w:rsidRPr="00273C54">
              <w:rPr>
                <w:b/>
                <w:szCs w:val="28"/>
              </w:rPr>
              <w:t>Abbreviation</w:t>
            </w:r>
          </w:p>
        </w:tc>
        <w:tc>
          <w:tcPr>
            <w:tcW w:w="3597" w:type="pct"/>
            <w:vAlign w:val="bottom"/>
          </w:tcPr>
          <w:p ns2:paraId="5691C448" ns2:textId="77777777" w:rsidR="00B4667E" w:rsidRPr="00273C54" w:rsidRDefault="00B4667E" w:rsidP="004F7C70">
            <w:pPr>
              <w:pStyle w:val="TableCenter"/>
              <w:rPr>
                <w:b/>
                <w:szCs w:val="28"/>
              </w:rPr>
            </w:pPr>
            <w:r w:rsidRPr="00273C54">
              <w:rPr>
                <w:b/>
                <w:szCs w:val="28"/>
              </w:rPr>
              <w:t>Definition</w:t>
            </w:r>
          </w:p>
        </w:tc>
      </w:tr>
      <w:tr w:rsidR="00F950E5" w:rsidRPr="0052155E" ns2:paraId="5099F8CA" ns2:textId="77777777" w:rsidTr="283AA3AD">
        <w:tc>
          <w:tcPr>
            <w:tcW w:w="1403" w:type="pct"/>
          </w:tcPr>
          <w:p ns2:paraId="4BAB9C6E" ns2:textId="6519A405" w:rsidR="00F950E5" w:rsidRPr="00800E81" w:rsidRDefault="00F950E5" w:rsidP="004F7C70">
            <w:pPr>
              <w:pStyle w:val="TableCenter"/>
              <w:jc w:val="left"/>
            </w:pPr>
            <w:r>
              <w:t>ACS</w:t>
            </w:r>
          </w:p>
        </w:tc>
        <w:tc>
          <w:tcPr>
            <w:tcW w:w="3597" w:type="pct"/>
          </w:tcPr>
          <w:p ns2:paraId="119D0A1F" ns2:textId="2CFDFDF3" w:rsidR="00F950E5" w:rsidRPr="00800E81" w:rsidRDefault="00F950E5" w:rsidP="004F7C70">
            <w:pPr>
              <w:pStyle w:val="TableCenter"/>
              <w:jc w:val="left"/>
            </w:pPr>
            <w:r>
              <w:t>American Cancer Society</w:t>
            </w:r>
          </w:p>
        </w:tc>
      </w:tr>
      <w:tr w:rsidR="001A0E01" w:rsidRPr="0052155E" ns2:paraId="72ACBE37" ns2:textId="77777777" w:rsidTr="283AA3AD">
        <w:tc>
          <w:tcPr>
            <w:tcW w:w="1403" w:type="pct"/>
          </w:tcPr>
          <w:p ns2:paraId="474781A1" ns2:textId="77777777" w:rsidR="001A0E01" w:rsidRPr="00800E81" w:rsidRDefault="001A0E01" w:rsidP="004F7C70">
            <w:pPr>
              <w:pStyle w:val="TableCenter"/>
              <w:jc w:val="left"/>
            </w:pPr>
            <w:r w:rsidRPr="00800E81">
              <w:t>AI/AN</w:t>
            </w:r>
          </w:p>
        </w:tc>
        <w:tc>
          <w:tcPr>
            <w:tcW w:w="3597" w:type="pct"/>
          </w:tcPr>
          <w:p ns2:paraId="1D44C7AB" ns2:textId="77777777" w:rsidR="001A0E01" w:rsidRPr="00800E81" w:rsidRDefault="03DB580C" w:rsidP="004F7C70">
            <w:pPr>
              <w:pStyle w:val="TableCenter"/>
              <w:jc w:val="left"/>
            </w:pPr>
            <w:r w:rsidRPr="00800E81">
              <w:t>American Indian/Alaska Native</w:t>
            </w:r>
          </w:p>
        </w:tc>
      </w:tr>
      <w:tr w:rsidR="00F950E5" w:rsidRPr="0052155E" ns2:paraId="59E624C1" ns2:textId="77777777" w:rsidTr="283AA3AD">
        <w:tc>
          <w:tcPr>
            <w:tcW w:w="1403" w:type="pct"/>
          </w:tcPr>
          <w:p ns2:paraId="35BC3473" ns2:textId="11963D39" w:rsidR="00F950E5" w:rsidRPr="00F950E5" w:rsidRDefault="00F950E5" w:rsidP="00D62AE2">
            <w:pPr>
              <w:pStyle w:val="TableCenter"/>
              <w:jc w:val="left"/>
            </w:pPr>
            <w:r>
              <w:t>BCAN</w:t>
            </w:r>
          </w:p>
        </w:tc>
        <w:tc>
          <w:tcPr>
            <w:tcW w:w="3597" w:type="pct"/>
          </w:tcPr>
          <w:p ns2:paraId="1034EFF4" ns2:textId="366578DD" w:rsidR="00F950E5" w:rsidRPr="00F950E5" w:rsidRDefault="00F950E5" w:rsidP="00227A11">
            <w:pPr>
              <w:pStyle w:val="TableCenter"/>
              <w:jc w:val="left"/>
            </w:pPr>
            <w:r>
              <w:t>Bladder Cancer Advocacy Network</w:t>
            </w:r>
          </w:p>
        </w:tc>
      </w:tr>
      <w:tr w:rsidR="00767610" w:rsidRPr="0052155E" ns2:paraId="435B1228" ns2:textId="77777777" w:rsidTr="283AA3AD">
        <w:tc>
          <w:tcPr>
            <w:tcW w:w="1403" w:type="pct"/>
          </w:tcPr>
          <w:p ns2:paraId="680A2EAD" ns2:textId="77777777" w:rsidR="00767610" w:rsidRPr="00F950E5" w:rsidRDefault="00767610" w:rsidP="00D62AE2">
            <w:pPr>
              <w:pStyle w:val="TableCenter"/>
              <w:jc w:val="left"/>
            </w:pPr>
            <w:r w:rsidRPr="00F950E5">
              <w:t>CBO</w:t>
            </w:r>
          </w:p>
        </w:tc>
        <w:tc>
          <w:tcPr>
            <w:tcW w:w="3597" w:type="pct"/>
          </w:tcPr>
          <w:p ns2:paraId="69AD95DC" ns2:textId="77777777" w:rsidR="00767610" w:rsidRPr="00F950E5" w:rsidRDefault="001A7DBF" w:rsidP="00227A11">
            <w:pPr>
              <w:pStyle w:val="TableCenter"/>
              <w:jc w:val="left"/>
            </w:pPr>
            <w:r w:rsidRPr="00F950E5">
              <w:t>c</w:t>
            </w:r>
            <w:r w:rsidR="00336C61" w:rsidRPr="00F950E5">
              <w:t>ommunity-based organization</w:t>
            </w:r>
          </w:p>
        </w:tc>
      </w:tr>
      <w:tr w:rsidR="00F20B9A" w:rsidRPr="00F20B9A" ns2:paraId="4C37E888" ns2:textId="77777777" w:rsidTr="283AA3AD">
        <w:tc>
          <w:tcPr>
            <w:tcW w:w="1403" w:type="pct"/>
          </w:tcPr>
          <w:p ns2:paraId="3392A1CD" ns2:textId="1C540B56" w:rsidR="00F20B9A" w:rsidRPr="00F20B9A" w:rsidRDefault="00F20B9A" w:rsidP="00D62AE2">
            <w:pPr>
              <w:pStyle w:val="TableCenter"/>
              <w:jc w:val="left"/>
            </w:pPr>
            <w:r>
              <w:t>CI</w:t>
            </w:r>
          </w:p>
        </w:tc>
        <w:tc>
          <w:tcPr>
            <w:tcW w:w="3597" w:type="pct"/>
          </w:tcPr>
          <w:p ns2:paraId="1B55F8D6" ns2:textId="2B53C51D" w:rsidR="00F20B9A" w:rsidRPr="00F20B9A" w:rsidRDefault="00F20B9A" w:rsidP="00227A11">
            <w:pPr>
              <w:pStyle w:val="TableCenter"/>
              <w:jc w:val="left"/>
            </w:pPr>
            <w:r>
              <w:t>confidence interval</w:t>
            </w:r>
          </w:p>
        </w:tc>
      </w:tr>
      <w:tr w:rsidR="00764C1D" w:rsidRPr="0052155E" ns2:paraId="2E0B5117" ns2:textId="77777777" w:rsidTr="283AA3AD">
        <w:tc>
          <w:tcPr>
            <w:tcW w:w="1403" w:type="pct"/>
          </w:tcPr>
          <w:p ns2:paraId="68784B2E" ns2:textId="77777777" w:rsidR="00764C1D" w:rsidRPr="00800E81" w:rsidRDefault="00764C1D" w:rsidP="00D62AE2">
            <w:pPr>
              <w:pStyle w:val="TableCenter"/>
              <w:jc w:val="left"/>
            </w:pPr>
            <w:r w:rsidRPr="00800E81">
              <w:t>CRA</w:t>
            </w:r>
          </w:p>
        </w:tc>
        <w:tc>
          <w:tcPr>
            <w:tcW w:w="3597" w:type="pct"/>
          </w:tcPr>
          <w:p ns2:paraId="69E91659" ns2:textId="77777777" w:rsidR="00764C1D" w:rsidRPr="00800E81" w:rsidRDefault="001A7DBF" w:rsidP="00227A11">
            <w:pPr>
              <w:pStyle w:val="TableCenter"/>
              <w:jc w:val="left"/>
            </w:pPr>
            <w:r w:rsidRPr="00800E81">
              <w:t>c</w:t>
            </w:r>
            <w:r w:rsidR="00764C1D" w:rsidRPr="00800E81">
              <w:t xml:space="preserve">linical </w:t>
            </w:r>
            <w:r w:rsidRPr="00800E81">
              <w:t>r</w:t>
            </w:r>
            <w:r w:rsidR="00764C1D" w:rsidRPr="00800E81">
              <w:t xml:space="preserve">esearch </w:t>
            </w:r>
            <w:r w:rsidRPr="00800E81">
              <w:t>a</w:t>
            </w:r>
            <w:r w:rsidR="00764C1D" w:rsidRPr="00800E81">
              <w:t>ssociate</w:t>
            </w:r>
          </w:p>
        </w:tc>
      </w:tr>
      <w:tr w:rsidR="00BA3A19" w:rsidRPr="0052155E" ns2:paraId="17A580F4" ns2:textId="77777777" w:rsidTr="283AA3AD">
        <w:tc>
          <w:tcPr>
            <w:tcW w:w="1403" w:type="pct"/>
          </w:tcPr>
          <w:p ns2:paraId="0332A365" ns2:textId="77777777" w:rsidR="00BA3A19" w:rsidRPr="00800E81" w:rsidRDefault="00BA3A19" w:rsidP="00D62AE2">
            <w:pPr>
              <w:pStyle w:val="TableCenter"/>
              <w:jc w:val="left"/>
            </w:pPr>
            <w:r w:rsidRPr="00800E81">
              <w:t>CSP</w:t>
            </w:r>
          </w:p>
        </w:tc>
        <w:tc>
          <w:tcPr>
            <w:tcW w:w="3597" w:type="pct"/>
          </w:tcPr>
          <w:p ns2:paraId="48B30A78" ns2:textId="77777777" w:rsidR="00BA3A19" w:rsidRPr="00800E81" w:rsidRDefault="001A7DBF" w:rsidP="00227A11">
            <w:pPr>
              <w:pStyle w:val="TableCenter"/>
              <w:jc w:val="left"/>
            </w:pPr>
            <w:r w:rsidRPr="00800E81">
              <w:t>c</w:t>
            </w:r>
            <w:r w:rsidR="00BA3A19" w:rsidRPr="00800E81">
              <w:t xml:space="preserve">linical </w:t>
            </w:r>
            <w:r w:rsidRPr="00800E81">
              <w:t>s</w:t>
            </w:r>
            <w:r w:rsidR="00BA3A19" w:rsidRPr="00800E81">
              <w:t xml:space="preserve">ite </w:t>
            </w:r>
            <w:r w:rsidRPr="00800E81">
              <w:t>p</w:t>
            </w:r>
            <w:r w:rsidR="00BA3A19" w:rsidRPr="00800E81">
              <w:t>artnership</w:t>
            </w:r>
          </w:p>
        </w:tc>
      </w:tr>
      <w:tr w:rsidR="00B44EE9" w:rsidRPr="0052155E" ns2:paraId="182AAFE0" ns2:textId="77777777" w:rsidTr="283AA3AD">
        <w:tc>
          <w:tcPr>
            <w:tcW w:w="1403" w:type="pct"/>
          </w:tcPr>
          <w:p ns2:paraId="3BD0F458" ns2:textId="450A4F3C" w:rsidR="00B44EE9" w:rsidRPr="00800E81" w:rsidRDefault="00B44EE9" w:rsidP="00D62AE2">
            <w:pPr>
              <w:pStyle w:val="TableCenter"/>
              <w:jc w:val="left"/>
            </w:pPr>
            <w:r w:rsidRPr="00800E81">
              <w:t>CSR</w:t>
            </w:r>
          </w:p>
        </w:tc>
        <w:tc>
          <w:tcPr>
            <w:tcW w:w="3597" w:type="pct"/>
          </w:tcPr>
          <w:p ns2:paraId="5A3AADCE" ns2:textId="31F82730" w:rsidR="00B44EE9" w:rsidRPr="00800E81" w:rsidRDefault="00B44EE9" w:rsidP="00227A11">
            <w:pPr>
              <w:pStyle w:val="TableCenter"/>
              <w:jc w:val="left"/>
            </w:pPr>
            <w:r w:rsidRPr="00800E81">
              <w:t>clinical study report</w:t>
            </w:r>
          </w:p>
        </w:tc>
      </w:tr>
      <w:tr w:rsidR="0076570C" w:rsidRPr="0076570C" ns2:paraId="249E2EB7" ns2:textId="77777777" w:rsidTr="283AA3AD">
        <w:tc>
          <w:tcPr>
            <w:tcW w:w="1403" w:type="pct"/>
          </w:tcPr>
          <w:p ns2:paraId="3FEDB825" ns2:textId="32FBAE9A" w:rsidR="0076570C" w:rsidRPr="0076570C" w:rsidRDefault="0076570C" w:rsidP="00D62AE2">
            <w:pPr>
              <w:pStyle w:val="TableCenter"/>
              <w:jc w:val="left"/>
            </w:pPr>
            <w:r>
              <w:t>CT</w:t>
            </w:r>
          </w:p>
        </w:tc>
        <w:tc>
          <w:tcPr>
            <w:tcW w:w="3597" w:type="pct"/>
          </w:tcPr>
          <w:p ns2:paraId="1DBE3258" ns2:textId="79A37CCC" w:rsidR="0076570C" w:rsidRPr="0076570C" w:rsidRDefault="0076570C" w:rsidP="00227A11">
            <w:pPr>
              <w:pStyle w:val="TableCenter"/>
              <w:jc w:val="left"/>
            </w:pPr>
            <w:r>
              <w:t>computed tomography</w:t>
            </w:r>
          </w:p>
        </w:tc>
      </w:tr>
      <w:tr w:rsidR="00B44EE9" w:rsidRPr="0052155E" ns2:paraId="02159852" ns2:textId="77777777" w:rsidTr="283AA3AD">
        <w:tc>
          <w:tcPr>
            <w:tcW w:w="1403" w:type="pct"/>
          </w:tcPr>
          <w:p ns2:paraId="5AB6B786" ns2:textId="6C884763" w:rsidR="00B44EE9" w:rsidRPr="007F5B99" w:rsidRDefault="00B44EE9" w:rsidP="00D62AE2">
            <w:pPr>
              <w:pStyle w:val="TableCenter"/>
              <w:jc w:val="left"/>
            </w:pPr>
            <w:r w:rsidRPr="007F5B99">
              <w:t>DCOE</w:t>
            </w:r>
          </w:p>
        </w:tc>
        <w:tc>
          <w:tcPr>
            <w:tcW w:w="3597" w:type="pct"/>
          </w:tcPr>
          <w:p ns2:paraId="2EAB70DD" ns2:textId="731EDDAD" w:rsidR="00B44EE9" w:rsidRPr="007F5B99" w:rsidRDefault="00B44EE9" w:rsidP="00227A11">
            <w:pPr>
              <w:pStyle w:val="TableCenter"/>
              <w:jc w:val="left"/>
            </w:pPr>
            <w:r w:rsidRPr="007F5B99">
              <w:t>Diversity Center of Excellence</w:t>
            </w:r>
          </w:p>
        </w:tc>
      </w:tr>
      <w:tr w:rsidR="0001219B" w:rsidRPr="0052155E" ns2:paraId="4E9E71FA" ns2:textId="77777777" w:rsidTr="283AA3AD">
        <w:tc>
          <w:tcPr>
            <w:tcW w:w="1403" w:type="pct"/>
          </w:tcPr>
          <w:p ns2:paraId="4D277F6E" ns2:textId="77777777" w:rsidR="0001219B" w:rsidRPr="00800E81" w:rsidRDefault="0001219B" w:rsidP="00D62AE2">
            <w:pPr>
              <w:pStyle w:val="TableCenter"/>
              <w:jc w:val="left"/>
            </w:pPr>
            <w:r w:rsidRPr="00800E81">
              <w:t>EMR</w:t>
            </w:r>
          </w:p>
        </w:tc>
        <w:tc>
          <w:tcPr>
            <w:tcW w:w="3597" w:type="pct"/>
          </w:tcPr>
          <w:p ns2:paraId="7F50822A" ns2:textId="77777777" w:rsidR="0001219B" w:rsidRPr="00800E81" w:rsidRDefault="001A7DBF" w:rsidP="00D62AE2">
            <w:pPr>
              <w:pStyle w:val="TableCenter"/>
              <w:jc w:val="left"/>
            </w:pPr>
            <w:r w:rsidRPr="00800E81">
              <w:t>e</w:t>
            </w:r>
            <w:r w:rsidR="0001219B" w:rsidRPr="00800E81">
              <w:t>lectronic medical record</w:t>
            </w:r>
          </w:p>
        </w:tc>
      </w:tr>
      <w:tr w:rsidR="00CB41BE" w:rsidRPr="0052155E" ns2:paraId="5490FC13" ns2:textId="77777777" w:rsidTr="283AA3AD">
        <w:tc>
          <w:tcPr>
            <w:tcW w:w="1403" w:type="pct"/>
          </w:tcPr>
          <w:p ns2:paraId="2F87733D" ns2:textId="77777777" w:rsidR="00CB41BE" w:rsidRPr="00800E81" w:rsidRDefault="00CB41BE" w:rsidP="00D62AE2">
            <w:pPr>
              <w:pStyle w:val="TableCenter"/>
              <w:jc w:val="left"/>
            </w:pPr>
            <w:r w:rsidRPr="00800E81">
              <w:t>ER</w:t>
            </w:r>
          </w:p>
        </w:tc>
        <w:tc>
          <w:tcPr>
            <w:tcW w:w="3597" w:type="pct"/>
          </w:tcPr>
          <w:p ns2:paraId="7A5CC8D1" ns2:textId="77777777" w:rsidR="00CB41BE" w:rsidRPr="00800E81" w:rsidRDefault="001A7DBF" w:rsidP="00D62AE2">
            <w:pPr>
              <w:pStyle w:val="TableCenter"/>
              <w:jc w:val="left"/>
            </w:pPr>
            <w:r w:rsidRPr="00800E81">
              <w:t>e</w:t>
            </w:r>
            <w:r w:rsidR="00CB41BE" w:rsidRPr="00800E81">
              <w:t>xposure-response</w:t>
            </w:r>
          </w:p>
        </w:tc>
      </w:tr>
      <w:tr w:rsidR="0076570C" w:rsidRPr="0052155E" ns2:paraId="3449AA71" ns2:textId="77777777" w:rsidTr="283AA3AD">
        <w:tc>
          <w:tcPr>
            <w:tcW w:w="1403" w:type="pct"/>
          </w:tcPr>
          <w:p ns2:paraId="7A2CC249" ns2:textId="2517D4E0" w:rsidR="0076570C" w:rsidRPr="00CE5D9C" w:rsidRDefault="0076570C" w:rsidP="00D62AE2">
            <w:pPr>
              <w:pStyle w:val="TableCenter"/>
              <w:jc w:val="left"/>
            </w:pPr>
            <w:r>
              <w:t>EV</w:t>
            </w:r>
          </w:p>
        </w:tc>
        <w:tc>
          <w:tcPr>
            <w:tcW w:w="3597" w:type="pct"/>
          </w:tcPr>
          <w:p ns2:paraId="222659A4" ns2:textId="4051E401" w:rsidR="0076570C" w:rsidRPr="00CE5D9C" w:rsidRDefault="0076570C" w:rsidP="00D62AE2">
            <w:pPr>
              <w:pStyle w:val="TableCenter"/>
              <w:jc w:val="left"/>
            </w:pPr>
            <w:proofErr w:type="spellStart"/>
            <w:r w:rsidRPr="0076570C">
              <w:t>enfortumab</w:t>
            </w:r>
            <w:proofErr w:type="spellEnd"/>
            <w:r w:rsidRPr="0076570C">
              <w:t xml:space="preserve"> vedotin</w:t>
            </w:r>
          </w:p>
        </w:tc>
      </w:tr>
      <w:tr w:rsidR="00D62AE2" w:rsidRPr="0052155E" ns2:paraId="39A57568" ns2:textId="77777777" w:rsidTr="283AA3AD">
        <w:tc>
          <w:tcPr>
            <w:tcW w:w="1403" w:type="pct"/>
          </w:tcPr>
          <w:p ns2:paraId="5923525F" ns2:textId="77777777" w:rsidR="00D62AE2" w:rsidRPr="00CE5D9C" w:rsidRDefault="00D62AE2" w:rsidP="00D62AE2">
            <w:pPr>
              <w:pStyle w:val="TableCenter"/>
              <w:jc w:val="left"/>
            </w:pPr>
            <w:r w:rsidRPr="00CE5D9C">
              <w:t>FDA</w:t>
            </w:r>
          </w:p>
        </w:tc>
        <w:tc>
          <w:tcPr>
            <w:tcW w:w="3597" w:type="pct"/>
          </w:tcPr>
          <w:p ns2:paraId="3B1BEED0" ns2:textId="77777777" w:rsidR="00D62AE2" w:rsidRPr="00CE5D9C" w:rsidRDefault="00D62AE2" w:rsidP="00D62AE2">
            <w:pPr>
              <w:pStyle w:val="TableCenter"/>
              <w:jc w:val="left"/>
            </w:pPr>
            <w:r w:rsidRPr="00CE5D9C">
              <w:t>Food and Drug Administration</w:t>
            </w:r>
          </w:p>
        </w:tc>
      </w:tr>
      <w:tr w:rsidR="00E319BB" w:rsidRPr="0052155E" ns2:paraId="40DD0C64" ns2:textId="77777777" w:rsidTr="283AA3AD">
        <w:tc>
          <w:tcPr>
            <w:tcW w:w="1403" w:type="pct"/>
          </w:tcPr>
          <w:p ns2:paraId="1B95FA70" ns2:textId="77777777" w:rsidR="00E319BB" w:rsidRPr="00800E81" w:rsidRDefault="00E319BB" w:rsidP="00D62AE2">
            <w:pPr>
              <w:pStyle w:val="TableCenter"/>
              <w:jc w:val="left"/>
            </w:pPr>
            <w:r w:rsidRPr="00800E81">
              <w:t>HCP</w:t>
            </w:r>
          </w:p>
        </w:tc>
        <w:tc>
          <w:tcPr>
            <w:tcW w:w="3597" w:type="pct"/>
          </w:tcPr>
          <w:p ns2:paraId="63B5647D" ns2:textId="45B322B8" w:rsidR="00E319BB" w:rsidRPr="00800E81" w:rsidRDefault="00E319BB" w:rsidP="00D62AE2">
            <w:pPr>
              <w:pStyle w:val="TableCenter"/>
              <w:jc w:val="left"/>
            </w:pPr>
            <w:r w:rsidRPr="00800E81">
              <w:t>health</w:t>
            </w:r>
            <w:r w:rsidR="007362F5">
              <w:t xml:space="preserve"> care</w:t>
            </w:r>
            <w:r w:rsidRPr="00800E81">
              <w:t xml:space="preserve"> provider</w:t>
            </w:r>
          </w:p>
        </w:tc>
      </w:tr>
      <w:tr w:rsidR="00F20B9A" w:rsidRPr="00F20B9A" ns2:paraId="582BC081" ns2:textId="77777777" w:rsidTr="283AA3AD">
        <w:tc>
          <w:tcPr>
            <w:tcW w:w="1403" w:type="pct"/>
          </w:tcPr>
          <w:p ns2:paraId="358C9343" ns2:textId="0513B211" w:rsidR="00F20B9A" w:rsidRPr="00F20B9A" w:rsidRDefault="00F20B9A" w:rsidP="00D62AE2">
            <w:pPr>
              <w:pStyle w:val="TableCenter"/>
              <w:jc w:val="left"/>
            </w:pPr>
            <w:r>
              <w:t>HR</w:t>
            </w:r>
          </w:p>
        </w:tc>
        <w:tc>
          <w:tcPr>
            <w:tcW w:w="3597" w:type="pct"/>
          </w:tcPr>
          <w:p ns2:paraId="6CFA44BC" ns2:textId="780C8EDA" w:rsidR="00F20B9A" w:rsidRPr="00F20B9A" w:rsidRDefault="00F20B9A" w:rsidP="00D62AE2">
            <w:pPr>
              <w:pStyle w:val="TableCenter"/>
              <w:jc w:val="left"/>
            </w:pPr>
            <w:r>
              <w:t>hazard ratio</w:t>
            </w:r>
          </w:p>
        </w:tc>
      </w:tr>
      <w:tr w:rsidR="00800E81" w:rsidRPr="00800E81" ns2:paraId="05982AEF" ns2:textId="77777777" w:rsidTr="283AA3AD">
        <w:tc>
          <w:tcPr>
            <w:tcW w:w="1403" w:type="pct"/>
          </w:tcPr>
          <w:p ns2:paraId="49402C6E" ns2:textId="4B84DA9B" w:rsidR="00800E81" w:rsidRPr="00800E81" w:rsidRDefault="00800E81" w:rsidP="00D62AE2">
            <w:pPr>
              <w:pStyle w:val="TableCenter"/>
              <w:jc w:val="left"/>
            </w:pPr>
            <w:r>
              <w:t>ICD</w:t>
            </w:r>
          </w:p>
        </w:tc>
        <w:tc>
          <w:tcPr>
            <w:tcW w:w="3597" w:type="pct"/>
          </w:tcPr>
          <w:p ns2:paraId="3DF54656" ns2:textId="6BEC9BD3" w:rsidR="00800E81" w:rsidRPr="00800E81" w:rsidRDefault="00800E81" w:rsidP="00D62AE2">
            <w:pPr>
              <w:pStyle w:val="TableCenter"/>
              <w:jc w:val="left"/>
            </w:pPr>
            <w:r>
              <w:t>International Classification of Diseases</w:t>
            </w:r>
          </w:p>
        </w:tc>
      </w:tr>
      <w:tr w:rsidR="00CE5D9C" w:rsidRPr="0089207B" ns2:paraId="34A9B9BC" ns2:textId="77777777" w:rsidTr="283AA3AD">
        <w:tc>
          <w:tcPr>
            <w:tcW w:w="1403" w:type="pct"/>
          </w:tcPr>
          <w:p ns2:paraId="2CBC6A2F" ns2:textId="1B742C64" w:rsidR="00CE5D9C" w:rsidRDefault="00CE5D9C" w:rsidP="00D62AE2">
            <w:pPr>
              <w:pStyle w:val="TableCenter"/>
              <w:jc w:val="left"/>
            </w:pPr>
            <w:r>
              <w:t>la/</w:t>
            </w:r>
            <w:proofErr w:type="spellStart"/>
            <w:r>
              <w:t>mUC</w:t>
            </w:r>
            <w:proofErr w:type="spellEnd"/>
          </w:p>
        </w:tc>
        <w:tc>
          <w:tcPr>
            <w:tcW w:w="3597" w:type="pct"/>
          </w:tcPr>
          <w:p ns2:paraId="534261AB" ns2:textId="75D29008" w:rsidR="00CE5D9C" w:rsidRDefault="00CE5D9C" w:rsidP="00D62AE2">
            <w:pPr>
              <w:pStyle w:val="TableCenter"/>
              <w:jc w:val="left"/>
            </w:pPr>
            <w:r>
              <w:t>locally advanced/metastatic urothelial carcinoma</w:t>
            </w:r>
          </w:p>
        </w:tc>
      </w:tr>
      <w:tr w:rsidR="00F20B9A" w:rsidRPr="0089207B" ns2:paraId="0455FB56" ns2:textId="77777777" w:rsidTr="283AA3AD">
        <w:tc>
          <w:tcPr>
            <w:tcW w:w="1403" w:type="pct"/>
          </w:tcPr>
          <w:p ns2:paraId="72D5B51E" ns2:textId="19F67E66" w:rsidR="00F20B9A" w:rsidRDefault="00F20B9A" w:rsidP="00D62AE2">
            <w:pPr>
              <w:pStyle w:val="TableCenter"/>
              <w:jc w:val="left"/>
            </w:pPr>
            <w:proofErr w:type="spellStart"/>
            <w:r>
              <w:t>mUC</w:t>
            </w:r>
            <w:proofErr w:type="spellEnd"/>
          </w:p>
        </w:tc>
        <w:tc>
          <w:tcPr>
            <w:tcW w:w="3597" w:type="pct"/>
          </w:tcPr>
          <w:p ns2:paraId="0B923DB5" ns2:textId="6E8F5619" w:rsidR="00F20B9A" w:rsidRDefault="00F20B9A" w:rsidP="00D62AE2">
            <w:pPr>
              <w:pStyle w:val="TableCenter"/>
              <w:jc w:val="left"/>
            </w:pPr>
            <w:r>
              <w:t>metastatic urothelial carcinoma</w:t>
            </w:r>
          </w:p>
        </w:tc>
      </w:tr>
      <w:tr w:rsidR="00D46FD3" w:rsidRPr="0089207B" ns2:paraId="6D380DF4" ns2:textId="77777777" w:rsidTr="283AA3AD">
        <w:tc>
          <w:tcPr>
            <w:tcW w:w="1403" w:type="pct"/>
          </w:tcPr>
          <w:p ns2:paraId="429BCD51" ns2:textId="0E1CAAE1" w:rsidR="00D46FD3" w:rsidRDefault="00D46FD3" w:rsidP="00D62AE2">
            <w:pPr>
              <w:pStyle w:val="TableCenter"/>
              <w:jc w:val="left"/>
            </w:pPr>
            <w:r>
              <w:t>MIBC</w:t>
            </w:r>
          </w:p>
        </w:tc>
        <w:tc>
          <w:tcPr>
            <w:tcW w:w="3597" w:type="pct"/>
          </w:tcPr>
          <w:p ns2:paraId="6E206E65" ns2:textId="5D5E5773" w:rsidR="00D46FD3" w:rsidRDefault="00B81A57" w:rsidP="00D62AE2">
            <w:pPr>
              <w:pStyle w:val="TableCenter"/>
              <w:jc w:val="left"/>
            </w:pPr>
            <w:r>
              <w:t>muscle</w:t>
            </w:r>
            <w:r w:rsidR="00D46FD3">
              <w:t>-invasive bladder cancer</w:t>
            </w:r>
          </w:p>
        </w:tc>
      </w:tr>
      <w:tr w:rsidR="0089207B" w:rsidRPr="0089207B" ns2:paraId="4D25A928" ns2:textId="77777777" w:rsidTr="283AA3AD">
        <w:tc>
          <w:tcPr>
            <w:tcW w:w="1403" w:type="pct"/>
          </w:tcPr>
          <w:p ns2:paraId="2EC671DB" ns2:textId="5A28AD92" w:rsidR="0089207B" w:rsidRPr="0089207B" w:rsidRDefault="0089207B" w:rsidP="00D62AE2">
            <w:pPr>
              <w:pStyle w:val="TableCenter"/>
              <w:jc w:val="left"/>
            </w:pPr>
            <w:r>
              <w:t>MIUC</w:t>
            </w:r>
          </w:p>
        </w:tc>
        <w:tc>
          <w:tcPr>
            <w:tcW w:w="3597" w:type="pct"/>
          </w:tcPr>
          <w:p ns2:paraId="0E0ABDF2" ns2:textId="34F0815B" w:rsidR="0089207B" w:rsidRPr="0089207B" w:rsidRDefault="0089207B" w:rsidP="00D62AE2">
            <w:pPr>
              <w:pStyle w:val="TableCenter"/>
              <w:jc w:val="left"/>
            </w:pPr>
            <w:r>
              <w:t xml:space="preserve">muscle-invasive urothelial </w:t>
            </w:r>
            <w:r w:rsidR="004F5C4B">
              <w:t>carcinoma</w:t>
            </w:r>
          </w:p>
        </w:tc>
      </w:tr>
      <w:tr w:rsidR="0076570C" w:rsidRPr="0089207B" ns2:paraId="534FB54B" ns2:textId="77777777" w:rsidTr="283AA3AD">
        <w:tc>
          <w:tcPr>
            <w:tcW w:w="1403" w:type="pct"/>
          </w:tcPr>
          <w:p ns2:paraId="51487432" ns2:textId="44DBDA94" w:rsidR="0076570C" w:rsidRDefault="0076570C" w:rsidP="00D62AE2">
            <w:pPr>
              <w:pStyle w:val="TableCenter"/>
              <w:jc w:val="left"/>
            </w:pPr>
            <w:r>
              <w:t>MRI</w:t>
            </w:r>
          </w:p>
        </w:tc>
        <w:tc>
          <w:tcPr>
            <w:tcW w:w="3597" w:type="pct"/>
          </w:tcPr>
          <w:p ns2:paraId="639E848B" ns2:textId="325738E3" w:rsidR="0076570C" w:rsidRDefault="0076570C" w:rsidP="00D62AE2">
            <w:pPr>
              <w:pStyle w:val="TableCenter"/>
              <w:jc w:val="left"/>
            </w:pPr>
            <w:r>
              <w:t>magnetic resonance imaging</w:t>
            </w:r>
          </w:p>
        </w:tc>
      </w:tr>
      <w:tr w:rsidR="00F20B9A" w:rsidRPr="00255018" ns2:paraId="3780ED94" ns2:textId="77777777" w:rsidTr="283AA3AD">
        <w:tc>
          <w:tcPr>
            <w:tcW w:w="1403" w:type="pct"/>
          </w:tcPr>
          <w:p ns2:paraId="454B5B99" ns2:textId="410E8C51" w:rsidR="00F20B9A" w:rsidRDefault="00F20B9A" w:rsidP="00D62AE2">
            <w:pPr>
              <w:pStyle w:val="TableCenter"/>
              <w:jc w:val="left"/>
            </w:pPr>
            <w:r>
              <w:t>NAC</w:t>
            </w:r>
          </w:p>
        </w:tc>
        <w:tc>
          <w:tcPr>
            <w:tcW w:w="3597" w:type="pct"/>
          </w:tcPr>
          <w:p ns2:paraId="7705E075" ns2:textId="57CC66E3" w:rsidR="00F20B9A" w:rsidRDefault="00F20B9A" w:rsidP="00D62AE2">
            <w:pPr>
              <w:pStyle w:val="TableCenter"/>
              <w:jc w:val="left"/>
            </w:pPr>
            <w:r>
              <w:t>neoadjuvant chemotherapy</w:t>
            </w:r>
          </w:p>
        </w:tc>
      </w:tr>
      <w:tr w:rsidR="00255018" w:rsidRPr="00255018" ns2:paraId="7FCD0413" ns2:textId="77777777" w:rsidTr="283AA3AD">
        <w:tc>
          <w:tcPr>
            <w:tcW w:w="1403" w:type="pct"/>
          </w:tcPr>
          <w:p ns2:paraId="2F631E12" ns2:textId="1ACA26F3" w:rsidR="00255018" w:rsidRPr="00255018" w:rsidRDefault="00255018" w:rsidP="00D62AE2">
            <w:pPr>
              <w:pStyle w:val="TableCenter"/>
              <w:jc w:val="left"/>
            </w:pPr>
            <w:r>
              <w:t>NMIBC</w:t>
            </w:r>
          </w:p>
        </w:tc>
        <w:tc>
          <w:tcPr>
            <w:tcW w:w="3597" w:type="pct"/>
          </w:tcPr>
          <w:p ns2:paraId="08856053" ns2:textId="4D8E2331" w:rsidR="00255018" w:rsidRPr="00255018" w:rsidRDefault="00255018" w:rsidP="00D62AE2">
            <w:pPr>
              <w:pStyle w:val="TableCenter"/>
              <w:jc w:val="left"/>
            </w:pPr>
            <w:proofErr w:type="spellStart"/>
            <w:r>
              <w:t>nonmuscle</w:t>
            </w:r>
            <w:proofErr w:type="spellEnd"/>
            <w:r w:rsidR="007362F5">
              <w:t>-</w:t>
            </w:r>
            <w:r>
              <w:t>invasive bladder cancer</w:t>
            </w:r>
          </w:p>
        </w:tc>
      </w:tr>
      <w:tr w:rsidR="00C909A2" w:rsidRPr="00255018" ns2:paraId="24461B75" ns2:textId="77777777" w:rsidTr="283AA3AD">
        <w:tc>
          <w:tcPr>
            <w:tcW w:w="1403" w:type="pct"/>
          </w:tcPr>
          <w:p ns2:paraId="4E4DEF6E" ns2:textId="7CF21CAD" w:rsidR="00FB207A" w:rsidRDefault="00FB207A" w:rsidP="00D62AE2">
            <w:pPr>
              <w:pStyle w:val="TableCenter"/>
              <w:jc w:val="left"/>
            </w:pPr>
            <w:r>
              <w:t>OR</w:t>
            </w:r>
          </w:p>
        </w:tc>
        <w:tc>
          <w:tcPr>
            <w:tcW w:w="3597" w:type="pct"/>
          </w:tcPr>
          <w:p ns2:paraId="1EE72368" ns2:textId="65C79BF6" w:rsidR="00FB207A" w:rsidRDefault="00FB207A" w:rsidP="00D62AE2">
            <w:pPr>
              <w:pStyle w:val="TableCenter"/>
              <w:jc w:val="left"/>
            </w:pPr>
            <w:r>
              <w:t>odds ratio</w:t>
            </w:r>
          </w:p>
        </w:tc>
      </w:tr>
      <w:tr w:rsidR="00947CD1" w:rsidRPr="0052155E" ns2:paraId="79543D5D" ns2:textId="77777777" w:rsidTr="283AA3AD">
        <w:tc>
          <w:tcPr>
            <w:tcW w:w="1403" w:type="pct"/>
          </w:tcPr>
          <w:p ns2:paraId="653D4608" ns2:textId="77777777" w:rsidR="00947CD1" w:rsidRPr="00F950E5" w:rsidRDefault="00947CD1" w:rsidP="00D62AE2">
            <w:pPr>
              <w:pStyle w:val="TableCenter"/>
              <w:jc w:val="left"/>
            </w:pPr>
            <w:r w:rsidRPr="00F950E5">
              <w:lastRenderedPageBreak/>
              <w:t>PAO</w:t>
            </w:r>
          </w:p>
        </w:tc>
        <w:tc>
          <w:tcPr>
            <w:tcW w:w="3597" w:type="pct"/>
          </w:tcPr>
          <w:p ns2:paraId="7AB47E0A" ns2:textId="77777777" w:rsidR="00947CD1" w:rsidRPr="00F950E5" w:rsidRDefault="001A7DBF" w:rsidP="00D62AE2">
            <w:pPr>
              <w:pStyle w:val="TableCenter"/>
              <w:jc w:val="left"/>
            </w:pPr>
            <w:r w:rsidRPr="00F950E5">
              <w:t>p</w:t>
            </w:r>
            <w:r w:rsidR="00767610" w:rsidRPr="00F950E5">
              <w:t xml:space="preserve">atient </w:t>
            </w:r>
            <w:r w:rsidRPr="00F950E5">
              <w:t>a</w:t>
            </w:r>
            <w:r w:rsidR="00767610" w:rsidRPr="00F950E5">
              <w:t xml:space="preserve">dvocacy </w:t>
            </w:r>
            <w:r w:rsidRPr="00F950E5">
              <w:t>o</w:t>
            </w:r>
            <w:r w:rsidR="00767610" w:rsidRPr="00F950E5">
              <w:t>rganization</w:t>
            </w:r>
          </w:p>
        </w:tc>
      </w:tr>
      <w:tr w:rsidR="007362F5" w:rsidRPr="0076570C" ns2:paraId="555D3E9B" ns2:textId="77777777" w:rsidTr="283AA3AD">
        <w:tc>
          <w:tcPr>
            <w:tcW w:w="1403" w:type="pct"/>
          </w:tcPr>
          <w:p ns2:paraId="19FF7BD2" ns2:textId="12D03327" w:rsidR="007362F5" w:rsidRPr="0076570C" w:rsidRDefault="007362F5" w:rsidP="00D62AE2">
            <w:pPr>
              <w:pStyle w:val="TableCenter"/>
              <w:jc w:val="left"/>
            </w:pPr>
            <w:proofErr w:type="gramStart"/>
            <w:r>
              <w:t>PD</w:t>
            </w:r>
            <w:proofErr w:type="gramEnd"/>
            <w:r>
              <w:t>-L1</w:t>
            </w:r>
          </w:p>
        </w:tc>
        <w:tc>
          <w:tcPr>
            <w:tcW w:w="3597" w:type="pct"/>
          </w:tcPr>
          <w:p ns2:paraId="793DDD3C" ns2:textId="7537AB3A" w:rsidR="007362F5" w:rsidRPr="0076570C" w:rsidRDefault="007362F5" w:rsidP="00D62AE2">
            <w:pPr>
              <w:pStyle w:val="TableCenter"/>
              <w:jc w:val="left"/>
            </w:pPr>
            <w:r>
              <w:t>programmed death-ligand 1</w:t>
            </w:r>
          </w:p>
        </w:tc>
      </w:tr>
      <w:tr w:rsidR="008D331F" w:rsidRPr="0052155E" ns2:paraId="6DCB19A7" ns2:textId="77777777" w:rsidTr="283AA3AD">
        <w:tc>
          <w:tcPr>
            <w:tcW w:w="1403" w:type="pct"/>
          </w:tcPr>
          <w:p ns2:paraId="53DA6628" ns2:textId="77777777" w:rsidR="008D331F" w:rsidRPr="0076570C" w:rsidRDefault="008D331F" w:rsidP="00D62AE2">
            <w:pPr>
              <w:pStyle w:val="TableCenter"/>
              <w:jc w:val="left"/>
            </w:pPr>
            <w:r w:rsidRPr="0076570C">
              <w:t>PK</w:t>
            </w:r>
          </w:p>
        </w:tc>
        <w:tc>
          <w:tcPr>
            <w:tcW w:w="3597" w:type="pct"/>
          </w:tcPr>
          <w:p ns2:paraId="7C8DFA5F" ns2:textId="77777777" w:rsidR="008D331F" w:rsidRPr="0076570C" w:rsidRDefault="00514B82" w:rsidP="00D62AE2">
            <w:pPr>
              <w:pStyle w:val="TableCenter"/>
              <w:jc w:val="left"/>
            </w:pPr>
            <w:r w:rsidRPr="0076570C">
              <w:t>p</w:t>
            </w:r>
            <w:r w:rsidR="00D32208" w:rsidRPr="0076570C">
              <w:t>harmacokinetics</w:t>
            </w:r>
          </w:p>
        </w:tc>
      </w:tr>
      <w:tr w:rsidR="00550135" w:rsidRPr="00550135" ns2:paraId="1CA59FEE" ns2:textId="77777777" w:rsidTr="283AA3AD">
        <w:tc>
          <w:tcPr>
            <w:tcW w:w="1403" w:type="pct"/>
          </w:tcPr>
          <w:p ns2:paraId="75A573DC" ns2:textId="7580A9F2" w:rsidR="00550135" w:rsidRDefault="00550135" w:rsidP="00D62AE2">
            <w:pPr>
              <w:pStyle w:val="TableCenter"/>
              <w:jc w:val="left"/>
            </w:pPr>
            <w:r>
              <w:t>PLND</w:t>
            </w:r>
          </w:p>
        </w:tc>
        <w:tc>
          <w:tcPr>
            <w:tcW w:w="3597" w:type="pct"/>
          </w:tcPr>
          <w:p ns2:paraId="675AACD7" ns2:textId="3DF116E8" w:rsidR="00550135" w:rsidRDefault="00550135" w:rsidP="00D62AE2">
            <w:pPr>
              <w:pStyle w:val="TableCenter"/>
              <w:jc w:val="left"/>
            </w:pPr>
            <w:r>
              <w:t>pelvic lymph node dissection</w:t>
            </w:r>
          </w:p>
        </w:tc>
      </w:tr>
      <w:tr w:rsidR="00F950E5" w:rsidRPr="00550135" ns2:paraId="576A3AD7" ns2:textId="77777777" w:rsidTr="283AA3AD">
        <w:tc>
          <w:tcPr>
            <w:tcW w:w="1403" w:type="pct"/>
          </w:tcPr>
          <w:p ns2:paraId="637B86A5" ns2:textId="515BE1EA" w:rsidR="00F950E5" w:rsidRDefault="00F950E5" w:rsidP="00D62AE2">
            <w:pPr>
              <w:pStyle w:val="TableCenter"/>
              <w:jc w:val="left"/>
            </w:pPr>
            <w:r>
              <w:t>PRO</w:t>
            </w:r>
          </w:p>
        </w:tc>
        <w:tc>
          <w:tcPr>
            <w:tcW w:w="3597" w:type="pct"/>
          </w:tcPr>
          <w:p ns2:paraId="14E95B8F" ns2:textId="7522A9A6" w:rsidR="00F950E5" w:rsidRDefault="00F950E5" w:rsidP="00D62AE2">
            <w:pPr>
              <w:pStyle w:val="TableCenter"/>
              <w:jc w:val="left"/>
            </w:pPr>
            <w:r>
              <w:t>patient-reported outcomes</w:t>
            </w:r>
          </w:p>
        </w:tc>
      </w:tr>
      <w:tr w:rsidR="00550135" w:rsidRPr="00550135" ns2:paraId="632334E4" ns2:textId="77777777" w:rsidTr="283AA3AD">
        <w:tc>
          <w:tcPr>
            <w:tcW w:w="1403" w:type="pct"/>
          </w:tcPr>
          <w:p ns2:paraId="3F3F30C5" ns2:textId="17FCE139" w:rsidR="00550135" w:rsidRPr="00550135" w:rsidRDefault="00550135" w:rsidP="00D62AE2">
            <w:pPr>
              <w:pStyle w:val="TableCenter"/>
              <w:jc w:val="left"/>
            </w:pPr>
            <w:r>
              <w:t>RC</w:t>
            </w:r>
          </w:p>
        </w:tc>
        <w:tc>
          <w:tcPr>
            <w:tcW w:w="3597" w:type="pct"/>
          </w:tcPr>
          <w:p ns2:paraId="763ED2A0" ns2:textId="07B308CB" w:rsidR="00550135" w:rsidRPr="00550135" w:rsidRDefault="00550135" w:rsidP="00D62AE2">
            <w:pPr>
              <w:pStyle w:val="TableCenter"/>
              <w:jc w:val="left"/>
            </w:pPr>
            <w:r>
              <w:t>radical cystectomy</w:t>
            </w:r>
          </w:p>
        </w:tc>
      </w:tr>
      <w:tr w:rsidR="00374D30" w:rsidRPr="00550135" ns2:paraId="0F48D9D5" ns2:textId="77777777" w:rsidTr="283AA3AD">
        <w:tc>
          <w:tcPr>
            <w:tcW w:w="1403" w:type="pct"/>
          </w:tcPr>
          <w:p ns2:paraId="564D7D6F" ns2:textId="63DD67A6" w:rsidR="00374D30" w:rsidRDefault="00374D30" w:rsidP="00D62AE2">
            <w:pPr>
              <w:pStyle w:val="TableCenter"/>
              <w:jc w:val="left"/>
            </w:pPr>
            <w:r>
              <w:t>RECIST 1.1</w:t>
            </w:r>
          </w:p>
        </w:tc>
        <w:tc>
          <w:tcPr>
            <w:tcW w:w="3597" w:type="pct"/>
          </w:tcPr>
          <w:p ns2:paraId="75D1DE44" ns2:textId="62CF98C2" w:rsidR="00374D30" w:rsidRDefault="00374D30" w:rsidP="00D62AE2">
            <w:pPr>
              <w:pStyle w:val="TableCenter"/>
              <w:jc w:val="left"/>
            </w:pPr>
            <w:r w:rsidRPr="00374D30">
              <w:t xml:space="preserve">Response Evaluation Criteria </w:t>
            </w:r>
            <w:r w:rsidR="00FB207A">
              <w:t>i</w:t>
            </w:r>
            <w:r w:rsidRPr="00374D30">
              <w:t>n Solid Tumors</w:t>
            </w:r>
            <w:r>
              <w:t>, version 1.1</w:t>
            </w:r>
          </w:p>
        </w:tc>
      </w:tr>
      <w:tr w:rsidR="001815B3" w:rsidRPr="0052155E" ns2:paraId="5A8BD8F1" ns2:textId="77777777" w:rsidTr="283AA3AD">
        <w:tc>
          <w:tcPr>
            <w:tcW w:w="1403" w:type="pct"/>
          </w:tcPr>
          <w:p ns2:paraId="09B48112" ns2:textId="77777777" w:rsidR="001815B3" w:rsidRPr="00800E81" w:rsidRDefault="001815B3" w:rsidP="00D62AE2">
            <w:pPr>
              <w:pStyle w:val="TableCenter"/>
              <w:jc w:val="left"/>
            </w:pPr>
            <w:r w:rsidRPr="00800E81">
              <w:t>RWD</w:t>
            </w:r>
          </w:p>
        </w:tc>
        <w:tc>
          <w:tcPr>
            <w:tcW w:w="3597" w:type="pct"/>
          </w:tcPr>
          <w:p ns2:paraId="6CC84855" ns2:textId="77777777" w:rsidR="001815B3" w:rsidRPr="00800E81" w:rsidRDefault="001815B3" w:rsidP="00D62AE2">
            <w:pPr>
              <w:pStyle w:val="TableCenter"/>
              <w:jc w:val="left"/>
            </w:pPr>
            <w:r w:rsidRPr="00800E81">
              <w:t>real-world data</w:t>
            </w:r>
          </w:p>
        </w:tc>
      </w:tr>
      <w:tr w:rsidR="00B44EE9" w:rsidRPr="0052155E" ns2:paraId="6A72A724" ns2:textId="77777777" w:rsidTr="283AA3AD">
        <w:tc>
          <w:tcPr>
            <w:tcW w:w="1403" w:type="pct"/>
          </w:tcPr>
          <w:p ns2:paraId="64D7C3FA" ns2:textId="66B7DAFC" w:rsidR="00B44EE9" w:rsidRPr="00800E81" w:rsidRDefault="00B44EE9" w:rsidP="00D62AE2">
            <w:pPr>
              <w:pStyle w:val="TableCenter"/>
              <w:jc w:val="left"/>
            </w:pPr>
            <w:r w:rsidRPr="00800E81">
              <w:t>SAP</w:t>
            </w:r>
          </w:p>
        </w:tc>
        <w:tc>
          <w:tcPr>
            <w:tcW w:w="3597" w:type="pct"/>
          </w:tcPr>
          <w:p ns2:paraId="44862CD4" ns2:textId="02109B1E" w:rsidR="00B44EE9" w:rsidRPr="00800E81" w:rsidRDefault="00B44EE9" w:rsidP="00D62AE2">
            <w:pPr>
              <w:pStyle w:val="TableCenter"/>
              <w:jc w:val="left"/>
            </w:pPr>
            <w:r w:rsidRPr="00800E81">
              <w:t>statistical analysis plan</w:t>
            </w:r>
          </w:p>
        </w:tc>
      </w:tr>
      <w:tr w:rsidR="001A7DBF" w:rsidRPr="0052155E" ns2:paraId="0A2BC60E" ns2:textId="77777777" w:rsidTr="283AA3AD">
        <w:tc>
          <w:tcPr>
            <w:tcW w:w="1403" w:type="pct"/>
          </w:tcPr>
          <w:p ns2:paraId="420E7D54" ns2:textId="77777777" w:rsidR="001A7DBF" w:rsidRPr="00374D30" w:rsidRDefault="001A7DBF" w:rsidP="00D62AE2">
            <w:pPr>
              <w:pStyle w:val="TableCenter"/>
              <w:jc w:val="left"/>
            </w:pPr>
            <w:proofErr w:type="spellStart"/>
            <w:r w:rsidRPr="00374D30">
              <w:t>SDoH</w:t>
            </w:r>
            <w:proofErr w:type="spellEnd"/>
          </w:p>
        </w:tc>
        <w:tc>
          <w:tcPr>
            <w:tcW w:w="3597" w:type="pct"/>
          </w:tcPr>
          <w:p ns2:paraId="40EAC8F2" ns2:textId="77777777" w:rsidR="001A7DBF" w:rsidRPr="00374D30" w:rsidRDefault="001A7DBF" w:rsidP="00D62AE2">
            <w:pPr>
              <w:pStyle w:val="TableCenter"/>
              <w:jc w:val="left"/>
            </w:pPr>
            <w:r w:rsidRPr="00374D30">
              <w:t>social determinants of health</w:t>
            </w:r>
          </w:p>
        </w:tc>
      </w:tr>
      <w:tr w:rsidR="00F20B9A" w:rsidRPr="00F20B9A" ns2:paraId="5714AC0D" ns2:textId="77777777" w:rsidTr="283AA3AD">
        <w:tc>
          <w:tcPr>
            <w:tcW w:w="1403" w:type="pct"/>
          </w:tcPr>
          <w:p ns2:paraId="38F21781" ns2:textId="0881BAC0" w:rsidR="00F20B9A" w:rsidRPr="00F20B9A" w:rsidRDefault="00F20B9A" w:rsidP="00D62AE2">
            <w:pPr>
              <w:pStyle w:val="TableCenter"/>
              <w:jc w:val="left"/>
            </w:pPr>
            <w:r>
              <w:t>SEER</w:t>
            </w:r>
          </w:p>
        </w:tc>
        <w:tc>
          <w:tcPr>
            <w:tcW w:w="3597" w:type="pct"/>
          </w:tcPr>
          <w:p ns2:paraId="3A7C8C07" ns2:textId="6A7F92CD" w:rsidR="00F20B9A" w:rsidRPr="00F20B9A" w:rsidRDefault="0060749A" w:rsidP="00D62AE2">
            <w:pPr>
              <w:pStyle w:val="TableCenter"/>
              <w:jc w:val="left"/>
            </w:pPr>
            <w:r w:rsidRPr="0060749A">
              <w:t>Surveillance, Epidemiology, and End Result</w:t>
            </w:r>
          </w:p>
        </w:tc>
      </w:tr>
      <w:tr w:rsidR="00BA3A19" w:rsidRPr="0052155E" ns2:paraId="52CB212E" ns2:textId="77777777" w:rsidTr="283AA3AD">
        <w:tc>
          <w:tcPr>
            <w:tcW w:w="1403" w:type="pct"/>
          </w:tcPr>
          <w:p ns2:paraId="4C59CE44" ns2:textId="77777777" w:rsidR="00BA3A19" w:rsidRPr="00800E81" w:rsidRDefault="00B06858" w:rsidP="00D62AE2">
            <w:pPr>
              <w:pStyle w:val="TableCenter"/>
              <w:jc w:val="left"/>
            </w:pPr>
            <w:r w:rsidRPr="00800E81">
              <w:t>SRM</w:t>
            </w:r>
          </w:p>
        </w:tc>
        <w:tc>
          <w:tcPr>
            <w:tcW w:w="3597" w:type="pct"/>
          </w:tcPr>
          <w:p ns2:paraId="2C4AF5F9" ns2:textId="77777777" w:rsidR="00BA3A19" w:rsidRPr="00800E81" w:rsidRDefault="001A7DBF" w:rsidP="00D62AE2">
            <w:pPr>
              <w:pStyle w:val="TableCenter"/>
              <w:jc w:val="left"/>
            </w:pPr>
            <w:r w:rsidRPr="00800E81">
              <w:t>s</w:t>
            </w:r>
            <w:r w:rsidR="00B06858" w:rsidRPr="00800E81">
              <w:t xml:space="preserve">ite </w:t>
            </w:r>
            <w:r w:rsidRPr="00800E81">
              <w:t>r</w:t>
            </w:r>
            <w:r w:rsidR="00B06858" w:rsidRPr="00800E81">
              <w:t xml:space="preserve">elationship </w:t>
            </w:r>
            <w:r w:rsidRPr="00800E81">
              <w:t>m</w:t>
            </w:r>
            <w:r w:rsidR="00B06858" w:rsidRPr="00800E81">
              <w:t>anager</w:t>
            </w:r>
          </w:p>
        </w:tc>
      </w:tr>
      <w:tr w:rsidR="00F92086" w:rsidRPr="00F92086" ns2:paraId="2444D77E" ns2:textId="77777777" w:rsidTr="283AA3AD">
        <w:tc>
          <w:tcPr>
            <w:tcW w:w="1403" w:type="pct"/>
          </w:tcPr>
          <w:p ns2:paraId="0A3000C3" ns2:textId="0F09B334" w:rsidR="00F92086" w:rsidRPr="00F92086" w:rsidRDefault="00F92086" w:rsidP="00D62AE2">
            <w:pPr>
              <w:pStyle w:val="TableCenter"/>
              <w:jc w:val="left"/>
            </w:pPr>
            <w:r>
              <w:t>TURBT</w:t>
            </w:r>
          </w:p>
        </w:tc>
        <w:tc>
          <w:tcPr>
            <w:tcW w:w="3597" w:type="pct"/>
          </w:tcPr>
          <w:p ns2:paraId="6E99FB26" ns2:textId="43E85EE3" w:rsidR="00F92086" w:rsidRPr="00F92086" w:rsidRDefault="00F92086" w:rsidP="00D62AE2">
            <w:pPr>
              <w:pStyle w:val="TableCenter"/>
              <w:jc w:val="left"/>
            </w:pPr>
            <w:r w:rsidRPr="00F92086">
              <w:t>transurethral resection and biopsy of the bladder tumor</w:t>
            </w:r>
          </w:p>
        </w:tc>
      </w:tr>
      <w:tr w:rsidR="00F950E5" w:rsidRPr="0052155E" ns2:paraId="65035025" ns2:textId="77777777" w:rsidTr="283AA3AD">
        <w:tc>
          <w:tcPr>
            <w:tcW w:w="1403" w:type="pct"/>
          </w:tcPr>
          <w:p ns2:paraId="33C8B7D1" ns2:textId="2B54C921" w:rsidR="00F950E5" w:rsidRPr="00800E81" w:rsidRDefault="00F950E5" w:rsidP="00D62AE2">
            <w:pPr>
              <w:pStyle w:val="TableCenter"/>
              <w:jc w:val="left"/>
            </w:pPr>
            <w:r>
              <w:t>UCF</w:t>
            </w:r>
          </w:p>
        </w:tc>
        <w:tc>
          <w:tcPr>
            <w:tcW w:w="3597" w:type="pct"/>
          </w:tcPr>
          <w:p ns2:paraId="36408A38" ns2:textId="253C5D4D" w:rsidR="00F950E5" w:rsidRPr="00800E81" w:rsidRDefault="00F950E5" w:rsidP="00D62AE2">
            <w:pPr>
              <w:pStyle w:val="TableCenter"/>
              <w:jc w:val="left"/>
            </w:pPr>
            <w:r w:rsidRPr="00F950E5">
              <w:t>Urology Care Foundation</w:t>
            </w:r>
          </w:p>
        </w:tc>
      </w:tr>
      <w:tr w:rsidR="00F950E5" w:rsidRPr="0052155E" ns2:paraId="741C2B5F" ns2:textId="77777777" w:rsidTr="283AA3AD">
        <w:tc>
          <w:tcPr>
            <w:tcW w:w="1403" w:type="pct"/>
          </w:tcPr>
          <w:p ns2:paraId="157731BC" ns2:textId="38EF70E2" w:rsidR="00F950E5" w:rsidRPr="00800E81" w:rsidRDefault="00F950E5" w:rsidP="00D62AE2">
            <w:pPr>
              <w:pStyle w:val="TableCenter"/>
              <w:jc w:val="left"/>
            </w:pPr>
            <w:r>
              <w:t>ULN</w:t>
            </w:r>
          </w:p>
        </w:tc>
        <w:tc>
          <w:tcPr>
            <w:tcW w:w="3597" w:type="pct"/>
          </w:tcPr>
          <w:p ns2:paraId="18BBB504" ns2:textId="51F19887" w:rsidR="00F950E5" w:rsidRPr="00800E81" w:rsidRDefault="00F950E5" w:rsidP="00D62AE2">
            <w:pPr>
              <w:pStyle w:val="TableCenter"/>
              <w:jc w:val="left"/>
            </w:pPr>
            <w:r>
              <w:t>upper limit of normal</w:t>
            </w:r>
          </w:p>
        </w:tc>
      </w:tr>
      <w:tr w:rsidR="00D62AE2" w:rsidRPr="0052155E" ns2:paraId="305E28B6" ns2:textId="77777777" w:rsidTr="283AA3AD">
        <w:tc>
          <w:tcPr>
            <w:tcW w:w="1403" w:type="pct"/>
          </w:tcPr>
          <w:p ns2:paraId="55C4C5BD" ns2:textId="77777777" w:rsidR="00D62AE2" w:rsidRPr="00800E81" w:rsidRDefault="00D62AE2" w:rsidP="00D62AE2">
            <w:pPr>
              <w:pStyle w:val="TableCenter"/>
              <w:jc w:val="left"/>
            </w:pPr>
            <w:r w:rsidRPr="00800E81">
              <w:t>US</w:t>
            </w:r>
          </w:p>
        </w:tc>
        <w:tc>
          <w:tcPr>
            <w:tcW w:w="3597" w:type="pct"/>
          </w:tcPr>
          <w:p ns2:paraId="78E2D04E" ns2:textId="77777777" w:rsidR="00D62AE2" w:rsidRPr="00800E81" w:rsidRDefault="00D62AE2" w:rsidP="00D62AE2">
            <w:pPr>
              <w:pStyle w:val="TableCenter"/>
              <w:jc w:val="left"/>
            </w:pPr>
            <w:r w:rsidRPr="00800E81">
              <w:t>United States</w:t>
            </w:r>
          </w:p>
        </w:tc>
      </w:tr>
    </w:tbl>
    <w:p ns2:paraId="274CA902" ns2:textId="77777777" w:rsidR="008C66FD" w:rsidRDefault="008C66FD">
      <w:pPr>
        <w:spacing w:after="160" w:line="259" w:lineRule="auto"/>
      </w:pPr>
      <w:r>
        <w:br w:type="page"/>
      </w:r>
    </w:p>
    <w:p ns2:paraId="6D4D2495" ns2:textId="77777777" w:rsidR="007665DA" w:rsidRPr="007665DA" w:rsidRDefault="0086717B" w:rsidP="00A81AB7">
      <w:pPr>
        <w:pStyle w:val="Heading1Unnumbered"/>
      </w:pPr>
      <w:del w:id="350" w:author="GoldenCorpusHarness" w:date="2026-03-28T22:23:45Z">
        <w:r>
          <w:delText>EXECUTIVE SUMMARY OF THE SPONSOR’S US CLINICAL STUDY EFFORT</w:delText>
        </w:r>
      </w:del>
    </w:p>
    <w:p ns2:paraId="55EB5DDE" ns2:textId="0844DEED" w:rsidR="00B4257D" w:rsidRDefault="00B4257D" w:rsidP="00E25E30">
      <w:pPr>
        <w:pStyle w:val="Paragraph"/>
      </w:pPr>
      <w:del w:id="351" w:author="GoldenCorpusHarness" w:date="2026-03-28T22:23:45Z">
        <w:r>
          <w:delText>The importance of diversity in the clinical study population has been and continues to be a priority for the Sponsor to ensure clinical studies are representative of the populations who intend to use the product. The Diversity Plan for the sacituzumab tirumotecan (MK-2870) la/mUC clinical study program is an integral component of the Sponsor’s overall diversity and inclusion strategy and commitments.</w:delText>
        </w:r>
      </w:del>
    </w:p>
    <w:p ns2:paraId="70DA8BCB" ns2:textId="40EC7D41" w:rsidR="00D52A16" w:rsidRPr="00553DB1" w:rsidRDefault="38A0B0FB" w:rsidP="00565A95">
      <w:pPr>
        <w:pStyle w:val="Paragraph"/>
      </w:pPr>
      <w:r>
        <w:t>T</w:t>
      </w:r>
      <w:del w:id="352" w:author="GoldenCorpusHarness" w:date="2026-03-28T22:23:45Z">
        <w:r>
          <w:delText>he</w:delText>
        </w:r>
      </w:del>
      <w:ins w:id="353" w:author="GoldenCorpusHarness" w:date="2026-03-28T22:23:45Z">
        <w:r>
          <w:t>ABLE</w:t>
        </w:r>
      </w:ins>
      <w:r>
        <w:t xml:space="preserve"> </w:t>
      </w:r>
      <w:del w:id="354" w:author="GoldenCorpusHarness" w:date="2026-03-28T22:23:45Z">
        <w:r>
          <w:delText xml:space="preserve">Sponsor will continue to build on diversity efforts expected by the </w:delText>
        </w:r>
      </w:del>
      <w:ins w:id="355" w:author="GoldenCorpusHarness" w:date="2026-03-28T22:23:45Z">
        <w:r>
          <w:t>O</w:t>
        </w:r>
      </w:ins>
      <w:r>
        <w:t>F</w:t>
      </w:r>
      <w:del w:id="356" w:author="GoldenCorpusHarness" w:date="2026-03-28T22:23:45Z">
        <w:r>
          <w:delText>DA and will embed participant diversity and inclusion into product development, including infrastructure and processes, partnerships with community and patient organizations, and thought leadership. This Diversity Plan is aligned with the FDA Guidance for Industry on “Enhancing the Diversity of Clinical Trial Populations—Eligibility Criteria, Enrollment Practices, and Trial Designs” and the FDA Draft Guidance for Industry on “Diversity Plans to Improve Enrollment of Participants From Underrepresented</w:delText>
        </w:r>
      </w:del>
      <w:r>
        <w:t xml:space="preserve"> R</w:t>
      </w:r>
      <w:del w:id="357" w:author="GoldenCorpusHarness" w:date="2026-03-28T22:23:45Z">
        <w:r>
          <w:delText xml:space="preserve">acial and </w:delText>
        </w:r>
      </w:del>
      <w:r>
        <w:t>E</w:t>
      </w:r>
      <w:del w:id="358" w:author="GoldenCorpusHarness" w:date="2026-03-28T22:23:45Z">
        <w:r>
          <w:delText>thnic Populations in Clinical Trials.”</w:delText>
        </w:r>
      </w:del>
      <w:ins w:id="359" w:author="GoldenCorpusHarness" w:date="2026-03-28T22:23:45Z">
        <w:r>
          <w:t>VISIONS</w:t>
        </w:r>
      </w:ins>
    </w:p>
    <w:p ns2:paraId="0B31E2A3" ns2:textId="77777777" w:rsidR="007665DA" w:rsidRDefault="007665DA" w:rsidP="00537B3A">
      <w:pPr>
        <w:pStyle w:val="Paragraph"/>
      </w:pPr>
      <w:r>
        <w:br w:type="page"/>
      </w:r>
    </w:p>
    <w:p ns2:paraId="344082CE" ns2:textId="0D1B6571" w:rsidR="005E282E" w:rsidRPr="005E282E" w:rsidRDefault="5D0BEA65" w:rsidP="00B90B6A">
      <w:pPr>
        <w:pStyle w:val="Heading1"/>
      </w:pPr>
      <w:del w:id="360" w:author="GoldenCorpusHarness" w:date="2026-03-28T22:23:45Z">
        <w:r>
          <w:delText>OVERVIEW OF THE DISEASE TO BE TREATED OR PREVENTED: LOCALLY ADVANCED OR METASTATIC UROTHELIAL CARCINOMA</w:delText>
        </w:r>
      </w:del>
    </w:p>
    <w:p ns2:paraId="29E6E3D7" ns2:textId="77777777" w:rsidR="00EF0593" w:rsidRDefault="00154CCA" w:rsidP="00B90B6A">
      <w:pPr>
        <w:pStyle w:val="Heading2"/>
      </w:pPr>
      <w:ins w:id="361" w:author="GoldenCorpusHarness" w:date="2026-03-28T22:23:45Z">
        <w:r>
          <w:t>EXECUTIVE SUMMARY OF THE SPONSOR’S US CLINICAL STU</w:t>
        </w:r>
      </w:ins>
      <w:r>
        <w:t>D</w:t>
      </w:r>
      <w:del w:id="362" w:author="GoldenCorpusHarness" w:date="2026-03-28T22:23:45Z">
        <w:r>
          <w:delText>isease</w:delText>
        </w:r>
      </w:del>
      <w:ins w:id="363" w:author="GoldenCorpusHarness" w:date="2026-03-28T22:23:45Z">
        <w:r>
          <w:t>Y</w:t>
        </w:r>
      </w:ins>
      <w:r>
        <w:t xml:space="preserve"> E</w:t>
      </w:r>
      <w:del w:id="364" w:author="GoldenCorpusHarness" w:date="2026-03-28T22:23:45Z">
        <w:r>
          <w:delText xml:space="preserve">pidemiology in the </w:delText>
        </w:r>
      </w:del>
      <w:ins w:id="365" w:author="GoldenCorpusHarness" w:date="2026-03-28T22:23:45Z">
        <w:r>
          <w:t>FF</w:t>
        </w:r>
      </w:ins>
      <w:r>
        <w:t>O</w:t>
      </w:r>
      <w:del w:id="366" w:author="GoldenCorpusHarness" w:date="2026-03-28T22:23:45Z">
        <w:r>
          <w:delText xml:space="preserve">verall Population and in Underrepresented </w:delText>
        </w:r>
      </w:del>
      <w:r>
        <w:t>R</w:t>
      </w:r>
      <w:del w:id="367" w:author="GoldenCorpusHarness" w:date="2026-03-28T22:23:45Z">
        <w:r>
          <w:delText>acial and Ethnic Populations</w:delText>
        </w:r>
      </w:del>
      <w:ins w:id="368" w:author="GoldenCorpusHarness" w:date="2026-03-28T22:23:45Z">
        <w:r>
          <w:t>T</w:t>
        </w:r>
      </w:ins>
    </w:p>
    <w:p ns2:paraId="21DFEBB1" ns2:textId="77777777" w:rsidR="00647755" w:rsidRPr="00730C89" w:rsidRDefault="00BA6FC0" w:rsidP="00B90B6A">
      <w:pPr>
        <w:pStyle w:val="Heading3"/>
      </w:pPr>
      <w:ins w:id="369" w:author="GoldenCorpusHarness" w:date="2026-03-28T22:23:45Z">
        <w:r>
          <w:t xml:space="preserve">The importance of diversity in the clinical study population has been and continues to be a priority for the Sponsor to ensure clinical studies are representative of the populations who intend to use the product. The </w:t>
        </w:r>
      </w:ins>
      <w:r>
        <w:t>Di</w:t>
      </w:r>
      <w:del w:id="370" w:author="GoldenCorpusHarness" w:date="2026-03-28T22:23:45Z">
        <w:r>
          <w:delText>sease Epidemiol</w:delText>
        </w:r>
      </w:del>
      <w:ins w:id="371" w:author="GoldenCorpusHarness" w:date="2026-03-28T22:23:45Z">
        <w:r>
          <w:t>versity Plan for the sacituzumab tirumotecan (MK-2870) la/mUC clinical study pr</w:t>
        </w:r>
      </w:ins>
      <w:r>
        <w:t>og</w:t>
      </w:r>
      <w:del w:id="372" w:author="GoldenCorpusHarness" w:date="2026-03-28T22:23:45Z">
        <w:r>
          <w:delText>y in the O</w:delText>
        </w:r>
      </w:del>
      <w:ins w:id="373" w:author="GoldenCorpusHarness" w:date="2026-03-28T22:23:45Z">
        <w:r>
          <w:t>ram is an integral component of the Sponsor’s o</w:t>
        </w:r>
      </w:ins>
      <w:r>
        <w:t xml:space="preserve">verall </w:t>
      </w:r>
      <w:del w:id="374" w:author="GoldenCorpusHarness" w:date="2026-03-28T22:23:45Z">
        <w:r>
          <w:delText>Population</w:delText>
        </w:r>
      </w:del>
      <w:ins w:id="375" w:author="GoldenCorpusHarness" w:date="2026-03-28T22:23:45Z">
        <w:r>
          <w:t>diversity and inclusion strategy and commitments.</w:t>
        </w:r>
      </w:ins>
    </w:p>
    <w:p ns2:paraId="31C2D3D6" ns2:textId="2924EF61" w:rsidR="00A6614E" w:rsidRDefault="00A6614E" w:rsidP="002A0BC0">
      <w:pPr>
        <w:pStyle w:val="Paragraph"/>
      </w:pPr>
      <w:ins w:id="376" w:author="GoldenCorpusHarness" w:date="2026-03-28T22:23:45Z">
        <w:r>
          <w:t xml:space="preserve">The Sponsor will continue to build on diversity efforts expected by the FDA and will embed participant diversity and inclusion into product development, including infrastructure and processes, partnerships with community and patient organizations, and thought leadership. This Diversity Plan is aligned with the FDA Guidance for Industry on “Enhancing the Diversity of Clinical Trial Populations—Eligibility Criteria, Enrollment Practices, and Trial Designs” and the FDA Draft Guidance for Industry on “Diversity Plans to Improve Enrollment of Participants From </w:t>
        </w:r>
      </w:ins>
      <w:r>
        <w:t>U</w:t>
      </w:r>
      <w:del w:id="377" w:author="GoldenCorpusHarness" w:date="2026-03-28T22:23:45Z">
        <w:r>
          <w:delText>rothelial (formerly known as transitional cell) carcinoma arises from the cells lining the urinary tract and accounts for over 90% of bladder cancer histology in the US</w:delText>
        </w:r>
      </w:del>
      <w:ins w:id="378" w:author="GoldenCorpusHarness" w:date="2026-03-28T22:23:45Z">
        <w:r>
          <w:t>nderrepresented Racial</w:t>
        </w:r>
      </w:ins>
      <w:r>
        <w:t xml:space="preserve"> and E</w:t>
      </w:r>
      <w:del w:id="379" w:author="GoldenCorpusHarness" w:date="2026-03-28T22:23:45Z">
        <w:r>
          <w:delText>urope [Ref</w:delText>
        </w:r>
      </w:del>
      <w:ins w:id="380" w:author="GoldenCorpusHarness" w:date="2026-03-28T22:23:45Z">
        <w:r>
          <w:t>thnic Populations in Clinical Trials</w:t>
        </w:r>
      </w:ins>
      <w:r>
        <w:t>.</w:t>
      </w:r>
      <w:del w:id="381" w:author="GoldenCorpusHarness" w:date="2026-03-28T22:23:45Z">
        <w:r>
          <w:delText xml:space="preserve"> 5.4: 050DXR]. In the US, bladder cancer is the sixth most frequently diagnosed cancer, with an estimated 83,190 new cases and 16,840 deaths in 2024. Five-year survival rates in bladder cancer have increased slightly from 72% in 1975 through 1977 to 78% from 2013 through 2019, highlighting the challenge of improving outcomes in bladder cancer. Bladder cancer is currently the fourth most frequently diagnosed cancer in men (accounting for 6% of new cancer diagnoses) but the eighth most common cause of cancerrelated deaths (accounting for 4% of cancer-related deaths) [Ref. 5.4: 08HZXM]. Increased survival in bladder cancer contributes to the current prevalence of bladder cancer. At the start of 2021, there were 730,044 people alive with bladder cancer in the US, approaching the prevalence of colon cancer (898,116 people) [Ref. 5.4: 08QPJ3]. Among older (≥70 years) male cancer survivors in the US, history of bladder cancer is second only to history of prostate cancer [Ref. 5.4: 08QPJ8].</w:delText>
        </w:r>
      </w:del>
      <w:ins w:id="382" w:author="GoldenCorpusHarness" w:date="2026-03-28T22:23:45Z">
        <w:r>
          <w:t>”</w:t>
        </w:r>
      </w:ins>
    </w:p>
    <w:bookmarkEnd w:id="10"/>
    <w:p ns2:paraId="0C25B9D4" ns2:textId="3E4FB6E8" w:rsidR="00CE14F2" w:rsidRDefault="00A6614E" w:rsidP="00CE7903">
      <w:pPr>
        <w:pStyle w:val="Paragraph"/>
        <w:rPr>
          <w:rStyle w:val="Instructions"/>
          <w:rFonts w:ascii="Times New Roman" w:hAnsi="Times New Roman"/>
          <w:vanish w:val="0"/>
          <w:color w:val="auto"/>
        </w:rPr>
      </w:pPr>
      <w:del w:id="383" w:author="GoldenCorpusHarness" w:date="2026-03-28T22:23:45Z">
        <w:r>
          <w:delText>Despite improvements in mortality, patients with bladder cancer experience high rates of recurrence. Patients with low-, intermediate-, and high-risk NMIBC show 5-year recurrencefree survival rates of 43%, 33%, and 23%, respectively. Forty-six percent of high-risk NMIBC patients progress to MIBC within 5 years [Ref. 5.4: 08QPHV]. Even with RC with PLND, 5-year survival in MIBC ranges from 36% to 48%, as many patients experience and eventually die of recurrent metastatic disease [Ref. 5.4: 082XZK] [Ref. 5.4: 04T3DT]. Five percent of newly diagnosed bladder cancer cases present with metastatic disease [Ref. 5.4: 08PTKW]. The 5-year relative survival in la/mUC is 36% for locally advanced/regional and 5% for distant [Ref. 5.4: 082XZK].</w:delText>
        </w:r>
      </w:del>
    </w:p>
    <w:p ns2:paraId="1E569F42" ns2:textId="77777777" w:rsidR="00BA6FC0" w:rsidRPr="008D79B5" w:rsidRDefault="00BA6FC0" w:rsidP="00B90B6A">
      <w:pPr>
        <w:pStyle w:val="Heading3"/>
      </w:pPr>
      <w:del w:id="384" w:author="GoldenCorpusHarness" w:date="2026-03-28T22:23:45Z">
        <w:r>
          <w:delText>Disparities</w:delText>
        </w:r>
      </w:del>
      <w:ins w:id="385" w:author="GoldenCorpusHarness" w:date="2026-03-28T22:23:45Z">
        <w:r>
          <w:t>OVERVIEW</w:t>
        </w:r>
      </w:ins>
      <w:r>
        <w:t xml:space="preserve"> </w:t>
      </w:r>
      <w:del w:id="386" w:author="GoldenCorpusHarness" w:date="2026-03-28T22:23:45Z">
        <w:r>
          <w:delText>in</w:delText>
        </w:r>
      </w:del>
      <w:ins w:id="387" w:author="GoldenCorpusHarness" w:date="2026-03-28T22:23:45Z">
        <w:r>
          <w:t>OF THE</w:t>
        </w:r>
      </w:ins>
      <w:r>
        <w:t xml:space="preserve"> D</w:t>
      </w:r>
      <w:del w:id="388" w:author="GoldenCorpusHarness" w:date="2026-03-28T22:23:45Z">
        <w:r>
          <w:delText>isease</w:delText>
        </w:r>
      </w:del>
      <w:ins w:id="389" w:author="GoldenCorpusHarness" w:date="2026-03-28T22:23:45Z">
        <w:r>
          <w:t>ISEASE</w:t>
        </w:r>
      </w:ins>
      <w:r>
        <w:t xml:space="preserve"> </w:t>
      </w:r>
      <w:ins w:id="390" w:author="GoldenCorpusHarness" w:date="2026-03-28T22:23:45Z">
        <w:r>
          <w:t>TO B</w:t>
        </w:r>
      </w:ins>
      <w:r>
        <w:t>E</w:t>
      </w:r>
      <w:del w:id="391" w:author="GoldenCorpusHarness" w:date="2026-03-28T22:23:45Z">
        <w:r>
          <w:delText>pidemiology</w:delText>
        </w:r>
      </w:del>
      <w:ins w:id="392" w:author="GoldenCorpusHarness" w:date="2026-03-28T22:23:45Z">
        <w:r>
          <w:t xml:space="preserve"> TREATED OR PREVENTED: LOCALLY ADVANCED OR METASTATIC UROTHELIAL CARCINOMA</w:t>
        </w:r>
      </w:ins>
    </w:p>
    <w:p ns2:paraId="67156EFE" ns2:textId="4D0C5884" w:rsidR="00E371B0" w:rsidRDefault="00E371B0" w:rsidP="002A0BC0">
      <w:pPr>
        <w:pStyle w:val="Paragraph"/>
      </w:pPr>
      <w:del w:id="393" w:author="GoldenCorpusHarness" w:date="2026-03-28T22:23:45Z">
        <w:r>
          <w:delText>Th</w:delText>
        </w:r>
      </w:del>
      <w:ins w:id="394" w:author="GoldenCorpusHarness" w:date="2026-03-28T22:23:45Z">
        <w:r>
          <w:t>Diseas</w:t>
        </w:r>
      </w:ins>
      <w:r>
        <w:t xml:space="preserve">e </w:t>
      </w:r>
      <w:del w:id="395" w:author="GoldenCorpusHarness" w:date="2026-03-28T22:23:45Z">
        <w:r>
          <w:delText>e</w:delText>
        </w:r>
      </w:del>
      <w:ins w:id="396" w:author="GoldenCorpusHarness" w:date="2026-03-28T22:23:45Z">
        <w:r>
          <w:t>E</w:t>
        </w:r>
      </w:ins>
      <w:r>
        <w:t xml:space="preserve">pidemiology </w:t>
      </w:r>
      <w:del w:id="397" w:author="GoldenCorpusHarness" w:date="2026-03-28T22:23:45Z">
        <w:r>
          <w:delText xml:space="preserve">of bladder cancer </w:delText>
        </w:r>
      </w:del>
      <w:r>
        <w:t xml:space="preserve">in the </w:t>
      </w:r>
      <w:del w:id="398" w:author="GoldenCorpusHarness" w:date="2026-03-28T22:23:45Z">
        <w:r>
          <w:delText>US</w:delText>
        </w:r>
      </w:del>
      <w:ins w:id="399" w:author="GoldenCorpusHarness" w:date="2026-03-28T22:23:45Z">
        <w:r>
          <w:t>Overall</w:t>
        </w:r>
      </w:ins>
      <w:r>
        <w:t xml:space="preserve"> </w:t>
      </w:r>
      <w:del w:id="400" w:author="GoldenCorpusHarness" w:date="2026-03-28T22:23:45Z">
        <w:r>
          <w:delText>v</w:delText>
        </w:r>
      </w:del>
      <w:ins w:id="401" w:author="GoldenCorpusHarness" w:date="2026-03-28T22:23:45Z">
        <w:r>
          <w:t>Popul</w:t>
        </w:r>
      </w:ins>
      <w:r>
        <w:t>a</w:t>
      </w:r>
      <w:del w:id="402" w:author="GoldenCorpusHarness" w:date="2026-03-28T22:23:45Z">
        <w:r>
          <w:delText>r</w:delText>
        </w:r>
      </w:del>
      <w:ins w:id="403" w:author="GoldenCorpusHarness" w:date="2026-03-28T22:23:45Z">
        <w:r>
          <w:t>t</w:t>
        </w:r>
      </w:ins>
      <w:r>
        <w:t>i</w:t>
      </w:r>
      <w:del w:id="404" w:author="GoldenCorpusHarness" w:date="2026-03-28T22:23:45Z">
        <w:r>
          <w:delText xml:space="preserve">es based </w:delText>
        </w:r>
      </w:del>
      <w:r>
        <w:t>on</w:t>
      </w:r>
      <w:del w:id="405" w:author="GoldenCorpusHarness" w:date="2026-03-28T22:23:45Z">
        <w:r>
          <w:delText xml:space="preserve"> age, sex, race, ethnicity,</w:delText>
        </w:r>
      </w:del>
      <w:r>
        <w:t xml:space="preserve"> and </w:t>
      </w:r>
      <w:del w:id="406" w:author="GoldenCorpusHarness" w:date="2026-03-28T22:23:45Z">
        <w:r>
          <w:delText>geography.</w:delText>
        </w:r>
      </w:del>
      <w:ins w:id="407" w:author="GoldenCorpusHarness" w:date="2026-03-28T22:23:45Z">
        <w:r>
          <w:t>in</w:t>
        </w:r>
      </w:ins>
      <w:r>
        <w:t xml:space="preserve"> </w:t>
      </w:r>
      <w:del w:id="408" w:author="GoldenCorpusHarness" w:date="2026-03-28T22:23:45Z">
        <w:r>
          <w:delText>Regardless of stage at diag</w:delText>
        </w:r>
      </w:del>
      <w:ins w:id="409" w:author="GoldenCorpusHarness" w:date="2026-03-28T22:23:45Z">
        <w:r>
          <w:t>U</w:t>
        </w:r>
      </w:ins>
      <w:r>
        <w:t>n</w:t>
      </w:r>
      <w:del w:id="410" w:author="GoldenCorpusHarness" w:date="2026-03-28T22:23:45Z">
        <w:r>
          <w:delText>osis, blad</w:delText>
        </w:r>
      </w:del>
      <w:r>
        <w:t>der</w:t>
      </w:r>
      <w:del w:id="411" w:author="GoldenCorpusHarness" w:date="2026-03-28T22:23:45Z">
        <w:r>
          <w:delText xml:space="preserve"> canc</w:delText>
        </w:r>
      </w:del>
      <w:ins w:id="412" w:author="GoldenCorpusHarness" w:date="2026-03-28T22:23:45Z">
        <w:r>
          <w:t>r</w:t>
        </w:r>
      </w:ins>
      <w:r>
        <w:t>e</w:t>
      </w:r>
      <w:ins w:id="413" w:author="GoldenCorpusHarness" w:date="2026-03-28T22:23:45Z">
        <w:r>
          <w:t>p</w:t>
        </w:r>
      </w:ins>
      <w:r>
        <w:t>r</w:t>
      </w:r>
      <w:del w:id="414" w:author="GoldenCorpusHarness" w:date="2026-03-28T22:23:45Z">
        <w:r>
          <w:delText xml:space="preserve"> typically ari</w:delText>
        </w:r>
      </w:del>
      <w:ins w:id="415" w:author="GoldenCorpusHarness" w:date="2026-03-28T22:23:45Z">
        <w:r>
          <w:t>e</w:t>
        </w:r>
      </w:ins>
      <w:r>
        <w:t>se</w:t>
      </w:r>
      <w:del w:id="416" w:author="GoldenCorpusHarness" w:date="2026-03-28T22:23:45Z">
        <w:r>
          <w:delText>s i</w:delText>
        </w:r>
      </w:del>
      <w:r>
        <w:t>n</w:t>
      </w:r>
      <w:del w:id="417" w:author="GoldenCorpusHarness" w:date="2026-03-28T22:23:45Z">
        <w:r>
          <w:delText xml:space="preserve"> men 65 years of age or older, with an age-adjus</w:delText>
        </w:r>
      </w:del>
      <w:r>
        <w:t xml:space="preserve">ted </w:t>
      </w:r>
      <w:del w:id="418" w:author="GoldenCorpusHarness" w:date="2026-03-28T22:23:45Z">
        <w:r>
          <w:delText>incidence rate of 202.0 cases per 100,000. Bladder cancer is twice as common among non-Hispanic White individuals (21.9 per 100,000) when compared with all other r</w:delText>
        </w:r>
      </w:del>
      <w:ins w:id="419" w:author="GoldenCorpusHarness" w:date="2026-03-28T22:23:45Z">
        <w:r>
          <w:t>R</w:t>
        </w:r>
      </w:ins>
      <w:r>
        <w:t xml:space="preserve">acial and </w:t>
      </w:r>
      <w:del w:id="420" w:author="GoldenCorpusHarness" w:date="2026-03-28T22:23:45Z">
        <w:r>
          <w:delText>e</w:delText>
        </w:r>
      </w:del>
      <w:ins w:id="421" w:author="GoldenCorpusHarness" w:date="2026-03-28T22:23:45Z">
        <w:r>
          <w:t>E</w:t>
        </w:r>
      </w:ins>
      <w:r>
        <w:t xml:space="preserve">thnic </w:t>
      </w:r>
      <w:del w:id="422" w:author="GoldenCorpusHarness" w:date="2026-03-28T22:23:45Z">
        <w:r>
          <w:delText>gr</w:delText>
        </w:r>
      </w:del>
      <w:ins w:id="423" w:author="GoldenCorpusHarness" w:date="2026-03-28T22:23:45Z">
        <w:r>
          <w:t>P</w:t>
        </w:r>
      </w:ins>
      <w:r>
        <w:t>o</w:t>
      </w:r>
      <w:del w:id="424" w:author="GoldenCorpusHarness" w:date="2026-03-28T22:23:45Z">
        <w:r>
          <w:delText>u</w:delText>
        </w:r>
      </w:del>
      <w:r>
        <w:t>p</w:t>
      </w:r>
      <w:del w:id="425" w:author="GoldenCorpusHarness" w:date="2026-03-28T22:23:45Z">
        <w:r>
          <w:delText>s (non-Hispanic AI/AN [11.5], non-Hispanic Black [11.0], Hispanic [10.0], or non-Hispanic Asian/Pacific Islander [8.4]) [Ref. 5.4: 08QPJ3]. Observed racial and ethnic differences in bladder cancer incidence are believed to res</w:delText>
        </w:r>
      </w:del>
      <w:r>
        <w:t>ul</w:t>
      </w:r>
      <w:del w:id="426" w:author="GoldenCorpusHarness" w:date="2026-03-28T22:23:45Z">
        <w:r>
          <w:delText>t from differential distribution of behavioral and environmental factors [Ref. 5.4: 08QPHP]. Smoking and occup</w:delText>
        </w:r>
      </w:del>
      <w:r>
        <w:t>ation</w:t>
      </w:r>
      <w:del w:id="427" w:author="GoldenCorpusHarness" w:date="2026-03-28T22:23:45Z">
        <w:r>
          <w:delText>al carcinogen expo</w:delText>
        </w:r>
      </w:del>
      <w:r>
        <w:t>s</w:t>
      </w:r>
      <w:del w:id="428" w:author="GoldenCorpusHarness" w:date="2026-03-28T22:23:45Z">
        <w:r>
          <w:delText>ures (eg, aromatic amines and polycyclic aromatic hydrocarbons) are the most well-established external risk factors for bladder cancer [Ref. 5.4: 05PGXB] [Ref. 5.4: 08QPHP]. Geographically, individuals living in the Northeast have historically been shown to have a 71% higher rate of bladder cancer (95% CI: 1.232.39) compared with those living in the West; the increased rate was only partially explained by smoking (HR=1.65, 95% CI: 1.18-2.30 after adjustment) [Ref. 5.4: 08QPHT]. Differences in bladder cancer incidence continue to be observed by region/state in 2024 [Ref. 5.4: 08HZXM].</w:delText>
        </w:r>
      </w:del>
    </w:p>
    <w:p ns2:paraId="5F9D66F9" ns2:textId="637FCF86" w:rsidR="00E371B0" w:rsidRPr="002A0BC0" w:rsidRDefault="00E371B0" w:rsidP="002A0BC0">
      <w:pPr>
        <w:pStyle w:val="Paragraph"/>
      </w:pPr>
      <w:r>
        <w:t>D</w:t>
      </w:r>
      <w:ins w:id="429" w:author="GoldenCorpusHarness" w:date="2026-03-28T22:23:45Z">
        <w:r>
          <w:t>is</w:t>
        </w:r>
      </w:ins>
      <w:r>
        <w:t>e</w:t>
      </w:r>
      <w:ins w:id="430" w:author="GoldenCorpusHarness" w:date="2026-03-28T22:23:45Z">
        <w:r>
          <w:t>a</w:t>
        </w:r>
      </w:ins>
      <w:r>
        <w:t>s</w:t>
      </w:r>
      <w:del w:id="431" w:author="GoldenCorpusHarness" w:date="2026-03-28T22:23:45Z">
        <w:r>
          <w:delText>pit</w:delText>
        </w:r>
      </w:del>
      <w:r>
        <w:t xml:space="preserve">e </w:t>
      </w:r>
      <w:del w:id="432" w:author="GoldenCorpusHarness" w:date="2026-03-28T22:23:45Z">
        <w:r>
          <w:delText>the fact that bladder cancer inc</w:delText>
        </w:r>
      </w:del>
      <w:ins w:id="433" w:author="GoldenCorpusHarness" w:date="2026-03-28T22:23:45Z">
        <w:r>
          <w:t>Ep</w:t>
        </w:r>
      </w:ins>
      <w:r>
        <w:t>ide</w:t>
      </w:r>
      <w:del w:id="434" w:author="GoldenCorpusHarness" w:date="2026-03-28T22:23:45Z">
        <w:r>
          <w:delText xml:space="preserve">nce </w:delText>
        </w:r>
      </w:del>
      <w:ins w:id="435" w:author="GoldenCorpusHarness" w:date="2026-03-28T22:23:45Z">
        <w:r>
          <w:t>m</w:t>
        </w:r>
      </w:ins>
      <w:r>
        <w:t>i</w:t>
      </w:r>
      <w:del w:id="436" w:author="GoldenCorpusHarness" w:date="2026-03-28T22:23:45Z">
        <w:r>
          <w:delText>s hi</w:delText>
        </w:r>
      </w:del>
      <w:ins w:id="437" w:author="GoldenCorpusHarness" w:date="2026-03-28T22:23:45Z">
        <w:r>
          <w:t>olo</w:t>
        </w:r>
      </w:ins>
      <w:r>
        <w:t>g</w:t>
      </w:r>
      <w:del w:id="438" w:author="GoldenCorpusHarness" w:date="2026-03-28T22:23:45Z">
        <w:r>
          <w:delText>her among White individuals, Black individuals</w:delText>
        </w:r>
      </w:del>
      <w:ins w:id="439" w:author="GoldenCorpusHarness" w:date="2026-03-28T22:23:45Z">
        <w:r>
          <w:t>y</w:t>
        </w:r>
      </w:ins>
      <w:r>
        <w:t xml:space="preserve"> in the </w:t>
      </w:r>
      <w:del w:id="440" w:author="GoldenCorpusHarness" w:date="2026-03-28T22:23:45Z">
        <w:r>
          <w:delText>US die of bladder cancer at higher rates than any other racial or ethnic group. The 5-year relative survival for bladder cancer (all stages) is 13.2% lower for nonHispanic Black individuals (66.3%) compared with non-Hispanic White individuals (79.5%) [Ref. 5.4: 08PTKW]. While mUC incidence is highest among non-Hispanic White individuals, as with bladder cancer overall, mUC survival is also lowest among non-Hispanic Black individuals, at nearly half of that observed among non-Hispanic White individuals (5year relative survival: 5.3% vs 8.9%) [Ref. 5.4: 08QPJ3]. These survival differences are most frequently attributed to unfavorable pathology at presentation, health care disparities, and worse bladder cancer–related outcomes in Black patients and do not appear to be explained by age, stage, or grade [Ref. 5.4: 08QPHP] [Ref. 5.4: 08QPHK] [Ref. 5.4: 08QPJ9] [Ref. 5.4: 08QPHJ]. In a study of 12,652 MIBC patients receiving RC from 2004 to 2012 in the National Cancer Database, Black race was determined to be an independent predictor of reduced quality of care and o</w:delText>
        </w:r>
      </w:del>
      <w:ins w:id="441" w:author="GoldenCorpusHarness" w:date="2026-03-28T22:23:45Z">
        <w:r>
          <w:t>O</w:t>
        </w:r>
      </w:ins>
      <w:r>
        <w:t xml:space="preserve">verall </w:t>
      </w:r>
      <w:del w:id="442" w:author="GoldenCorpusHarness" w:date="2026-03-28T22:23:45Z">
        <w:r>
          <w:delText>s</w:delText>
        </w:r>
      </w:del>
      <w:ins w:id="443" w:author="GoldenCorpusHarness" w:date="2026-03-28T22:23:45Z">
        <w:r>
          <w:t>Pop</w:t>
        </w:r>
      </w:ins>
      <w:r>
        <w:t>u</w:t>
      </w:r>
      <w:del w:id="444" w:author="GoldenCorpusHarness" w:date="2026-03-28T22:23:45Z">
        <w:r>
          <w:delText>rviva</w:delText>
        </w:r>
      </w:del>
      <w:r>
        <w:t>l</w:t>
      </w:r>
      <w:del w:id="445" w:author="GoldenCorpusHarness" w:date="2026-03-28T22:23:45Z">
        <w:r>
          <w:delText>. Compared with White p</w:delText>
        </w:r>
      </w:del>
      <w:r>
        <w:t>ati</w:t>
      </w:r>
      <w:del w:id="446" w:author="GoldenCorpusHarness" w:date="2026-03-28T22:23:45Z">
        <w:r>
          <w:delText>ents, Black patients were 30% less likely to receive PLND (95% CI: 0.55-0.91) and 34% more likely to experience a greater length of stay (95% CI: 1.13-1.59). Am</w:delText>
        </w:r>
      </w:del>
      <w:r>
        <w:t>on</w:t>
      </w:r>
      <w:del w:id="447" w:author="GoldenCorpusHarness" w:date="2026-03-28T22:23:45Z">
        <w:r>
          <w:delText>g those receiving NAC, Black patients encountered treatment delays compared with White patients, with 59% higher odds of experiencing prolonged time to NAC (95% CI: 1.09-2.34) and 2.6-fold higher odds of experiencing a prolonged time from NAC to RC (95% CI: 1.77-3.85) [Ref. 5.4: 08QPHK].</w:delText>
        </w:r>
      </w:del>
    </w:p>
    <w:p ns2:paraId="348443E9" ns2:textId="50CEB29C" w:rsidR="00E371B0" w:rsidRPr="00294DB0" w:rsidRDefault="00E371B0" w:rsidP="002A0BC0">
      <w:pPr>
        <w:pStyle w:val="Paragraph"/>
      </w:pPr>
      <w:del w:id="448" w:author="GoldenCorpusHarness" w:date="2026-03-28T22:23:45Z">
        <w:r>
          <w:delText>According to</w:delText>
        </w:r>
      </w:del>
      <w:ins w:id="449" w:author="GoldenCorpusHarness" w:date="2026-03-28T22:23:45Z">
        <w:r>
          <w:t>Urothelial (formerly known as transitional cell) carcinoma arises from the cells lining the urinary tract and accounts for over 90% of bladder cancer histology in the</w:t>
        </w:r>
      </w:ins>
      <w:r>
        <w:t xml:space="preserve"> US </w:t>
      </w:r>
      <w:ins w:id="450" w:author="GoldenCorpusHarness" w:date="2026-03-28T22:23:45Z">
        <w:r>
          <w:t>and Europe [Ref. 5.4: 050DXR]. In the U</w:t>
        </w:r>
      </w:ins>
      <w:r>
        <w:t>S</w:t>
      </w:r>
      <w:del w:id="451" w:author="GoldenCorpusHarness" w:date="2026-03-28T22:23:45Z">
        <w:r>
          <w:delText>EE</w:delText>
        </w:r>
      </w:del>
      <w:ins w:id="452" w:author="GoldenCorpusHarness" w:date="2026-03-28T22:23:45Z">
        <w:r>
          <w:t>, bladder cancer is the sixth most frequently diagnosed cancer, with an estimated 83,190 new cases and 16,840 deaths in 2024. Five-year survival rates in bladder cancer have increased slightly from 72% in 1975 through 1977 to 78% from 2013 through 2019, highlighting the challenge of improving outcomes in bladder cancer. Bladder cancer is currently the fourth most frequently diagnosed cancer in men (accounting for 6% of new cancer diagnoses) but the eighth most common cause of cancerrelated deaths (accounting for 4% of cancer-related deaths) [</w:t>
        </w:r>
      </w:ins>
      <w:r>
        <w:t>R</w:t>
      </w:r>
      <w:del w:id="453" w:author="GoldenCorpusHarness" w:date="2026-03-28T22:23:45Z">
        <w:r>
          <w:delText xml:space="preserve"> data from 201</w:delText>
        </w:r>
      </w:del>
      <w:ins w:id="454" w:author="GoldenCorpusHarness" w:date="2026-03-28T22:23:45Z">
        <w:r>
          <w:t>ef. 5.4: 0</w:t>
        </w:r>
      </w:ins>
      <w:r>
        <w:t>8</w:t>
      </w:r>
      <w:del w:id="455" w:author="GoldenCorpusHarness" w:date="2026-03-28T22:23:45Z">
        <w:r>
          <w:delText xml:space="preserve"> to</w:delText>
        </w:r>
      </w:del>
      <w:ins w:id="456" w:author="GoldenCorpusHarness" w:date="2026-03-28T22:23:45Z">
        <w:r>
          <w:t>HZXM]. Increased survival in bladder cancer contributes to the current prevalence of bladder cancer. At the start of</w:t>
        </w:r>
      </w:ins>
      <w:r>
        <w:t xml:space="preserve"> 2021, the</w:t>
      </w:r>
      <w:del w:id="457" w:author="GoldenCorpusHarness" w:date="2026-03-28T22:23:45Z">
        <w:r>
          <w:delText xml:space="preserve"> overall ageadjusted incidence rate of la/m</w:delText>
        </w:r>
      </w:del>
      <w:ins w:id="458" w:author="GoldenCorpusHarness" w:date="2026-03-28T22:23:45Z">
        <w:r>
          <w:t xml:space="preserve">re were 730,044 people alive with bladder cancer in the </w:t>
        </w:r>
      </w:ins>
      <w:r>
        <w:t>U</w:t>
      </w:r>
      <w:del w:id="459" w:author="GoldenCorpusHarness" w:date="2026-03-28T22:23:45Z">
        <w:r>
          <w:delText xml:space="preserve">C is </w:delText>
        </w:r>
      </w:del>
      <w:ins w:id="460" w:author="GoldenCorpusHarness" w:date="2026-03-28T22:23:45Z">
        <w:r>
          <w:t>S, approaching the prevalence of colon cancer (898,</w:t>
        </w:r>
      </w:ins>
      <w:r>
        <w:t>1</w:t>
      </w:r>
      <w:del w:id="461" w:author="GoldenCorpusHarness" w:date="2026-03-28T22:23:45Z">
        <w:r>
          <w:delText>.0</w:delText>
        </w:r>
      </w:del>
      <w:ins w:id="462" w:author="GoldenCorpusHarness" w:date="2026-03-28T22:23:45Z">
        <w:r>
          <w:t>1</w:t>
        </w:r>
      </w:ins>
      <w:r>
        <w:t xml:space="preserve">6 </w:t>
      </w:r>
      <w:del w:id="463" w:author="GoldenCorpusHarness" w:date="2026-03-28T22:23:45Z">
        <w:r>
          <w:delText xml:space="preserve">cases </w:delText>
        </w:r>
      </w:del>
      <w:r>
        <w:t>pe</w:t>
      </w:r>
      <w:del w:id="464" w:author="GoldenCorpusHarness" w:date="2026-03-28T22:23:45Z">
        <w:r>
          <w:delText>r 100,000 [Table 1]</w:delText>
        </w:r>
      </w:del>
      <w:ins w:id="465" w:author="GoldenCorpusHarness" w:date="2026-03-28T22:23:45Z">
        <w:r>
          <w:t>ople)</w:t>
        </w:r>
      </w:ins>
      <w:r>
        <w:t xml:space="preserve"> [Ref. 5.4: 08QP</w:t>
      </w:r>
      <w:del w:id="466" w:author="GoldenCorpusHarness" w:date="2026-03-28T22:23:45Z">
        <w:r>
          <w:delText>TC</w:delText>
        </w:r>
      </w:del>
      <w:ins w:id="467" w:author="GoldenCorpusHarness" w:date="2026-03-28T22:23:45Z">
        <w:r>
          <w:t>J3</w:t>
        </w:r>
      </w:ins>
      <w:r>
        <w:t xml:space="preserve">]. </w:t>
      </w:r>
      <w:del w:id="468" w:author="GoldenCorpusHarness" w:date="2026-03-28T22:23:45Z">
        <w:r>
          <w:delText>Incidence of la/mUC is nearly 3 times higher among men (1.65 per 100,000) than women (0.61) and is highest in people 65 years and older (6.53). The majority of la/mUC occurs in older men</w:delText>
        </w:r>
      </w:del>
      <w:ins w:id="469" w:author="GoldenCorpusHarness" w:date="2026-03-28T22:23:45Z">
        <w:r>
          <w:t>Among older</w:t>
        </w:r>
      </w:ins>
      <w:r>
        <w:t xml:space="preserve"> (≥</w:t>
      </w:r>
      <w:del w:id="470" w:author="GoldenCorpusHarness" w:date="2026-03-28T22:23:45Z">
        <w:r>
          <w:delText>65</w:delText>
        </w:r>
      </w:del>
      <w:ins w:id="471" w:author="GoldenCorpusHarness" w:date="2026-03-28T22:23:45Z">
        <w:r>
          <w:t>70</w:t>
        </w:r>
      </w:ins>
      <w:r>
        <w:t xml:space="preserve"> years)</w:t>
      </w:r>
      <w:del w:id="472" w:author="GoldenCorpusHarness" w:date="2026-03-28T22:23:45Z">
        <w:r>
          <w:delText>, with an age-adjusted incidence of 10.49 per 100,000 – the highest age-, sex-, race-, or ethnicity-specific incidence observed for la/mUC</w:delText>
        </w:r>
      </w:del>
      <w:ins w:id="473" w:author="GoldenCorpusHarness" w:date="2026-03-28T22:23:45Z">
        <w:r>
          <w:t xml:space="preserve"> male cancer survivors</w:t>
        </w:r>
      </w:ins>
      <w:r>
        <w:t xml:space="preserve"> in the US</w:t>
      </w:r>
      <w:del w:id="474" w:author="GoldenCorpusHarness" w:date="2026-03-28T22:23:45Z">
        <w:r>
          <w:delText>. Across sex and racial grou</w:delText>
        </w:r>
      </w:del>
      <w:ins w:id="475" w:author="GoldenCorpusHarness" w:date="2026-03-28T22:23:45Z">
        <w:r>
          <w:t xml:space="preserve">, history of bladder cancer is second only to history of </w:t>
        </w:r>
      </w:ins>
      <w:r>
        <w:t>p</w:t>
      </w:r>
      <w:del w:id="476" w:author="GoldenCorpusHarness" w:date="2026-03-28T22:23:45Z">
        <w:r>
          <w:delText>s, the age-adjusted incidence is highest among White men (1.7</w:delText>
        </w:r>
      </w:del>
      <w:ins w:id="477" w:author="GoldenCorpusHarness" w:date="2026-03-28T22:23:45Z">
        <w:r>
          <w:t>rostate cancer [Ref. 5.4: 0</w:t>
        </w:r>
      </w:ins>
      <w:r>
        <w:t>8</w:t>
      </w:r>
      <w:del w:id="478" w:author="GoldenCorpusHarness" w:date="2026-03-28T22:23:45Z">
        <w:r>
          <w:delText xml:space="preserve"> per 100,000), followed by Black men (1.42), Asian or </w:delText>
        </w:r>
      </w:del>
      <w:ins w:id="479" w:author="GoldenCorpusHarness" w:date="2026-03-28T22:23:45Z">
        <w:r>
          <w:t>Q</w:t>
        </w:r>
      </w:ins>
      <w:r>
        <w:t>P</w:t>
      </w:r>
      <w:del w:id="480" w:author="GoldenCorpusHarness" w:date="2026-03-28T22:23:45Z">
        <w:r>
          <w:delText>acific Islander men (0.</w:delText>
        </w:r>
      </w:del>
      <w:ins w:id="481" w:author="GoldenCorpusHarness" w:date="2026-03-28T22:23:45Z">
        <w:r>
          <w:t>J</w:t>
        </w:r>
      </w:ins>
      <w:r>
        <w:t>8</w:t>
      </w:r>
      <w:del w:id="482" w:author="GoldenCorpusHarness" w:date="2026-03-28T22:23:45Z">
        <w:r>
          <w:delText>8), AI/AN men (0.70), and lowest in women across all racial groups (Black: 0.67, White: 0.64, Asian/Pacific Islander: 0.31, AI/AN: 0.27). With respect to ethnicity, non-Hispanic people have a higher incidence than Hispanic people (1.11 vs 0.75 per 100,000, respectively), particularly among men (1.73 vs 1.13 per 100,000, respectively).</w:delText>
        </w:r>
      </w:del>
      <w:ins w:id="483" w:author="GoldenCorpusHarness" w:date="2026-03-28T22:23:45Z">
        <w:r>
          <w:t>].</w:t>
        </w:r>
      </w:ins>
    </w:p>
    <w:bookmarkEnd w:id="8"/>
    <w:p ns2:paraId="1848AC54" ns2:textId="4BA4A606" w:rsidR="00BA6FC0" w:rsidRPr="005079E5" w:rsidRDefault="00BA6FC0" w:rsidP="00647755">
      <w:pPr>
        <w:pStyle w:val="Heading3"/>
        <w:rPr>
          <w:rStyle w:val="Instructions"/>
          <w:rFonts w:ascii="Times New Roman" w:hAnsi="Times New Roman"/>
          <w:vanish w:val="0"/>
          <w:color w:val="auto"/>
        </w:rPr>
      </w:pPr>
      <w:r>
        <w:t>D</w:t>
      </w:r>
      <w:del w:id="484" w:author="GoldenCorpusHarness" w:date="2026-03-28T22:23:45Z">
        <w:r>
          <w:delText>isease</w:delText>
        </w:r>
      </w:del>
      <w:ins w:id="485" w:author="GoldenCorpusHarness" w:date="2026-03-28T22:23:45Z">
        <w:r>
          <w:t>espite improvements in mortality, patients with bladder cancer experience high rates of recurrence. Patients with low-, intermediate-, and high-risk NMIBC show 5-year recurrencefree survival rates of 43%, 33%, and 23%, respectively. Forty-six percent of high-risk NMIBC patients progress to MIBC within 5 years [Ref. 5.4: 08QPHV].</w:t>
        </w:r>
      </w:ins>
      <w:r>
        <w:t xml:space="preserve"> E</w:t>
      </w:r>
      <w:del w:id="486" w:author="GoldenCorpusHarness" w:date="2026-03-28T22:23:45Z">
        <w:r>
          <w:delText>stimates to S</w:delText>
        </w:r>
      </w:del>
      <w:ins w:id="487" w:author="GoldenCorpusHarness" w:date="2026-03-28T22:23:45Z">
        <w:r>
          <w:t>ven with RC with PLND, 5-year s</w:t>
        </w:r>
      </w:ins>
      <w:r>
        <w:t>u</w:t>
      </w:r>
      <w:del w:id="488" w:author="GoldenCorpusHarness" w:date="2026-03-28T22:23:45Z">
        <w:r>
          <w:delText xml:space="preserve">pport </w:delText>
        </w:r>
      </w:del>
      <w:ins w:id="489" w:author="GoldenCorpusHarness" w:date="2026-03-28T22:23:45Z">
        <w:r>
          <w:t>rvival in MIBC ranges from 36% to 48%, as many patients experience and eventually die of recurrent metastatic disease [Ref. 5.4: 082XZK, 04T3DT]. Five percent of newly diagnosed bladder cancer cases present with metastatic disease [Ref. 5.4: 08PTKW]. The 5-year relative survival in la/m</w:t>
        </w:r>
      </w:ins>
      <w:r>
        <w:t>U</w:t>
      </w:r>
      <w:del w:id="490" w:author="GoldenCorpusHarness" w:date="2026-03-28T22:23:45Z">
        <w:r>
          <w:delText xml:space="preserve">S </w:delText>
        </w:r>
      </w:del>
      <w:r>
        <w:t>C</w:t>
      </w:r>
      <w:del w:id="491" w:author="GoldenCorpusHarness" w:date="2026-03-28T22:23:45Z">
        <w:r>
          <w:delText>linical Study Enrollment Efforts</w:delText>
        </w:r>
      </w:del>
      <w:ins w:id="492" w:author="GoldenCorpusHarness" w:date="2026-03-28T22:23:45Z">
        <w:r>
          <w:t xml:space="preserve"> is 36% for locally advanced/regional and 5% for distant [Ref. 5.4: 082XZK].</w:t>
        </w:r>
      </w:ins>
    </w:p>
    <w:p ns2:paraId="3C3A9CE3" ns2:textId="6E0F6522" w:rsidR="005079E5" w:rsidRDefault="004F3306" w:rsidP="002A0BC0">
      <w:pPr>
        <w:pStyle w:val="Paragraph"/>
      </w:pPr>
      <w:del w:id="493" w:author="GoldenCorpusHarness" w:date="2026-03-28T22:23:45Z">
        <w:r>
          <w:delText>In 2024, an estimated 5003 US adults will be diagnosed with la/mUC based on SEER data from 2018 to 2021 [Table 1]. Nearly 80% of new cases will occur in people 65 years of age or older, with only 2.3% of new cases occurring in those less than 50 years of age. The majority of new la/mUC cases are expected to occur among White individuals (87.4%), followed by Black (9.4%), Asian/Pacific Islander (2.7%), and AI/AN (0.4%). Similarly, non-H</w:delText>
        </w:r>
      </w:del>
      <w:ins w:id="494" w:author="GoldenCorpusHarness" w:date="2026-03-28T22:23:45Z">
        <w:r>
          <w:t>D</w:t>
        </w:r>
      </w:ins>
      <w:r>
        <w:t>ispa</w:t>
      </w:r>
      <w:del w:id="495" w:author="GoldenCorpusHarness" w:date="2026-03-28T22:23:45Z">
        <w:r>
          <w:delText>nic individuals will expe</w:delText>
        </w:r>
      </w:del>
      <w:r>
        <w:t>ri</w:t>
      </w:r>
      <w:del w:id="496" w:author="GoldenCorpusHarness" w:date="2026-03-28T22:23:45Z">
        <w:r>
          <w:delText>ence the largest burden, with 93.1% of new cases es</w:delText>
        </w:r>
      </w:del>
      <w:r>
        <w:t>ti</w:t>
      </w:r>
      <w:del w:id="497" w:author="GoldenCorpusHarness" w:date="2026-03-28T22:23:45Z">
        <w:r>
          <w:delText>mat</w:delText>
        </w:r>
      </w:del>
      <w:r>
        <w:t>e</w:t>
      </w:r>
      <w:del w:id="498" w:author="GoldenCorpusHarness" w:date="2026-03-28T22:23:45Z">
        <w:r>
          <w:delText>d to occur in non-Hispanic individuals compared with 6.9% among Hispanic individuals. Sex-specific proportions of estimated new cases by age, race, and ethnicity are similar to the proportion</w:delText>
        </w:r>
      </w:del>
      <w:r>
        <w:t xml:space="preserve">s in </w:t>
      </w:r>
      <w:del w:id="499" w:author="GoldenCorpusHarness" w:date="2026-03-28T22:23:45Z">
        <w:r>
          <w:delText>th</w:delText>
        </w:r>
      </w:del>
      <w:ins w:id="500" w:author="GoldenCorpusHarness" w:date="2026-03-28T22:23:45Z">
        <w:r>
          <w:t>Dis</w:t>
        </w:r>
      </w:ins>
      <w:r>
        <w:t>e</w:t>
      </w:r>
      <w:del w:id="501" w:author="GoldenCorpusHarness" w:date="2026-03-28T22:23:45Z">
        <w:r>
          <w:delText xml:space="preserve"> overall population; however, a higher proportion of new c</w:delText>
        </w:r>
      </w:del>
      <w:r>
        <w:t>ase</w:t>
      </w:r>
      <w:del w:id="502" w:author="GoldenCorpusHarness" w:date="2026-03-28T22:23:45Z">
        <w:r>
          <w:delText>s</w:delText>
        </w:r>
      </w:del>
      <w:r>
        <w:t xml:space="preserve"> </w:t>
      </w:r>
      <w:del w:id="503" w:author="GoldenCorpusHarness" w:date="2026-03-28T22:23:45Z">
        <w:r>
          <w:delText>among f</w:delText>
        </w:r>
      </w:del>
      <w:ins w:id="504" w:author="GoldenCorpusHarness" w:date="2026-03-28T22:23:45Z">
        <w:r>
          <w:t>Epid</w:t>
        </w:r>
      </w:ins>
      <w:r>
        <w:t>em</w:t>
      </w:r>
      <w:del w:id="505" w:author="GoldenCorpusHarness" w:date="2026-03-28T22:23:45Z">
        <w:r>
          <w:delText>a</w:delText>
        </w:r>
      </w:del>
      <w:ins w:id="506" w:author="GoldenCorpusHarness" w:date="2026-03-28T22:23:45Z">
        <w:r>
          <w:t>io</w:t>
        </w:r>
      </w:ins>
      <w:r>
        <w:t>l</w:t>
      </w:r>
      <w:del w:id="507" w:author="GoldenCorpusHarness" w:date="2026-03-28T22:23:45Z">
        <w:r>
          <w:delText>es are expected t</w:delText>
        </w:r>
      </w:del>
      <w:r>
        <w:t>o</w:t>
      </w:r>
      <w:del w:id="508" w:author="GoldenCorpusHarness" w:date="2026-03-28T22:23:45Z">
        <w:r>
          <w:delText xml:space="preserve"> be non-White (15.2%) compared with that amon</w:delText>
        </w:r>
      </w:del>
      <w:r>
        <w:t>g</w:t>
      </w:r>
      <w:del w:id="509" w:author="GoldenCorpusHarness" w:date="2026-03-28T22:23:45Z">
        <w:r>
          <w:delText xml:space="preserve"> males (11.3%) [Ref. 5.4: 08PTKW].</w:delText>
        </w:r>
      </w:del>
      <w:ins w:id="510" w:author="GoldenCorpusHarness" w:date="2026-03-28T22:23:45Z">
        <w:r>
          <w:t>y</w:t>
        </w:r>
      </w:ins>
    </w:p>
    <w:p ns2:paraId="2FA19099" ns2:textId="30E7D5B0" w:rsidR="005079E5" w:rsidRPr="00D01B3C" w:rsidRDefault="005079E5" w:rsidP="005079E5">
      <w:pPr>
        <w:pStyle w:val="Caption"/>
        <w:jc w:val="left"/>
        <w:rPr>
          <w:bCs w:val="0"/>
          <w:sz w:val="20"/>
        </w:rPr>
      </w:pPr>
      <w:r>
        <w:t>T</w:t>
      </w:r>
      <w:del w:id="511" w:author="GoldenCorpusHarness" w:date="2026-03-28T22:23:45Z">
        <w:r>
          <w:delText>able 1A</w:delText>
        </w:r>
      </w:del>
      <w:ins w:id="512" w:author="GoldenCorpusHarness" w:date="2026-03-28T22:23:45Z">
        <w:r>
          <w:t>he epidemiology of bladder cancer in the US varies based on age, sex, race, ethnicity, and geography. Regardless of stage at diagnosis, bladder cancer typically arises in men 65 years of age or older, with an a</w:t>
        </w:r>
      </w:ins>
      <w:r>
        <w:t>ge-</w:t>
      </w:r>
      <w:del w:id="513" w:author="GoldenCorpusHarness" w:date="2026-03-28T22:23:45Z">
        <w:r>
          <w:delText>A</w:delText>
        </w:r>
      </w:del>
      <w:ins w:id="514" w:author="GoldenCorpusHarness" w:date="2026-03-28T22:23:45Z">
        <w:r>
          <w:t>a</w:t>
        </w:r>
      </w:ins>
      <w:r>
        <w:t xml:space="preserve">djusted </w:t>
      </w:r>
      <w:ins w:id="515" w:author="GoldenCorpusHarness" w:date="2026-03-28T22:23:45Z">
        <w:r>
          <w:t>incidence rate of 202.0 cases per 100,000. Bladder cancer is twice as common among non-Hispanic White individuals (21.9 per 100,000) when compared with all other racial and ethnic groups (non-Hispanic A</w:t>
        </w:r>
      </w:ins>
      <w:r>
        <w:t>I</w:t>
      </w:r>
      <w:del w:id="516" w:author="GoldenCorpusHarness" w:date="2026-03-28T22:23:45Z">
        <w:r>
          <w:delText xml:space="preserve">ncidence and Estimated </w:delText>
        </w:r>
      </w:del>
      <w:ins w:id="517" w:author="GoldenCorpusHarness" w:date="2026-03-28T22:23:45Z">
        <w:r>
          <w:t>/A</w:t>
        </w:r>
      </w:ins>
      <w:r>
        <w:t>N</w:t>
      </w:r>
      <w:ins w:id="518" w:author="GoldenCorpusHarness" w:date="2026-03-28T22:23:45Z">
        <w:r>
          <w:t xml:space="preserve"> [11.5], non-Hispanic Black [11.0], Hispanic [10.0], or non-Hispanic Asian/Pacific Islander [8.4]) [Ref. 5.4: 08QPJ3]. Observed racial and ethnic differences in bladder cancer incidence are believed to res</w:t>
        </w:r>
      </w:ins>
      <w:r>
        <w:t>u</w:t>
      </w:r>
      <w:del w:id="519" w:author="GoldenCorpusHarness" w:date="2026-03-28T22:23:45Z">
        <w:r>
          <w:delText>mber of</w:delText>
        </w:r>
      </w:del>
      <w:ins w:id="520" w:author="GoldenCorpusHarness" w:date="2026-03-28T22:23:45Z">
        <w:r>
          <w:t>lt from differential distribution of behavioral and environmental factors [Ref. 5.4: 08QPHP]. Smoking and occupational carcinogen exposures (eg, aromatic amines and polycyclic aromatic hydrocarbons) are the most well-established external risk factors for bladder cancer [Ref. 5.4: 05PGXB, 08QPHP]. Geographically, individuals living in the</w:t>
        </w:r>
      </w:ins>
      <w:r>
        <w:t xml:space="preserve"> N</w:t>
      </w:r>
      <w:del w:id="521" w:author="GoldenCorpusHarness" w:date="2026-03-28T22:23:45Z">
        <w:r>
          <w:delText>e</w:delText>
        </w:r>
      </w:del>
      <w:ins w:id="522" w:author="GoldenCorpusHarness" w:date="2026-03-28T22:23:45Z">
        <w:r>
          <w:t>ortheast have historically been sho</w:t>
        </w:r>
      </w:ins>
      <w:r>
        <w:t>w</w:t>
      </w:r>
      <w:ins w:id="523" w:author="GoldenCorpusHarness" w:date="2026-03-28T22:23:45Z">
        <w:r>
          <w:t>n to have a 71% higher rate of bladder cancer (95%</w:t>
        </w:r>
      </w:ins>
      <w:r>
        <w:t xml:space="preserve"> C</w:t>
      </w:r>
      <w:del w:id="524" w:author="GoldenCorpusHarness" w:date="2026-03-28T22:23:45Z">
        <w:r>
          <w:delText>ases of Locally Ad</w:delText>
        </w:r>
      </w:del>
      <w:ins w:id="525" w:author="GoldenCorpusHarness" w:date="2026-03-28T22:23:45Z">
        <w:r>
          <w:t>I: 1.232.39) compared with those li</w:t>
        </w:r>
      </w:ins>
      <w:r>
        <w:t>v</w:t>
      </w:r>
      <w:del w:id="526" w:author="GoldenCorpusHarness" w:date="2026-03-28T22:23:45Z">
        <w:r>
          <w:delText>anced or Metastatic Urothelial</w:delText>
        </w:r>
      </w:del>
      <w:ins w:id="527" w:author="GoldenCorpusHarness" w:date="2026-03-28T22:23:45Z">
        <w:r>
          <w:t>ing in the West; the increased rate was only partially explained by smoking (HR=1.65, 95%</w:t>
        </w:r>
      </w:ins>
      <w:r>
        <w:t xml:space="preserve"> C</w:t>
      </w:r>
      <w:del w:id="528" w:author="GoldenCorpusHarness" w:date="2026-03-28T22:23:45Z">
        <w:r>
          <w:delText>arcinoma in the US, by Sex, Age, Race, and Ethnicity, 20</w:delText>
        </w:r>
      </w:del>
      <w:ins w:id="529" w:author="GoldenCorpusHarness" w:date="2026-03-28T22:23:45Z">
        <w:r>
          <w:t>I: 1.</w:t>
        </w:r>
      </w:ins>
      <w:r>
        <w:t>18-2</w:t>
      </w:r>
      <w:del w:id="530" w:author="GoldenCorpusHarness" w:date="2026-03-28T22:23:45Z">
        <w:r>
          <w:delText>0</w:delText>
        </w:r>
      </w:del>
      <w:ins w:id="531" w:author="GoldenCorpusHarness" w:date="2026-03-28T22:23:45Z">
        <w:r>
          <w:t xml:space="preserve">.30 after adjustment) [Ref. 5.4: 08QPHT]. Differences in bladder cancer incidence continue to be observed by region/state in </w:t>
        </w:r>
      </w:ins>
      <w:r>
        <w:t>2</w:t>
      </w:r>
      <w:del w:id="532" w:author="GoldenCorpusHarness" w:date="2026-03-28T22:23:45Z">
        <w:r>
          <w:delText>1</w:delText>
        </w:r>
      </w:del>
      <w:ins w:id="533" w:author="GoldenCorpusHarness" w:date="2026-03-28T22:23:45Z">
        <w:r>
          <w:t>024 [Ref. 5.4: 08HZXM].</w:t>
        </w:r>
      </w:ins>
    </w:p>
    <w:tbl>
      <w:tblPr>
        <w:tblW w:w="48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937"/>
        <w:gridCol w:w="917"/>
        <w:gridCol w:w="917"/>
        <w:gridCol w:w="1522"/>
        <w:gridCol w:w="1538"/>
        <w:gridCol w:w="1535"/>
      </w:tblGrid>
      <w:tr w:rsidR="007156A2" w:rsidRPr="003478A2" ns2:paraId="117ACA6E" ns2:textId="77777777" w:rsidTr="007156A2">
        <w:trPr>
          <w:trHeight w:val="290"/>
          <w:jc w:val="center"/>
        </w:trPr>
        <w:tc>
          <w:tcPr>
            <w:tcW w:w="931" w:type="pct"/>
            <w:noWrap/>
            <w:vAlign w:val="bottom"/>
          </w:tcPr>
          <w:p ns2:paraId="64351924" ns2:textId="77777777" w:rsidR="005079E5" w:rsidRPr="003478A2" w:rsidRDefault="005079E5" w:rsidP="00F92086">
            <w:pPr>
              <w:pStyle w:val="TableCellLeft10pt"/>
            </w:pPr>
          </w:p>
        </w:tc>
        <w:tc>
          <w:tcPr>
            <w:tcW w:w="1453" w:type="pct"/>
            <w:gridSpan w:val="3"/>
            <w:vAlign w:val="center"/>
          </w:tcPr>
          <w:p ns2:paraId="33B63028" ns2:textId="68503C78" w:rsidR="005079E5" w:rsidRPr="00D82795" w:rsidRDefault="005079E5" w:rsidP="00F92086">
            <w:pPr>
              <w:pStyle w:val="TableCellLeft10pt"/>
              <w:rPr>
                <w:b/>
                <w:bCs/>
                <w:color w:val="000000"/>
                <w:vertAlign w:val="superscript"/>
              </w:rPr>
            </w:pPr>
            <w:r w:rsidRPr="00171A50">
              <w:rPr>
                <w:b/>
                <w:bCs/>
                <w:color w:val="000000"/>
              </w:rPr>
              <w:t>Age-</w:t>
            </w:r>
            <w:r w:rsidR="00835CA5">
              <w:rPr>
                <w:b/>
                <w:bCs/>
                <w:color w:val="000000"/>
              </w:rPr>
              <w:t>A</w:t>
            </w:r>
            <w:r w:rsidRPr="00171A50">
              <w:rPr>
                <w:b/>
                <w:bCs/>
                <w:color w:val="000000"/>
              </w:rPr>
              <w:t xml:space="preserve">djusted Incidence </w:t>
            </w:r>
            <w:proofErr w:type="spellStart"/>
            <w:r w:rsidRPr="00171A50">
              <w:rPr>
                <w:b/>
                <w:bCs/>
                <w:color w:val="000000"/>
              </w:rPr>
              <w:t>Rate</w:t>
            </w:r>
            <w:r>
              <w:rPr>
                <w:b/>
                <w:bCs/>
                <w:color w:val="000000"/>
                <w:vertAlign w:val="superscript"/>
              </w:rPr>
              <w:t>a</w:t>
            </w:r>
            <w:proofErr w:type="spellEnd"/>
          </w:p>
          <w:p ns2:paraId="6F62455F" ns2:textId="77777777" w:rsidR="005079E5" w:rsidRPr="00171A50" w:rsidRDefault="005079E5" w:rsidP="00F92086">
            <w:pPr>
              <w:pStyle w:val="TableCellLeft10pt"/>
              <w:rPr>
                <w:b/>
                <w:bCs/>
                <w:color w:val="000000"/>
              </w:rPr>
            </w:pPr>
            <w:r w:rsidRPr="00171A50">
              <w:rPr>
                <w:b/>
                <w:bCs/>
                <w:color w:val="000000"/>
              </w:rPr>
              <w:t>(per 100,000)</w:t>
            </w:r>
          </w:p>
        </w:tc>
        <w:tc>
          <w:tcPr>
            <w:tcW w:w="2616" w:type="pct"/>
            <w:gridSpan w:val="3"/>
            <w:tcBorders>
              <w:bottom w:val="single" w:sz="4" w:space="0" w:color="auto"/>
            </w:tcBorders>
            <w:vAlign w:val="center"/>
          </w:tcPr>
          <w:p ns2:paraId="4F5EA11A" ns2:textId="30C5E587" w:rsidR="007156A2" w:rsidRDefault="005079E5" w:rsidP="00F92086">
            <w:pPr>
              <w:pStyle w:val="TableCellLeft10pt"/>
              <w:rPr>
                <w:b/>
                <w:bCs/>
                <w:color w:val="000000"/>
              </w:rPr>
            </w:pPr>
            <w:r w:rsidRPr="007B3A20">
              <w:rPr>
                <w:b/>
                <w:bCs/>
                <w:color w:val="000000"/>
              </w:rPr>
              <w:t xml:space="preserve">Estimated </w:t>
            </w:r>
            <w:r>
              <w:rPr>
                <w:b/>
                <w:bCs/>
                <w:color w:val="000000"/>
              </w:rPr>
              <w:t>N</w:t>
            </w:r>
            <w:r w:rsidRPr="007B3A20">
              <w:rPr>
                <w:b/>
                <w:bCs/>
                <w:color w:val="000000"/>
              </w:rPr>
              <w:t>umber of</w:t>
            </w:r>
            <w:r>
              <w:rPr>
                <w:b/>
                <w:bCs/>
                <w:color w:val="000000"/>
              </w:rPr>
              <w:t xml:space="preserve"> N</w:t>
            </w:r>
            <w:r w:rsidRPr="007B3A20">
              <w:rPr>
                <w:b/>
                <w:bCs/>
                <w:color w:val="000000"/>
              </w:rPr>
              <w:t xml:space="preserve">ew </w:t>
            </w:r>
            <w:r>
              <w:rPr>
                <w:b/>
                <w:bCs/>
                <w:color w:val="000000"/>
              </w:rPr>
              <w:t>C</w:t>
            </w:r>
            <w:r w:rsidRPr="007B3A20">
              <w:rPr>
                <w:b/>
                <w:bCs/>
                <w:color w:val="000000"/>
              </w:rPr>
              <w:t xml:space="preserve">ases in </w:t>
            </w:r>
            <w:r>
              <w:rPr>
                <w:b/>
                <w:bCs/>
                <w:color w:val="000000"/>
              </w:rPr>
              <w:t>2024</w:t>
            </w:r>
            <w:r>
              <w:rPr>
                <w:b/>
                <w:bCs/>
                <w:color w:val="000000"/>
                <w:vertAlign w:val="superscript"/>
              </w:rPr>
              <w:t xml:space="preserve">b, c, </w:t>
            </w:r>
            <w:r w:rsidRPr="00414963">
              <w:rPr>
                <w:b/>
                <w:bCs/>
                <w:color w:val="000000"/>
                <w:vertAlign w:val="superscript"/>
              </w:rPr>
              <w:t>d</w:t>
            </w:r>
            <w:r w:rsidRPr="007B3A20">
              <w:rPr>
                <w:b/>
                <w:bCs/>
                <w:color w:val="000000"/>
              </w:rPr>
              <w:t>,</w:t>
            </w:r>
          </w:p>
          <w:p ns2:paraId="62091516" ns2:textId="43E8A715" w:rsidR="005079E5" w:rsidRPr="00171A50" w:rsidRDefault="005079E5" w:rsidP="00F92086">
            <w:pPr>
              <w:pStyle w:val="TableCellLeft10pt"/>
              <w:rPr>
                <w:b/>
                <w:bCs/>
                <w:color w:val="000000"/>
              </w:rPr>
            </w:pPr>
            <w:r w:rsidRPr="007B3A20">
              <w:rPr>
                <w:b/>
                <w:bCs/>
                <w:color w:val="000000"/>
              </w:rPr>
              <w:t>n (%)</w:t>
            </w:r>
          </w:p>
        </w:tc>
      </w:tr>
      <w:tr w:rsidR="007156A2" w:rsidRPr="003478A2" ns2:paraId="007DB5AF" ns2:textId="77777777" w:rsidTr="007156A2">
        <w:trPr>
          <w:trHeight w:val="290"/>
          <w:jc w:val="center"/>
        </w:trPr>
        <w:tc>
          <w:tcPr>
            <w:tcW w:w="931" w:type="pct"/>
            <w:noWrap/>
            <w:vAlign w:val="center"/>
          </w:tcPr>
          <w:p ns2:paraId="2EB4A4D8" ns2:textId="77777777" w:rsidR="005079E5" w:rsidRPr="003478A2" w:rsidRDefault="005079E5" w:rsidP="00F92086">
            <w:pPr>
              <w:pStyle w:val="TableCellLeft10pt"/>
              <w:rPr>
                <w:color w:val="000000"/>
              </w:rPr>
            </w:pPr>
          </w:p>
        </w:tc>
        <w:tc>
          <w:tcPr>
            <w:tcW w:w="493" w:type="pct"/>
            <w:tcBorders>
              <w:bottom w:val="single" w:sz="4" w:space="0" w:color="auto"/>
            </w:tcBorders>
            <w:vAlign w:val="center"/>
          </w:tcPr>
          <w:p ns2:paraId="6324C5DD" ns2:textId="77777777" w:rsidR="005079E5" w:rsidRPr="003478A2" w:rsidRDefault="005079E5" w:rsidP="00F92086">
            <w:pPr>
              <w:pStyle w:val="TableCellLeft10pt"/>
              <w:rPr>
                <w:color w:val="000000"/>
              </w:rPr>
            </w:pPr>
            <w:r w:rsidRPr="007B3A20">
              <w:rPr>
                <w:b/>
                <w:bCs/>
              </w:rPr>
              <w:t>Overall</w:t>
            </w:r>
          </w:p>
        </w:tc>
        <w:tc>
          <w:tcPr>
            <w:tcW w:w="480" w:type="pct"/>
            <w:vAlign w:val="center"/>
          </w:tcPr>
          <w:p ns2:paraId="14C78F7F" ns2:textId="77777777" w:rsidR="005079E5" w:rsidRPr="003478A2" w:rsidRDefault="005079E5" w:rsidP="00F92086">
            <w:pPr>
              <w:pStyle w:val="TableCellLeft10pt"/>
              <w:rPr>
                <w:color w:val="000000"/>
              </w:rPr>
            </w:pPr>
            <w:r w:rsidRPr="007B3A20">
              <w:rPr>
                <w:b/>
                <w:bCs/>
              </w:rPr>
              <w:t>Male</w:t>
            </w:r>
          </w:p>
        </w:tc>
        <w:tc>
          <w:tcPr>
            <w:tcW w:w="480" w:type="pct"/>
            <w:vAlign w:val="center"/>
          </w:tcPr>
          <w:p ns2:paraId="46D8B74E" ns2:textId="77777777" w:rsidR="005079E5" w:rsidRPr="003478A2" w:rsidRDefault="005079E5" w:rsidP="00F92086">
            <w:pPr>
              <w:pStyle w:val="TableCellLeft10pt"/>
              <w:rPr>
                <w:color w:val="000000"/>
              </w:rPr>
            </w:pPr>
            <w:r w:rsidRPr="007B3A20">
              <w:rPr>
                <w:b/>
                <w:bCs/>
              </w:rPr>
              <w:t>Female</w:t>
            </w:r>
          </w:p>
        </w:tc>
        <w:tc>
          <w:tcPr>
            <w:tcW w:w="866" w:type="pct"/>
            <w:vAlign w:val="center"/>
          </w:tcPr>
          <w:p ns2:paraId="02FCFFB6" ns2:textId="77777777" w:rsidR="005079E5" w:rsidRPr="003478A2" w:rsidRDefault="005079E5" w:rsidP="00F92086">
            <w:pPr>
              <w:pStyle w:val="TableCellLeft10pt"/>
              <w:rPr>
                <w:color w:val="000000"/>
              </w:rPr>
            </w:pPr>
            <w:r w:rsidRPr="007B3A20">
              <w:rPr>
                <w:b/>
                <w:bCs/>
              </w:rPr>
              <w:t>Overall</w:t>
            </w:r>
          </w:p>
        </w:tc>
        <w:tc>
          <w:tcPr>
            <w:tcW w:w="876" w:type="pct"/>
            <w:vAlign w:val="center"/>
          </w:tcPr>
          <w:p ns2:paraId="3EEA8A76" ns2:textId="77777777" w:rsidR="005079E5" w:rsidRPr="003478A2" w:rsidRDefault="005079E5" w:rsidP="00F92086">
            <w:pPr>
              <w:pStyle w:val="TableCellLeft10pt"/>
              <w:rPr>
                <w:color w:val="000000"/>
              </w:rPr>
            </w:pPr>
            <w:r w:rsidRPr="007B3A20">
              <w:rPr>
                <w:b/>
                <w:bCs/>
              </w:rPr>
              <w:t>Male</w:t>
            </w:r>
          </w:p>
        </w:tc>
        <w:tc>
          <w:tcPr>
            <w:tcW w:w="874" w:type="pct"/>
            <w:vAlign w:val="center"/>
          </w:tcPr>
          <w:p ns2:paraId="46CEA431" ns2:textId="77777777" w:rsidR="005079E5" w:rsidRPr="003478A2" w:rsidRDefault="005079E5" w:rsidP="00F92086">
            <w:pPr>
              <w:pStyle w:val="TableCellLeft10pt"/>
              <w:rPr>
                <w:color w:val="000000"/>
              </w:rPr>
            </w:pPr>
            <w:r w:rsidRPr="007B3A20">
              <w:rPr>
                <w:b/>
                <w:bCs/>
              </w:rPr>
              <w:t>Female</w:t>
            </w:r>
          </w:p>
        </w:tc>
      </w:tr>
      <w:tr w:rsidR="007156A2" w:rsidRPr="003478A2" ns2:paraId="4010A4CB" ns2:textId="77777777" w:rsidTr="007156A2">
        <w:trPr>
          <w:trHeight w:val="290"/>
          <w:jc w:val="center"/>
        </w:trPr>
        <w:tc>
          <w:tcPr>
            <w:tcW w:w="931" w:type="pct"/>
            <w:noWrap/>
            <w:vAlign w:val="center"/>
          </w:tcPr>
          <w:p ns2:paraId="71AFB1CB" ns2:textId="77777777" w:rsidR="005079E5" w:rsidRPr="00171A50" w:rsidRDefault="005079E5" w:rsidP="00F92086">
            <w:pPr>
              <w:pStyle w:val="TableCellLeft10pt"/>
              <w:rPr>
                <w:b/>
                <w:bCs/>
                <w:color w:val="000000"/>
              </w:rPr>
            </w:pPr>
            <w:r w:rsidRPr="00171A50">
              <w:rPr>
                <w:b/>
                <w:bCs/>
                <w:color w:val="000000"/>
              </w:rPr>
              <w:t>US Overall</w:t>
            </w:r>
          </w:p>
        </w:tc>
        <w:tc>
          <w:tcPr>
            <w:tcW w:w="493" w:type="pct"/>
            <w:tcBorders>
              <w:bottom w:val="single" w:sz="4" w:space="0" w:color="auto"/>
            </w:tcBorders>
            <w:vAlign w:val="center"/>
          </w:tcPr>
          <w:p ns2:paraId="7C44B3ED" ns2:textId="673A591B" w:rsidR="005079E5" w:rsidRPr="003478A2" w:rsidRDefault="007156A2" w:rsidP="00F92086">
            <w:pPr>
              <w:pStyle w:val="TableCellLeft10pt"/>
              <w:rPr>
                <w:color w:val="000000"/>
              </w:rPr>
            </w:pPr>
            <w:r>
              <w:rPr>
                <w:color w:val="000000"/>
              </w:rPr>
              <w:t>1.06</w:t>
            </w:r>
          </w:p>
        </w:tc>
        <w:tc>
          <w:tcPr>
            <w:tcW w:w="480" w:type="pct"/>
            <w:vAlign w:val="center"/>
          </w:tcPr>
          <w:p ns2:paraId="72B78826" ns2:textId="6BD72F59" w:rsidR="005079E5" w:rsidRPr="003478A2" w:rsidRDefault="007156A2" w:rsidP="00F92086">
            <w:pPr>
              <w:pStyle w:val="TableCellLeft10pt"/>
              <w:rPr>
                <w:color w:val="000000"/>
              </w:rPr>
            </w:pPr>
            <w:r>
              <w:rPr>
                <w:color w:val="000000"/>
              </w:rPr>
              <w:t>1.65</w:t>
            </w:r>
          </w:p>
        </w:tc>
        <w:tc>
          <w:tcPr>
            <w:tcW w:w="480" w:type="pct"/>
            <w:vAlign w:val="center"/>
          </w:tcPr>
          <w:p ns2:paraId="05EF2028" ns2:textId="76D74DBE" w:rsidR="005079E5" w:rsidRPr="003478A2" w:rsidRDefault="007156A2" w:rsidP="00F92086">
            <w:pPr>
              <w:pStyle w:val="TableCellLeft10pt"/>
              <w:rPr>
                <w:color w:val="000000"/>
              </w:rPr>
            </w:pPr>
            <w:r>
              <w:rPr>
                <w:color w:val="000000"/>
              </w:rPr>
              <w:t>0.61</w:t>
            </w:r>
          </w:p>
        </w:tc>
        <w:tc>
          <w:tcPr>
            <w:tcW w:w="866" w:type="pct"/>
            <w:vAlign w:val="center"/>
          </w:tcPr>
          <w:p ns2:paraId="41B145DE" ns2:textId="3C6AFEF5" w:rsidR="005079E5" w:rsidRPr="003478A2" w:rsidRDefault="007156A2" w:rsidP="00F92086">
            <w:pPr>
              <w:pStyle w:val="TableCellLeft10pt"/>
              <w:rPr>
                <w:color w:val="000000"/>
              </w:rPr>
            </w:pPr>
            <w:r>
              <w:rPr>
                <w:color w:val="000000"/>
              </w:rPr>
              <w:t>5,003 (100.0%)</w:t>
            </w:r>
          </w:p>
        </w:tc>
        <w:tc>
          <w:tcPr>
            <w:tcW w:w="876" w:type="pct"/>
            <w:vAlign w:val="center"/>
          </w:tcPr>
          <w:p ns2:paraId="48D23D59" ns2:textId="63D115B3" w:rsidR="005079E5" w:rsidRPr="003478A2" w:rsidRDefault="007156A2" w:rsidP="00F92086">
            <w:pPr>
              <w:pStyle w:val="TableCellLeft10pt"/>
              <w:rPr>
                <w:color w:val="000000"/>
              </w:rPr>
            </w:pPr>
            <w:r>
              <w:rPr>
                <w:color w:val="000000"/>
              </w:rPr>
              <w:t>3,476 (100.0%)</w:t>
            </w:r>
          </w:p>
        </w:tc>
        <w:tc>
          <w:tcPr>
            <w:tcW w:w="874" w:type="pct"/>
            <w:vAlign w:val="center"/>
          </w:tcPr>
          <w:p ns2:paraId="44886828" ns2:textId="6388B998" w:rsidR="005079E5" w:rsidRPr="003478A2" w:rsidRDefault="007156A2" w:rsidP="00F92086">
            <w:pPr>
              <w:pStyle w:val="TableCellLeft10pt"/>
              <w:rPr>
                <w:color w:val="000000"/>
              </w:rPr>
            </w:pPr>
            <w:r>
              <w:rPr>
                <w:color w:val="000000"/>
              </w:rPr>
              <w:t>1,550 (100.0%)</w:t>
            </w:r>
          </w:p>
        </w:tc>
      </w:tr>
      <w:tr w:rsidR="007156A2" w:rsidRPr="003478A2" ns2:paraId="25D85EA6" ns2:textId="77777777" w:rsidTr="007156A2">
        <w:trPr>
          <w:trHeight w:val="290"/>
          <w:jc w:val="center"/>
        </w:trPr>
        <w:tc>
          <w:tcPr>
            <w:tcW w:w="931" w:type="pct"/>
            <w:shd w:val="clear" w:color="auto" w:fill="F2F2F2" w:themeFill="background1" w:themeFillShade="F2"/>
            <w:noWrap/>
            <w:vAlign w:val="center"/>
            <w:hideMark/>
          </w:tcPr>
          <w:p ns2:paraId="598EC68D" ns2:textId="77777777" w:rsidR="005079E5" w:rsidRPr="00171A50" w:rsidRDefault="005079E5" w:rsidP="00F92086">
            <w:pPr>
              <w:pStyle w:val="TableCellLeft10pt"/>
              <w:rPr>
                <w:b/>
                <w:bCs/>
                <w:color w:val="000000"/>
              </w:rPr>
            </w:pPr>
            <w:r w:rsidRPr="00171A50">
              <w:rPr>
                <w:b/>
                <w:bCs/>
                <w:color w:val="000000"/>
              </w:rPr>
              <w:t>Age</w:t>
            </w:r>
          </w:p>
        </w:tc>
        <w:tc>
          <w:tcPr>
            <w:tcW w:w="493" w:type="pct"/>
            <w:tcBorders>
              <w:bottom w:val="single" w:sz="4" w:space="0" w:color="auto"/>
            </w:tcBorders>
            <w:shd w:val="clear" w:color="auto" w:fill="F2F2F2" w:themeFill="background1" w:themeFillShade="F2"/>
            <w:vAlign w:val="center"/>
          </w:tcPr>
          <w:p ns2:paraId="55640203" ns2:textId="77777777" w:rsidR="005079E5" w:rsidRPr="003478A2" w:rsidRDefault="005079E5" w:rsidP="00F92086">
            <w:pPr>
              <w:pStyle w:val="TableCellLeft10pt"/>
              <w:rPr>
                <w:color w:val="000000"/>
              </w:rPr>
            </w:pPr>
          </w:p>
        </w:tc>
        <w:tc>
          <w:tcPr>
            <w:tcW w:w="480" w:type="pct"/>
            <w:shd w:val="clear" w:color="auto" w:fill="F2F2F2" w:themeFill="background1" w:themeFillShade="F2"/>
            <w:vAlign w:val="center"/>
          </w:tcPr>
          <w:p ns2:paraId="78AE116A" ns2:textId="77777777" w:rsidR="005079E5" w:rsidRPr="003478A2" w:rsidRDefault="005079E5" w:rsidP="00F92086">
            <w:pPr>
              <w:pStyle w:val="TableCellLeft10pt"/>
              <w:rPr>
                <w:color w:val="000000"/>
              </w:rPr>
            </w:pPr>
          </w:p>
        </w:tc>
        <w:tc>
          <w:tcPr>
            <w:tcW w:w="480" w:type="pct"/>
            <w:shd w:val="clear" w:color="auto" w:fill="F2F2F2" w:themeFill="background1" w:themeFillShade="F2"/>
            <w:vAlign w:val="center"/>
          </w:tcPr>
          <w:p ns2:paraId="48DF1807" ns2:textId="77777777" w:rsidR="005079E5" w:rsidRPr="003478A2" w:rsidRDefault="005079E5" w:rsidP="00F92086">
            <w:pPr>
              <w:pStyle w:val="TableCellLeft10pt"/>
              <w:rPr>
                <w:color w:val="000000"/>
              </w:rPr>
            </w:pPr>
          </w:p>
        </w:tc>
        <w:tc>
          <w:tcPr>
            <w:tcW w:w="866" w:type="pct"/>
            <w:shd w:val="clear" w:color="auto" w:fill="F2F2F2" w:themeFill="background1" w:themeFillShade="F2"/>
            <w:vAlign w:val="center"/>
          </w:tcPr>
          <w:p ns2:paraId="31A99C96" ns2:textId="77777777" w:rsidR="005079E5" w:rsidRPr="003478A2" w:rsidRDefault="005079E5" w:rsidP="00F92086">
            <w:pPr>
              <w:pStyle w:val="TableCellLeft10pt"/>
              <w:rPr>
                <w:color w:val="000000"/>
              </w:rPr>
            </w:pPr>
          </w:p>
        </w:tc>
        <w:tc>
          <w:tcPr>
            <w:tcW w:w="876" w:type="pct"/>
            <w:shd w:val="clear" w:color="auto" w:fill="F2F2F2" w:themeFill="background1" w:themeFillShade="F2"/>
            <w:vAlign w:val="center"/>
          </w:tcPr>
          <w:p ns2:paraId="52E8EA60" ns2:textId="77777777" w:rsidR="005079E5" w:rsidRPr="003478A2" w:rsidRDefault="005079E5" w:rsidP="00F92086">
            <w:pPr>
              <w:pStyle w:val="TableCellLeft10pt"/>
              <w:rPr>
                <w:color w:val="000000"/>
              </w:rPr>
            </w:pPr>
          </w:p>
        </w:tc>
        <w:tc>
          <w:tcPr>
            <w:tcW w:w="874" w:type="pct"/>
            <w:shd w:val="clear" w:color="auto" w:fill="F2F2F2" w:themeFill="background1" w:themeFillShade="F2"/>
            <w:vAlign w:val="center"/>
          </w:tcPr>
          <w:p ns2:paraId="4C745471" ns2:textId="77777777" w:rsidR="005079E5" w:rsidRPr="003478A2" w:rsidRDefault="005079E5" w:rsidP="00F92086">
            <w:pPr>
              <w:pStyle w:val="TableCellLeft10pt"/>
              <w:rPr>
                <w:color w:val="000000"/>
              </w:rPr>
            </w:pPr>
          </w:p>
        </w:tc>
      </w:tr>
      <w:tr w:rsidR="007156A2" w:rsidRPr="003478A2" ns2:paraId="3204C3B7" ns2:textId="77777777" w:rsidTr="007156A2">
        <w:trPr>
          <w:trHeight w:val="290"/>
          <w:jc w:val="center"/>
        </w:trPr>
        <w:tc>
          <w:tcPr>
            <w:tcW w:w="931" w:type="pct"/>
            <w:noWrap/>
            <w:vAlign w:val="center"/>
          </w:tcPr>
          <w:p ns2:paraId="78B3D9D9" ns2:textId="77777777" w:rsidR="005079E5" w:rsidRPr="004E6B26" w:rsidRDefault="005079E5" w:rsidP="00F92086">
            <w:pPr>
              <w:pStyle w:val="TableCellLeft10pt"/>
              <w:rPr>
                <w:color w:val="000000"/>
              </w:rPr>
            </w:pPr>
            <w:r w:rsidRPr="004E6B26">
              <w:t>&lt;50y</w:t>
            </w:r>
          </w:p>
        </w:tc>
        <w:tc>
          <w:tcPr>
            <w:tcW w:w="493" w:type="pct"/>
            <w:tcBorders>
              <w:top w:val="single" w:sz="4" w:space="0" w:color="auto"/>
              <w:left w:val="nil"/>
              <w:bottom w:val="single" w:sz="4" w:space="0" w:color="auto"/>
              <w:right w:val="nil"/>
            </w:tcBorders>
            <w:vAlign w:val="center"/>
          </w:tcPr>
          <w:p ns2:paraId="26B947FA" ns2:textId="24CBE953" w:rsidR="005079E5" w:rsidRPr="003478A2" w:rsidRDefault="007156A2" w:rsidP="00F92086">
            <w:pPr>
              <w:pStyle w:val="TableCellLeft10pt"/>
            </w:pPr>
            <w:r>
              <w:t>0.06</w:t>
            </w:r>
          </w:p>
        </w:tc>
        <w:tc>
          <w:tcPr>
            <w:tcW w:w="480" w:type="pct"/>
            <w:vAlign w:val="center"/>
          </w:tcPr>
          <w:p ns2:paraId="2D0B1C43" ns2:textId="5FFFE13C" w:rsidR="005079E5" w:rsidRPr="003478A2" w:rsidRDefault="007156A2" w:rsidP="00F92086">
            <w:pPr>
              <w:pStyle w:val="TableCellLeft10pt"/>
            </w:pPr>
            <w:r>
              <w:t>0.06</w:t>
            </w:r>
          </w:p>
        </w:tc>
        <w:tc>
          <w:tcPr>
            <w:tcW w:w="480" w:type="pct"/>
            <w:vAlign w:val="center"/>
          </w:tcPr>
          <w:p ns2:paraId="1E47F309" ns2:textId="56E51660" w:rsidR="005079E5" w:rsidRPr="003478A2" w:rsidRDefault="007156A2" w:rsidP="00F92086">
            <w:pPr>
              <w:pStyle w:val="TableCellLeft10pt"/>
            </w:pPr>
            <w:r>
              <w:t>0.05</w:t>
            </w:r>
          </w:p>
        </w:tc>
        <w:tc>
          <w:tcPr>
            <w:tcW w:w="866" w:type="pct"/>
            <w:vAlign w:val="center"/>
          </w:tcPr>
          <w:p ns2:paraId="494358B1" ns2:textId="1E559B63" w:rsidR="005079E5" w:rsidRPr="003478A2" w:rsidRDefault="007156A2" w:rsidP="00F92086">
            <w:pPr>
              <w:pStyle w:val="TableCellLeft10pt"/>
            </w:pPr>
            <w:r>
              <w:t>114 (2.3%)</w:t>
            </w:r>
          </w:p>
        </w:tc>
        <w:tc>
          <w:tcPr>
            <w:tcW w:w="876" w:type="pct"/>
            <w:vAlign w:val="center"/>
          </w:tcPr>
          <w:p ns2:paraId="37AE4F86" ns2:textId="37476E51" w:rsidR="005079E5" w:rsidRPr="003478A2" w:rsidRDefault="007156A2" w:rsidP="00F92086">
            <w:pPr>
              <w:pStyle w:val="TableCellLeft10pt"/>
            </w:pPr>
            <w:r>
              <w:t>65 (1.9%)</w:t>
            </w:r>
          </w:p>
        </w:tc>
        <w:tc>
          <w:tcPr>
            <w:tcW w:w="874" w:type="pct"/>
            <w:vAlign w:val="center"/>
          </w:tcPr>
          <w:p ns2:paraId="352D9DA0" ns2:textId="0934F350" w:rsidR="005079E5" w:rsidRPr="003478A2" w:rsidRDefault="007156A2" w:rsidP="00F92086">
            <w:pPr>
              <w:pStyle w:val="TableCellLeft10pt"/>
            </w:pPr>
            <w:r>
              <w:t>49 (3.2%)</w:t>
            </w:r>
          </w:p>
        </w:tc>
      </w:tr>
      <w:tr w:rsidR="007156A2" w:rsidRPr="003478A2" ns2:paraId="1AFDAC32" ns2:textId="77777777" w:rsidTr="007156A2">
        <w:trPr>
          <w:trHeight w:val="290"/>
          <w:jc w:val="center"/>
        </w:trPr>
        <w:tc>
          <w:tcPr>
            <w:tcW w:w="931" w:type="pct"/>
            <w:noWrap/>
            <w:vAlign w:val="center"/>
          </w:tcPr>
          <w:p ns2:paraId="7BD50CFB" ns2:textId="77777777" w:rsidR="005079E5" w:rsidRPr="004E6B26" w:rsidRDefault="005079E5" w:rsidP="00F92086">
            <w:pPr>
              <w:pStyle w:val="TableCellLeft10pt"/>
              <w:rPr>
                <w:color w:val="000000"/>
              </w:rPr>
            </w:pPr>
            <w:r w:rsidRPr="004E6B26">
              <w:t>50-64y</w:t>
            </w:r>
          </w:p>
        </w:tc>
        <w:tc>
          <w:tcPr>
            <w:tcW w:w="493" w:type="pct"/>
            <w:tcBorders>
              <w:top w:val="single" w:sz="4" w:space="0" w:color="auto"/>
              <w:left w:val="nil"/>
              <w:bottom w:val="single" w:sz="4" w:space="0" w:color="auto"/>
              <w:right w:val="nil"/>
            </w:tcBorders>
            <w:vAlign w:val="center"/>
          </w:tcPr>
          <w:p ns2:paraId="376000A8" ns2:textId="6A6812B6" w:rsidR="005079E5" w:rsidRPr="003478A2" w:rsidRDefault="007156A2" w:rsidP="00F92086">
            <w:pPr>
              <w:pStyle w:val="TableCellLeft10pt"/>
            </w:pPr>
            <w:r>
              <w:t>1.29</w:t>
            </w:r>
          </w:p>
        </w:tc>
        <w:tc>
          <w:tcPr>
            <w:tcW w:w="480" w:type="pct"/>
            <w:vAlign w:val="center"/>
          </w:tcPr>
          <w:p ns2:paraId="7905F017" ns2:textId="1033CC31" w:rsidR="005079E5" w:rsidRPr="003478A2" w:rsidRDefault="007156A2" w:rsidP="00F92086">
            <w:pPr>
              <w:pStyle w:val="TableCellLeft10pt"/>
            </w:pPr>
            <w:r>
              <w:t>1.83</w:t>
            </w:r>
          </w:p>
        </w:tc>
        <w:tc>
          <w:tcPr>
            <w:tcW w:w="480" w:type="pct"/>
            <w:vAlign w:val="center"/>
          </w:tcPr>
          <w:p ns2:paraId="73D891FF" ns2:textId="52463184" w:rsidR="005079E5" w:rsidRPr="003478A2" w:rsidRDefault="007156A2" w:rsidP="00F92086">
            <w:pPr>
              <w:pStyle w:val="TableCellLeft10pt"/>
            </w:pPr>
            <w:r>
              <w:t>0.77</w:t>
            </w:r>
          </w:p>
        </w:tc>
        <w:tc>
          <w:tcPr>
            <w:tcW w:w="866" w:type="pct"/>
            <w:vAlign w:val="center"/>
          </w:tcPr>
          <w:p ns2:paraId="5665D65A" ns2:textId="5D9FD941" w:rsidR="005079E5" w:rsidRPr="003478A2" w:rsidRDefault="007156A2" w:rsidP="00F92086">
            <w:pPr>
              <w:pStyle w:val="TableCellLeft10pt"/>
            </w:pPr>
            <w:r>
              <w:t>895 (17.9%)</w:t>
            </w:r>
          </w:p>
        </w:tc>
        <w:tc>
          <w:tcPr>
            <w:tcW w:w="876" w:type="pct"/>
            <w:vAlign w:val="center"/>
          </w:tcPr>
          <w:p ns2:paraId="1BDD1822" ns2:textId="47C64BCE" w:rsidR="005079E5" w:rsidRPr="003478A2" w:rsidRDefault="007156A2" w:rsidP="00F92086">
            <w:pPr>
              <w:pStyle w:val="TableCellLeft10pt"/>
            </w:pPr>
            <w:r>
              <w:t>623 (17.9%)</w:t>
            </w:r>
          </w:p>
        </w:tc>
        <w:tc>
          <w:tcPr>
            <w:tcW w:w="874" w:type="pct"/>
            <w:vAlign w:val="center"/>
          </w:tcPr>
          <w:p ns2:paraId="0BF3973D" ns2:textId="0A25BC37" w:rsidR="005079E5" w:rsidRPr="003478A2" w:rsidRDefault="007156A2" w:rsidP="00F92086">
            <w:pPr>
              <w:pStyle w:val="TableCellLeft10pt"/>
            </w:pPr>
            <w:r>
              <w:t>266 (17.2%)</w:t>
            </w:r>
          </w:p>
        </w:tc>
      </w:tr>
      <w:tr w:rsidR="007156A2" w:rsidRPr="003478A2" ns2:paraId="1EC77253" ns2:textId="77777777" w:rsidTr="007156A2">
        <w:trPr>
          <w:trHeight w:val="290"/>
          <w:jc w:val="center"/>
        </w:trPr>
        <w:tc>
          <w:tcPr>
            <w:tcW w:w="931" w:type="pct"/>
            <w:noWrap/>
            <w:vAlign w:val="center"/>
          </w:tcPr>
          <w:p ns2:paraId="10C3B403" ns2:textId="77777777" w:rsidR="005079E5" w:rsidRPr="004E6B26" w:rsidRDefault="005079E5" w:rsidP="00F92086">
            <w:pPr>
              <w:pStyle w:val="TableCellLeft10pt"/>
              <w:rPr>
                <w:color w:val="000000"/>
              </w:rPr>
            </w:pPr>
            <w:r w:rsidRPr="004E6B26">
              <w:rPr>
                <w:rFonts w:eastAsiaTheme="minorEastAsia"/>
                <w:color w:val="000000" w:themeColor="text1"/>
              </w:rPr>
              <w:t>≥65y</w:t>
            </w:r>
          </w:p>
        </w:tc>
        <w:tc>
          <w:tcPr>
            <w:tcW w:w="493" w:type="pct"/>
            <w:tcBorders>
              <w:top w:val="single" w:sz="4" w:space="0" w:color="auto"/>
              <w:left w:val="nil"/>
              <w:bottom w:val="single" w:sz="4" w:space="0" w:color="auto"/>
              <w:right w:val="nil"/>
            </w:tcBorders>
            <w:vAlign w:val="center"/>
          </w:tcPr>
          <w:p ns2:paraId="3EDD9342" ns2:textId="0AC78445" w:rsidR="005079E5" w:rsidRPr="003478A2" w:rsidRDefault="007156A2" w:rsidP="00F92086">
            <w:pPr>
              <w:pStyle w:val="TableCellLeft10pt"/>
            </w:pPr>
            <w:r>
              <w:t>6.53</w:t>
            </w:r>
          </w:p>
        </w:tc>
        <w:tc>
          <w:tcPr>
            <w:tcW w:w="480" w:type="pct"/>
            <w:vAlign w:val="center"/>
          </w:tcPr>
          <w:p ns2:paraId="55671F58" ns2:textId="769E61A9" w:rsidR="005079E5" w:rsidRPr="003478A2" w:rsidRDefault="007156A2" w:rsidP="00F92086">
            <w:pPr>
              <w:pStyle w:val="TableCellLeft10pt"/>
            </w:pPr>
            <w:r>
              <w:t>10.49</w:t>
            </w:r>
          </w:p>
        </w:tc>
        <w:tc>
          <w:tcPr>
            <w:tcW w:w="480" w:type="pct"/>
            <w:vAlign w:val="center"/>
          </w:tcPr>
          <w:p ns2:paraId="702A6109" ns2:textId="7901F4ED" w:rsidR="005079E5" w:rsidRPr="003478A2" w:rsidRDefault="007156A2" w:rsidP="00F92086">
            <w:pPr>
              <w:pStyle w:val="TableCellLeft10pt"/>
            </w:pPr>
            <w:r>
              <w:t>3.59</w:t>
            </w:r>
          </w:p>
        </w:tc>
        <w:tc>
          <w:tcPr>
            <w:tcW w:w="866" w:type="pct"/>
            <w:vAlign w:val="center"/>
          </w:tcPr>
          <w:p ns2:paraId="24D98FF4" ns2:textId="12AE28A5" w:rsidR="005079E5" w:rsidRPr="003478A2" w:rsidRDefault="007156A2" w:rsidP="00F92086">
            <w:pPr>
              <w:pStyle w:val="TableCellLeft10pt"/>
            </w:pPr>
            <w:r>
              <w:t>3994 (79.8%)</w:t>
            </w:r>
          </w:p>
        </w:tc>
        <w:tc>
          <w:tcPr>
            <w:tcW w:w="876" w:type="pct"/>
            <w:vAlign w:val="center"/>
          </w:tcPr>
          <w:p ns2:paraId="49745CE1" ns2:textId="3E59F172" w:rsidR="005079E5" w:rsidRPr="003478A2" w:rsidRDefault="007156A2" w:rsidP="00F92086">
            <w:pPr>
              <w:pStyle w:val="TableCellLeft10pt"/>
            </w:pPr>
            <w:r>
              <w:t>2788 (80.2%)</w:t>
            </w:r>
          </w:p>
        </w:tc>
        <w:tc>
          <w:tcPr>
            <w:tcW w:w="874" w:type="pct"/>
            <w:vAlign w:val="center"/>
          </w:tcPr>
          <w:p ns2:paraId="101C0A65" ns2:textId="1B908266" w:rsidR="005079E5" w:rsidRPr="003478A2" w:rsidRDefault="007156A2" w:rsidP="00F92086">
            <w:pPr>
              <w:pStyle w:val="TableCellLeft10pt"/>
            </w:pPr>
            <w:r>
              <w:t>1234 (79.6%)</w:t>
            </w:r>
          </w:p>
        </w:tc>
      </w:tr>
      <w:tr w:rsidR="007156A2" w:rsidRPr="003478A2" ns2:paraId="26869B63" ns2:textId="77777777" w:rsidTr="007156A2">
        <w:trPr>
          <w:trHeight w:val="290"/>
          <w:jc w:val="center"/>
        </w:trPr>
        <w:tc>
          <w:tcPr>
            <w:tcW w:w="931" w:type="pct"/>
            <w:shd w:val="clear" w:color="auto" w:fill="F2F2F2" w:themeFill="background1" w:themeFillShade="F2"/>
            <w:noWrap/>
            <w:vAlign w:val="center"/>
          </w:tcPr>
          <w:p ns2:paraId="6479A561" ns2:textId="77777777" w:rsidR="005079E5" w:rsidRPr="00647FF4" w:rsidRDefault="005079E5" w:rsidP="00F92086">
            <w:pPr>
              <w:pStyle w:val="TableCellLeft10pt"/>
              <w:rPr>
                <w:b/>
                <w:bCs/>
              </w:rPr>
            </w:pPr>
            <w:r w:rsidRPr="00647FF4">
              <w:rPr>
                <w:b/>
                <w:bCs/>
              </w:rPr>
              <w:t xml:space="preserve">Race </w:t>
            </w:r>
          </w:p>
        </w:tc>
        <w:tc>
          <w:tcPr>
            <w:tcW w:w="493" w:type="pct"/>
            <w:tcBorders>
              <w:top w:val="single" w:sz="4" w:space="0" w:color="auto"/>
              <w:left w:val="nil"/>
              <w:bottom w:val="single" w:sz="4" w:space="0" w:color="auto"/>
              <w:right w:val="nil"/>
            </w:tcBorders>
            <w:shd w:val="clear" w:color="auto" w:fill="F2F2F2" w:themeFill="background1" w:themeFillShade="F2"/>
            <w:vAlign w:val="center"/>
          </w:tcPr>
          <w:p ns2:paraId="29CA622A" ns2:textId="77777777" w:rsidR="005079E5" w:rsidRPr="003478A2" w:rsidRDefault="005079E5" w:rsidP="00F92086">
            <w:pPr>
              <w:pStyle w:val="TableCellLeft10pt"/>
            </w:pPr>
          </w:p>
        </w:tc>
        <w:tc>
          <w:tcPr>
            <w:tcW w:w="480" w:type="pct"/>
            <w:shd w:val="clear" w:color="auto" w:fill="F2F2F2" w:themeFill="background1" w:themeFillShade="F2"/>
            <w:vAlign w:val="center"/>
          </w:tcPr>
          <w:p ns2:paraId="5424BCA0" ns2:textId="77777777" w:rsidR="005079E5" w:rsidRPr="003478A2" w:rsidRDefault="005079E5" w:rsidP="00F92086">
            <w:pPr>
              <w:pStyle w:val="TableCellLeft10pt"/>
            </w:pPr>
          </w:p>
        </w:tc>
        <w:tc>
          <w:tcPr>
            <w:tcW w:w="480" w:type="pct"/>
            <w:shd w:val="clear" w:color="auto" w:fill="F2F2F2" w:themeFill="background1" w:themeFillShade="F2"/>
            <w:vAlign w:val="center"/>
          </w:tcPr>
          <w:p ns2:paraId="20651806" ns2:textId="77777777" w:rsidR="005079E5" w:rsidRPr="003478A2" w:rsidRDefault="005079E5" w:rsidP="00F92086">
            <w:pPr>
              <w:pStyle w:val="TableCellLeft10pt"/>
            </w:pPr>
          </w:p>
        </w:tc>
        <w:tc>
          <w:tcPr>
            <w:tcW w:w="866" w:type="pct"/>
            <w:shd w:val="clear" w:color="auto" w:fill="F2F2F2" w:themeFill="background1" w:themeFillShade="F2"/>
            <w:vAlign w:val="center"/>
          </w:tcPr>
          <w:p ns2:paraId="6157661C" ns2:textId="77777777" w:rsidR="005079E5" w:rsidRPr="003478A2" w:rsidRDefault="005079E5" w:rsidP="00F92086">
            <w:pPr>
              <w:pStyle w:val="TableCellLeft10pt"/>
            </w:pPr>
          </w:p>
        </w:tc>
        <w:tc>
          <w:tcPr>
            <w:tcW w:w="876" w:type="pct"/>
            <w:shd w:val="clear" w:color="auto" w:fill="F2F2F2" w:themeFill="background1" w:themeFillShade="F2"/>
            <w:vAlign w:val="center"/>
          </w:tcPr>
          <w:p ns2:paraId="70F52865" ns2:textId="77777777" w:rsidR="005079E5" w:rsidRPr="003478A2" w:rsidRDefault="005079E5" w:rsidP="00F92086">
            <w:pPr>
              <w:pStyle w:val="TableCellLeft10pt"/>
            </w:pPr>
          </w:p>
        </w:tc>
        <w:tc>
          <w:tcPr>
            <w:tcW w:w="874" w:type="pct"/>
            <w:shd w:val="clear" w:color="auto" w:fill="F2F2F2" w:themeFill="background1" w:themeFillShade="F2"/>
            <w:vAlign w:val="center"/>
          </w:tcPr>
          <w:p ns2:paraId="081B9DEF" ns2:textId="77777777" w:rsidR="005079E5" w:rsidRPr="003478A2" w:rsidRDefault="005079E5" w:rsidP="00F92086">
            <w:pPr>
              <w:pStyle w:val="TableCellLeft10pt"/>
            </w:pPr>
          </w:p>
        </w:tc>
      </w:tr>
      <w:tr w:rsidR="007156A2" w:rsidRPr="003478A2" ns2:paraId="06E05BD8" ns2:textId="77777777" w:rsidTr="007156A2">
        <w:trPr>
          <w:trHeight w:val="290"/>
          <w:jc w:val="center"/>
        </w:trPr>
        <w:tc>
          <w:tcPr>
            <w:tcW w:w="931" w:type="pct"/>
            <w:noWrap/>
            <w:vAlign w:val="center"/>
          </w:tcPr>
          <w:p ns2:paraId="1503FC56" ns2:textId="6D7630D0" w:rsidR="005079E5" w:rsidRPr="00647FF4" w:rsidRDefault="005079E5" w:rsidP="00F92086">
            <w:pPr>
              <w:pStyle w:val="TableCellLeft10pt"/>
            </w:pPr>
            <w:r w:rsidRPr="00647FF4">
              <w:t>AI/AN</w:t>
            </w:r>
          </w:p>
        </w:tc>
        <w:tc>
          <w:tcPr>
            <w:tcW w:w="493" w:type="pct"/>
            <w:tcBorders>
              <w:top w:val="single" w:sz="4" w:space="0" w:color="auto"/>
              <w:left w:val="nil"/>
              <w:bottom w:val="single" w:sz="4" w:space="0" w:color="auto"/>
              <w:right w:val="nil"/>
            </w:tcBorders>
            <w:vAlign w:val="center"/>
          </w:tcPr>
          <w:p ns2:paraId="54F41AC6" ns2:textId="1E26A084" w:rsidR="005079E5" w:rsidRPr="003478A2" w:rsidRDefault="007156A2" w:rsidP="00F92086">
            <w:pPr>
              <w:pStyle w:val="TableCellLeft10pt"/>
            </w:pPr>
            <w:r>
              <w:t>0.47</w:t>
            </w:r>
          </w:p>
        </w:tc>
        <w:tc>
          <w:tcPr>
            <w:tcW w:w="480" w:type="pct"/>
            <w:vAlign w:val="center"/>
          </w:tcPr>
          <w:p ns2:paraId="33B40C3A" ns2:textId="37E6FB42" w:rsidR="005079E5" w:rsidRPr="003478A2" w:rsidRDefault="007156A2" w:rsidP="00F92086">
            <w:pPr>
              <w:pStyle w:val="TableCellLeft10pt"/>
            </w:pPr>
            <w:r>
              <w:t>0.70</w:t>
            </w:r>
          </w:p>
        </w:tc>
        <w:tc>
          <w:tcPr>
            <w:tcW w:w="480" w:type="pct"/>
            <w:vAlign w:val="center"/>
          </w:tcPr>
          <w:p ns2:paraId="1D45CEEF" ns2:textId="27C7D9E5" w:rsidR="005079E5" w:rsidRPr="003478A2" w:rsidRDefault="007156A2" w:rsidP="00F92086">
            <w:pPr>
              <w:pStyle w:val="TableCellLeft10pt"/>
            </w:pPr>
            <w:r>
              <w:t>0.27</w:t>
            </w:r>
          </w:p>
        </w:tc>
        <w:tc>
          <w:tcPr>
            <w:tcW w:w="866" w:type="pct"/>
            <w:vAlign w:val="center"/>
          </w:tcPr>
          <w:p ns2:paraId="1A2073B4" ns2:textId="6B1E48AE" w:rsidR="005079E5" w:rsidRPr="003478A2" w:rsidRDefault="007156A2" w:rsidP="00F92086">
            <w:pPr>
              <w:pStyle w:val="TableCellLeft10pt"/>
            </w:pPr>
            <w:r>
              <w:t>22 (0.4%)</w:t>
            </w:r>
          </w:p>
        </w:tc>
        <w:tc>
          <w:tcPr>
            <w:tcW w:w="876" w:type="pct"/>
            <w:vAlign w:val="center"/>
          </w:tcPr>
          <w:p ns2:paraId="6A0381CD" ns2:textId="47D14508" w:rsidR="005079E5" w:rsidRPr="003478A2" w:rsidRDefault="007156A2" w:rsidP="00F92086">
            <w:pPr>
              <w:pStyle w:val="TableCellLeft10pt"/>
            </w:pPr>
            <w:r>
              <w:t>15 (0.4%)</w:t>
            </w:r>
          </w:p>
        </w:tc>
        <w:tc>
          <w:tcPr>
            <w:tcW w:w="874" w:type="pct"/>
            <w:vAlign w:val="center"/>
          </w:tcPr>
          <w:p ns2:paraId="23978545" ns2:textId="53EFD7BD" w:rsidR="005079E5" w:rsidRPr="003478A2" w:rsidRDefault="007156A2" w:rsidP="00F92086">
            <w:pPr>
              <w:pStyle w:val="TableCellLeft10pt"/>
            </w:pPr>
            <w:r>
              <w:t>7 (0.5%)</w:t>
            </w:r>
          </w:p>
        </w:tc>
      </w:tr>
      <w:tr w:rsidR="007156A2" w:rsidRPr="003478A2" ns2:paraId="18283609" ns2:textId="77777777" w:rsidTr="007156A2">
        <w:trPr>
          <w:trHeight w:val="290"/>
          <w:jc w:val="center"/>
        </w:trPr>
        <w:tc>
          <w:tcPr>
            <w:tcW w:w="931" w:type="pct"/>
            <w:noWrap/>
            <w:vAlign w:val="center"/>
          </w:tcPr>
          <w:p ns2:paraId="683034A6" ns2:textId="77777777" w:rsidR="005079E5" w:rsidRPr="00647FF4" w:rsidRDefault="005079E5" w:rsidP="00F92086">
            <w:pPr>
              <w:pStyle w:val="TableCellLeft10pt"/>
            </w:pPr>
            <w:r w:rsidRPr="00647FF4">
              <w:t>Asian or PI</w:t>
            </w:r>
          </w:p>
        </w:tc>
        <w:tc>
          <w:tcPr>
            <w:tcW w:w="493" w:type="pct"/>
            <w:tcBorders>
              <w:top w:val="single" w:sz="4" w:space="0" w:color="auto"/>
              <w:left w:val="nil"/>
              <w:bottom w:val="single" w:sz="4" w:space="0" w:color="auto"/>
              <w:right w:val="nil"/>
            </w:tcBorders>
            <w:vAlign w:val="center"/>
          </w:tcPr>
          <w:p ns2:paraId="1C60B393" ns2:textId="7FF5066D" w:rsidR="005079E5" w:rsidRPr="003478A2" w:rsidRDefault="007156A2" w:rsidP="00F92086">
            <w:pPr>
              <w:pStyle w:val="TableCellLeft10pt"/>
            </w:pPr>
            <w:r>
              <w:t>0.55</w:t>
            </w:r>
          </w:p>
        </w:tc>
        <w:tc>
          <w:tcPr>
            <w:tcW w:w="480" w:type="pct"/>
            <w:vAlign w:val="center"/>
          </w:tcPr>
          <w:p ns2:paraId="44D5DE20" ns2:textId="68F4E555" w:rsidR="005079E5" w:rsidRPr="003478A2" w:rsidRDefault="007156A2" w:rsidP="00F92086">
            <w:pPr>
              <w:pStyle w:val="TableCellLeft10pt"/>
            </w:pPr>
            <w:r>
              <w:t>0.88</w:t>
            </w:r>
          </w:p>
        </w:tc>
        <w:tc>
          <w:tcPr>
            <w:tcW w:w="480" w:type="pct"/>
            <w:vAlign w:val="center"/>
          </w:tcPr>
          <w:p ns2:paraId="5BB755A7" ns2:textId="600FB682" w:rsidR="005079E5" w:rsidRPr="003478A2" w:rsidRDefault="007156A2" w:rsidP="00F92086">
            <w:pPr>
              <w:pStyle w:val="TableCellLeft10pt"/>
            </w:pPr>
            <w:r>
              <w:t>0.31</w:t>
            </w:r>
          </w:p>
        </w:tc>
        <w:tc>
          <w:tcPr>
            <w:tcW w:w="866" w:type="pct"/>
            <w:vAlign w:val="center"/>
          </w:tcPr>
          <w:p ns2:paraId="235DD451" ns2:textId="4D92E58F" w:rsidR="005079E5" w:rsidRPr="003478A2" w:rsidRDefault="007156A2" w:rsidP="00F92086">
            <w:pPr>
              <w:pStyle w:val="TableCellLeft10pt"/>
            </w:pPr>
            <w:r>
              <w:t>140 (2.7%)</w:t>
            </w:r>
          </w:p>
        </w:tc>
        <w:tc>
          <w:tcPr>
            <w:tcW w:w="876" w:type="pct"/>
            <w:vAlign w:val="center"/>
          </w:tcPr>
          <w:p ns2:paraId="61A6E970" ns2:textId="6D5A1F6B" w:rsidR="005079E5" w:rsidRPr="003478A2" w:rsidRDefault="007156A2" w:rsidP="00F92086">
            <w:pPr>
              <w:pStyle w:val="TableCellLeft10pt"/>
            </w:pPr>
            <w:r>
              <w:t>97 (2.7%)</w:t>
            </w:r>
          </w:p>
        </w:tc>
        <w:tc>
          <w:tcPr>
            <w:tcW w:w="874" w:type="pct"/>
            <w:vAlign w:val="center"/>
          </w:tcPr>
          <w:p ns2:paraId="5B564880" ns2:textId="0CD64C2E" w:rsidR="005079E5" w:rsidRPr="003478A2" w:rsidRDefault="007156A2" w:rsidP="00F92086">
            <w:pPr>
              <w:pStyle w:val="TableCellLeft10pt"/>
            </w:pPr>
            <w:r>
              <w:t>44 (2.7%)</w:t>
            </w:r>
          </w:p>
        </w:tc>
      </w:tr>
      <w:tr w:rsidR="007156A2" w:rsidRPr="003478A2" ns2:paraId="1AEDCBC7" ns2:textId="77777777" w:rsidTr="007156A2">
        <w:trPr>
          <w:trHeight w:val="290"/>
          <w:jc w:val="center"/>
        </w:trPr>
        <w:tc>
          <w:tcPr>
            <w:tcW w:w="931" w:type="pct"/>
            <w:noWrap/>
            <w:vAlign w:val="center"/>
          </w:tcPr>
          <w:p ns2:paraId="59ADC173" ns2:textId="77777777" w:rsidR="005079E5" w:rsidRPr="00647FF4" w:rsidRDefault="005079E5" w:rsidP="00F92086">
            <w:pPr>
              <w:pStyle w:val="TableCellLeft10pt"/>
            </w:pPr>
            <w:r w:rsidRPr="00647FF4">
              <w:t>Black</w:t>
            </w:r>
          </w:p>
        </w:tc>
        <w:tc>
          <w:tcPr>
            <w:tcW w:w="493" w:type="pct"/>
            <w:tcBorders>
              <w:top w:val="single" w:sz="4" w:space="0" w:color="auto"/>
              <w:left w:val="nil"/>
              <w:bottom w:val="single" w:sz="4" w:space="0" w:color="auto"/>
              <w:right w:val="nil"/>
            </w:tcBorders>
            <w:vAlign w:val="center"/>
          </w:tcPr>
          <w:p ns2:paraId="79E32BDF" ns2:textId="5BDCF472" w:rsidR="005079E5" w:rsidRPr="003478A2" w:rsidRDefault="007156A2" w:rsidP="00F92086">
            <w:pPr>
              <w:pStyle w:val="TableCellLeft10pt"/>
            </w:pPr>
            <w:r>
              <w:t>0.98</w:t>
            </w:r>
          </w:p>
        </w:tc>
        <w:tc>
          <w:tcPr>
            <w:tcW w:w="480" w:type="pct"/>
            <w:vAlign w:val="center"/>
          </w:tcPr>
          <w:p ns2:paraId="1B16F4B6" ns2:textId="451531A8" w:rsidR="005079E5" w:rsidRPr="003478A2" w:rsidRDefault="007156A2" w:rsidP="00F92086">
            <w:pPr>
              <w:pStyle w:val="TableCellLeft10pt"/>
            </w:pPr>
            <w:r>
              <w:t>1.42</w:t>
            </w:r>
          </w:p>
        </w:tc>
        <w:tc>
          <w:tcPr>
            <w:tcW w:w="480" w:type="pct"/>
            <w:vAlign w:val="center"/>
          </w:tcPr>
          <w:p ns2:paraId="5AB6B6C4" ns2:textId="51B93F82" w:rsidR="005079E5" w:rsidRPr="003478A2" w:rsidRDefault="007156A2" w:rsidP="00F92086">
            <w:pPr>
              <w:pStyle w:val="TableCellLeft10pt"/>
            </w:pPr>
            <w:r>
              <w:t>0.67</w:t>
            </w:r>
          </w:p>
        </w:tc>
        <w:tc>
          <w:tcPr>
            <w:tcW w:w="866" w:type="pct"/>
            <w:vAlign w:val="center"/>
          </w:tcPr>
          <w:p ns2:paraId="2E8E7670" ns2:textId="654C55D0" w:rsidR="005079E5" w:rsidRPr="003478A2" w:rsidRDefault="007156A2" w:rsidP="00F92086">
            <w:pPr>
              <w:pStyle w:val="TableCellLeft10pt"/>
            </w:pPr>
            <w:r>
              <w:t>485 (9.4%)</w:t>
            </w:r>
          </w:p>
        </w:tc>
        <w:tc>
          <w:tcPr>
            <w:tcW w:w="876" w:type="pct"/>
            <w:vAlign w:val="center"/>
          </w:tcPr>
          <w:p ns2:paraId="2A627C7B" ns2:textId="712467E2" w:rsidR="005079E5" w:rsidRPr="003478A2" w:rsidRDefault="007156A2" w:rsidP="00F92086">
            <w:pPr>
              <w:pStyle w:val="TableCellLeft10pt"/>
            </w:pPr>
            <w:r>
              <w:t>292 (8.2%)</w:t>
            </w:r>
          </w:p>
        </w:tc>
        <w:tc>
          <w:tcPr>
            <w:tcW w:w="874" w:type="pct"/>
            <w:vAlign w:val="center"/>
          </w:tcPr>
          <w:p ns2:paraId="1F4E53B3" ns2:textId="02B2B6BB" w:rsidR="005079E5" w:rsidRPr="003478A2" w:rsidRDefault="007156A2" w:rsidP="00F92086">
            <w:pPr>
              <w:pStyle w:val="TableCellLeft10pt"/>
            </w:pPr>
            <w:r>
              <w:t>191 (12.0%)</w:t>
            </w:r>
          </w:p>
        </w:tc>
      </w:tr>
      <w:tr w:rsidR="007156A2" w:rsidRPr="003478A2" ns2:paraId="4B5D60E0" ns2:textId="77777777" w:rsidTr="007156A2">
        <w:trPr>
          <w:trHeight w:val="290"/>
          <w:jc w:val="center"/>
        </w:trPr>
        <w:tc>
          <w:tcPr>
            <w:tcW w:w="931" w:type="pct"/>
            <w:noWrap/>
            <w:vAlign w:val="center"/>
          </w:tcPr>
          <w:p ns2:paraId="2FAF4B4A" ns2:textId="77777777" w:rsidR="005079E5" w:rsidRPr="00647FF4" w:rsidRDefault="005079E5" w:rsidP="00F92086">
            <w:pPr>
              <w:pStyle w:val="TableCellLeft10pt"/>
            </w:pPr>
            <w:r w:rsidRPr="00647FF4">
              <w:t>White</w:t>
            </w:r>
          </w:p>
        </w:tc>
        <w:tc>
          <w:tcPr>
            <w:tcW w:w="493" w:type="pct"/>
            <w:tcBorders>
              <w:top w:val="single" w:sz="4" w:space="0" w:color="auto"/>
              <w:left w:val="nil"/>
              <w:bottom w:val="single" w:sz="4" w:space="0" w:color="auto"/>
              <w:right w:val="nil"/>
            </w:tcBorders>
            <w:vAlign w:val="center"/>
          </w:tcPr>
          <w:p ns2:paraId="72E81FFC" ns2:textId="064E949A" w:rsidR="005079E5" w:rsidRPr="003478A2" w:rsidRDefault="007156A2" w:rsidP="00F92086">
            <w:pPr>
              <w:pStyle w:val="TableCellLeft10pt"/>
            </w:pPr>
            <w:r>
              <w:t>1.14</w:t>
            </w:r>
          </w:p>
        </w:tc>
        <w:tc>
          <w:tcPr>
            <w:tcW w:w="480" w:type="pct"/>
            <w:vAlign w:val="center"/>
          </w:tcPr>
          <w:p ns2:paraId="4E1FF909" ns2:textId="06AFA4EB" w:rsidR="005079E5" w:rsidRPr="003478A2" w:rsidRDefault="007156A2" w:rsidP="00F92086">
            <w:pPr>
              <w:pStyle w:val="TableCellLeft10pt"/>
            </w:pPr>
            <w:r>
              <w:t>1.78</w:t>
            </w:r>
          </w:p>
        </w:tc>
        <w:tc>
          <w:tcPr>
            <w:tcW w:w="480" w:type="pct"/>
            <w:vAlign w:val="center"/>
          </w:tcPr>
          <w:p ns2:paraId="3BA1BD17" ns2:textId="23C49E31" w:rsidR="005079E5" w:rsidRPr="003478A2" w:rsidRDefault="007156A2" w:rsidP="00F92086">
            <w:pPr>
              <w:pStyle w:val="TableCellLeft10pt"/>
            </w:pPr>
            <w:r>
              <w:t>0.64</w:t>
            </w:r>
          </w:p>
        </w:tc>
        <w:tc>
          <w:tcPr>
            <w:tcW w:w="866" w:type="pct"/>
            <w:vAlign w:val="center"/>
          </w:tcPr>
          <w:p ns2:paraId="46DFE7A2" ns2:textId="11E750AF" w:rsidR="005079E5" w:rsidRPr="003478A2" w:rsidRDefault="007156A2" w:rsidP="00F92086">
            <w:pPr>
              <w:pStyle w:val="TableCellLeft10pt"/>
            </w:pPr>
            <w:r>
              <w:t>4500 (87.4%)</w:t>
            </w:r>
          </w:p>
        </w:tc>
        <w:tc>
          <w:tcPr>
            <w:tcW w:w="876" w:type="pct"/>
            <w:vAlign w:val="center"/>
          </w:tcPr>
          <w:p ns2:paraId="16C6083F" ns2:textId="720F03F1" w:rsidR="005079E5" w:rsidRPr="003478A2" w:rsidRDefault="007156A2" w:rsidP="00F92086">
            <w:pPr>
              <w:pStyle w:val="TableCellLeft10pt"/>
            </w:pPr>
            <w:r>
              <w:t>3166 (88.7%)</w:t>
            </w:r>
          </w:p>
        </w:tc>
        <w:tc>
          <w:tcPr>
            <w:tcW w:w="874" w:type="pct"/>
            <w:vAlign w:val="center"/>
          </w:tcPr>
          <w:p ns2:paraId="46371CEC" ns2:textId="4517217F" w:rsidR="005079E5" w:rsidRPr="003478A2" w:rsidRDefault="007156A2" w:rsidP="00F92086">
            <w:pPr>
              <w:pStyle w:val="TableCellLeft10pt"/>
            </w:pPr>
            <w:r>
              <w:t>1356 (84.8%)</w:t>
            </w:r>
          </w:p>
        </w:tc>
      </w:tr>
      <w:tr w:rsidR="007156A2" w:rsidRPr="003478A2" ns2:paraId="1DD51B27" ns2:textId="77777777" w:rsidTr="007156A2">
        <w:trPr>
          <w:trHeight w:val="290"/>
          <w:jc w:val="center"/>
        </w:trPr>
        <w:tc>
          <w:tcPr>
            <w:tcW w:w="931" w:type="pct"/>
            <w:shd w:val="clear" w:color="auto" w:fill="F2F2F2" w:themeFill="background1" w:themeFillShade="F2"/>
            <w:noWrap/>
            <w:vAlign w:val="center"/>
          </w:tcPr>
          <w:p ns2:paraId="585A54BB" ns2:textId="77777777" w:rsidR="005079E5" w:rsidRPr="00647FF4" w:rsidRDefault="005079E5" w:rsidP="00F92086">
            <w:pPr>
              <w:pStyle w:val="TableCellLeft10pt"/>
              <w:rPr>
                <w:b/>
                <w:bCs/>
              </w:rPr>
            </w:pPr>
            <w:r w:rsidRPr="00647FF4">
              <w:rPr>
                <w:b/>
                <w:bCs/>
              </w:rPr>
              <w:t>Ethnicity</w:t>
            </w:r>
          </w:p>
        </w:tc>
        <w:tc>
          <w:tcPr>
            <w:tcW w:w="493" w:type="pct"/>
            <w:tcBorders>
              <w:top w:val="single" w:sz="4" w:space="0" w:color="auto"/>
              <w:left w:val="nil"/>
              <w:bottom w:val="single" w:sz="4" w:space="0" w:color="auto"/>
              <w:right w:val="nil"/>
            </w:tcBorders>
            <w:shd w:val="clear" w:color="auto" w:fill="F2F2F2" w:themeFill="background1" w:themeFillShade="F2"/>
            <w:vAlign w:val="center"/>
          </w:tcPr>
          <w:p ns2:paraId="1C715E3B" ns2:textId="77777777" w:rsidR="005079E5" w:rsidRPr="003478A2" w:rsidRDefault="005079E5" w:rsidP="00F92086">
            <w:pPr>
              <w:pStyle w:val="TableCellLeft10pt"/>
            </w:pPr>
          </w:p>
        </w:tc>
        <w:tc>
          <w:tcPr>
            <w:tcW w:w="480" w:type="pct"/>
            <w:shd w:val="clear" w:color="auto" w:fill="F2F2F2" w:themeFill="background1" w:themeFillShade="F2"/>
            <w:vAlign w:val="center"/>
          </w:tcPr>
          <w:p ns2:paraId="4438BE2C" ns2:textId="77777777" w:rsidR="005079E5" w:rsidRPr="003478A2" w:rsidRDefault="005079E5" w:rsidP="00F92086">
            <w:pPr>
              <w:pStyle w:val="TableCellLeft10pt"/>
            </w:pPr>
          </w:p>
        </w:tc>
        <w:tc>
          <w:tcPr>
            <w:tcW w:w="480" w:type="pct"/>
            <w:shd w:val="clear" w:color="auto" w:fill="F2F2F2" w:themeFill="background1" w:themeFillShade="F2"/>
            <w:vAlign w:val="center"/>
          </w:tcPr>
          <w:p ns2:paraId="4FE4756D" ns2:textId="77777777" w:rsidR="005079E5" w:rsidRPr="003478A2" w:rsidRDefault="005079E5" w:rsidP="00F92086">
            <w:pPr>
              <w:pStyle w:val="TableCellLeft10pt"/>
            </w:pPr>
          </w:p>
        </w:tc>
        <w:tc>
          <w:tcPr>
            <w:tcW w:w="866" w:type="pct"/>
            <w:shd w:val="clear" w:color="auto" w:fill="F2F2F2" w:themeFill="background1" w:themeFillShade="F2"/>
            <w:vAlign w:val="center"/>
          </w:tcPr>
          <w:p ns2:paraId="0A79AF77" ns2:textId="77777777" w:rsidR="005079E5" w:rsidRPr="003478A2" w:rsidRDefault="005079E5" w:rsidP="00F92086">
            <w:pPr>
              <w:pStyle w:val="TableCellLeft10pt"/>
            </w:pPr>
          </w:p>
        </w:tc>
        <w:tc>
          <w:tcPr>
            <w:tcW w:w="876" w:type="pct"/>
            <w:shd w:val="clear" w:color="auto" w:fill="F2F2F2" w:themeFill="background1" w:themeFillShade="F2"/>
            <w:vAlign w:val="center"/>
          </w:tcPr>
          <w:p ns2:paraId="794D2C0A" ns2:textId="77777777" w:rsidR="005079E5" w:rsidRPr="003478A2" w:rsidRDefault="005079E5" w:rsidP="00F92086">
            <w:pPr>
              <w:pStyle w:val="TableCellLeft10pt"/>
            </w:pPr>
          </w:p>
        </w:tc>
        <w:tc>
          <w:tcPr>
            <w:tcW w:w="874" w:type="pct"/>
            <w:shd w:val="clear" w:color="auto" w:fill="F2F2F2" w:themeFill="background1" w:themeFillShade="F2"/>
            <w:vAlign w:val="center"/>
          </w:tcPr>
          <w:p ns2:paraId="209F643C" ns2:textId="77777777" w:rsidR="005079E5" w:rsidRPr="003478A2" w:rsidRDefault="005079E5" w:rsidP="00F92086">
            <w:pPr>
              <w:pStyle w:val="TableCellLeft10pt"/>
            </w:pPr>
          </w:p>
        </w:tc>
      </w:tr>
      <w:tr w:rsidR="007156A2" w:rsidRPr="003478A2" ns2:paraId="06C2426B" ns2:textId="77777777" w:rsidTr="007156A2">
        <w:trPr>
          <w:trHeight w:val="290"/>
          <w:jc w:val="center"/>
        </w:trPr>
        <w:tc>
          <w:tcPr>
            <w:tcW w:w="931" w:type="pct"/>
            <w:noWrap/>
            <w:vAlign w:val="center"/>
          </w:tcPr>
          <w:p ns2:paraId="137F7A57" ns2:textId="289230CB" w:rsidR="005079E5" w:rsidRPr="00647FF4" w:rsidRDefault="005079E5" w:rsidP="00F92086">
            <w:pPr>
              <w:pStyle w:val="TableCellLeft10pt"/>
            </w:pPr>
            <w:r w:rsidRPr="00647FF4">
              <w:t>Hispanic</w:t>
            </w:r>
          </w:p>
        </w:tc>
        <w:tc>
          <w:tcPr>
            <w:tcW w:w="493" w:type="pct"/>
            <w:tcBorders>
              <w:top w:val="single" w:sz="4" w:space="0" w:color="auto"/>
              <w:left w:val="nil"/>
              <w:bottom w:val="single" w:sz="4" w:space="0" w:color="auto"/>
              <w:right w:val="nil"/>
            </w:tcBorders>
            <w:vAlign w:val="center"/>
          </w:tcPr>
          <w:p ns2:paraId="1C8526E9" ns2:textId="1BBFC7DA" w:rsidR="005079E5" w:rsidRPr="003478A2" w:rsidRDefault="007156A2" w:rsidP="00F92086">
            <w:pPr>
              <w:pStyle w:val="TableCellLeft10pt"/>
            </w:pPr>
            <w:r>
              <w:t>0.75</w:t>
            </w:r>
          </w:p>
        </w:tc>
        <w:tc>
          <w:tcPr>
            <w:tcW w:w="480" w:type="pct"/>
            <w:vAlign w:val="center"/>
          </w:tcPr>
          <w:p ns2:paraId="3B32812D" ns2:textId="49BA6656" w:rsidR="005079E5" w:rsidRPr="003478A2" w:rsidRDefault="007156A2" w:rsidP="00F92086">
            <w:pPr>
              <w:pStyle w:val="TableCellLeft10pt"/>
            </w:pPr>
            <w:r>
              <w:t>1.13</w:t>
            </w:r>
          </w:p>
        </w:tc>
        <w:tc>
          <w:tcPr>
            <w:tcW w:w="480" w:type="pct"/>
            <w:vAlign w:val="center"/>
          </w:tcPr>
          <w:p ns2:paraId="1B926E98" ns2:textId="31305972" w:rsidR="005079E5" w:rsidRPr="003478A2" w:rsidRDefault="007156A2" w:rsidP="00F92086">
            <w:pPr>
              <w:pStyle w:val="TableCellLeft10pt"/>
            </w:pPr>
            <w:r>
              <w:t>0.47</w:t>
            </w:r>
          </w:p>
        </w:tc>
        <w:tc>
          <w:tcPr>
            <w:tcW w:w="866" w:type="pct"/>
            <w:vAlign w:val="center"/>
          </w:tcPr>
          <w:p ns2:paraId="5BA98F7D" ns2:textId="6CC94DCE" w:rsidR="005079E5" w:rsidRPr="003478A2" w:rsidRDefault="007156A2" w:rsidP="00F92086">
            <w:pPr>
              <w:pStyle w:val="TableCellLeft10pt"/>
            </w:pPr>
            <w:r>
              <w:t>350 (6.9%)</w:t>
            </w:r>
          </w:p>
        </w:tc>
        <w:tc>
          <w:tcPr>
            <w:tcW w:w="876" w:type="pct"/>
            <w:vAlign w:val="center"/>
          </w:tcPr>
          <w:p ns2:paraId="12F29930" ns2:textId="48725616" w:rsidR="005079E5" w:rsidRPr="003478A2" w:rsidRDefault="007156A2" w:rsidP="00F92086">
            <w:pPr>
              <w:pStyle w:val="TableCellLeft10pt"/>
            </w:pPr>
            <w:r>
              <w:t>230 (6.5%)</w:t>
            </w:r>
          </w:p>
        </w:tc>
        <w:tc>
          <w:tcPr>
            <w:tcW w:w="874" w:type="pct"/>
            <w:vAlign w:val="center"/>
          </w:tcPr>
          <w:p ns2:paraId="7FEB73B1" ns2:textId="249E75A7" w:rsidR="005079E5" w:rsidRPr="003478A2" w:rsidRDefault="007156A2" w:rsidP="00F92086">
            <w:pPr>
              <w:pStyle w:val="TableCellLeft10pt"/>
            </w:pPr>
            <w:r>
              <w:t>121 (7.7%)</w:t>
            </w:r>
          </w:p>
        </w:tc>
      </w:tr>
      <w:tr w:rsidR="007156A2" w:rsidRPr="003478A2" ns2:paraId="65D62D65" ns2:textId="77777777" w:rsidTr="007156A2">
        <w:trPr>
          <w:trHeight w:val="290"/>
          <w:jc w:val="center"/>
        </w:trPr>
        <w:tc>
          <w:tcPr>
            <w:tcW w:w="931" w:type="pct"/>
            <w:noWrap/>
            <w:vAlign w:val="center"/>
          </w:tcPr>
          <w:p ns2:paraId="657AB2C0" ns2:textId="74D97D42" w:rsidR="005079E5" w:rsidRPr="00647FF4" w:rsidRDefault="005079E5" w:rsidP="00F92086">
            <w:pPr>
              <w:pStyle w:val="TableCellLeft10pt"/>
            </w:pPr>
            <w:r w:rsidRPr="00647FF4">
              <w:t>No</w:t>
            </w:r>
            <w:r w:rsidR="00FD545B">
              <w:t>n-</w:t>
            </w:r>
            <w:r w:rsidRPr="00647FF4">
              <w:t>Hispanic</w:t>
            </w:r>
          </w:p>
        </w:tc>
        <w:tc>
          <w:tcPr>
            <w:tcW w:w="493" w:type="pct"/>
            <w:tcBorders>
              <w:top w:val="single" w:sz="4" w:space="0" w:color="auto"/>
              <w:left w:val="nil"/>
              <w:bottom w:val="single" w:sz="4" w:space="0" w:color="auto"/>
              <w:right w:val="nil"/>
            </w:tcBorders>
            <w:vAlign w:val="center"/>
          </w:tcPr>
          <w:p ns2:paraId="2F284C36" ns2:textId="5DFCB4A6" w:rsidR="005079E5" w:rsidRPr="003478A2" w:rsidRDefault="007156A2" w:rsidP="00F92086">
            <w:pPr>
              <w:pStyle w:val="TableCellLeft10pt"/>
            </w:pPr>
            <w:r>
              <w:t>1.11</w:t>
            </w:r>
          </w:p>
        </w:tc>
        <w:tc>
          <w:tcPr>
            <w:tcW w:w="480" w:type="pct"/>
            <w:vAlign w:val="center"/>
          </w:tcPr>
          <w:p ns2:paraId="38009300" ns2:textId="1C2A84E8" w:rsidR="005079E5" w:rsidRPr="003478A2" w:rsidRDefault="007156A2" w:rsidP="00F92086">
            <w:pPr>
              <w:pStyle w:val="TableCellLeft10pt"/>
            </w:pPr>
            <w:r>
              <w:t>1.73</w:t>
            </w:r>
          </w:p>
        </w:tc>
        <w:tc>
          <w:tcPr>
            <w:tcW w:w="480" w:type="pct"/>
            <w:vAlign w:val="center"/>
          </w:tcPr>
          <w:p ns2:paraId="0914499C" ns2:textId="32A2EB4B" w:rsidR="005079E5" w:rsidRPr="003478A2" w:rsidRDefault="007156A2" w:rsidP="00F92086">
            <w:pPr>
              <w:pStyle w:val="TableCellLeft10pt"/>
            </w:pPr>
            <w:r>
              <w:t>0.63</w:t>
            </w:r>
          </w:p>
        </w:tc>
        <w:tc>
          <w:tcPr>
            <w:tcW w:w="866" w:type="pct"/>
            <w:vAlign w:val="center"/>
          </w:tcPr>
          <w:p ns2:paraId="6A589AA5" ns2:textId="236CE32C" w:rsidR="005079E5" w:rsidRPr="003478A2" w:rsidRDefault="007156A2" w:rsidP="00F92086">
            <w:pPr>
              <w:pStyle w:val="TableCellLeft10pt"/>
            </w:pPr>
            <w:r>
              <w:t>4714 (93.1%)</w:t>
            </w:r>
          </w:p>
        </w:tc>
        <w:tc>
          <w:tcPr>
            <w:tcW w:w="876" w:type="pct"/>
            <w:vAlign w:val="center"/>
          </w:tcPr>
          <w:p ns2:paraId="643195E3" ns2:textId="2353E741" w:rsidR="005079E5" w:rsidRPr="003478A2" w:rsidRDefault="007156A2" w:rsidP="00F92086">
            <w:pPr>
              <w:pStyle w:val="TableCellLeft10pt"/>
            </w:pPr>
            <w:r>
              <w:t>3292 (93.5%)</w:t>
            </w:r>
          </w:p>
        </w:tc>
        <w:tc>
          <w:tcPr>
            <w:tcW w:w="874" w:type="pct"/>
            <w:vAlign w:val="center"/>
          </w:tcPr>
          <w:p ns2:paraId="5D501F86" ns2:textId="64DB5B0A" w:rsidR="005079E5" w:rsidRPr="003478A2" w:rsidRDefault="007156A2" w:rsidP="00F92086">
            <w:pPr>
              <w:pStyle w:val="TableCellLeft10pt"/>
            </w:pPr>
            <w:r>
              <w:t>1443 (92.3%)</w:t>
            </w:r>
          </w:p>
        </w:tc>
      </w:tr>
      <w:tr w:rsidR="00F92086" w:rsidRPr="003478A2" ns2:paraId="2F4FFC2B" ns2:textId="77777777" w:rsidTr="00F92086">
        <w:trPr>
          <w:trHeight w:val="290"/>
          <w:jc w:val="center"/>
        </w:trPr>
        <w:tc>
          <w:tcPr>
            <w:tcW w:w="5000" w:type="pct"/>
            <w:gridSpan w:val="7"/>
            <w:noWrap/>
            <w:vAlign w:val="center"/>
          </w:tcPr>
          <w:p ns2:paraId="61F320E0" ns2:textId="6B5EFA65" w:rsidR="00F92086" w:rsidRPr="00F92086" w:rsidRDefault="00F92086" w:rsidP="00F92086">
            <w:pPr>
              <w:pStyle w:val="TableFootnoteLetter"/>
              <w:numPr>
                <w:ilvl w:val="0"/>
                <w:numId w:val="0"/>
              </w:numPr>
              <w:rPr>
                <w:sz w:val="18"/>
                <w:szCs w:val="18"/>
              </w:rPr>
            </w:pPr>
            <w:r w:rsidRPr="00F92086">
              <w:rPr>
                <w:sz w:val="18"/>
                <w:szCs w:val="18"/>
              </w:rPr>
              <w:t xml:space="preserve">AI/AN=American Indian/Alaska Native; </w:t>
            </w:r>
            <w:r w:rsidR="00F45228">
              <w:rPr>
                <w:sz w:val="18"/>
                <w:szCs w:val="18"/>
              </w:rPr>
              <w:t>AJCC=</w:t>
            </w:r>
            <w:r w:rsidR="00F45228" w:rsidRPr="00F45228">
              <w:rPr>
                <w:sz w:val="18"/>
                <w:szCs w:val="18"/>
              </w:rPr>
              <w:t>American Joint Committee on Cancer</w:t>
            </w:r>
            <w:r w:rsidR="00F45228">
              <w:rPr>
                <w:sz w:val="18"/>
                <w:szCs w:val="18"/>
              </w:rPr>
              <w:t xml:space="preserve">; n=number; </w:t>
            </w:r>
            <w:r w:rsidRPr="00F92086">
              <w:rPr>
                <w:sz w:val="18"/>
                <w:szCs w:val="18"/>
              </w:rPr>
              <w:t>PI=</w:t>
            </w:r>
            <w:r>
              <w:rPr>
                <w:sz w:val="18"/>
                <w:szCs w:val="18"/>
              </w:rPr>
              <w:t>P</w:t>
            </w:r>
            <w:r w:rsidRPr="00F92086">
              <w:rPr>
                <w:sz w:val="18"/>
                <w:szCs w:val="18"/>
              </w:rPr>
              <w:t xml:space="preserve">acific Islander; SEER=Surveillance, Epidemiology, and End Result; </w:t>
            </w:r>
            <w:r w:rsidR="007362F5">
              <w:rPr>
                <w:sz w:val="18"/>
                <w:szCs w:val="18"/>
              </w:rPr>
              <w:t xml:space="preserve">UC=urothelial carcinoma; </w:t>
            </w:r>
            <w:r w:rsidRPr="00F92086">
              <w:rPr>
                <w:sz w:val="18"/>
                <w:szCs w:val="18"/>
              </w:rPr>
              <w:t>US=United States;</w:t>
            </w:r>
            <w:r>
              <w:rPr>
                <w:sz w:val="18"/>
                <w:szCs w:val="18"/>
              </w:rPr>
              <w:t xml:space="preserve"> </w:t>
            </w:r>
            <w:r w:rsidRPr="00F92086">
              <w:rPr>
                <w:sz w:val="18"/>
                <w:szCs w:val="18"/>
              </w:rPr>
              <w:t>y=years.</w:t>
            </w:r>
          </w:p>
          <w:p ns2:paraId="4741104F" ns2:textId="33033373" w:rsidR="00F92086" w:rsidRPr="00F92086" w:rsidRDefault="00F92086" w:rsidP="00F92086">
            <w:pPr>
              <w:pStyle w:val="TableFootnoteLetter"/>
              <w:rPr>
                <w:sz w:val="18"/>
                <w:szCs w:val="18"/>
              </w:rPr>
            </w:pPr>
            <w:r w:rsidRPr="00F92086">
              <w:rPr>
                <w:sz w:val="18"/>
                <w:szCs w:val="18"/>
              </w:rPr>
              <w:t>Age-adjusted rate in 2018-2021 (per 100,000) with age adjustment to the 2000 US standard population; SEER-17 Registries, National Cancer Institute, released April 2024, based on the November 2023 submission.</w:t>
            </w:r>
          </w:p>
          <w:p ns2:paraId="261B85DC" ns2:textId="7DE640AB" w:rsidR="00F92086" w:rsidRPr="00F92086" w:rsidRDefault="00F92086" w:rsidP="00F92086">
            <w:pPr>
              <w:pStyle w:val="TableFootnoteLetter"/>
              <w:rPr>
                <w:sz w:val="18"/>
                <w:szCs w:val="18"/>
              </w:rPr>
            </w:pPr>
            <w:r w:rsidRPr="00F92086">
              <w:rPr>
                <w:sz w:val="18"/>
                <w:szCs w:val="18"/>
              </w:rPr>
              <w:t xml:space="preserve">Number of new cases in 2024 estimated by applying crude incidence rates for each sex, race, ethnicity, and/or age group in 2018-2021 to the corresponding sex, race, ethnicity, and/or age group of the 2024 US population. </w:t>
            </w:r>
            <w:bookmarkStart w:id="19" w:name="_Hlk182774992"/>
            <w:r w:rsidRPr="00F92086">
              <w:rPr>
                <w:sz w:val="18"/>
                <w:szCs w:val="18"/>
              </w:rPr>
              <w:t xml:space="preserve">Crude incidence rates were obtained for the patient population of interest defined using Stage IV </w:t>
            </w:r>
            <w:r w:rsidR="007362F5">
              <w:rPr>
                <w:sz w:val="18"/>
                <w:szCs w:val="18"/>
              </w:rPr>
              <w:t>UC</w:t>
            </w:r>
            <w:r w:rsidRPr="00F92086">
              <w:rPr>
                <w:sz w:val="18"/>
                <w:szCs w:val="18"/>
              </w:rPr>
              <w:t xml:space="preserve"> (AJCC </w:t>
            </w:r>
            <w:r w:rsidR="007362F5">
              <w:rPr>
                <w:sz w:val="18"/>
                <w:szCs w:val="18"/>
              </w:rPr>
              <w:t>Eighth</w:t>
            </w:r>
            <w:r w:rsidRPr="00F92086">
              <w:rPr>
                <w:sz w:val="18"/>
                <w:szCs w:val="18"/>
              </w:rPr>
              <w:t xml:space="preserve"> Ed</w:t>
            </w:r>
            <w:r w:rsidR="007362F5">
              <w:rPr>
                <w:sz w:val="18"/>
                <w:szCs w:val="18"/>
              </w:rPr>
              <w:t>ition</w:t>
            </w:r>
            <w:r w:rsidRPr="00F92086">
              <w:rPr>
                <w:sz w:val="18"/>
                <w:szCs w:val="18"/>
              </w:rPr>
              <w:t xml:space="preserve">), which captures patients with T4b or any M1 disease. </w:t>
            </w:r>
            <w:bookmarkEnd w:id="19"/>
            <w:r w:rsidRPr="00F92086">
              <w:rPr>
                <w:sz w:val="18"/>
                <w:szCs w:val="18"/>
              </w:rPr>
              <w:t>Total estimated number of new cases across groups may not sum to the US overall total due to differences in the distributions between the census population and the SEER population, and the fact that each group’s estimate was calculated based on the group-specific incidence rate and population size.</w:t>
            </w:r>
          </w:p>
          <w:p ns2:paraId="08EB16A0" ns2:textId="7C88581B" w:rsidR="00F92086" w:rsidRPr="00F92086" w:rsidRDefault="00F92086" w:rsidP="00F92086">
            <w:pPr>
              <w:pStyle w:val="TableFootnoteLetter"/>
              <w:rPr>
                <w:sz w:val="18"/>
                <w:szCs w:val="18"/>
              </w:rPr>
            </w:pPr>
            <w:r w:rsidRPr="00F92086">
              <w:rPr>
                <w:sz w:val="18"/>
                <w:szCs w:val="18"/>
              </w:rPr>
              <w:t>2024 US population counts from US Census Bureau, International Programs, International Data Base: https://www.census.gov/data-tools/demo/idb/#/dashboard.</w:t>
            </w:r>
          </w:p>
          <w:p ns2:paraId="3DCFB977" ns2:textId="1CD9A097" w:rsidR="00F92086" w:rsidRPr="00F92086" w:rsidRDefault="00F92086" w:rsidP="00F92086">
            <w:pPr>
              <w:pStyle w:val="TableFootnoteLetter"/>
              <w:rPr>
                <w:sz w:val="18"/>
                <w:szCs w:val="18"/>
              </w:rPr>
            </w:pPr>
            <w:r w:rsidRPr="00F92086">
              <w:rPr>
                <w:sz w:val="18"/>
                <w:szCs w:val="18"/>
              </w:rPr>
              <w:t>2022 US population by age, race, and ethnicity: SEER*Stat Database: Populations - Total US (1990-2022), National Cancer Institute, Surveillance Research Program, released Feb</w:t>
            </w:r>
            <w:r w:rsidR="007362F5">
              <w:rPr>
                <w:sz w:val="18"/>
                <w:szCs w:val="18"/>
              </w:rPr>
              <w:t>ruary</w:t>
            </w:r>
            <w:r w:rsidRPr="00F92086">
              <w:rPr>
                <w:sz w:val="18"/>
                <w:szCs w:val="18"/>
              </w:rPr>
              <w:t xml:space="preserve"> 2024.</w:t>
            </w:r>
          </w:p>
          <w:p ns2:paraId="2B77D5C0" ns2:textId="0ADDF0C5" w:rsidR="00F92086" w:rsidRPr="00F92086" w:rsidRDefault="00F92086" w:rsidP="00F45228">
            <w:pPr>
              <w:pStyle w:val="TableFootnoteLetter"/>
              <w:numPr>
                <w:ilvl w:val="0"/>
                <w:numId w:val="0"/>
              </w:numPr>
            </w:pPr>
            <w:r w:rsidRPr="00F92086">
              <w:rPr>
                <w:sz w:val="18"/>
                <w:szCs w:val="18"/>
              </w:rPr>
              <w:t xml:space="preserve">Source: </w:t>
            </w:r>
            <w:r w:rsidR="003317F2">
              <w:rPr>
                <w:sz w:val="18"/>
                <w:szCs w:val="18"/>
              </w:rPr>
              <w:t>[Ref. 5.4: 08QPTC]</w:t>
            </w:r>
            <w:r w:rsidRPr="00F92086">
              <w:rPr>
                <w:sz w:val="18"/>
                <w:szCs w:val="18"/>
              </w:rPr>
              <w:t xml:space="preserve"> </w:t>
            </w:r>
          </w:p>
        </w:tc>
      </w:tr>
      <w:bookmarkEnd w:id="18"/>
    </w:tbl>
    <w:p ns2:paraId="2D67DCDD" ns2:textId="77777777" w:rsidR="005079E5" w:rsidRDefault="005079E5" w:rsidP="005079E5">
      <w:pPr>
        <w:pStyle w:val="Paragraph"/>
      </w:pPr>
      <w:ins w:id="534" w:author="GoldenCorpusHarness" w:date="2026-03-28T22:23:45Z">
        <w:r>
          <w:t>According to US SEER data from 2018 to 2021, the overall ageadjusted incidence rate of la/mUC is 1.06 cases per 100,000 [Table 1] [Ref. 5.4: 08QPTC]. Incidence of la/mUC is nearly 3 times higher among men (1.65 per 100,000) than women (0.61) and is highest in people 65 years and older (6.53). The majority of la/mUC occurs in older men (≥65 years), with an age-adjusted incidence of 10.49 per 100,000 – the highest age-, sex-, race-, or ethnicity-specific incidence observed for la/mUC in the US. Across sex and racial groups, the age-adjusted incidence is highest among White men (1.78 per 100,000), followed by Black men (1.42), Asian or Pacific Islander men (0.88), AI/AN men (0.70), and lowest in women across all racial groups (Black: 0.67, White: 0.64, Asian/Pacific Islander: 0.31, AI/AN: 0.27). With respect to ethnicity, non-Hispanic people have a higher incidence than Hispanic people (1.11 vs 0.75 per 100,000, respectively), particularly among men (1.73 vs 1.13 per 100,000, respectively).</w:t>
        </w:r>
      </w:ins>
    </w:p>
    <w:p ns2:paraId="439C0C68" ns2:textId="5045DBC2" w:rsidR="005079E5" w:rsidRPr="005079E5" w:rsidRDefault="005079E5" w:rsidP="005079E5">
      <w:pPr>
        <w:pStyle w:val="Paragraph"/>
        <w:sectPr w:rsidR="005079E5" w:rsidRPr="005079E5" w:rsidSect="00F5030C">
          <w:pgSz w:w="12240" w:h="15840"/>
          <w:pgMar w:top="1440" w:right="1440" w:bottom="1440" w:left="1800" w:header="720" w:footer="720" w:gutter="0"/>
          <w:cols w:space="720"/>
          <w:docGrid w:linePitch="360"/>
        </w:sectPr>
      </w:pPr>
      <w:ins w:id="535" w:author="GoldenCorpusHarness" w:date="2026-03-28T22:23:45Z">
        <w:r>
          <w:t>Disease Estimates to Support US Clinical Study Enrollment Efforts</w:t>
        </w:r>
      </w:ins>
    </w:p>
    <w:p ns2:paraId="5494CAB8" ns2:textId="3D930AA8" w:rsidR="004E1D27" w:rsidRDefault="502C3268" w:rsidP="00B90B6A">
      <w:pPr>
        <w:pStyle w:val="Heading2"/>
      </w:pPr>
      <w:del w:id="536" w:author="GoldenCorpusHarness" w:date="2026-03-28T22:23:45Z">
        <w:r>
          <w:delText xml:space="preserve">Differences in </w:delText>
        </w:r>
      </w:del>
      <w:ins w:id="537" w:author="GoldenCorpusHarness" w:date="2026-03-28T22:23:45Z">
        <w:r>
          <w:t>In 2024, an estimated 5003 US adults will be diagnosed with la/mUC based on SEER data from 2018 to 2021 [Table 1]. Nearly 80% of new cases will occur in people 65 years of age or older, with only 2.3% of new cases occurring in those less than 50 years of age. The majority of new la/mUC cases are expected to occur among White individuals (87.4%), followed by Black (9.4%), Asian/</w:t>
        </w:r>
      </w:ins>
      <w:r>
        <w:t>Pa</w:t>
      </w:r>
      <w:del w:id="538" w:author="GoldenCorpusHarness" w:date="2026-03-28T22:23:45Z">
        <w:r>
          <w:delText>thoph</w:delText>
        </w:r>
      </w:del>
      <w:ins w:id="539" w:author="GoldenCorpusHarness" w:date="2026-03-28T22:23:45Z">
        <w:r>
          <w:t>cific Islander (2.7%), and AI/AN (0.4%). Similarl</w:t>
        </w:r>
      </w:ins>
      <w:r>
        <w:t>y</w:t>
      </w:r>
      <w:del w:id="540" w:author="GoldenCorpusHarness" w:date="2026-03-28T22:23:45Z">
        <w:r>
          <w:delText>siolog</w:delText>
        </w:r>
      </w:del>
      <w:ins w:id="541" w:author="GoldenCorpusHarness" w:date="2026-03-28T22:23:45Z">
        <w:r>
          <w:t>, non-Hispanic individuals will experience the largest burden, with 93.1% of new cases estimated to occur in non-Hispanic individuals compared with 6.9% among Hispanic individuals. Sex-specific proportions of estimated new cases b</w:t>
        </w:r>
      </w:ins>
      <w:r>
        <w:t>y</w:t>
      </w:r>
      <w:del w:id="542" w:author="GoldenCorpusHarness" w:date="2026-03-28T22:23:45Z">
        <w:r>
          <w:delText xml:space="preserve">, Diagnosis, </w:delText>
        </w:r>
      </w:del>
      <w:ins w:id="543" w:author="GoldenCorpusHarness" w:date="2026-03-28T22:23:45Z">
        <w:r>
          <w:t xml:space="preserve"> age, race, and ethnicity are similar to the proportions in the overall population; however, a higher proportion of new cases among females are expected to be non-White (15.2%) compared with that among males (11.3%) [Ref. 5.4: 08</w:t>
        </w:r>
      </w:ins>
      <w:r>
        <w:t>P</w:t>
      </w:r>
      <w:del w:id="544" w:author="GoldenCorpusHarness" w:date="2026-03-28T22:23:45Z">
        <w:r>
          <w:delText xml:space="preserve">revention, Screening, or Diagnostic Strategies, and </w:delText>
        </w:r>
      </w:del>
      <w:r>
        <w:t>T</w:t>
      </w:r>
      <w:del w:id="545" w:author="GoldenCorpusHarness" w:date="2026-03-28T22:23:45Z">
        <w:r>
          <w:delText>reatment Across Underrepresented Racial and Ethnic Populations</w:delText>
        </w:r>
      </w:del>
      <w:ins w:id="546" w:author="GoldenCorpusHarness" w:date="2026-03-28T22:23:45Z">
        <w:r>
          <w:t>KW].</w:t>
        </w:r>
      </w:ins>
    </w:p>
    <w:p ns2:paraId="6D2623F9" ns2:textId="599B14B4" w:rsidR="00D33F5D" w:rsidRDefault="00B813B7" w:rsidP="0098450F">
      <w:pPr>
        <w:pStyle w:val="Heading3"/>
      </w:pPr>
      <w:del w:id="547" w:author="GoldenCorpusHarness" w:date="2026-03-28T22:23:45Z">
        <w:r>
          <w:delText>R</w:delText>
        </w:r>
      </w:del>
      <w:ins w:id="548" w:author="GoldenCorpusHarness" w:date="2026-03-28T22:23:45Z">
        <w:r>
          <w:t>Table 1Age-Adjusted Inc</w:t>
        </w:r>
      </w:ins>
      <w:r>
        <w:t>i</w:t>
      </w:r>
      <w:del w:id="549" w:author="GoldenCorpusHarness" w:date="2026-03-28T22:23:45Z">
        <w:r>
          <w:delText>sk Fa</w:delText>
        </w:r>
      </w:del>
      <w:ins w:id="550" w:author="GoldenCorpusHarness" w:date="2026-03-28T22:23:45Z">
        <w:r>
          <w:t>den</w:t>
        </w:r>
      </w:ins>
      <w:r>
        <w:t>c</w:t>
      </w:r>
      <w:del w:id="551" w:author="GoldenCorpusHarness" w:date="2026-03-28T22:23:45Z">
        <w:r>
          <w:delText>tors</w:delText>
        </w:r>
      </w:del>
      <w:ins w:id="552" w:author="GoldenCorpusHarness" w:date="2026-03-28T22:23:45Z">
        <w:r>
          <w:t>e</w:t>
        </w:r>
      </w:ins>
      <w:r>
        <w:t xml:space="preserve"> and </w:t>
      </w:r>
      <w:del w:id="553" w:author="GoldenCorpusHarness" w:date="2026-03-28T22:23:45Z">
        <w:r>
          <w:delText>P</w:delText>
        </w:r>
      </w:del>
      <w:ins w:id="554" w:author="GoldenCorpusHarness" w:date="2026-03-28T22:23:45Z">
        <w:r>
          <w:t>Estim</w:t>
        </w:r>
      </w:ins>
      <w:r>
        <w:t>at</w:t>
      </w:r>
      <w:ins w:id="555" w:author="GoldenCorpusHarness" w:date="2026-03-28T22:23:45Z">
        <w:r>
          <w:t>ed Number of New Cases of Locally Advanced or Metastatic Urot</w:t>
        </w:r>
      </w:ins>
      <w:r>
        <w:t>h</w:t>
      </w:r>
      <w:ins w:id="556" w:author="GoldenCorpusHarness" w:date="2026-03-28T22:23:45Z">
        <w:r>
          <w:t>elial Carcin</w:t>
        </w:r>
      </w:ins>
      <w:r>
        <w:t>o</w:t>
      </w:r>
      <w:del w:id="557" w:author="GoldenCorpusHarness" w:date="2026-03-28T22:23:45Z">
        <w:r>
          <w:delText>p</w:delText>
        </w:r>
      </w:del>
      <w:ins w:id="558" w:author="GoldenCorpusHarness" w:date="2026-03-28T22:23:45Z">
        <w:r>
          <w:t>ma in t</w:t>
        </w:r>
      </w:ins>
      <w:r>
        <w:t>h</w:t>
      </w:r>
      <w:ins w:id="559" w:author="GoldenCorpusHarness" w:date="2026-03-28T22:23:45Z">
        <w:r>
          <w:t>e US, b</w:t>
        </w:r>
      </w:ins>
      <w:r>
        <w:t>y</w:t>
      </w:r>
      <w:del w:id="560" w:author="GoldenCorpusHarness" w:date="2026-03-28T22:23:45Z">
        <w:r>
          <w:delText>s</w:delText>
        </w:r>
      </w:del>
      <w:ins w:id="561" w:author="GoldenCorpusHarness" w:date="2026-03-28T22:23:45Z">
        <w:r>
          <w:t xml:space="preserve"> Sex, Age, Race, and Ethn</w:t>
        </w:r>
      </w:ins>
      <w:r>
        <w:t>i</w:t>
      </w:r>
      <w:del w:id="562" w:author="GoldenCorpusHarness" w:date="2026-03-28T22:23:45Z">
        <w:r>
          <w:delText>olog</w:delText>
        </w:r>
      </w:del>
      <w:ins w:id="563" w:author="GoldenCorpusHarness" w:date="2026-03-28T22:23:45Z">
        <w:r>
          <w:t>cit</w:t>
        </w:r>
      </w:ins>
      <w:r>
        <w:t>y</w:t>
      </w:r>
      <w:ins w:id="564" w:author="GoldenCorpusHarness" w:date="2026-03-28T22:23:45Z">
        <w:r>
          <w:t>, 2018-2021</w:t>
        </w:r>
      </w:ins>
    </w:p>
    <w:p ns2:paraId="1EC2D52F" ns2:textId="03F4E44C" w:rsidR="00263AD4" w:rsidRPr="00263AD4" w:rsidRDefault="00E11348" w:rsidP="00B12B3F">
      <w:pPr>
        <w:pStyle w:val="Paragraph"/>
      </w:pPr>
      <w:r>
        <w:t xml:space="preserve">There is an increased risk of </w:t>
      </w:r>
      <w:r w:rsidR="00F45228">
        <w:t>bladder cancer</w:t>
      </w:r>
      <w:r>
        <w:t xml:space="preserve"> with certain familial cancer syndromes such as Lynch syndrome</w:t>
      </w:r>
      <w:r w:rsidR="004A7EFE">
        <w:t xml:space="preserve"> </w:t>
      </w:r>
      <w:r w:rsidR="003317F2">
        <w:t>[Ref. 5.4: 08QN0N]</w:t>
      </w:r>
      <w:r>
        <w:t>. However, this is rare</w:t>
      </w:r>
      <w:r w:rsidR="00942A71">
        <w:t>,</w:t>
      </w:r>
      <w:r>
        <w:t xml:space="preserve"> and the </w:t>
      </w:r>
      <w:r w:rsidR="000A555A">
        <w:t xml:space="preserve">main risk factors for the development of </w:t>
      </w:r>
      <w:r w:rsidR="0076570C">
        <w:t>bladder cancer</w:t>
      </w:r>
      <w:r w:rsidR="008C651F">
        <w:t xml:space="preserve"> </w:t>
      </w:r>
      <w:r w:rsidR="000A555A">
        <w:t>are</w:t>
      </w:r>
      <w:r w:rsidR="008C651F">
        <w:t xml:space="preserve"> </w:t>
      </w:r>
      <w:r w:rsidR="00F22C4B">
        <w:t xml:space="preserve">external </w:t>
      </w:r>
      <w:r w:rsidR="008C7CB3">
        <w:t>and</w:t>
      </w:r>
      <w:r w:rsidR="007A51CA">
        <w:t xml:space="preserve"> includ</w:t>
      </w:r>
      <w:r w:rsidR="008C7CB3">
        <w:t>e</w:t>
      </w:r>
      <w:r w:rsidR="00F22C4B">
        <w:t xml:space="preserve"> </w:t>
      </w:r>
      <w:r w:rsidR="007A51CA">
        <w:t>smoking, various occupational exposures (</w:t>
      </w:r>
      <w:r w:rsidR="0076570C">
        <w:t>aluminum</w:t>
      </w:r>
      <w:r w:rsidR="007A51CA">
        <w:t xml:space="preserve"> production, occupational exposure to various dyes [</w:t>
      </w:r>
      <w:proofErr w:type="spellStart"/>
      <w:r w:rsidR="007A51CA">
        <w:t>eg</w:t>
      </w:r>
      <w:proofErr w:type="spellEnd"/>
      <w:r w:rsidR="007A51CA">
        <w:t xml:space="preserve">, magenta and auramine] </w:t>
      </w:r>
      <w:r w:rsidR="007A51CA" w:rsidRPr="00F92086">
        <w:t>or dye intermediates</w:t>
      </w:r>
      <w:r w:rsidR="00F92086">
        <w:t xml:space="preserve"> </w:t>
      </w:r>
      <w:r w:rsidR="007A51CA" w:rsidRPr="00F92086">
        <w:t>[</w:t>
      </w:r>
      <w:proofErr w:type="spellStart"/>
      <w:r w:rsidR="007A51CA" w:rsidRPr="00F92086">
        <w:t>eg</w:t>
      </w:r>
      <w:proofErr w:type="spellEnd"/>
      <w:r w:rsidR="007A51CA" w:rsidRPr="00F92086">
        <w:t xml:space="preserve">, 4-aminobiphenyl]), environmental exposures </w:t>
      </w:r>
      <w:r w:rsidR="006101F3" w:rsidRPr="00F92086">
        <w:t>(</w:t>
      </w:r>
      <w:proofErr w:type="spellStart"/>
      <w:r w:rsidR="006101F3" w:rsidRPr="00F92086">
        <w:t>e</w:t>
      </w:r>
      <w:r w:rsidR="00F92086">
        <w:t>g</w:t>
      </w:r>
      <w:proofErr w:type="spellEnd"/>
      <w:r w:rsidR="00F92086">
        <w:t>,</w:t>
      </w:r>
      <w:r w:rsidR="007A51CA" w:rsidRPr="00F92086">
        <w:t xml:space="preserve"> radiation and arsenic), medications</w:t>
      </w:r>
      <w:r w:rsidR="006101F3" w:rsidRPr="00F92086">
        <w:t xml:space="preserve"> </w:t>
      </w:r>
      <w:r w:rsidR="007A51CA" w:rsidRPr="00F92086">
        <w:t>(</w:t>
      </w:r>
      <w:proofErr w:type="spellStart"/>
      <w:r w:rsidR="00C87DD9" w:rsidRPr="00F92086">
        <w:t>eg</w:t>
      </w:r>
      <w:proofErr w:type="spellEnd"/>
      <w:r w:rsidR="00F92086">
        <w:t xml:space="preserve">, </w:t>
      </w:r>
      <w:r w:rsidR="007A51CA" w:rsidRPr="00F92086">
        <w:t>cyclophosphamid</w:t>
      </w:r>
      <w:r w:rsidR="00C87DD9" w:rsidRPr="00F92086">
        <w:t>e</w:t>
      </w:r>
      <w:r w:rsidR="007A51CA" w:rsidRPr="00F92086">
        <w:t>)</w:t>
      </w:r>
      <w:r w:rsidR="0076570C">
        <w:t>,</w:t>
      </w:r>
      <w:r w:rsidR="006101F3" w:rsidRPr="00F92086">
        <w:t xml:space="preserve"> </w:t>
      </w:r>
      <w:r w:rsidR="007A51CA" w:rsidRPr="00F92086">
        <w:t>and Schistosoma infection</w:t>
      </w:r>
      <w:r w:rsidR="006101F3" w:rsidRPr="00F92086">
        <w:t>s</w:t>
      </w:r>
      <w:r w:rsidR="00F92086">
        <w:t xml:space="preserve"> </w:t>
      </w:r>
      <w:r w:rsidR="003317F2">
        <w:t>[Ref. 5.4: 05PGXB]</w:t>
      </w:r>
      <w:r w:rsidR="00345110">
        <w:t xml:space="preserve"> </w:t>
      </w:r>
      <w:r w:rsidR="003317F2">
        <w:t>[Ref. 5.4: 08QPHP]</w:t>
      </w:r>
      <w:r w:rsidR="008C651F" w:rsidRPr="00F92086">
        <w:t xml:space="preserve">. </w:t>
      </w:r>
      <w:r w:rsidR="006D209A" w:rsidRPr="00F92086">
        <w:t xml:space="preserve">Nearly half of </w:t>
      </w:r>
      <w:r w:rsidR="00F45228">
        <w:t>bladder cancer</w:t>
      </w:r>
      <w:r w:rsidR="006D209A" w:rsidRPr="00F92086">
        <w:t xml:space="preserve"> </w:t>
      </w:r>
      <w:r w:rsidR="00261E55" w:rsidRPr="00F92086">
        <w:t xml:space="preserve">cases are associated with tobacco smoking. </w:t>
      </w:r>
      <w:r w:rsidR="002F738E">
        <w:t xml:space="preserve">Individuals who smoke develop </w:t>
      </w:r>
      <w:r w:rsidR="00F45228">
        <w:t>bladder cancer</w:t>
      </w:r>
      <w:r w:rsidR="00261E55" w:rsidRPr="00F92086">
        <w:t xml:space="preserve"> </w:t>
      </w:r>
      <w:r w:rsidR="002F738E">
        <w:t xml:space="preserve">at a rate </w:t>
      </w:r>
      <w:r w:rsidR="00261E55" w:rsidRPr="00F92086">
        <w:t xml:space="preserve">more than 2 times </w:t>
      </w:r>
      <w:r w:rsidR="002F738E">
        <w:t xml:space="preserve">that for </w:t>
      </w:r>
      <w:r w:rsidR="006C10F9">
        <w:t>non</w:t>
      </w:r>
      <w:r w:rsidR="002F738E">
        <w:t>smokers</w:t>
      </w:r>
      <w:r w:rsidR="00B12B3F" w:rsidRPr="00F92086">
        <w:t xml:space="preserve"> (</w:t>
      </w:r>
      <w:r w:rsidR="00F92086">
        <w:t>HR</w:t>
      </w:r>
      <w:r w:rsidR="00CE0F79">
        <w:t>=</w:t>
      </w:r>
      <w:r w:rsidR="00B12B3F" w:rsidRPr="00F92086">
        <w:t>2.32, 95%</w:t>
      </w:r>
      <w:r w:rsidR="00F92086">
        <w:t xml:space="preserve"> CI: </w:t>
      </w:r>
      <w:r w:rsidR="00B12B3F" w:rsidRPr="00F92086">
        <w:t>1.98–2.73 in males and HR</w:t>
      </w:r>
      <w:r w:rsidR="00CE0F79">
        <w:t>=</w:t>
      </w:r>
      <w:r w:rsidR="00B12B3F" w:rsidRPr="00F92086">
        <w:t>2.75, 95% CI: 2.07–3.64 in females)</w:t>
      </w:r>
      <w:r w:rsidR="009A6CBE" w:rsidRPr="00F92086">
        <w:t xml:space="preserve"> </w:t>
      </w:r>
      <w:r w:rsidR="003317F2">
        <w:t>[Ref. 5.4: 08QPHP]</w:t>
      </w:r>
      <w:r w:rsidR="00B12B3F" w:rsidRPr="00F92086">
        <w:t>.</w:t>
      </w:r>
    </w:p>
    <w:p ns2:paraId="00ABFEF3" ns2:textId="77777777" w:rsidR="00AD29C4" w:rsidRPr="00897647" w:rsidRDefault="00BB6F18" w:rsidP="00F5030C">
      <w:pPr>
        <w:pStyle w:val="Heading3"/>
      </w:pPr>
      <w:del w:id="565" w:author="GoldenCorpusHarness" w:date="2026-03-28T22:23:45Z">
        <w:r>
          <w:delText>Differences in Prevention, Screening, or Diagnosis</w:delText>
        </w:r>
      </w:del>
    </w:p>
    <w:p ns2:paraId="0C5E75DA" ns2:textId="07A06241" w:rsidR="008259FA" w:rsidRDefault="00437C09" w:rsidP="00172FA1">
      <w:pPr>
        <w:pStyle w:val="Paragraph"/>
      </w:pPr>
      <w:del w:id="566" w:author="GoldenCorpusHarness" w:date="2026-03-28T22:23:45Z">
        <w:r>
          <w:delText>Th</w:delText>
        </w:r>
      </w:del>
      <w:ins w:id="567" w:author="GoldenCorpusHarness" w:date="2026-03-28T22:23:45Z">
        <w:r>
          <w:t>Diff</w:t>
        </w:r>
      </w:ins>
      <w:r>
        <w:t>e</w:t>
      </w:r>
      <w:ins w:id="568" w:author="GoldenCorpusHarness" w:date="2026-03-28T22:23:45Z">
        <w:r>
          <w:t>rences</w:t>
        </w:r>
      </w:ins>
      <w:r>
        <w:t xml:space="preserve"> </w:t>
      </w:r>
      <w:del w:id="569" w:author="GoldenCorpusHarness" w:date="2026-03-28T22:23:45Z">
        <w:r>
          <w:delText>ma</w:delText>
        </w:r>
      </w:del>
      <w:r>
        <w:t xml:space="preserve">in </w:t>
      </w:r>
      <w:del w:id="570" w:author="GoldenCorpusHarness" w:date="2026-03-28T22:23:45Z">
        <w:r>
          <w:delText>me</w:delText>
        </w:r>
      </w:del>
      <w:ins w:id="571" w:author="GoldenCorpusHarness" w:date="2026-03-28T22:23:45Z">
        <w:r>
          <w:t>Pa</w:t>
        </w:r>
      </w:ins>
      <w:r>
        <w:t>tho</w:t>
      </w:r>
      <w:del w:id="572" w:author="GoldenCorpusHarness" w:date="2026-03-28T22:23:45Z">
        <w:r>
          <w:delText>d</w:delText>
        </w:r>
      </w:del>
      <w:ins w:id="573" w:author="GoldenCorpusHarness" w:date="2026-03-28T22:23:45Z">
        <w:r>
          <w:t>physiology,</w:t>
        </w:r>
      </w:ins>
      <w:r>
        <w:t xml:space="preserve"> </w:t>
      </w:r>
      <w:ins w:id="574" w:author="GoldenCorpusHarness" w:date="2026-03-28T22:23:45Z">
        <w:r>
          <w:t>Diagn</w:t>
        </w:r>
      </w:ins>
      <w:r>
        <w:t>o</w:t>
      </w:r>
      <w:del w:id="575" w:author="GoldenCorpusHarness" w:date="2026-03-28T22:23:45Z">
        <w:r>
          <w:delText>f</w:delText>
        </w:r>
      </w:del>
      <w:ins w:id="576" w:author="GoldenCorpusHarness" w:date="2026-03-28T22:23:45Z">
        <w:r>
          <w:t>sis,</w:t>
        </w:r>
      </w:ins>
      <w:r>
        <w:t xml:space="preserve"> </w:t>
      </w:r>
      <w:del w:id="577" w:author="GoldenCorpusHarness" w:date="2026-03-28T22:23:45Z">
        <w:r>
          <w:delText>bladder cancer p</w:delText>
        </w:r>
      </w:del>
      <w:ins w:id="578" w:author="GoldenCorpusHarness" w:date="2026-03-28T22:23:45Z">
        <w:r>
          <w:t>P</w:t>
        </w:r>
      </w:ins>
      <w:r>
        <w:t>revention</w:t>
      </w:r>
      <w:del w:id="579" w:author="GoldenCorpusHarness" w:date="2026-03-28T22:23:45Z">
        <w:r>
          <w:delText xml:space="preserve"> is to avoid smoking</w:delText>
        </w:r>
      </w:del>
      <w:r>
        <w:t xml:space="preserve">, </w:t>
      </w:r>
      <w:del w:id="580" w:author="GoldenCorpusHarness" w:date="2026-03-28T22:23:45Z">
        <w:r>
          <w:delText>exposure to occupational carcinogens such as dyes, soot, and coal tar, exposure to environmental risk factors such as radiation, and diseases such as schistosomiasis [Ref. 5.4: 08QPHP]. There is no standard recommendation for s</w:delText>
        </w:r>
      </w:del>
      <w:ins w:id="581" w:author="GoldenCorpusHarness" w:date="2026-03-28T22:23:45Z">
        <w:r>
          <w:t>S</w:t>
        </w:r>
      </w:ins>
      <w:r>
        <w:t>creening</w:t>
      </w:r>
      <w:ins w:id="582" w:author="GoldenCorpusHarness" w:date="2026-03-28T22:23:45Z">
        <w:r>
          <w:t>,</w:t>
        </w:r>
      </w:ins>
      <w:r>
        <w:t xml:space="preserve"> </w:t>
      </w:r>
      <w:del w:id="583" w:author="GoldenCorpusHarness" w:date="2026-03-28T22:23:45Z">
        <w:r>
          <w:delText>f</w:delText>
        </w:r>
      </w:del>
      <w:r>
        <w:t xml:space="preserve">or </w:t>
      </w:r>
      <w:del w:id="584" w:author="GoldenCorpusHarness" w:date="2026-03-28T22:23:45Z">
        <w:r>
          <w:delText>bladder cancer. Bladder cancer is most frequently d</w:delText>
        </w:r>
      </w:del>
      <w:ins w:id="585" w:author="GoldenCorpusHarness" w:date="2026-03-28T22:23:45Z">
        <w:r>
          <w:t>D</w:t>
        </w:r>
      </w:ins>
      <w:r>
        <w:t>iagnos</w:t>
      </w:r>
      <w:del w:id="586" w:author="GoldenCorpusHarness" w:date="2026-03-28T22:23:45Z">
        <w:r>
          <w:delText>ed when a pa</w:delText>
        </w:r>
      </w:del>
      <w:r>
        <w:t>ti</w:t>
      </w:r>
      <w:del w:id="587" w:author="GoldenCorpusHarness" w:date="2026-03-28T22:23:45Z">
        <w:r>
          <w:delText>ent</w:delText>
        </w:r>
      </w:del>
      <w:ins w:id="588" w:author="GoldenCorpusHarness" w:date="2026-03-28T22:23:45Z">
        <w:r>
          <w:t>c</w:t>
        </w:r>
      </w:ins>
      <w:r>
        <w:t xml:space="preserve"> </w:t>
      </w:r>
      <w:del w:id="589" w:author="GoldenCorpusHarness" w:date="2026-03-28T22:23:45Z">
        <w:r>
          <w:delText xml:space="preserve">presents with symptoms and signs of disease in the urinary </w:delText>
        </w:r>
      </w:del>
      <w:ins w:id="590" w:author="GoldenCorpusHarness" w:date="2026-03-28T22:23:45Z">
        <w:r>
          <w:t>S</w:t>
        </w:r>
      </w:ins>
      <w:r>
        <w:t>tra</w:t>
      </w:r>
      <w:del w:id="591" w:author="GoldenCorpusHarness" w:date="2026-03-28T22:23:45Z">
        <w:r>
          <w:delText>c</w:delText>
        </w:r>
      </w:del>
      <w:r>
        <w:t>t</w:t>
      </w:r>
      <w:del w:id="592" w:author="GoldenCorpusHarness" w:date="2026-03-28T22:23:45Z">
        <w:r>
          <w:delText xml:space="preserve"> </w:delText>
        </w:r>
      </w:del>
      <w:ins w:id="593" w:author="GoldenCorpusHarness" w:date="2026-03-28T22:23:45Z">
        <w:r>
          <w:t>eg</w:t>
        </w:r>
      </w:ins>
      <w:r>
        <w:t>i</w:t>
      </w:r>
      <w:del w:id="594" w:author="GoldenCorpusHarness" w:date="2026-03-28T22:23:45Z">
        <w:r>
          <w:delText>ncluding painl</w:delText>
        </w:r>
      </w:del>
      <w:r>
        <w:t>es</w:t>
      </w:r>
      <w:del w:id="595" w:author="GoldenCorpusHarness" w:date="2026-03-28T22:23:45Z">
        <w:r>
          <w:delText>s hematuria</w:delText>
        </w:r>
      </w:del>
      <w:r>
        <w:t>,</w:t>
      </w:r>
      <w:del w:id="596" w:author="GoldenCorpusHarness" w:date="2026-03-28T22:23:45Z">
        <w:r>
          <w:delText xml:space="preserve"> dysuria, increased frequency and/or urgency of urination. This prompts further investigations with cross section imaging (eg, ultrasound, CT, or MRI scan), which might reveal the tumor in the urinary tract. The diagnosis is ultimately made with cystoscopy</w:delText>
        </w:r>
      </w:del>
      <w:r>
        <w:t xml:space="preserve"> and T</w:t>
      </w:r>
      <w:del w:id="597" w:author="GoldenCorpusHarness" w:date="2026-03-28T22:23:45Z">
        <w:r>
          <w:delText>URBT or biopsy of other suspicious lesions in the urinary tract. Similarly, metastatic bladder cancer is diagnosed when imaging is performed for patients who present with symptoms and signs of the metastatic disease (eg, bone pain due to bone lesions, cough and shortness of breath due to lung lesions) or during surveillance imaging for patients after t</w:delText>
        </w:r>
      </w:del>
      <w:r>
        <w:t xml:space="preserve">reatment </w:t>
      </w:r>
      <w:del w:id="598" w:author="GoldenCorpusHarness" w:date="2026-03-28T22:23:45Z">
        <w:r>
          <w:delText>f</w:delText>
        </w:r>
      </w:del>
      <w:ins w:id="599" w:author="GoldenCorpusHarness" w:date="2026-03-28T22:23:45Z">
        <w:r>
          <w:t>Acr</w:t>
        </w:r>
      </w:ins>
      <w:r>
        <w:t>o</w:t>
      </w:r>
      <w:del w:id="600" w:author="GoldenCorpusHarness" w:date="2026-03-28T22:23:45Z">
        <w:r>
          <w:delText>r MIUC [Ref. 5.4: 08PZLB]. Delay</w:delText>
        </w:r>
      </w:del>
      <w:ins w:id="601" w:author="GoldenCorpusHarness" w:date="2026-03-28T22:23:45Z">
        <w:r>
          <w:t>s</w:t>
        </w:r>
      </w:ins>
      <w:r>
        <w:t xml:space="preserve">s </w:t>
      </w:r>
      <w:del w:id="602" w:author="GoldenCorpusHarness" w:date="2026-03-28T22:23:45Z">
        <w:r>
          <w:delText>i</w:delText>
        </w:r>
      </w:del>
      <w:ins w:id="603" w:author="GoldenCorpusHarness" w:date="2026-03-28T22:23:45Z">
        <w:r>
          <w:t>U</w:t>
        </w:r>
      </w:ins>
      <w:r>
        <w:t>n</w:t>
      </w:r>
      <w:del w:id="604" w:author="GoldenCorpusHarness" w:date="2026-03-28T22:23:45Z">
        <w:r>
          <w:delText xml:space="preserve"> </w:delText>
        </w:r>
      </w:del>
      <w:ins w:id="605" w:author="GoldenCorpusHarness" w:date="2026-03-28T22:23:45Z">
        <w:r>
          <w:t>der</w:t>
        </w:r>
      </w:ins>
      <w:r>
        <w:t>re</w:t>
      </w:r>
      <w:del w:id="606" w:author="GoldenCorpusHarness" w:date="2026-03-28T22:23:45Z">
        <w:r>
          <w:delText>c</w:delText>
        </w:r>
      </w:del>
      <w:ins w:id="607" w:author="GoldenCorpusHarness" w:date="2026-03-28T22:23:45Z">
        <w:r>
          <w:t>pr</w:t>
        </w:r>
      </w:ins>
      <w:r>
        <w:t>e</w:t>
      </w:r>
      <w:del w:id="608" w:author="GoldenCorpusHarness" w:date="2026-03-28T22:23:45Z">
        <w:r>
          <w:delText>ivi</w:delText>
        </w:r>
      </w:del>
      <w:ins w:id="609" w:author="GoldenCorpusHarness" w:date="2026-03-28T22:23:45Z">
        <w:r>
          <w:t>se</w:t>
        </w:r>
      </w:ins>
      <w:r>
        <w:t>n</w:t>
      </w:r>
      <w:del w:id="610" w:author="GoldenCorpusHarness" w:date="2026-03-28T22:23:45Z">
        <w:r>
          <w:delText>g m</w:delText>
        </w:r>
      </w:del>
      <w:ins w:id="611" w:author="GoldenCorpusHarness" w:date="2026-03-28T22:23:45Z">
        <w:r>
          <w:t>t</w:t>
        </w:r>
      </w:ins>
      <w:r>
        <w:t>ed</w:t>
      </w:r>
      <w:ins w:id="612" w:author="GoldenCorpusHarness" w:date="2026-03-28T22:23:45Z">
        <w:r>
          <w:t xml:space="preserve"> Rac</w:t>
        </w:r>
      </w:ins>
      <w:r>
        <w:t>i</w:t>
      </w:r>
      <w:del w:id="613" w:author="GoldenCorpusHarness" w:date="2026-03-28T22:23:45Z">
        <w:r>
          <w:delText>c</w:delText>
        </w:r>
      </w:del>
      <w:r>
        <w:t>al a</w:t>
      </w:r>
      <w:del w:id="614" w:author="GoldenCorpusHarness" w:date="2026-03-28T22:23:45Z">
        <w:r>
          <w:delText>tte</w:delText>
        </w:r>
      </w:del>
      <w:r>
        <w:t>n</w:t>
      </w:r>
      <w:del w:id="615" w:author="GoldenCorpusHarness" w:date="2026-03-28T22:23:45Z">
        <w:r>
          <w:delText>tion</w:delText>
        </w:r>
      </w:del>
      <w:ins w:id="616" w:author="GoldenCorpusHarness" w:date="2026-03-28T22:23:45Z">
        <w:r>
          <w:t>d</w:t>
        </w:r>
      </w:ins>
      <w:r>
        <w:t xml:space="preserve"> </w:t>
      </w:r>
      <w:del w:id="617" w:author="GoldenCorpusHarness" w:date="2026-03-28T22:23:45Z">
        <w:r>
          <w:delText xml:space="preserve">for </w:delText>
        </w:r>
      </w:del>
      <w:ins w:id="618" w:author="GoldenCorpusHarness" w:date="2026-03-28T22:23:45Z">
        <w:r>
          <w:t>E</w:t>
        </w:r>
      </w:ins>
      <w:r>
        <w:t>th</w:t>
      </w:r>
      <w:del w:id="619" w:author="GoldenCorpusHarness" w:date="2026-03-28T22:23:45Z">
        <w:r>
          <w:delText>e</w:delText>
        </w:r>
      </w:del>
      <w:ins w:id="620" w:author="GoldenCorpusHarness" w:date="2026-03-28T22:23:45Z">
        <w:r>
          <w:t>nic</w:t>
        </w:r>
      </w:ins>
      <w:r>
        <w:t xml:space="preserve"> </w:t>
      </w:r>
      <w:del w:id="621" w:author="GoldenCorpusHarness" w:date="2026-03-28T22:23:45Z">
        <w:r>
          <w:delText>eva</w:delText>
        </w:r>
      </w:del>
      <w:ins w:id="622" w:author="GoldenCorpusHarness" w:date="2026-03-28T22:23:45Z">
        <w:r>
          <w:t>Popu</w:t>
        </w:r>
      </w:ins>
      <w:r>
        <w:t>l</w:t>
      </w:r>
      <w:del w:id="623" w:author="GoldenCorpusHarness" w:date="2026-03-28T22:23:45Z">
        <w:r>
          <w:delText>u</w:delText>
        </w:r>
      </w:del>
      <w:r>
        <w:t>ation</w:t>
      </w:r>
      <w:del w:id="624" w:author="GoldenCorpusHarness" w:date="2026-03-28T22:23:45Z">
        <w:r>
          <w:delText xml:space="preserve"> and diagno</w:delText>
        </w:r>
      </w:del>
      <w:r>
        <w:t>s</w:t>
      </w:r>
      <w:del w:id="625" w:author="GoldenCorpusHarness" w:date="2026-03-28T22:23:45Z">
        <w:r>
          <w:delText>is of bladder cancer due to disparities related to racial, ethnic, and socioeconomic factors can result in more advanced disease at the time of diagnosis and delayed treatment, which can result in inferior survival outcomes [Ref. 5.4: 08QN0L].</w:delText>
        </w:r>
      </w:del>
    </w:p>
    <w:p ns2:paraId="739D152D" ns2:textId="58C59BDC" w:rsidR="008B735C" w:rsidRDefault="0089207B" w:rsidP="008B735C">
      <w:pPr>
        <w:pStyle w:val="Paragraph"/>
      </w:pPr>
      <w:r>
        <w:t>R</w:t>
      </w:r>
      <w:del w:id="626" w:author="GoldenCorpusHarness" w:date="2026-03-28T22:23:45Z">
        <w:r>
          <w:delText>educed</w:delText>
        </w:r>
      </w:del>
      <w:ins w:id="627" w:author="GoldenCorpusHarness" w:date="2026-03-28T22:23:45Z">
        <w:r>
          <w:t>isk</w:t>
        </w:r>
      </w:ins>
      <w:r>
        <w:t xml:space="preserve"> </w:t>
      </w:r>
      <w:del w:id="628" w:author="GoldenCorpusHarness" w:date="2026-03-28T22:23:45Z">
        <w:r>
          <w:delText>accessibility to clinicians with similar race or culture/cultural literacy among nonWhite patients may f</w:delText>
        </w:r>
      </w:del>
      <w:ins w:id="629" w:author="GoldenCorpusHarness" w:date="2026-03-28T22:23:45Z">
        <w:r>
          <w:t>F</w:t>
        </w:r>
      </w:ins>
      <w:r>
        <w:t>actor</w:t>
      </w:r>
      <w:del w:id="630" w:author="GoldenCorpusHarness" w:date="2026-03-28T22:23:45Z">
        <w:r>
          <w:delText xml:space="preserve"> into their unwillingness to seek diagnose</w:delText>
        </w:r>
      </w:del>
      <w:r>
        <w:t xml:space="preserve">s and </w:t>
      </w:r>
      <w:del w:id="631" w:author="GoldenCorpusHarness" w:date="2026-03-28T22:23:45Z">
        <w:r>
          <w:delText>c</w:delText>
        </w:r>
      </w:del>
      <w:ins w:id="632" w:author="GoldenCorpusHarness" w:date="2026-03-28T22:23:45Z">
        <w:r>
          <w:t>P</w:t>
        </w:r>
      </w:ins>
      <w:r>
        <w:t>a</w:t>
      </w:r>
      <w:del w:id="633" w:author="GoldenCorpusHarness" w:date="2026-03-28T22:23:45Z">
        <w:r>
          <w:delText xml:space="preserve">re [Ref. 5.4: 08CWNK] [Ref. 5.4: 08CW5S]. Black men have reported more often </w:delText>
        </w:r>
      </w:del>
      <w:r>
        <w:t>th</w:t>
      </w:r>
      <w:del w:id="634" w:author="GoldenCorpusHarness" w:date="2026-03-28T22:23:45Z">
        <w:r>
          <w:delText>an White men that it was imp</w:delText>
        </w:r>
      </w:del>
      <w:r>
        <w:t>o</w:t>
      </w:r>
      <w:del w:id="635" w:author="GoldenCorpusHarness" w:date="2026-03-28T22:23:45Z">
        <w:r>
          <w:delText xml:space="preserve">rtant to have an HCP of similar race [Ref. 5.4: 08CWNK]. Non-Hispanic nonWhite cancer survivors were more likely than non-Hispanic White cancer survivors to report that it was somewhat/very important for their </w:delText>
        </w:r>
      </w:del>
      <w:r>
        <w:t>physi</w:t>
      </w:r>
      <w:del w:id="636" w:author="GoldenCorpusHarness" w:date="2026-03-28T22:23:45Z">
        <w:r>
          <w:delText>cian t</w:delText>
        </w:r>
      </w:del>
      <w:r>
        <w:t>o</w:t>
      </w:r>
      <w:del w:id="637" w:author="GoldenCorpusHarness" w:date="2026-03-28T22:23:45Z">
        <w:r>
          <w:delText xml:space="preserve"> understand </w:delText>
        </w:r>
      </w:del>
      <w:ins w:id="638" w:author="GoldenCorpusHarness" w:date="2026-03-28T22:23:45Z">
        <w:r>
          <w:t>l</w:t>
        </w:r>
      </w:ins>
      <w:r>
        <w:t>o</w:t>
      </w:r>
      <w:del w:id="639" w:author="GoldenCorpusHarness" w:date="2026-03-28T22:23:45Z">
        <w:r>
          <w:delText>r share their culture; however, non-Hispanic non-White cancer survivors were less likel</w:delText>
        </w:r>
      </w:del>
      <w:ins w:id="640" w:author="GoldenCorpusHarness" w:date="2026-03-28T22:23:45Z">
        <w:r>
          <w:t>g</w:t>
        </w:r>
      </w:ins>
      <w:r>
        <w:t>y</w:t>
      </w:r>
      <w:del w:id="641" w:author="GoldenCorpusHarness" w:date="2026-03-28T22:23:45Z">
        <w:r>
          <w:delText xml:space="preserve"> to report that they were seen by a physician who shared or understood their culture [Ref. 5.4: 08CW5S].</w:delText>
        </w:r>
      </w:del>
    </w:p>
    <w:p ns2:paraId="46F45669" ns2:textId="5DB5AF3E" w:rsidR="00A33F4B" w:rsidRPr="00897647" w:rsidRDefault="00BB6F18" w:rsidP="00F5030C">
      <w:pPr>
        <w:pStyle w:val="Heading3"/>
      </w:pPr>
      <w:del w:id="642" w:author="GoldenCorpusHarness" w:date="2026-03-28T22:23:45Z">
        <w:r>
          <w:delText xml:space="preserve">Differences in </w:delText>
        </w:r>
      </w:del>
      <w:r>
        <w:t>T</w:t>
      </w:r>
      <w:del w:id="643" w:author="GoldenCorpusHarness" w:date="2026-03-28T22:23:45Z">
        <w:r>
          <w:delText>reatment</w:delText>
        </w:r>
      </w:del>
      <w:ins w:id="644" w:author="GoldenCorpusHarness" w:date="2026-03-28T22:23:45Z">
        <w:r>
          <w:t>here is an increased risk of bladder cancer with certain familial cancer syndromes such as Lynch syndrome [Ref. 5.4: 08QN0N]. However, this is rare, and the main risk factors for the development of bladder cancer are external and include smoking, various occupational exposures (aluminum production, occupational exposure to various dyes [eg, magenta and auramine] or dye intermediates [eg, 4-aminobiphenyl]), environmental exposures (eg, radiation and arsenic), medications (eg, cyclophosphamide), and Schistosoma infections [Ref. 5.4: 05PGXB, 08QPHP]. Nearly half of bladder cancer cases are associated with tobacco smoking. Individuals who smoke develop bladder cancer at a rate more than 2 times that for nonsmokers (HR=2.32, 95% CI: 1.98–2.73 in males and HR=2.75, 95% CI: 2.07–3.64 in females) [Ref. 5.4: 08QPHP].</w:t>
        </w:r>
      </w:ins>
    </w:p>
    <w:p ns2:paraId="3AD462B0" ns2:textId="46F6BD43" w:rsidR="00EF177A" w:rsidRDefault="00EF177A" w:rsidP="00EF177A">
      <w:pPr>
        <w:pStyle w:val="Paragraph"/>
      </w:pPr>
      <w:r>
        <w:t xml:space="preserve">Differences in </w:t>
      </w:r>
      <w:del w:id="645" w:author="GoldenCorpusHarness" w:date="2026-03-28T22:23:45Z">
        <w:r>
          <w:delText>bladd</w:delText>
        </w:r>
      </w:del>
      <w:ins w:id="646" w:author="GoldenCorpusHarness" w:date="2026-03-28T22:23:45Z">
        <w:r>
          <w:t>Pr</w:t>
        </w:r>
      </w:ins>
      <w:r>
        <w:t>e</w:t>
      </w:r>
      <w:del w:id="647" w:author="GoldenCorpusHarness" w:date="2026-03-28T22:23:45Z">
        <w:r>
          <w:delText>r cancer outcomes by race and sex ha</w:delText>
        </w:r>
      </w:del>
      <w:r>
        <w:t>ve</w:t>
      </w:r>
      <w:ins w:id="648" w:author="GoldenCorpusHarness" w:date="2026-03-28T22:23:45Z">
        <w:r>
          <w:t>ntion,</w:t>
        </w:r>
      </w:ins>
      <w:r>
        <w:t xml:space="preserve"> </w:t>
      </w:r>
      <w:del w:id="649" w:author="GoldenCorpusHarness" w:date="2026-03-28T22:23:45Z">
        <w:r>
          <w:delText>b</w:delText>
        </w:r>
      </w:del>
      <w:ins w:id="650" w:author="GoldenCorpusHarness" w:date="2026-03-28T22:23:45Z">
        <w:r>
          <w:t>Scr</w:t>
        </w:r>
      </w:ins>
      <w:r>
        <w:t>een</w:t>
      </w:r>
      <w:ins w:id="651" w:author="GoldenCorpusHarness" w:date="2026-03-28T22:23:45Z">
        <w:r>
          <w:t>ing,</w:t>
        </w:r>
      </w:ins>
      <w:r>
        <w:t xml:space="preserve"> </w:t>
      </w:r>
      <w:ins w:id="652" w:author="GoldenCorpusHarness" w:date="2026-03-28T22:23:45Z">
        <w:r>
          <w:t>or Di</w:t>
        </w:r>
      </w:ins>
      <w:r>
        <w:t>a</w:t>
      </w:r>
      <w:del w:id="653" w:author="GoldenCorpusHarness" w:date="2026-03-28T22:23:45Z">
        <w:r>
          <w:delText>ttributed t</w:delText>
        </w:r>
      </w:del>
      <w:ins w:id="654" w:author="GoldenCorpusHarness" w:date="2026-03-28T22:23:45Z">
        <w:r>
          <w:t>gn</w:t>
        </w:r>
      </w:ins>
      <w:r>
        <w:t>o</w:t>
      </w:r>
      <w:del w:id="655" w:author="GoldenCorpusHarness" w:date="2026-03-28T22:23:45Z">
        <w:r>
          <w:delText xml:space="preserve"> d</w:delText>
        </w:r>
      </w:del>
      <w:ins w:id="656" w:author="GoldenCorpusHarness" w:date="2026-03-28T22:23:45Z">
        <w:r>
          <w:t>s</w:t>
        </w:r>
      </w:ins>
      <w:r>
        <w:t>is</w:t>
      </w:r>
      <w:del w:id="657" w:author="GoldenCorpusHarness" w:date="2026-03-28T22:23:45Z">
        <w:r>
          <w:delText>parities in diet, physical activity, and health care access based on socioeconomic factors.</w:delText>
        </w:r>
      </w:del>
    </w:p>
    <w:p ns2:paraId="3CBAA344" ns2:textId="2A655A11" w:rsidR="007A7AA5" w:rsidRDefault="00263AD4" w:rsidP="007A7AA5">
      <w:pPr>
        <w:pStyle w:val="Paragraph"/>
      </w:pPr>
      <w:del w:id="658" w:author="GoldenCorpusHarness" w:date="2026-03-28T22:23:45Z">
        <w:r>
          <w:delText>A study of 51,350 patients with clinically staged nonmetastatic, lymph node negati</w:delText>
        </w:r>
      </w:del>
      <w:ins w:id="659" w:author="GoldenCorpusHarness" w:date="2026-03-28T22:23:45Z">
        <w:r>
          <w:t>The main method of bladder cancer pre</w:t>
        </w:r>
      </w:ins>
      <w:r>
        <w:t>ve</w:t>
      </w:r>
      <w:del w:id="660" w:author="GoldenCorpusHarness" w:date="2026-03-28T22:23:45Z">
        <w:r>
          <w:delText xml:space="preserve"> MIBC at 1268 unique facilities showed Blac</w:delText>
        </w:r>
      </w:del>
      <w:ins w:id="661" w:author="GoldenCorpusHarness" w:date="2026-03-28T22:23:45Z">
        <w:r>
          <w:t>ntion is to avoid smo</w:t>
        </w:r>
      </w:ins>
      <w:r>
        <w:t>k</w:t>
      </w:r>
      <w:del w:id="662" w:author="GoldenCorpusHarness" w:date="2026-03-28T22:23:45Z">
        <w:r>
          <w:delText xml:space="preserve"> patients had 28% lower odds of recei</w:delText>
        </w:r>
      </w:del>
      <w:ins w:id="663" w:author="GoldenCorpusHarness" w:date="2026-03-28T22:23:45Z">
        <w:r>
          <w:t>ing, exposure to occupational carcinogens such as dyes, soot, and coal tar, exposure to en</w:t>
        </w:r>
      </w:ins>
      <w:r>
        <w:t>vi</w:t>
      </w:r>
      <w:del w:id="664" w:author="GoldenCorpusHarness" w:date="2026-03-28T22:23:45Z">
        <w:r>
          <w:delText>ng guidelinebased, appropriate treatment compared with White patients. Even when treated at the same institution, Blac</w:delText>
        </w:r>
      </w:del>
      <w:ins w:id="665" w:author="GoldenCorpusHarness" w:date="2026-03-28T22:23:45Z">
        <w:r>
          <w:t>ronmental ris</w:t>
        </w:r>
      </w:ins>
      <w:r>
        <w:t xml:space="preserve">k </w:t>
      </w:r>
      <w:del w:id="666" w:author="GoldenCorpusHarness" w:date="2026-03-28T22:23:45Z">
        <w:r>
          <w:delText>patients had 21% lower odds of receiving appropriate treatment compared with White patients with the same disease characteristics, suggesting implicit bias may influence who receives appropriate treatment despite adequate access to care</w:delText>
        </w:r>
      </w:del>
      <w:ins w:id="667" w:author="GoldenCorpusHarness" w:date="2026-03-28T22:23:45Z">
        <w:r>
          <w:t>factors such as radiation, and diseases such as schistosomiasis</w:t>
        </w:r>
      </w:ins>
      <w:r>
        <w:t xml:space="preserve"> [Ref. 5.4: 08Q</w:t>
      </w:r>
      <w:del w:id="668" w:author="GoldenCorpusHarness" w:date="2026-03-28T22:23:45Z">
        <w:r>
          <w:delText>DB</w:delText>
        </w:r>
      </w:del>
      <w:ins w:id="669" w:author="GoldenCorpusHarness" w:date="2026-03-28T22:23:45Z">
        <w:r>
          <w:t>PH</w:t>
        </w:r>
      </w:ins>
      <w:r>
        <w:t xml:space="preserve">P]. </w:t>
      </w:r>
      <w:del w:id="670" w:author="GoldenCorpusHarness" w:date="2026-03-28T22:23:45Z">
        <w:r>
          <w:delText>Another study found non-Hispanic</w:delText>
        </w:r>
      </w:del>
      <w:ins w:id="671" w:author="GoldenCorpusHarness" w:date="2026-03-28T22:23:45Z">
        <w:r>
          <w:t>There is no standard recommendation for screening for bladder cancer.</w:t>
        </w:r>
      </w:ins>
      <w:r>
        <w:t xml:space="preserve"> Bla</w:t>
      </w:r>
      <w:del w:id="672" w:author="GoldenCorpusHarness" w:date="2026-03-28T22:23:45Z">
        <w:r>
          <w:delText>ck patients</w:delText>
        </w:r>
      </w:del>
      <w:ins w:id="673" w:author="GoldenCorpusHarness" w:date="2026-03-28T22:23:45Z">
        <w:r>
          <w:t>dder cancer is most frequently diagnosed</w:t>
        </w:r>
      </w:ins>
      <w:r>
        <w:t xml:space="preserve"> w</w:t>
      </w:r>
      <w:del w:id="674" w:author="GoldenCorpusHarness" w:date="2026-03-28T22:23:45Z">
        <w:r>
          <w:delText xml:space="preserve">ere less likely to undergo </w:delText>
        </w:r>
      </w:del>
      <w:ins w:id="675" w:author="GoldenCorpusHarness" w:date="2026-03-28T22:23:45Z">
        <w:r>
          <w:t>hen a patient presents with symptoms and signs of disease in the urinary tract including painless hematuria, dysuria, increased frequency and/or urgency of urination. This prompts further investigations with cross section imaging (eg, ultrasound, CT, or M</w:t>
        </w:r>
      </w:ins>
      <w:r>
        <w:t>R</w:t>
      </w:r>
      <w:ins w:id="676" w:author="GoldenCorpusHarness" w:date="2026-03-28T22:23:45Z">
        <w:r>
          <w:t>I scan), which might reveal the tumor in the urinary tract. The diagnosis is ultimately made with cystoscopy and TURBT or biopsy of other suspicious lesions in the urinary tract. Similarly, metastatic bladder cancer is diagnosed when imaging is performed for patients who present with symptoms and signs of the metastatic disease (eg, bone pain due to bone lesions, cough and shortness of breath due to lung lesions) or during surveillance imaging for patients after treatment for MIU</w:t>
        </w:r>
      </w:ins>
      <w:r>
        <w:t xml:space="preserve">C </w:t>
      </w:r>
      <w:del w:id="677" w:author="GoldenCorpusHarness" w:date="2026-03-28T22:23:45Z">
        <w:r>
          <w:delText>than White patients (O</w:delText>
        </w:r>
      </w:del>
      <w:ins w:id="678" w:author="GoldenCorpusHarness" w:date="2026-03-28T22:23:45Z">
        <w:r>
          <w:t>[</w:t>
        </w:r>
      </w:ins>
      <w:r>
        <w:t>R</w:t>
      </w:r>
      <w:del w:id="679" w:author="GoldenCorpusHarness" w:date="2026-03-28T22:23:45Z">
        <w:r>
          <w:delText>=</w:delText>
        </w:r>
      </w:del>
      <w:ins w:id="680" w:author="GoldenCorpusHarness" w:date="2026-03-28T22:23:45Z">
        <w:r>
          <w:t xml:space="preserve">ef. 5.4: </w:t>
        </w:r>
      </w:ins>
      <w:r>
        <w:t>0</w:t>
      </w:r>
      <w:ins w:id="681" w:author="GoldenCorpusHarness" w:date="2026-03-28T22:23:45Z">
        <w:r>
          <w:t>8PZLB]</w:t>
        </w:r>
      </w:ins>
      <w:r>
        <w:t>.</w:t>
      </w:r>
      <w:del w:id="682" w:author="GoldenCorpusHarness" w:date="2026-03-28T22:23:45Z">
        <w:r>
          <w:delText>79, 95% CI: 0.64–0.96, p=0.019) regardless of socioeconomic and insurance statu</w:delText>
        </w:r>
      </w:del>
      <w:ins w:id="683" w:author="GoldenCorpusHarness" w:date="2026-03-28T22:23:45Z">
        <w:r>
          <w:t xml:space="preserve"> Delays in receiving medical attention for the evaluation and diagnosis of bladder cancer due to disparities related to racial, ethnic, and socioeconomic factors can result in more advanced disease at the time of diagnosis and delayed treatment, which can result in inferior survival outcome</w:t>
        </w:r>
      </w:ins>
      <w:r>
        <w:t>s [Ref. 5.4: 08Q</w:t>
      </w:r>
      <w:del w:id="684" w:author="GoldenCorpusHarness" w:date="2026-03-28T22:23:45Z">
        <w:r>
          <w:delText>DBT</w:delText>
        </w:r>
      </w:del>
      <w:ins w:id="685" w:author="GoldenCorpusHarness" w:date="2026-03-28T22:23:45Z">
        <w:r>
          <w:t>N0L</w:t>
        </w:r>
      </w:ins>
      <w:r>
        <w:t>].</w:t>
      </w:r>
    </w:p>
    <w:p ns2:paraId="26A3DC4D" ns2:textId="38FDFEDC" w:rsidR="00AD29C4" w:rsidRDefault="00754BAD" w:rsidP="00537B3A">
      <w:pPr>
        <w:pStyle w:val="Paragraph"/>
      </w:pPr>
      <w:r>
        <w:t>R</w:t>
      </w:r>
      <w:del w:id="686" w:author="GoldenCorpusHarness" w:date="2026-03-28T22:23:45Z">
        <w:r>
          <w:delText xml:space="preserve">ace may also </w:delText>
        </w:r>
      </w:del>
      <w:ins w:id="687" w:author="GoldenCorpusHarness" w:date="2026-03-28T22:23:45Z">
        <w:r>
          <w:t>educed accessi</w:t>
        </w:r>
      </w:ins>
      <w:r>
        <w:t>b</w:t>
      </w:r>
      <w:del w:id="688" w:author="GoldenCorpusHarness" w:date="2026-03-28T22:23:45Z">
        <w:r>
          <w:delText>e an important predictor o</w:delText>
        </w:r>
      </w:del>
      <w:ins w:id="689" w:author="GoldenCorpusHarness" w:date="2026-03-28T22:23:45Z">
        <w:r>
          <w:t xml:space="preserve">ility to clinicians with similar race or culture/cultural literacy among nonWhite patients may </w:t>
        </w:r>
      </w:ins>
      <w:r>
        <w:t>f</w:t>
      </w:r>
      <w:del w:id="690" w:author="GoldenCorpusHarness" w:date="2026-03-28T22:23:45Z">
        <w:r>
          <w:delText xml:space="preserve"> adherence to surveillance, with Blac</w:delText>
        </w:r>
      </w:del>
      <w:ins w:id="691" w:author="GoldenCorpusHarness" w:date="2026-03-28T22:23:45Z">
        <w:r>
          <w:t>actor into their unwillingness to see</w:t>
        </w:r>
      </w:ins>
      <w:r>
        <w:t xml:space="preserve">k </w:t>
      </w:r>
      <w:del w:id="692" w:author="GoldenCorpusHarness" w:date="2026-03-28T22:23:45Z">
        <w:r>
          <w:delText>patients less likely to under</w:delText>
        </w:r>
      </w:del>
      <w:ins w:id="693" w:author="GoldenCorpusHarness" w:date="2026-03-28T22:23:45Z">
        <w:r>
          <w:t>dia</w:t>
        </w:r>
      </w:ins>
      <w:r>
        <w:t>g</w:t>
      </w:r>
      <w:del w:id="694" w:author="GoldenCorpusHarness" w:date="2026-03-28T22:23:45Z">
        <w:r>
          <w:delText>o appropriate cancer surveillance. Among patients who had low-intensity surveillance, 29.2% were Black compared with 17.2% who were White. Surveillance was more frequent among patients residing in higher income areas</w:delText>
        </w:r>
      </w:del>
      <w:ins w:id="695" w:author="GoldenCorpusHarness" w:date="2026-03-28T22:23:45Z">
        <w:r>
          <w:t>noses and care</w:t>
        </w:r>
      </w:ins>
      <w:r>
        <w:t xml:space="preserve"> [Ref. 5.4: 08</w:t>
      </w:r>
      <w:del w:id="696" w:author="GoldenCorpusHarness" w:date="2026-03-28T22:23:45Z">
        <w:r>
          <w:delText>QD</w:delText>
        </w:r>
      </w:del>
      <w:ins w:id="697" w:author="GoldenCorpusHarness" w:date="2026-03-28T22:23:45Z">
        <w:r>
          <w:t xml:space="preserve">CWNK, 08CW5S]. </w:t>
        </w:r>
      </w:ins>
      <w:r>
        <w:t>B</w:t>
      </w:r>
      <w:ins w:id="698" w:author="GoldenCorpusHarness" w:date="2026-03-28T22:23:45Z">
        <w:r>
          <w:t>lack men have reported more often than White men that it was important to have an HCP of similar race [Ref. 5.4: 08CW</w:t>
        </w:r>
      </w:ins>
      <w:r>
        <w:t>N</w:t>
      </w:r>
      <w:ins w:id="699" w:author="GoldenCorpusHarness" w:date="2026-03-28T22:23:45Z">
        <w:r>
          <w:t>K</w:t>
        </w:r>
      </w:ins>
      <w:r>
        <w:t>].</w:t>
      </w:r>
      <w:ins w:id="700" w:author="GoldenCorpusHarness" w:date="2026-03-28T22:23:45Z">
        <w:r>
          <w:t xml:space="preserve"> Non-Hispanic nonWhite cancer survivors were more likely than non-Hispanic White cancer survivors to report that it was somewhat/very important for their physician to understand or share their culture; however, non-Hispanic non-White cancer survivors were less likely to report that they were seen by a physician who shared or understood their culture [Ref. 5.4: 08CW5S].</w:t>
        </w:r>
      </w:ins>
    </w:p>
    <w:p ns2:paraId="77474DDC" ns2:textId="7D3C483F" w:rsidR="00D33BFD" w:rsidRDefault="00D33BFD" w:rsidP="003E560A">
      <w:pPr>
        <w:pStyle w:val="Paragraph"/>
        <w:sectPr w:rsidR="00D33BFD" w:rsidSect="00F5030C">
          <w:pgSz w:w="12240" w:h="15840"/>
          <w:pgMar w:top="1440" w:right="1440" w:bottom="1440" w:left="1800" w:header="720" w:footer="720" w:gutter="0"/>
          <w:cols w:space="720"/>
          <w:docGrid w:linePitch="360"/>
        </w:sectPr>
      </w:pPr>
      <w:ins w:id="701" w:author="GoldenCorpusHarness" w:date="2026-03-28T22:23:45Z">
        <w:r>
          <w:t>Differences in Treatment</w:t>
        </w:r>
      </w:ins>
    </w:p>
    <w:p ns2:paraId="0582F39A" ns2:textId="7F000ED4" w:rsidR="006D37E0" w:rsidRPr="00AA325A" w:rsidRDefault="25782D6C" w:rsidP="00F5030C">
      <w:pPr>
        <w:pStyle w:val="Heading1"/>
      </w:pPr>
      <w:del w:id="702" w:author="GoldenCorpusHarness" w:date="2026-03-28T22:23:45Z">
        <w:r>
          <w:delText>SCOPE</w:delText>
        </w:r>
      </w:del>
      <w:ins w:id="703" w:author="GoldenCorpusHarness" w:date="2026-03-28T22:23:45Z">
        <w:r>
          <w:t>Differences</w:t>
        </w:r>
      </w:ins>
      <w:r>
        <w:t xml:space="preserve"> </w:t>
      </w:r>
      <w:del w:id="704" w:author="GoldenCorpusHarness" w:date="2026-03-28T22:23:45Z">
        <w:r>
          <w:delText>OF</w:delText>
        </w:r>
      </w:del>
      <w:ins w:id="705" w:author="GoldenCorpusHarness" w:date="2026-03-28T22:23:45Z">
        <w:r>
          <w:t>in</w:t>
        </w:r>
      </w:ins>
      <w:r>
        <w:t xml:space="preserve"> </w:t>
      </w:r>
      <w:del w:id="706" w:author="GoldenCorpusHarness" w:date="2026-03-28T22:23:45Z">
        <w:r>
          <w:delText>MEDICAL</w:delText>
        </w:r>
      </w:del>
      <w:ins w:id="707" w:author="GoldenCorpusHarness" w:date="2026-03-28T22:23:45Z">
        <w:r>
          <w:t>bladder</w:t>
        </w:r>
      </w:ins>
      <w:r>
        <w:t xml:space="preserve"> </w:t>
      </w:r>
      <w:del w:id="708" w:author="GoldenCorpusHarness" w:date="2026-03-28T22:23:45Z">
        <w:r>
          <w:delText>PRODUCT</w:delText>
        </w:r>
      </w:del>
      <w:ins w:id="709" w:author="GoldenCorpusHarness" w:date="2026-03-28T22:23:45Z">
        <w:r>
          <w:t>cancer</w:t>
        </w:r>
      </w:ins>
      <w:r>
        <w:t xml:space="preserve"> </w:t>
      </w:r>
      <w:del w:id="710" w:author="GoldenCorpusHarness" w:date="2026-03-28T22:23:45Z">
        <w:r>
          <w:delText>DEVELOPMENT</w:delText>
        </w:r>
      </w:del>
      <w:ins w:id="711" w:author="GoldenCorpusHarness" w:date="2026-03-28T22:23:45Z">
        <w:r>
          <w:t>outcomes</w:t>
        </w:r>
      </w:ins>
      <w:r>
        <w:t xml:space="preserve"> </w:t>
      </w:r>
      <w:del w:id="712" w:author="GoldenCorpusHarness" w:date="2026-03-28T22:23:45Z">
        <w:r>
          <w:delText>PROGRAM:</w:delText>
        </w:r>
      </w:del>
      <w:ins w:id="713" w:author="GoldenCorpusHarness" w:date="2026-03-28T22:23:45Z">
        <w:r>
          <w:t>by</w:t>
        </w:r>
      </w:ins>
      <w:r>
        <w:t xml:space="preserve"> </w:t>
      </w:r>
      <w:del w:id="714" w:author="GoldenCorpusHarness" w:date="2026-03-28T22:23:45Z">
        <w:r>
          <w:delText>SACITUZUMAB</w:delText>
        </w:r>
      </w:del>
      <w:ins w:id="715" w:author="GoldenCorpusHarness" w:date="2026-03-28T22:23:45Z">
        <w:r>
          <w:t>race</w:t>
        </w:r>
      </w:ins>
      <w:r>
        <w:t xml:space="preserve"> </w:t>
      </w:r>
      <w:del w:id="716" w:author="GoldenCorpusHarness" w:date="2026-03-28T22:23:45Z">
        <w:r>
          <w:delText>TIRUMOTECAN</w:delText>
        </w:r>
      </w:del>
      <w:ins w:id="717" w:author="GoldenCorpusHarness" w:date="2026-03-28T22:23:45Z">
        <w:r>
          <w:t>and</w:t>
        </w:r>
      </w:ins>
      <w:r>
        <w:t xml:space="preserve"> </w:t>
      </w:r>
      <w:del w:id="718" w:author="GoldenCorpusHarness" w:date="2026-03-28T22:23:45Z">
        <w:r>
          <w:delText>LOCALLY</w:delText>
        </w:r>
      </w:del>
      <w:ins w:id="719" w:author="GoldenCorpusHarness" w:date="2026-03-28T22:23:45Z">
        <w:r>
          <w:t>sex</w:t>
        </w:r>
      </w:ins>
      <w:r>
        <w:t xml:space="preserve"> </w:t>
      </w:r>
      <w:del w:id="720" w:author="GoldenCorpusHarness" w:date="2026-03-28T22:23:45Z">
        <w:r>
          <w:delText>ADVANCED</w:delText>
        </w:r>
      </w:del>
      <w:ins w:id="721" w:author="GoldenCorpusHarness" w:date="2026-03-28T22:23:45Z">
        <w:r>
          <w:t>have</w:t>
        </w:r>
      </w:ins>
      <w:r>
        <w:t xml:space="preserve"> </w:t>
      </w:r>
      <w:del w:id="722" w:author="GoldenCorpusHarness" w:date="2026-03-28T22:23:45Z">
        <w:r>
          <w:delText>OR</w:delText>
        </w:r>
      </w:del>
      <w:ins w:id="723" w:author="GoldenCorpusHarness" w:date="2026-03-28T22:23:45Z">
        <w:r>
          <w:t>been</w:t>
        </w:r>
      </w:ins>
      <w:r>
        <w:t xml:space="preserve"> </w:t>
      </w:r>
      <w:del w:id="724" w:author="GoldenCorpusHarness" w:date="2026-03-28T22:23:45Z">
        <w:r>
          <w:delText>METASTATIC</w:delText>
        </w:r>
      </w:del>
      <w:ins w:id="725" w:author="GoldenCorpusHarness" w:date="2026-03-28T22:23:45Z">
        <w:r>
          <w:t>attributed</w:t>
        </w:r>
      </w:ins>
      <w:r>
        <w:t xml:space="preserve"> </w:t>
      </w:r>
      <w:del w:id="726" w:author="GoldenCorpusHarness" w:date="2026-03-28T22:23:45Z">
        <w:r>
          <w:delText>UROTHELIAL</w:delText>
        </w:r>
      </w:del>
      <w:ins w:id="727" w:author="GoldenCorpusHarness" w:date="2026-03-28T22:23:45Z">
        <w:r>
          <w:t>to</w:t>
        </w:r>
      </w:ins>
      <w:r>
        <w:t xml:space="preserve"> </w:t>
      </w:r>
      <w:del w:id="728" w:author="GoldenCorpusHarness" w:date="2026-03-28T22:23:45Z">
        <w:r>
          <w:delText>CARCINOMA</w:delText>
        </w:r>
      </w:del>
      <w:ins w:id="729" w:author="GoldenCorpusHarness" w:date="2026-03-28T22:23:45Z">
        <w:r>
          <w:t>disparities in diet, physical activity, and health care access based on socioeconomic factors.</w:t>
        </w:r>
      </w:ins>
    </w:p>
    <w:p ns2:paraId="5DFACD00" ns2:textId="77777777" w:rsidR="006D37E0" w:rsidRDefault="5F3D6010" w:rsidP="00F5030C">
      <w:pPr>
        <w:pStyle w:val="Heading2"/>
      </w:pPr>
      <w:ins w:id="730" w:author="GoldenCorpusHarness" w:date="2026-03-28T22:23:45Z">
        <w:r>
          <w:t>A study of 51,350 patients with clinically staged nonmetastatic, lymph node negative MIB</w:t>
        </w:r>
      </w:ins>
      <w:r>
        <w:t>C</w:t>
      </w:r>
      <w:del w:id="731" w:author="GoldenCorpusHarness" w:date="2026-03-28T22:23:45Z">
        <w:r>
          <w:delText xml:space="preserve">linical </w:delText>
        </w:r>
      </w:del>
      <w:ins w:id="732" w:author="GoldenCorpusHarness" w:date="2026-03-28T22:23:45Z">
        <w:r>
          <w:t xml:space="preserve"> at 1268 unique facilities showed Black patients had 28% lower odds of receiving guidelinebased, appropriate treatment compared with White patients. Even when treated at the same institution, Black patients had 21% lower odds of receiving appropriate treatment compared with White patients with the same disease characteristics, suggesting implicit bias may influence who receives appropriate treatment despite adequate access to care [Ref. 5.4: 08QDB</w:t>
        </w:r>
      </w:ins>
      <w:r>
        <w:t>P</w:t>
      </w:r>
      <w:del w:id="733" w:author="GoldenCorpusHarness" w:date="2026-03-28T22:23:45Z">
        <w:r>
          <w:delText>harmacolog</w:delText>
        </w:r>
      </w:del>
      <w:ins w:id="734" w:author="GoldenCorpusHarness" w:date="2026-03-28T22:23:45Z">
        <w:r>
          <w:t>]. Another stud</w:t>
        </w:r>
      </w:ins>
      <w:r>
        <w:t>y</w:t>
      </w:r>
      <w:ins w:id="735" w:author="GoldenCorpusHarness" w:date="2026-03-28T22:23:45Z">
        <w:r>
          <w:t xml:space="preserve"> found non-Hispanic Black patients were less likely to undergo RC than White patients (OR=0.79, 95% CI: 0.64–0.96, p=0.019) regardless of socioeconomic and insurance status [Ref. 5.4: 08QDBT].</w:t>
        </w:r>
      </w:ins>
    </w:p>
    <w:p ns2:paraId="3579F1CF" ns2:textId="05189F84" w:rsidR="009A251E" w:rsidRDefault="009A251E" w:rsidP="009A251E">
      <w:pPr>
        <w:pStyle w:val="Paragraph"/>
      </w:pPr>
      <w:ins w:id="736" w:author="GoldenCorpusHarness" w:date="2026-03-28T22:23:45Z">
        <w:r>
          <w:t xml:space="preserve">Race may also be an important predictor of adherence to surveillance, with Black patients less likely to undergo appropriate cancer surveillance. </w:t>
        </w:r>
      </w:ins>
      <w:r>
        <w:t>A</w:t>
      </w:r>
      <w:del w:id="737" w:author="GoldenCorpusHarness" w:date="2026-03-28T22:23:45Z">
        <w:r>
          <w:delText xml:space="preserve"> preliminar</w:delText>
        </w:r>
      </w:del>
      <w:ins w:id="738" w:author="GoldenCorpusHarness" w:date="2026-03-28T22:23:45Z">
        <w:r>
          <w:t>mong patients who had low-intensit</w:t>
        </w:r>
      </w:ins>
      <w:r>
        <w:t>y</w:t>
      </w:r>
      <w:ins w:id="739" w:author="GoldenCorpusHarness" w:date="2026-03-28T22:23:45Z">
        <w:r>
          <w:t xml:space="preserve"> surveillance</w:t>
        </w:r>
      </w:ins>
      <w:r>
        <w:t xml:space="preserve">, </w:t>
      </w:r>
      <w:del w:id="740" w:author="GoldenCorpusHarness" w:date="2026-03-28T22:23:45Z">
        <w:r>
          <w:delText>exploratory population PK model has been created using a</w:delText>
        </w:r>
      </w:del>
      <w:ins w:id="741" w:author="GoldenCorpusHarness" w:date="2026-03-28T22:23:45Z">
        <w:r>
          <w:t>29.2% were Black compared with 17.2% who were White. Sur</w:t>
        </w:r>
      </w:ins>
      <w:r>
        <w:t>v</w:t>
      </w:r>
      <w:del w:id="742" w:author="GoldenCorpusHarness" w:date="2026-03-28T22:23:45Z">
        <w:r>
          <w:delText>ailable data</w:delText>
        </w:r>
      </w:del>
      <w:ins w:id="743" w:author="GoldenCorpusHarness" w:date="2026-03-28T22:23:45Z">
        <w:r>
          <w:t>eillance was more</w:t>
        </w:r>
      </w:ins>
      <w:r>
        <w:t xml:space="preserve"> fr</w:t>
      </w:r>
      <w:del w:id="744" w:author="GoldenCorpusHarness" w:date="2026-03-28T22:23:45Z">
        <w:r>
          <w:delText>om the Phase 1 dose-escalation study, MK‑2</w:delText>
        </w:r>
      </w:del>
      <w:ins w:id="745" w:author="GoldenCorpusHarness" w:date="2026-03-28T22:23:45Z">
        <w:r>
          <w:t>equent among patients residing in higher income areas [Ref. 5.4: 0</w:t>
        </w:r>
      </w:ins>
      <w:r>
        <w:t>8</w:t>
      </w:r>
      <w:del w:id="746" w:author="GoldenCorpusHarness" w:date="2026-03-28T22:23:45Z">
        <w:r>
          <w:delText xml:space="preserve">70-001 (KL264-01). The population PK analysis included a total of 351 participants, of whom 318 (90.6%) were Asian, 26 (7.4%) were White, 3 (0.9%) were </w:delText>
        </w:r>
      </w:del>
      <w:ins w:id="747" w:author="GoldenCorpusHarness" w:date="2026-03-28T22:23:45Z">
        <w:r>
          <w:t>QD</w:t>
        </w:r>
      </w:ins>
      <w:r>
        <w:t>B</w:t>
      </w:r>
      <w:del w:id="748" w:author="GoldenCorpusHarness" w:date="2026-03-28T22:23:45Z">
        <w:r>
          <w:delText>lack or African American, and 4 (1.1%) were listed as ‘Other,’ which included participants who identified as multiracial. Race has not been identified as a statistically significant covariate in the preliminary model.</w:delText>
        </w:r>
      </w:del>
      <w:ins w:id="749" w:author="GoldenCorpusHarness" w:date="2026-03-28T22:23:45Z">
        <w:r>
          <w:t>N].</w:t>
        </w:r>
      </w:ins>
    </w:p>
    <w:p ns2:paraId="223E6AD7" ns2:textId="5418A318" w:rsidR="009A251E" w:rsidRDefault="009A251E" w:rsidP="009A251E">
      <w:pPr>
        <w:pStyle w:val="Paragraph"/>
      </w:pPr>
      <w:del w:id="750" w:author="GoldenCorpusHarness" w:date="2026-03-28T22:23:45Z">
        <w:r>
          <w:delText>By taking steps discussed in [Sec. 4] to improve enrollment of underrepresented racial and ethnic populations, the Sponsor seeks to enhance the representation of study participants with different racial and ethnic backgrounds in PK, efficacy, and safety datasets. As part of the clinical development program for sacituzumab tirumotecan, blood samples are being collected from participants in the Phase 3 study described in [Sec. 2.2] to further characterize the PK of sacituzumab tirumotecan.</w:delText>
        </w:r>
      </w:del>
    </w:p>
    <w:p ns2:paraId="6DA24A02" ns2:textId="680C3FAE" w:rsidR="009A251E" w:rsidRPr="009A251E" w:rsidRDefault="009A251E" w:rsidP="009A251E">
      <w:pPr>
        <w:pStyle w:val="Paragraph"/>
      </w:pPr>
      <w:del w:id="751" w:author="GoldenCorpusHarness" w:date="2026-03-28T22:23:45Z">
        <w:r>
          <w:delText>The</w:delText>
        </w:r>
      </w:del>
      <w:ins w:id="752" w:author="GoldenCorpusHarness" w:date="2026-03-28T22:23:45Z">
        <w:r>
          <w:t>SCOPE</w:t>
        </w:r>
      </w:ins>
      <w:r>
        <w:t xml:space="preserve"> </w:t>
      </w:r>
      <w:del w:id="753" w:author="GoldenCorpusHarness" w:date="2026-03-28T22:23:45Z">
        <w:r>
          <w:delText>impact</w:delText>
        </w:r>
      </w:del>
      <w:ins w:id="754" w:author="GoldenCorpusHarness" w:date="2026-03-28T22:23:45Z">
        <w:r>
          <w:t>OF</w:t>
        </w:r>
      </w:ins>
      <w:r>
        <w:t xml:space="preserve"> </w:t>
      </w:r>
      <w:del w:id="755" w:author="GoldenCorpusHarness" w:date="2026-03-28T22:23:45Z">
        <w:r>
          <w:delText>of ethnicity or race on</w:delText>
        </w:r>
      </w:del>
      <w:ins w:id="756" w:author="GoldenCorpusHarness" w:date="2026-03-28T22:23:45Z">
        <w:r>
          <w:t>MEDICAL</w:t>
        </w:r>
      </w:ins>
      <w:r>
        <w:t xml:space="preserve"> P</w:t>
      </w:r>
      <w:del w:id="757" w:author="GoldenCorpusHarness" w:date="2026-03-28T22:23:45Z">
        <w:r>
          <w:delText>K</w:delText>
        </w:r>
      </w:del>
      <w:ins w:id="758" w:author="GoldenCorpusHarness" w:date="2026-03-28T22:23:45Z">
        <w:r>
          <w:t>RODUCT</w:t>
        </w:r>
      </w:ins>
      <w:r>
        <w:t xml:space="preserve"> </w:t>
      </w:r>
      <w:del w:id="759" w:author="GoldenCorpusHarness" w:date="2026-03-28T22:23:45Z">
        <w:r>
          <w:delText>will continue to be assessed by including these factors as covariates in population</w:delText>
        </w:r>
      </w:del>
      <w:ins w:id="760" w:author="GoldenCorpusHarness" w:date="2026-03-28T22:23:45Z">
        <w:r>
          <w:t>DEVELOPMENT</w:t>
        </w:r>
      </w:ins>
      <w:r>
        <w:t xml:space="preserve"> P</w:t>
      </w:r>
      <w:del w:id="761" w:author="GoldenCorpusHarness" w:date="2026-03-28T22:23:45Z">
        <w:r>
          <w:delText>K analyses.</w:delText>
        </w:r>
      </w:del>
      <w:ins w:id="762" w:author="GoldenCorpusHarness" w:date="2026-03-28T22:23:45Z">
        <w:r>
          <w:t>ROGRAM:</w:t>
        </w:r>
      </w:ins>
      <w:r>
        <w:t xml:space="preserve"> S</w:t>
      </w:r>
      <w:del w:id="763" w:author="GoldenCorpusHarness" w:date="2026-03-28T22:23:45Z">
        <w:r>
          <w:delText>imilarly,</w:delText>
        </w:r>
      </w:del>
      <w:ins w:id="764" w:author="GoldenCorpusHarness" w:date="2026-03-28T22:23:45Z">
        <w:r>
          <w:t>ACITUZUMAB</w:t>
        </w:r>
      </w:ins>
      <w:r>
        <w:t xml:space="preserve"> </w:t>
      </w:r>
      <w:del w:id="765" w:author="GoldenCorpusHarness" w:date="2026-03-28T22:23:45Z">
        <w:r>
          <w:delText>ethnicity</w:delText>
        </w:r>
      </w:del>
      <w:ins w:id="766" w:author="GoldenCorpusHarness" w:date="2026-03-28T22:23:45Z">
        <w:r>
          <w:t>TIRUMOTECAN</w:t>
        </w:r>
      </w:ins>
      <w:r>
        <w:t xml:space="preserve"> </w:t>
      </w:r>
      <w:del w:id="767" w:author="GoldenCorpusHarness" w:date="2026-03-28T22:23:45Z">
        <w:r>
          <w:delText>or</w:delText>
        </w:r>
      </w:del>
      <w:ins w:id="768" w:author="GoldenCorpusHarness" w:date="2026-03-28T22:23:45Z">
        <w:r>
          <w:t>LOCALLY</w:t>
        </w:r>
      </w:ins>
      <w:r>
        <w:t xml:space="preserve"> </w:t>
      </w:r>
      <w:del w:id="769" w:author="GoldenCorpusHarness" w:date="2026-03-28T22:23:45Z">
        <w:r>
          <w:delText>race</w:delText>
        </w:r>
      </w:del>
      <w:ins w:id="770" w:author="GoldenCorpusHarness" w:date="2026-03-28T22:23:45Z">
        <w:r>
          <w:t>ADVANCED</w:t>
        </w:r>
      </w:ins>
      <w:r>
        <w:t xml:space="preserve"> </w:t>
      </w:r>
      <w:del w:id="771" w:author="GoldenCorpusHarness" w:date="2026-03-28T22:23:45Z">
        <w:r>
          <w:delText>may also be assessed as covariates for E</w:delText>
        </w:r>
      </w:del>
      <w:ins w:id="772" w:author="GoldenCorpusHarness" w:date="2026-03-28T22:23:45Z">
        <w:r>
          <w:t>O</w:t>
        </w:r>
      </w:ins>
      <w:r>
        <w:t xml:space="preserve">R </w:t>
      </w:r>
      <w:del w:id="773" w:author="GoldenCorpusHarness" w:date="2026-03-28T22:23:45Z">
        <w:r>
          <w:delText>relationships</w:delText>
        </w:r>
      </w:del>
      <w:ins w:id="774" w:author="GoldenCorpusHarness" w:date="2026-03-28T22:23:45Z">
        <w:r>
          <w:t>METASTATIC</w:t>
        </w:r>
      </w:ins>
      <w:r>
        <w:t xml:space="preserve"> </w:t>
      </w:r>
      <w:del w:id="775" w:author="GoldenCorpusHarness" w:date="2026-03-28T22:23:45Z">
        <w:r>
          <w:delText>regarding</w:delText>
        </w:r>
      </w:del>
      <w:ins w:id="776" w:author="GoldenCorpusHarness" w:date="2026-03-28T22:23:45Z">
        <w:r>
          <w:t>UROTHELIAL</w:t>
        </w:r>
      </w:ins>
      <w:r>
        <w:t xml:space="preserve"> </w:t>
      </w:r>
      <w:del w:id="777" w:author="GoldenCorpusHarness" w:date="2026-03-28T22:23:45Z">
        <w:r>
          <w:delText>efficacy and safety where appropriate. Such analyses, when conducted in the sacituzumab tirumotecan program, will expand the assessment of any impact of race and/or ethnicity on PK and E</w:delText>
        </w:r>
      </w:del>
      <w:ins w:id="778" w:author="GoldenCorpusHarness" w:date="2026-03-28T22:23:45Z">
        <w:r>
          <w:t>CA</w:t>
        </w:r>
      </w:ins>
      <w:r>
        <w:t>R</w:t>
      </w:r>
      <w:del w:id="779" w:author="GoldenCorpusHarness" w:date="2026-03-28T22:23:45Z">
        <w:r>
          <w:delText>.</w:delText>
        </w:r>
      </w:del>
      <w:ins w:id="780" w:author="GoldenCorpusHarness" w:date="2026-03-28T22:23:45Z">
        <w:r>
          <w:t>CINOMA</w:t>
        </w:r>
      </w:ins>
    </w:p>
    <w:p ns2:paraId="38F6C89F" ns2:textId="7065D551" w:rsidR="006D37E0" w:rsidRPr="00AA325A" w:rsidRDefault="00F41F0E" w:rsidP="00F5030C">
      <w:pPr>
        <w:pStyle w:val="Heading2"/>
        <w:keepNext w:val="0"/>
      </w:pPr>
      <w:del w:id="781" w:author="GoldenCorpusHarness" w:date="2026-03-28T22:23:45Z">
        <w:r>
          <w:delText xml:space="preserve">Summary of the </w:delText>
        </w:r>
      </w:del>
      <w:r>
        <w:t xml:space="preserve">Clinical </w:t>
      </w:r>
      <w:del w:id="782" w:author="GoldenCorpusHarness" w:date="2026-03-28T22:23:45Z">
        <w:r>
          <w:delText>Studies In</w:delText>
        </w:r>
      </w:del>
      <w:ins w:id="783" w:author="GoldenCorpusHarness" w:date="2026-03-28T22:23:45Z">
        <w:r>
          <w:t>Pharma</w:t>
        </w:r>
      </w:ins>
      <w:r>
        <w:t>c</w:t>
      </w:r>
      <w:ins w:id="784" w:author="GoldenCorpusHarness" w:date="2026-03-28T22:23:45Z">
        <w:r>
          <w:t>o</w:t>
        </w:r>
      </w:ins>
      <w:r>
        <w:t>l</w:t>
      </w:r>
      <w:del w:id="785" w:author="GoldenCorpusHarness" w:date="2026-03-28T22:23:45Z">
        <w:r>
          <w:delText>uded in This Diversit</w:delText>
        </w:r>
      </w:del>
      <w:ins w:id="786" w:author="GoldenCorpusHarness" w:date="2026-03-28T22:23:45Z">
        <w:r>
          <w:t>og</w:t>
        </w:r>
      </w:ins>
      <w:r>
        <w:t>y</w:t>
      </w:r>
      <w:del w:id="787" w:author="GoldenCorpusHarness" w:date="2026-03-28T22:23:45Z">
        <w:r>
          <w:delText xml:space="preserve"> Plan</w:delText>
        </w:r>
      </w:del>
    </w:p>
    <w:p ns2:paraId="6E7B40C5" ns2:textId="6049ECA5" w:rsidR="006D37E0" w:rsidRPr="00D10BD4" w:rsidRDefault="00D10BD4" w:rsidP="00F5030C">
      <w:pPr>
        <w:pStyle w:val="Heading3"/>
        <w:keepNext w:val="0"/>
      </w:pPr>
      <w:ins w:id="788" w:author="GoldenCorpusHarness" w:date="2026-03-28T22:23:45Z">
        <w:r>
          <w:t xml:space="preserve">A preliminary, exploratory population PK model has been created using available data from the Phase 1 dose-escalation study, </w:t>
        </w:r>
      </w:ins>
      <w:r>
        <w:t>MK‑2870-0</w:t>
      </w:r>
      <w:ins w:id="789" w:author="GoldenCorpusHarness" w:date="2026-03-28T22:23:45Z">
        <w:r>
          <w:t xml:space="preserve">01 (KL264-01). The population PK analysis included a total of </w:t>
        </w:r>
      </w:ins>
      <w:r>
        <w:t>3</w:t>
      </w:r>
      <w:del w:id="790" w:author="GoldenCorpusHarness" w:date="2026-03-28T22:23:45Z">
        <w:r>
          <w:delText>1</w:delText>
        </w:r>
      </w:del>
      <w:ins w:id="791" w:author="GoldenCorpusHarness" w:date="2026-03-28T22:23:45Z">
        <w:r>
          <w:t>51 participants, of whom 318 (90.6%) were Asian, 26 (7.4%) were White, 3 (0.9%) were Black or African American, and 4 (1.1%) were listed as ‘Other,’ which included participants who identified as multiracial. Race has not been identified as a statistically significant covariate in the preliminary model.</w:t>
        </w:r>
      </w:ins>
    </w:p>
    <w:p ns2:paraId="4C724001" ns2:textId="2463F594" w:rsidR="00594366" w:rsidRDefault="00594366" w:rsidP="00550EF6">
      <w:pPr>
        <w:pStyle w:val="Paragraph"/>
        <w:keepLines/>
      </w:pPr>
      <w:del w:id="792" w:author="GoldenCorpusHarness" w:date="2026-03-28T22:23:45Z">
        <w:r>
          <w:delText>M</w:delText>
        </w:r>
      </w:del>
      <w:ins w:id="793" w:author="GoldenCorpusHarness" w:date="2026-03-28T22:23:45Z">
        <w:r>
          <w:t>By taking steps discussed in [Sec. 4] to improve enrollment of underrepresented racial and ethnic populations, the Sponsor seeks to enhance the representation of study participants with different racial and ethnic backgrounds in P</w:t>
        </w:r>
      </w:ins>
      <w:r>
        <w:t>K</w:t>
      </w:r>
      <w:del w:id="794" w:author="GoldenCorpusHarness" w:date="2026-03-28T22:23:45Z">
        <w:r>
          <w:delText>‑2870-031 is a Phase 3</w:delText>
        </w:r>
      </w:del>
      <w:r>
        <w:t xml:space="preserve">, </w:t>
      </w:r>
      <w:del w:id="795" w:author="GoldenCorpusHarness" w:date="2026-03-28T22:23:45Z">
        <w:r>
          <w:delText>global, randomized, open-label, multisite study of sacituzumab tirumotecan versus investigator’s choice of nonplatinum chemotherapy with paclitaxel or docetaxel or vinflunine in participants with la/mUC after prior treatment with anti–PD-(L)1 therap</w:delText>
        </w:r>
      </w:del>
      <w:ins w:id="796" w:author="GoldenCorpusHarness" w:date="2026-03-28T22:23:45Z">
        <w:r>
          <w:t>efficac</w:t>
        </w:r>
      </w:ins>
      <w:r>
        <w:t xml:space="preserve">y, </w:t>
      </w:r>
      <w:del w:id="797" w:author="GoldenCorpusHarness" w:date="2026-03-28T22:23:45Z">
        <w:r>
          <w:delText>platinum-based chemotherap</w:delText>
        </w:r>
      </w:del>
      <w:ins w:id="798" w:author="GoldenCorpusHarness" w:date="2026-03-28T22:23:45Z">
        <w:r>
          <w:t>and safet</w:t>
        </w:r>
      </w:ins>
      <w:r>
        <w:t>y</w:t>
      </w:r>
      <w:ins w:id="799" w:author="GoldenCorpusHarness" w:date="2026-03-28T22:23:45Z">
        <w:r>
          <w:t xml:space="preserve"> datasets. As part of the clinical development program for sacituzumab tirumotecan</w:t>
        </w:r>
      </w:ins>
      <w:r>
        <w:t xml:space="preserve">, </w:t>
      </w:r>
      <w:del w:id="800" w:author="GoldenCorpusHarness" w:date="2026-03-28T22:23:45Z">
        <w:r>
          <w:delText>and, if approved and available locall</w:delText>
        </w:r>
      </w:del>
      <w:ins w:id="801" w:author="GoldenCorpusHarness" w:date="2026-03-28T22:23:45Z">
        <w:r>
          <w:t>blood samples are being collected from participants in the Phase 3 stud</w:t>
        </w:r>
      </w:ins>
      <w:r>
        <w:t>y</w:t>
      </w:r>
      <w:del w:id="802" w:author="GoldenCorpusHarness" w:date="2026-03-28T22:23:45Z">
        <w:r>
          <w:delText>, EV</w:delText>
        </w:r>
      </w:del>
      <w:ins w:id="803" w:author="GoldenCorpusHarness" w:date="2026-03-28T22:23:45Z">
        <w:r>
          <w:t xml:space="preserve"> described in [Sec</w:t>
        </w:r>
      </w:ins>
      <w:r>
        <w:t>.</w:t>
      </w:r>
      <w:ins w:id="804" w:author="GoldenCorpusHarness" w:date="2026-03-28T22:23:45Z">
        <w:r>
          <w:t xml:space="preserve"> 2.2] to further characterize the PK of sacituzumab tirumotecan.</w:t>
        </w:r>
      </w:ins>
    </w:p>
    <w:p ns2:paraId="799435A6" ns2:textId="7AEDD7C9" w:rsidR="00594366" w:rsidRDefault="00594366" w:rsidP="00550EF6">
      <w:pPr>
        <w:pStyle w:val="Paragraph"/>
        <w:keepLines/>
      </w:pPr>
      <w:del w:id="805" w:author="GoldenCorpusHarness" w:date="2026-03-28T22:23:45Z">
        <w:r>
          <w:delText>Appro</w:delText>
        </w:r>
      </w:del>
      <w:ins w:id="806" w:author="GoldenCorpusHarness" w:date="2026-03-28T22:23:45Z">
        <w:r>
          <w:t>The impact of ethnicity or race on PK will continue to be assessed by including these factors as covariates in population PK analyses. Similarly, ethnicity or race may also be assessed as covariates for ER relationships regarding efficacy and safety where appropriate. Such analyses, when conducted in the sacituzumab tirumotecan program, will e</w:t>
        </w:r>
      </w:ins>
      <w:r>
        <w:t>x</w:t>
      </w:r>
      <w:del w:id="807" w:author="GoldenCorpusHarness" w:date="2026-03-28T22:23:45Z">
        <w:r>
          <w:delText>imately 690 participants will be randomly assigned in a 1:1 ratio to Arm 1 or Arm 2</w:delText>
        </w:r>
      </w:del>
      <w:ins w:id="808" w:author="GoldenCorpusHarness" w:date="2026-03-28T22:23:45Z">
        <w:r>
          <w:t>pand the assessment of any impact of race and/or ethnicity on PK and ER</w:t>
        </w:r>
      </w:ins>
      <w:r>
        <w:t>.</w:t>
      </w:r>
    </w:p>
    <w:p ns2:paraId="3199D13F" ns2:textId="6893F717" w:rsidR="00795C5B" w:rsidRPr="00594366" w:rsidRDefault="00594366" w:rsidP="00594366">
      <w:pPr>
        <w:pStyle w:val="Paragraph"/>
        <w:keepLines/>
      </w:pPr>
      <w:del w:id="809" w:author="GoldenCorpusHarness" w:date="2026-03-28T22:23:45Z">
        <w:r>
          <w:delText>The pri</w:delText>
        </w:r>
      </w:del>
      <w:ins w:id="810" w:author="GoldenCorpusHarness" w:date="2026-03-28T22:23:45Z">
        <w:r>
          <w:t>Sum</w:t>
        </w:r>
      </w:ins>
      <w:r>
        <w:t xml:space="preserve">mary </w:t>
      </w:r>
      <w:del w:id="811" w:author="GoldenCorpusHarness" w:date="2026-03-28T22:23:45Z">
        <w:r>
          <w:delText>endp</w:delText>
        </w:r>
      </w:del>
      <w:r>
        <w:t>o</w:t>
      </w:r>
      <w:del w:id="812" w:author="GoldenCorpusHarness" w:date="2026-03-28T22:23:45Z">
        <w:r>
          <w:delText xml:space="preserve">int </w:delText>
        </w:r>
      </w:del>
      <w:r>
        <w:t>f</w:t>
      </w:r>
      <w:del w:id="813" w:author="GoldenCorpusHarness" w:date="2026-03-28T22:23:45Z">
        <w:r>
          <w:delText>or</w:delText>
        </w:r>
      </w:del>
      <w:r>
        <w:t xml:space="preserve"> the </w:t>
      </w:r>
      <w:del w:id="814" w:author="GoldenCorpusHarness" w:date="2026-03-28T22:23:45Z">
        <w:r>
          <w:delText>s</w:delText>
        </w:r>
      </w:del>
      <w:ins w:id="815" w:author="GoldenCorpusHarness" w:date="2026-03-28T22:23:45Z">
        <w:r>
          <w:t>Clinical S</w:t>
        </w:r>
      </w:ins>
      <w:r>
        <w:t>tud</w:t>
      </w:r>
      <w:del w:id="816" w:author="GoldenCorpusHarness" w:date="2026-03-28T22:23:45Z">
        <w:r>
          <w:delText xml:space="preserve">y </w:delText>
        </w:r>
      </w:del>
      <w:r>
        <w:t>i</w:t>
      </w:r>
      <w:ins w:id="817" w:author="GoldenCorpusHarness" w:date="2026-03-28T22:23:45Z">
        <w:r>
          <w:t>e</w:t>
        </w:r>
      </w:ins>
      <w:r>
        <w:t xml:space="preserve">s </w:t>
      </w:r>
      <w:del w:id="818" w:author="GoldenCorpusHarness" w:date="2026-03-28T22:23:45Z">
        <w:r>
          <w:delText>overall survival in the intent-to-treat population. Key secondary endpoints i</w:delText>
        </w:r>
      </w:del>
      <w:ins w:id="819" w:author="GoldenCorpusHarness" w:date="2026-03-28T22:23:45Z">
        <w:r>
          <w:t>I</w:t>
        </w:r>
      </w:ins>
      <w:r>
        <w:t xml:space="preserve">ncluded in </w:t>
      </w:r>
      <w:del w:id="820" w:author="GoldenCorpusHarness" w:date="2026-03-28T22:23:45Z">
        <w:r>
          <w:delText>t</w:delText>
        </w:r>
      </w:del>
      <w:ins w:id="821" w:author="GoldenCorpusHarness" w:date="2026-03-28T22:23:45Z">
        <w:r>
          <w:t>T</w:t>
        </w:r>
      </w:ins>
      <w:r>
        <w:t>h</w:t>
      </w:r>
      <w:ins w:id="822" w:author="GoldenCorpusHarness" w:date="2026-03-28T22:23:45Z">
        <w:r>
          <w:t>is Div</w:t>
        </w:r>
      </w:ins>
      <w:r>
        <w:t>e</w:t>
      </w:r>
      <w:del w:id="823" w:author="GoldenCorpusHarness" w:date="2026-03-28T22:23:45Z">
        <w:r>
          <w:delText xml:space="preserve"> multiplic</w:delText>
        </w:r>
      </w:del>
      <w:ins w:id="824" w:author="GoldenCorpusHarness" w:date="2026-03-28T22:23:45Z">
        <w:r>
          <w:t>rs</w:t>
        </w:r>
      </w:ins>
      <w:r>
        <w:t xml:space="preserve">ity </w:t>
      </w:r>
      <w:del w:id="825" w:author="GoldenCorpusHarness" w:date="2026-03-28T22:23:45Z">
        <w:r>
          <w:delText>are progression-free surviva</w:delText>
        </w:r>
      </w:del>
      <w:ins w:id="826" w:author="GoldenCorpusHarness" w:date="2026-03-28T22:23:45Z">
        <w:r>
          <w:t>P</w:t>
        </w:r>
      </w:ins>
      <w:r>
        <w:t>l</w:t>
      </w:r>
      <w:del w:id="827" w:author="GoldenCorpusHarness" w:date="2026-03-28T22:23:45Z">
        <w:r>
          <w:delText xml:space="preserve"> by investigator per RECIST 1.1 </w:delText>
        </w:r>
      </w:del>
      <w:r>
        <w:t>an</w:t>
      </w:r>
      <w:del w:id="828" w:author="GoldenCorpusHarness" w:date="2026-03-28T22:23:45Z">
        <w:r>
          <w:delText>d objective response rate by investigator per RECIST 1.1. Eligible participants will be stratified by presence of liver metastases (yes vs no), prior EV received (yes vs no), and geographic region (North America, Western Europe, rest of world).</w:delText>
        </w:r>
      </w:del>
    </w:p>
    <w:p ns2:paraId="6D1A0377" ns2:textId="7938300E" w:rsidR="008D1C8C" w:rsidRDefault="00594366" w:rsidP="008D1C8C">
      <w:pPr>
        <w:pStyle w:val="Paragraph"/>
      </w:pPr>
      <w:del w:id="829" w:author="GoldenCorpusHarness" w:date="2026-03-28T22:23:45Z">
        <w:r>
          <w:delText xml:space="preserve">Participants could be enrolled globally from countries including Belgium, Czech Republic, Denmark, France, Germany, Greece, Israel, Italy, Netherlands, Poland, Romania, Spain, Switzerland, Türkiye, United </w:delText>
        </w:r>
      </w:del>
      <w:ins w:id="830" w:author="GoldenCorpusHarness" w:date="2026-03-28T22:23:45Z">
        <w:r>
          <w:t>M</w:t>
        </w:r>
      </w:ins>
      <w:r>
        <w:t>K</w:t>
      </w:r>
      <w:del w:id="831" w:author="GoldenCorpusHarness" w:date="2026-03-28T22:23:45Z">
        <w:r>
          <w:delText>ingdom, Australia, South Korea, Taiwan, China, Japan, Argentina, Brazil, Chile, Columbia, Mexico, Canada, and the US.</w:delText>
        </w:r>
      </w:del>
      <w:ins w:id="832" w:author="GoldenCorpusHarness" w:date="2026-03-28T22:23:45Z">
        <w:r>
          <w:t>‑2870-031</w:t>
        </w:r>
      </w:ins>
    </w:p>
    <w:p ns2:paraId="6D72F06A" ns2:textId="51BD7ABA" w:rsidR="00C01A69" w:rsidRDefault="5D0BEA65" w:rsidP="00F5030C">
      <w:pPr>
        <w:pStyle w:val="Heading1"/>
      </w:pPr>
      <w:del w:id="833" w:author="GoldenCorpusHarness" w:date="2026-03-28T22:23:45Z">
        <w:r>
          <w:delText>GOA</w:delText>
        </w:r>
      </w:del>
      <w:ins w:id="834" w:author="GoldenCorpusHarness" w:date="2026-03-28T22:23:45Z">
        <w:r>
          <w:t>MK‑2870-031 is a Phase 3, global, randomized, open-label, multisite study of sacituzumab tirumotecan versus investigator’s choice of nonplatinum chemotherapy with paclitaxel or docetaxel or vinflunine in participants with la/mUC after prior treatment with anti–PD-(</w:t>
        </w:r>
      </w:ins>
      <w:r>
        <w:t>L</w:t>
      </w:r>
      <w:del w:id="835" w:author="GoldenCorpusHarness" w:date="2026-03-28T22:23:45Z">
        <w:r>
          <w:delText>S TO</w:delText>
        </w:r>
      </w:del>
      <w:ins w:id="836" w:author="GoldenCorpusHarness" w:date="2026-03-28T22:23:45Z">
        <w:r>
          <w:t>)1 therapy, platinum-based chemotherapy, and</w:t>
        </w:r>
      </w:ins>
      <w:r>
        <w:t xml:space="preserve"> E</w:t>
      </w:r>
      <w:del w:id="837" w:author="GoldenCorpusHarness" w:date="2026-03-28T22:23:45Z">
        <w:r>
          <w:delText>NROLL UN</w:delText>
        </w:r>
      </w:del>
      <w:ins w:id="838" w:author="GoldenCorpusHarness" w:date="2026-03-28T22:23:45Z">
        <w:r>
          <w:t xml:space="preserve">V (or </w:t>
        </w:r>
      </w:ins>
      <w:r>
        <w:t>D</w:t>
      </w:r>
      <w:del w:id="839" w:author="GoldenCorpusHarness" w:date="2026-03-28T22:23:45Z">
        <w:r>
          <w:delText>ERREPRESENTED RA</w:delText>
        </w:r>
      </w:del>
      <w:ins w:id="840" w:author="GoldenCorpusHarness" w:date="2026-03-28T22:23:45Z">
        <w:r>
          <w:t xml:space="preserve">V in </w:t>
        </w:r>
      </w:ins>
      <w:r>
        <w:t>C</w:t>
      </w:r>
      <w:del w:id="841" w:author="GoldenCorpusHarness" w:date="2026-03-28T22:23:45Z">
        <w:r>
          <w:delText>IAL AND ETHNIC PARTICIPANTS</w:delText>
        </w:r>
      </w:del>
      <w:ins w:id="842" w:author="GoldenCorpusHarness" w:date="2026-03-28T22:23:45Z">
        <w:r>
          <w:t>hina).</w:t>
        </w:r>
      </w:ins>
    </w:p>
    <w:p ns2:paraId="23054416" ns2:textId="016927D0" w:rsidR="001F5A21" w:rsidRPr="00DA644C" w:rsidRDefault="001F5A21" w:rsidP="0089207B">
      <w:pPr>
        <w:pStyle w:val="Paragraph"/>
        <w:rPr>
          <w:rStyle w:val="Instructions"/>
          <w:rFonts w:ascii="Times New Roman" w:hAnsi="Times New Roman"/>
          <w:vanish w:val="0"/>
          <w:color w:val="auto"/>
        </w:rPr>
      </w:pPr>
      <w:del w:id="843" w:author="GoldenCorpusHarness" w:date="2026-03-28T22:23:45Z">
        <w:r>
          <w:delText>The sacituzumab tirumotecan clinical develo</w:delText>
        </w:r>
      </w:del>
      <w:ins w:id="844" w:author="GoldenCorpusHarness" w:date="2026-03-28T22:23:45Z">
        <w:r>
          <w:t>A</w:t>
        </w:r>
      </w:ins>
      <w:r>
        <w:t>p</w:t>
      </w:r>
      <w:del w:id="845" w:author="GoldenCorpusHarness" w:date="2026-03-28T22:23:45Z">
        <w:r>
          <w:delText xml:space="preserve">ment </w:delText>
        </w:r>
      </w:del>
      <w:r>
        <w:t>pro</w:t>
      </w:r>
      <w:del w:id="846" w:author="GoldenCorpusHarness" w:date="2026-03-28T22:23:45Z">
        <w:r>
          <w:delText>g</w:delText>
        </w:r>
      </w:del>
      <w:ins w:id="847" w:author="GoldenCorpusHarness" w:date="2026-03-28T22:23:45Z">
        <w:r>
          <w:t xml:space="preserve">ximately 590 participants will be </w:t>
        </w:r>
      </w:ins>
      <w:r>
        <w:t>ra</w:t>
      </w:r>
      <w:ins w:id="848" w:author="GoldenCorpusHarness" w:date="2026-03-28T22:23:45Z">
        <w:r>
          <w:t>ndo</w:t>
        </w:r>
      </w:ins>
      <w:r>
        <w:t>m</w:t>
      </w:r>
      <w:ins w:id="849" w:author="GoldenCorpusHarness" w:date="2026-03-28T22:23:45Z">
        <w:r>
          <w:t>ly</w:t>
        </w:r>
      </w:ins>
      <w:r>
        <w:t xml:space="preserve"> </w:t>
      </w:r>
      <w:del w:id="850" w:author="GoldenCorpusHarness" w:date="2026-03-28T22:23:45Z">
        <w:r>
          <w:delText>h</w:delText>
        </w:r>
      </w:del>
      <w:r>
        <w:t>as</w:t>
      </w:r>
      <w:del w:id="851" w:author="GoldenCorpusHarness" w:date="2026-03-28T22:23:45Z">
        <w:r>
          <w:delText xml:space="preserve"> </w:delText>
        </w:r>
      </w:del>
      <w:ins w:id="852" w:author="GoldenCorpusHarness" w:date="2026-03-28T22:23:45Z">
        <w:r>
          <w:t>si</w:t>
        </w:r>
      </w:ins>
      <w:r>
        <w:t>g</w:t>
      </w:r>
      <w:del w:id="853" w:author="GoldenCorpusHarness" w:date="2026-03-28T22:23:45Z">
        <w:r>
          <w:delText>oals outli</w:delText>
        </w:r>
      </w:del>
      <w:r>
        <w:t xml:space="preserve">ned </w:t>
      </w:r>
      <w:del w:id="854" w:author="GoldenCorpusHarness" w:date="2026-03-28T22:23:45Z">
        <w:r>
          <w:delText>bel</w:delText>
        </w:r>
      </w:del>
      <w:ins w:id="855" w:author="GoldenCorpusHarness" w:date="2026-03-28T22:23:45Z">
        <w:r>
          <w:t>in a 1:1 rati</w:t>
        </w:r>
      </w:ins>
      <w:r>
        <w:t>o</w:t>
      </w:r>
      <w:del w:id="856" w:author="GoldenCorpusHarness" w:date="2026-03-28T22:23:45Z">
        <w:r>
          <w:delText>w [Table 2]</w:delText>
        </w:r>
      </w:del>
      <w:r>
        <w:t xml:space="preserve"> to </w:t>
      </w:r>
      <w:del w:id="857" w:author="GoldenCorpusHarness" w:date="2026-03-28T22:23:45Z">
        <w:r>
          <w:delText>supp</w:delText>
        </w:r>
      </w:del>
      <w:ins w:id="858" w:author="GoldenCorpusHarness" w:date="2026-03-28T22:23:45Z">
        <w:r>
          <w:t xml:space="preserve">Arm 1 </w:t>
        </w:r>
      </w:ins>
      <w:r>
        <w:t>or</w:t>
      </w:r>
      <w:del w:id="859" w:author="GoldenCorpusHarness" w:date="2026-03-28T22:23:45Z">
        <w:r>
          <w:delText>t</w:delText>
        </w:r>
      </w:del>
      <w:r>
        <w:t xml:space="preserve"> </w:t>
      </w:r>
      <w:del w:id="860" w:author="GoldenCorpusHarness" w:date="2026-03-28T22:23:45Z">
        <w:r>
          <w:delText>dive</w:delText>
        </w:r>
      </w:del>
      <w:ins w:id="861" w:author="GoldenCorpusHarness" w:date="2026-03-28T22:23:45Z">
        <w:r>
          <w:t>A</w:t>
        </w:r>
      </w:ins>
      <w:r>
        <w:t>r</w:t>
      </w:r>
      <w:del w:id="862" w:author="GoldenCorpusHarness" w:date="2026-03-28T22:23:45Z">
        <w:r>
          <w:delText>sity</w:delText>
        </w:r>
      </w:del>
      <w:ins w:id="863" w:author="GoldenCorpusHarness" w:date="2026-03-28T22:23:45Z">
        <w:r>
          <w:t>m</w:t>
        </w:r>
      </w:ins>
      <w:r>
        <w:t xml:space="preserve"> </w:t>
      </w:r>
      <w:del w:id="864" w:author="GoldenCorpusHarness" w:date="2026-03-28T22:23:45Z">
        <w:r>
          <w:delText>and inclusion within the study population</w:delText>
        </w:r>
      </w:del>
      <w:ins w:id="865" w:author="GoldenCorpusHarness" w:date="2026-03-28T22:23:45Z">
        <w:r>
          <w:t>2</w:t>
        </w:r>
      </w:ins>
      <w:r>
        <w:t>.</w:t>
      </w:r>
    </w:p>
    <w:p ns2:paraId="16B9BA10" ns2:textId="066EA551" w:rsidR="001F5A21" w:rsidRPr="0020532F" w:rsidRDefault="001F5A21" w:rsidP="0089207B">
      <w:pPr>
        <w:pStyle w:val="Paragraph"/>
        <w:rPr>
          <w:rStyle w:val="Instructions"/>
          <w:rFonts w:ascii="Times New Roman" w:hAnsi="Times New Roman"/>
          <w:vanish w:val="0"/>
          <w:color w:val="auto"/>
        </w:rPr>
      </w:pPr>
      <w:r>
        <w:t>The pr</w:t>
      </w:r>
      <w:del w:id="866" w:author="GoldenCorpusHarness" w:date="2026-03-28T22:23:45Z">
        <w:r>
          <w:delText>ogra</w:delText>
        </w:r>
      </w:del>
      <w:ins w:id="867" w:author="GoldenCorpusHarness" w:date="2026-03-28T22:23:45Z">
        <w:r>
          <w:t>i</w:t>
        </w:r>
      </w:ins>
      <w:r>
        <w:t>m</w:t>
      </w:r>
      <w:del w:id="868" w:author="GoldenCorpusHarness" w:date="2026-03-28T22:23:45Z">
        <w:r>
          <w:delText xml:space="preserve"> ai</w:delText>
        </w:r>
      </w:del>
      <w:ins w:id="869" w:author="GoldenCorpusHarness" w:date="2026-03-28T22:23:45Z">
        <w:r>
          <w:t xml:space="preserve">ary endpoint for the study is overall survival in the intent-to-treat population. Key secondary endpoints included in the </w:t>
        </w:r>
      </w:ins>
      <w:r>
        <w:t>m</w:t>
      </w:r>
      <w:del w:id="870" w:author="GoldenCorpusHarness" w:date="2026-03-28T22:23:45Z">
        <w:r>
          <w:delText>s to enroll study</w:delText>
        </w:r>
      </w:del>
      <w:ins w:id="871" w:author="GoldenCorpusHarness" w:date="2026-03-28T22:23:45Z">
        <w:r>
          <w:t>ultiplicity are progression-free survival by investigator per RECIST 1.1 and objective response rate by investigator per RECIST 1.1. Eligible</w:t>
        </w:r>
      </w:ins>
      <w:r>
        <w:t xml:space="preserve"> participants w</w:t>
      </w:r>
      <w:del w:id="872" w:author="GoldenCorpusHarness" w:date="2026-03-28T22:23:45Z">
        <w:r>
          <w:delText>ho reflect the racial and ethnic distributions of</w:delText>
        </w:r>
      </w:del>
      <w:ins w:id="873" w:author="GoldenCorpusHarness" w:date="2026-03-28T22:23:45Z">
        <w:r>
          <w:t>ill be stratified by presence of liver</w:t>
        </w:r>
      </w:ins>
      <w:r>
        <w:t xml:space="preserve"> m</w:t>
      </w:r>
      <w:del w:id="874" w:author="GoldenCorpusHarness" w:date="2026-03-28T22:23:45Z">
        <w:r>
          <w:delText>UC</w:delText>
        </w:r>
      </w:del>
      <w:ins w:id="875" w:author="GoldenCorpusHarness" w:date="2026-03-28T22:23:45Z">
        <w:r>
          <w:t>etastases (yes vs no), number of prior lines of therapy (2 vs 3 lines), and geographic region (North America, Western Europe, rest of</w:t>
        </w:r>
      </w:ins>
      <w:r>
        <w:t xml:space="preserve"> w</w:t>
      </w:r>
      <w:del w:id="876" w:author="GoldenCorpusHarness" w:date="2026-03-28T22:23:45Z">
        <w:r>
          <w:delText>ithin the study countries</w:delText>
        </w:r>
      </w:del>
      <w:ins w:id="877" w:author="GoldenCorpusHarness" w:date="2026-03-28T22:23:45Z">
        <w:r>
          <w:t>orld)</w:t>
        </w:r>
      </w:ins>
      <w:r>
        <w:t>.</w:t>
      </w:r>
      <w:del w:id="878" w:author="GoldenCorpusHarness" w:date="2026-03-28T22:23:45Z">
        <w:r>
          <w:delText xml:space="preserve"> The enrollment and retention goals for the sacituzumab tirumotecan program are based on the following:</w:delText>
        </w:r>
      </w:del>
    </w:p>
    <w:p ns2:paraId="71E3C428" ns2:textId="06A6E1E3" w:rsidR="0089207B" w:rsidRDefault="001F5A21" w:rsidP="0089207B">
      <w:pPr>
        <w:pStyle w:val="ListBullet"/>
        <w:rPr>
          <w:rStyle w:val="SuggestedOptional"/>
          <w:color w:val="auto"/>
        </w:rPr>
      </w:pPr>
      <w:del w:id="879" w:author="GoldenCorpusHarness" w:date="2026-03-28T22:23:45Z">
        <w:r>
          <w:delText>E</w:delText>
        </w:r>
      </w:del>
      <w:ins w:id="880" w:author="GoldenCorpusHarness" w:date="2026-03-28T22:23:45Z">
        <w:r>
          <w:t>Partici</w:t>
        </w:r>
      </w:ins>
      <w:r>
        <w:t>p</w:t>
      </w:r>
      <w:del w:id="881" w:author="GoldenCorpusHarness" w:date="2026-03-28T22:23:45Z">
        <w:r>
          <w:delText>idemiologic measures in the</w:delText>
        </w:r>
      </w:del>
      <w:ins w:id="882" w:author="GoldenCorpusHarness" w:date="2026-03-28T22:23:45Z">
        <w:r>
          <w:t>ants could be enrolled globally from countries including Belgium, France, Germany, Greece, Israel, Italy, Netherlands, Sweden, Poland, Spain, Türkiye,</w:t>
        </w:r>
      </w:ins>
      <w:r>
        <w:t xml:space="preserve"> U</w:t>
      </w:r>
      <w:del w:id="883" w:author="GoldenCorpusHarness" w:date="2026-03-28T22:23:45Z">
        <w:r>
          <w:delText>S of burden of disease by incidence and case distribution of m</w:delText>
        </w:r>
      </w:del>
      <w:ins w:id="884" w:author="GoldenCorpusHarness" w:date="2026-03-28T22:23:45Z">
        <w:r>
          <w:t xml:space="preserve">nited Kingdom, Australia, South Korea, Taiwan, China, Japan, Argentina, Brazil, Canada, and the </w:t>
        </w:r>
      </w:ins>
      <w:r>
        <w:t>U</w:t>
      </w:r>
      <w:del w:id="885" w:author="GoldenCorpusHarness" w:date="2026-03-28T22:23:45Z">
        <w:r>
          <w:delText>C</w:delText>
        </w:r>
      </w:del>
      <w:ins w:id="886" w:author="GoldenCorpusHarness" w:date="2026-03-28T22:23:45Z">
        <w:r>
          <w:t>S.</w:t>
        </w:r>
      </w:ins>
    </w:p>
    <w:p ns2:paraId="251D2DB9" ns2:textId="528D6ED6" w:rsidR="00470459" w:rsidRPr="0020532F" w:rsidRDefault="00470459" w:rsidP="0089207B">
      <w:pPr>
        <w:pStyle w:val="ListBullet"/>
        <w:rPr>
          <w:rStyle w:val="SuggestedOptional"/>
          <w:color w:val="auto"/>
        </w:rPr>
      </w:pPr>
      <w:ins w:id="887" w:author="GoldenCorpusHarness" w:date="2026-03-28T22:23:45Z">
        <w:r>
          <w:t>GOALS TO ENROLL UNDERREPRESENTED RACIAL AND ET</w:t>
        </w:r>
      </w:ins>
      <w:r>
        <w:t>H</w:t>
      </w:r>
      <w:del w:id="888" w:author="GoldenCorpusHarness" w:date="2026-03-28T22:23:45Z">
        <w:r>
          <w:delText>ealth</w:delText>
        </w:r>
      </w:del>
      <w:ins w:id="889" w:author="GoldenCorpusHarness" w:date="2026-03-28T22:23:45Z">
        <w:r>
          <w:t>NIC</w:t>
        </w:r>
      </w:ins>
      <w:r>
        <w:t xml:space="preserve"> </w:t>
      </w:r>
      <w:del w:id="890" w:author="GoldenCorpusHarness" w:date="2026-03-28T22:23:45Z">
        <w:r>
          <w:delText>disparities from the literature</w:delText>
        </w:r>
      </w:del>
      <w:ins w:id="891" w:author="GoldenCorpusHarness" w:date="2026-03-28T22:23:45Z">
        <w:r>
          <w:t>PARTICIPANTS</w:t>
        </w:r>
      </w:ins>
    </w:p>
    <w:p ns2:paraId="0BD07512" ns2:textId="16E1E1F5" w:rsidR="00E961A9" w:rsidRDefault="00E961A9" w:rsidP="0089207B">
      <w:pPr>
        <w:pStyle w:val="ListBullet"/>
        <w:rPr>
          <w:rStyle w:val="SuggestedOptional"/>
          <w:color w:val="auto"/>
        </w:rPr>
      </w:pPr>
      <w:del w:id="892" w:author="GoldenCorpusHarness" w:date="2026-03-28T22:23:45Z">
        <w:r>
          <w:delText>Historical enrollment performanc</w:delText>
        </w:r>
      </w:del>
      <w:ins w:id="893" w:author="GoldenCorpusHarness" w:date="2026-03-28T22:23:45Z">
        <w:r>
          <w:t>Th</w:t>
        </w:r>
      </w:ins>
      <w:r>
        <w:t xml:space="preserve">e </w:t>
      </w:r>
      <w:del w:id="894" w:author="GoldenCorpusHarness" w:date="2026-03-28T22:23:45Z">
        <w:r>
          <w:delText>of p</w:delText>
        </w:r>
      </w:del>
      <w:ins w:id="895" w:author="GoldenCorpusHarness" w:date="2026-03-28T22:23:45Z">
        <w:r>
          <w:t>s</w:t>
        </w:r>
      </w:ins>
      <w:r>
        <w:t>a</w:t>
      </w:r>
      <w:del w:id="896" w:author="GoldenCorpusHarness" w:date="2026-03-28T22:23:45Z">
        <w:r>
          <w:delText>tients with mUC based on race and ethni</w:delText>
        </w:r>
      </w:del>
      <w:r>
        <w:t>cit</w:t>
      </w:r>
      <w:del w:id="897" w:author="GoldenCorpusHarness" w:date="2026-03-28T22:23:45Z">
        <w:r>
          <w:delText>y in</w:delText>
        </w:r>
      </w:del>
      <w:ins w:id="898" w:author="GoldenCorpusHarness" w:date="2026-03-28T22:23:45Z">
        <w:r>
          <w:t>uzumab</w:t>
        </w:r>
      </w:ins>
      <w:r>
        <w:t xml:space="preserve"> t</w:t>
      </w:r>
      <w:del w:id="899" w:author="GoldenCorpusHarness" w:date="2026-03-28T22:23:45Z">
        <w:r>
          <w:delText>h</w:delText>
        </w:r>
      </w:del>
      <w:ins w:id="900" w:author="GoldenCorpusHarness" w:date="2026-03-28T22:23:45Z">
        <w:r>
          <w:t>irumot</w:t>
        </w:r>
      </w:ins>
      <w:r>
        <w:t>e</w:t>
      </w:r>
      <w:del w:id="901" w:author="GoldenCorpusHarness" w:date="2026-03-28T22:23:45Z">
        <w:r>
          <w:delText xml:space="preserve"> Spo</w:delText>
        </w:r>
      </w:del>
      <w:ins w:id="902" w:author="GoldenCorpusHarness" w:date="2026-03-28T22:23:45Z">
        <w:r>
          <w:t>ca</w:t>
        </w:r>
      </w:ins>
      <w:r>
        <w:t>n</w:t>
      </w:r>
      <w:del w:id="903" w:author="GoldenCorpusHarness" w:date="2026-03-28T22:23:45Z">
        <w:r>
          <w:delText>sor’s previous</w:delText>
        </w:r>
      </w:del>
      <w:r>
        <w:t xml:space="preserve"> clinical </w:t>
      </w:r>
      <w:ins w:id="904" w:author="GoldenCorpusHarness" w:date="2026-03-28T22:23:45Z">
        <w:r>
          <w:t xml:space="preserve">development program has goals outlined below [Table 2] to support diversity and inclusion within the </w:t>
        </w:r>
      </w:ins>
      <w:r>
        <w:t>stud</w:t>
      </w:r>
      <w:ins w:id="905" w:author="GoldenCorpusHarness" w:date="2026-03-28T22:23:45Z">
        <w:r>
          <w:t>y populat</w:t>
        </w:r>
      </w:ins>
      <w:r>
        <w:t>i</w:t>
      </w:r>
      <w:del w:id="906" w:author="GoldenCorpusHarness" w:date="2026-03-28T22:23:45Z">
        <w:r>
          <w:delText>es</w:delText>
        </w:r>
      </w:del>
      <w:ins w:id="907" w:author="GoldenCorpusHarness" w:date="2026-03-28T22:23:45Z">
        <w:r>
          <w:t>on.</w:t>
        </w:r>
      </w:ins>
    </w:p>
    <w:p ns2:paraId="6352AC0A" ns2:textId="77777777" w:rsidR="00DA644C" w:rsidRPr="0020532F" w:rsidRDefault="00DA644C" w:rsidP="0089207B">
      <w:pPr>
        <w:pStyle w:val="ListEnd"/>
        <w:rPr>
          <w:rStyle w:val="SuggestedOptional"/>
          <w:color w:val="auto"/>
        </w:rPr>
      </w:pPr>
      <w:ins w:id="908" w:author="GoldenCorpusHarness" w:date="2026-03-28T22:23:45Z">
        <w:r>
          <w:t>The program aims to enroll study participants who reflect the racial and ethnic distributions of mUC within the study countries. The enrollment and retention goals for the sacituzumab tirumotecan program are based on the following:</w:t>
        </w:r>
      </w:ins>
    </w:p>
    <w:p ns2:paraId="3EAB7D73" ns2:textId="77777777" w:rsidR="00DA644C" w:rsidRPr="00DA644C" w:rsidRDefault="00DA644C" w:rsidP="00DA644C">
      <w:pPr>
        <w:pStyle w:val="Paragraph"/>
        <w:sectPr w:rsidR="00DA644C" w:rsidRPr="00DA644C" w:rsidSect="00F5030C">
          <w:pgSz w:w="12240" w:h="15840"/>
          <w:pgMar w:top="1440" w:right="1440" w:bottom="1440" w:left="1800" w:header="720" w:footer="720" w:gutter="0"/>
          <w:cols w:space="720"/>
          <w:docGrid w:linePitch="360"/>
        </w:sectPr>
      </w:pPr>
      <w:ins w:id="909" w:author="GoldenCorpusHarness" w:date="2026-03-28T22:23:45Z">
        <w:r>
          <w:t>Epidemiologic measures in the US of burden of disease by incidence and case distribution of mUC</w:t>
        </w:r>
      </w:ins>
    </w:p>
    <w:p ns2:paraId="53F8812A" ns2:textId="1DACC45D" w:rsidR="00C45F1A" w:rsidRPr="0020532F" w:rsidRDefault="00F5030C" w:rsidP="000E7279">
      <w:pPr>
        <w:pStyle w:val="Caption"/>
        <w:rPr>
          <w:szCs w:val="24"/>
        </w:rPr>
      </w:pPr>
      <w:del w:id="910" w:author="GoldenCorpusHarness" w:date="2026-03-28T22:23:45Z">
        <w:r>
          <w:delText>T</w:delText>
        </w:r>
      </w:del>
      <w:ins w:id="911" w:author="GoldenCorpusHarness" w:date="2026-03-28T22:23:45Z">
        <w:r>
          <w:t>He</w:t>
        </w:r>
      </w:ins>
      <w:r>
        <w:t>a</w:t>
      </w:r>
      <w:del w:id="912" w:author="GoldenCorpusHarness" w:date="2026-03-28T22:23:45Z">
        <w:r>
          <w:delText>b</w:delText>
        </w:r>
      </w:del>
      <w:r>
        <w:t>l</w:t>
      </w:r>
      <w:ins w:id="913" w:author="GoldenCorpusHarness" w:date="2026-03-28T22:23:45Z">
        <w:r>
          <w:t>th dispariti</w:t>
        </w:r>
      </w:ins>
      <w:r>
        <w:t>e</w:t>
      </w:r>
      <w:del w:id="914" w:author="GoldenCorpusHarness" w:date="2026-03-28T22:23:45Z">
        <w:r>
          <w:delText xml:space="preserve"> 2Un</w:delText>
        </w:r>
      </w:del>
      <w:ins w:id="915" w:author="GoldenCorpusHarness" w:date="2026-03-28T22:23:45Z">
        <w:r>
          <w:t>s from the l</w:t>
        </w:r>
      </w:ins>
      <w:r>
        <w:t>ite</w:t>
      </w:r>
      <w:del w:id="916" w:author="GoldenCorpusHarness" w:date="2026-03-28T22:23:45Z">
        <w:r>
          <w:delText>d St</w:delText>
        </w:r>
      </w:del>
      <w:ins w:id="917" w:author="GoldenCorpusHarness" w:date="2026-03-28T22:23:45Z">
        <w:r>
          <w:t>r</w:t>
        </w:r>
      </w:ins>
      <w:r>
        <w:t>at</w:t>
      </w:r>
      <w:ins w:id="918" w:author="GoldenCorpusHarness" w:date="2026-03-28T22:23:45Z">
        <w:r>
          <w:t>ur</w:t>
        </w:r>
      </w:ins>
      <w:r>
        <w:t>e</w:t>
      </w:r>
      <w:del w:id="919" w:author="GoldenCorpusHarness" w:date="2026-03-28T22:23:45Z">
        <w:r>
          <w:delText>s Goals by Race and Ethnicity</w:delText>
        </w:r>
      </w:del>
    </w:p>
    <w:tbl>
      <w:tblPr>
        <w:tblStyle w:val="TableGrid"/>
        <w:tblW w:w="5000" w:type="pct"/>
        <w:tblLook w:val="04A0" w:firstRow="1" w:lastRow="0" w:firstColumn="1" w:lastColumn="0" w:noHBand="0" w:noVBand="1"/>
      </w:tblPr>
      <w:tblGrid>
        <w:gridCol w:w="2950"/>
        <w:gridCol w:w="1606"/>
        <w:gridCol w:w="1606"/>
        <w:gridCol w:w="2828"/>
      </w:tblGrid>
      <w:tr w:rsidR="008D1C8C" w:rsidRPr="00DA644C" ns2:paraId="5C30C374" ns2:textId="77777777" w:rsidTr="527A87E3">
        <w:tc>
          <w:tcPr>
            <w:tcW w:w="1641" w:type="pct"/>
            <w:shd w:val="clear" w:color="auto" w:fill="D9D9D9" w:themeFill="background1" w:themeFillShade="D9"/>
            <w:vAlign w:val="center"/>
          </w:tcPr>
          <w:p ns2:paraId="7F8000AB" ns2:textId="77777777" w:rsidR="008D1C8C" w:rsidRPr="00DA644C" w:rsidRDefault="008D1C8C" w:rsidP="00DA644C">
            <w:pPr>
              <w:pStyle w:val="TableCellLeft10pt"/>
              <w:rPr>
                <w:rStyle w:val="SuggestedOptional"/>
                <w:b/>
                <w:bCs/>
                <w:color w:val="auto"/>
              </w:rPr>
            </w:pPr>
          </w:p>
        </w:tc>
        <w:tc>
          <w:tcPr>
            <w:tcW w:w="893" w:type="pct"/>
            <w:shd w:val="clear" w:color="auto" w:fill="D9D9D9" w:themeFill="background1" w:themeFillShade="D9"/>
          </w:tcPr>
          <w:p ns2:paraId="7A3CCDE3" ns2:textId="77251506" w:rsidR="008D1C8C" w:rsidRPr="008D1C8C" w:rsidRDefault="008D1C8C" w:rsidP="00DA644C">
            <w:pPr>
              <w:pStyle w:val="TableCellLeft10pt"/>
              <w:rPr>
                <w:rStyle w:val="SuggestedOptional"/>
                <w:b/>
                <w:bCs/>
                <w:color w:val="auto"/>
                <w:vertAlign w:val="superscript"/>
              </w:rPr>
            </w:pPr>
            <w:r w:rsidRPr="527A87E3">
              <w:rPr>
                <w:rStyle w:val="SuggestedOptional"/>
                <w:b/>
                <w:bCs/>
                <w:color w:val="auto"/>
              </w:rPr>
              <w:t xml:space="preserve">Distribution of </w:t>
            </w:r>
            <w:r w:rsidR="00835CA5">
              <w:rPr>
                <w:rStyle w:val="SuggestedOptional"/>
                <w:b/>
                <w:bCs/>
                <w:color w:val="auto"/>
              </w:rPr>
              <w:t>N</w:t>
            </w:r>
            <w:r w:rsidRPr="527A87E3">
              <w:rPr>
                <w:rStyle w:val="SuggestedOptional"/>
                <w:b/>
                <w:bCs/>
                <w:color w:val="auto"/>
              </w:rPr>
              <w:t>ew la/</w:t>
            </w:r>
            <w:proofErr w:type="spellStart"/>
            <w:r w:rsidRPr="527A87E3">
              <w:rPr>
                <w:rStyle w:val="SuggestedOptional"/>
                <w:b/>
                <w:bCs/>
                <w:color w:val="auto"/>
              </w:rPr>
              <w:t>mUC</w:t>
            </w:r>
            <w:proofErr w:type="spellEnd"/>
            <w:r w:rsidRPr="527A87E3">
              <w:rPr>
                <w:rStyle w:val="SuggestedOptional"/>
                <w:b/>
                <w:bCs/>
                <w:color w:val="auto"/>
              </w:rPr>
              <w:t xml:space="preserve"> </w:t>
            </w:r>
            <w:r w:rsidR="00835CA5">
              <w:rPr>
                <w:rStyle w:val="SuggestedOptional"/>
                <w:b/>
                <w:bCs/>
                <w:color w:val="auto"/>
              </w:rPr>
              <w:t>C</w:t>
            </w:r>
            <w:r w:rsidR="1F5E43B8" w:rsidRPr="527A87E3">
              <w:rPr>
                <w:rStyle w:val="SuggestedOptional"/>
                <w:b/>
                <w:bCs/>
                <w:color w:val="auto"/>
              </w:rPr>
              <w:t xml:space="preserve">ases </w:t>
            </w:r>
            <w:r w:rsidR="00835CA5">
              <w:rPr>
                <w:rStyle w:val="SuggestedOptional"/>
                <w:b/>
                <w:bCs/>
                <w:color w:val="auto"/>
              </w:rPr>
              <w:t>O</w:t>
            </w:r>
            <w:r w:rsidR="0BEE6D20" w:rsidRPr="527A87E3">
              <w:rPr>
                <w:rStyle w:val="SuggestedOptional"/>
                <w:b/>
                <w:bCs/>
                <w:color w:val="auto"/>
              </w:rPr>
              <w:t>bserved</w:t>
            </w:r>
            <w:r w:rsidRPr="527A87E3">
              <w:rPr>
                <w:rStyle w:val="SuggestedOptional"/>
                <w:b/>
                <w:bCs/>
                <w:color w:val="auto"/>
              </w:rPr>
              <w:t xml:space="preserve"> in the </w:t>
            </w:r>
            <w:proofErr w:type="spellStart"/>
            <w:r w:rsidRPr="527A87E3">
              <w:rPr>
                <w:rStyle w:val="SuggestedOptional"/>
                <w:b/>
                <w:bCs/>
                <w:color w:val="auto"/>
              </w:rPr>
              <w:t>US</w:t>
            </w:r>
            <w:r w:rsidRPr="527A87E3">
              <w:rPr>
                <w:rStyle w:val="SuggestedOptional"/>
                <w:b/>
                <w:bCs/>
                <w:color w:val="auto"/>
                <w:vertAlign w:val="superscript"/>
              </w:rPr>
              <w:t>a</w:t>
            </w:r>
            <w:proofErr w:type="spellEnd"/>
          </w:p>
        </w:tc>
        <w:tc>
          <w:tcPr>
            <w:tcW w:w="893" w:type="pct"/>
            <w:shd w:val="clear" w:color="auto" w:fill="D9D9D9" w:themeFill="background1" w:themeFillShade="D9"/>
            <w:vAlign w:val="center"/>
          </w:tcPr>
          <w:p ns2:paraId="6CA6AD35" ns2:textId="52FD07E9" w:rsidR="008D1C8C" w:rsidRPr="00DA644C" w:rsidRDefault="008D1C8C" w:rsidP="00DA644C">
            <w:pPr>
              <w:pStyle w:val="TableCellLeft10pt"/>
              <w:rPr>
                <w:rStyle w:val="SuggestedOptional"/>
                <w:b/>
                <w:bCs/>
                <w:color w:val="auto"/>
              </w:rPr>
            </w:pPr>
            <w:r w:rsidRPr="00DA644C">
              <w:rPr>
                <w:rStyle w:val="SuggestedOptional"/>
                <w:b/>
                <w:bCs/>
                <w:color w:val="auto"/>
              </w:rPr>
              <w:t xml:space="preserve">Goal </w:t>
            </w:r>
            <w:r w:rsidR="00835CA5">
              <w:rPr>
                <w:rStyle w:val="SuggestedOptional"/>
                <w:b/>
                <w:bCs/>
                <w:color w:val="auto"/>
              </w:rPr>
              <w:t>P</w:t>
            </w:r>
            <w:r w:rsidRPr="00DA644C">
              <w:rPr>
                <w:rStyle w:val="SuggestedOptional"/>
                <w:b/>
                <w:bCs/>
                <w:color w:val="auto"/>
              </w:rPr>
              <w:t>ercentages</w:t>
            </w:r>
          </w:p>
        </w:tc>
        <w:tc>
          <w:tcPr>
            <w:tcW w:w="1574" w:type="pct"/>
            <w:shd w:val="clear" w:color="auto" w:fill="D9D9D9" w:themeFill="background1" w:themeFillShade="D9"/>
            <w:vAlign w:val="center"/>
          </w:tcPr>
          <w:p ns2:paraId="514FCBA8" ns2:textId="4F1A041C" w:rsidR="008D1C8C" w:rsidRPr="00DA644C" w:rsidRDefault="008D1C8C" w:rsidP="00DA644C">
            <w:pPr>
              <w:pStyle w:val="TableCellLeft10pt"/>
              <w:rPr>
                <w:rStyle w:val="SuggestedOptional"/>
                <w:b/>
                <w:bCs/>
                <w:color w:val="auto"/>
              </w:rPr>
            </w:pPr>
            <w:r w:rsidRPr="00DA644C">
              <w:rPr>
                <w:rStyle w:val="SuggestedOptional"/>
                <w:b/>
                <w:bCs/>
                <w:color w:val="auto"/>
              </w:rPr>
              <w:t>MK</w:t>
            </w:r>
            <w:r>
              <w:rPr>
                <w:rStyle w:val="SuggestedOptional"/>
                <w:b/>
                <w:bCs/>
                <w:color w:val="auto"/>
              </w:rPr>
              <w:t>‑</w:t>
            </w:r>
            <w:r w:rsidRPr="00DA644C">
              <w:rPr>
                <w:rStyle w:val="SuggestedOptional"/>
                <w:b/>
                <w:bCs/>
                <w:color w:val="auto"/>
              </w:rPr>
              <w:t>2870-031</w:t>
            </w:r>
          </w:p>
          <w:p ns2:paraId="7D44BA2E" ns2:textId="65142D39" w:rsidR="008D1C8C" w:rsidRPr="00DA644C" w:rsidRDefault="008D1C8C" w:rsidP="00DA644C">
            <w:pPr>
              <w:pStyle w:val="TableCellLeft10pt"/>
              <w:rPr>
                <w:rStyle w:val="SuggestedOptional"/>
                <w:b/>
                <w:bCs/>
                <w:color w:val="auto"/>
              </w:rPr>
            </w:pPr>
            <w:r w:rsidRPr="00DA644C">
              <w:rPr>
                <w:rStyle w:val="SuggestedOptional"/>
                <w:b/>
                <w:bCs/>
                <w:color w:val="auto"/>
              </w:rPr>
              <w:t>(N=6</w:t>
            </w:r>
            <w:r w:rsidR="002F7099">
              <w:rPr>
                <w:rStyle w:val="SuggestedOptional"/>
                <w:b/>
                <w:bCs/>
                <w:color w:val="auto"/>
              </w:rPr>
              <w:t>90</w:t>
            </w:r>
            <w:r w:rsidRPr="00DA644C">
              <w:rPr>
                <w:rStyle w:val="SuggestedOptional"/>
                <w:b/>
                <w:bCs/>
                <w:color w:val="auto"/>
              </w:rPr>
              <w:t>)</w:t>
            </w:r>
          </w:p>
        </w:tc>
      </w:tr>
      <w:tr w:rsidR="008D1C8C" w:rsidRPr="00DA644C" ns2:paraId="087E151E" ns2:textId="77777777" w:rsidTr="527A87E3">
        <w:tc>
          <w:tcPr>
            <w:tcW w:w="1641" w:type="pct"/>
            <w:vAlign w:val="center"/>
          </w:tcPr>
          <w:p ns2:paraId="55C721AA" ns2:textId="1E7A2A1F" w:rsidR="008D1C8C" w:rsidRPr="00DA644C" w:rsidRDefault="008D1C8C" w:rsidP="00DA644C">
            <w:pPr>
              <w:pStyle w:val="TableCellLeft10pt"/>
              <w:rPr>
                <w:rStyle w:val="SuggestedOptional"/>
                <w:color w:val="auto"/>
              </w:rPr>
            </w:pPr>
            <w:r w:rsidRPr="00DA644C">
              <w:rPr>
                <w:rStyle w:val="SuggestedOptional"/>
                <w:color w:val="auto"/>
              </w:rPr>
              <w:t xml:space="preserve">US </w:t>
            </w:r>
            <w:r>
              <w:rPr>
                <w:rStyle w:val="SuggestedOptional"/>
                <w:color w:val="auto"/>
              </w:rPr>
              <w:t>T</w:t>
            </w:r>
            <w:r w:rsidRPr="00DA644C">
              <w:rPr>
                <w:rStyle w:val="SuggestedOptional"/>
                <w:color w:val="auto"/>
              </w:rPr>
              <w:t xml:space="preserve">otal </w:t>
            </w:r>
            <w:r>
              <w:rPr>
                <w:rStyle w:val="SuggestedOptional"/>
                <w:color w:val="auto"/>
              </w:rPr>
              <w:t>A</w:t>
            </w:r>
            <w:r w:rsidRPr="00DA644C">
              <w:rPr>
                <w:rStyle w:val="SuggestedOptional"/>
                <w:color w:val="auto"/>
              </w:rPr>
              <w:t>llocation</w:t>
            </w:r>
          </w:p>
        </w:tc>
        <w:tc>
          <w:tcPr>
            <w:tcW w:w="893" w:type="pct"/>
          </w:tcPr>
          <w:p ns2:paraId="74040F92" ns2:textId="77777777" w:rsidR="008D1C8C" w:rsidRPr="00DA644C" w:rsidRDefault="008D1C8C" w:rsidP="00DA644C">
            <w:pPr>
              <w:pStyle w:val="TableCellLeft10pt"/>
              <w:rPr>
                <w:rStyle w:val="SuggestedOptional"/>
                <w:color w:val="auto"/>
              </w:rPr>
            </w:pPr>
          </w:p>
        </w:tc>
        <w:tc>
          <w:tcPr>
            <w:tcW w:w="893" w:type="pct"/>
            <w:vAlign w:val="center"/>
          </w:tcPr>
          <w:p ns2:paraId="53635F82" ns2:textId="405E12CD" w:rsidR="008D1C8C" w:rsidRPr="00DA644C" w:rsidRDefault="008D1C8C" w:rsidP="00DA644C">
            <w:pPr>
              <w:pStyle w:val="TableCellLeft10pt"/>
              <w:rPr>
                <w:rStyle w:val="SuggestedOptional"/>
                <w:color w:val="auto"/>
              </w:rPr>
            </w:pPr>
          </w:p>
        </w:tc>
        <w:tc>
          <w:tcPr>
            <w:tcW w:w="1574" w:type="pct"/>
            <w:vAlign w:val="center"/>
          </w:tcPr>
          <w:p ns2:paraId="2653D585" ns2:textId="2E483010" w:rsidR="008D1C8C" w:rsidRPr="00DA644C" w:rsidRDefault="008D1C8C" w:rsidP="00DA644C">
            <w:pPr>
              <w:pStyle w:val="TableCellLeft10pt"/>
              <w:rPr>
                <w:rStyle w:val="SuggestedOptional"/>
                <w:color w:val="auto"/>
              </w:rPr>
            </w:pPr>
            <w:r w:rsidRPr="00DA644C">
              <w:rPr>
                <w:rStyle w:val="SuggestedOptional"/>
                <w:color w:val="auto"/>
              </w:rPr>
              <w:t>136</w:t>
            </w:r>
          </w:p>
        </w:tc>
      </w:tr>
      <w:tr w:rsidR="008D1C8C" w:rsidRPr="00DA644C" ns2:paraId="03B79079" ns2:textId="77777777" w:rsidTr="527A87E3">
        <w:tc>
          <w:tcPr>
            <w:tcW w:w="1641" w:type="pct"/>
            <w:shd w:val="clear" w:color="auto" w:fill="D9D9D9" w:themeFill="background1" w:themeFillShade="D9"/>
            <w:vAlign w:val="center"/>
          </w:tcPr>
          <w:p ns2:paraId="67FCD0E6" ns2:textId="0F95DBB1" w:rsidR="008D1C8C" w:rsidRPr="00DA644C" w:rsidRDefault="008D1C8C" w:rsidP="00DA644C">
            <w:pPr>
              <w:pStyle w:val="TableCellLeft10pt"/>
              <w:rPr>
                <w:rStyle w:val="SuggestedOptional"/>
                <w:color w:val="auto"/>
              </w:rPr>
            </w:pPr>
            <w:r w:rsidRPr="00DA644C">
              <w:rPr>
                <w:rStyle w:val="SuggestedOptional"/>
                <w:color w:val="auto"/>
              </w:rPr>
              <w:t>Race</w:t>
            </w:r>
          </w:p>
        </w:tc>
        <w:tc>
          <w:tcPr>
            <w:tcW w:w="893" w:type="pct"/>
            <w:shd w:val="clear" w:color="auto" w:fill="D9D9D9" w:themeFill="background1" w:themeFillShade="D9"/>
          </w:tcPr>
          <w:p ns2:paraId="4A44976E" ns2:textId="77777777" w:rsidR="008D1C8C" w:rsidRPr="00DA644C" w:rsidRDefault="008D1C8C" w:rsidP="00DA644C">
            <w:pPr>
              <w:pStyle w:val="TableCellLeft10pt"/>
              <w:rPr>
                <w:rStyle w:val="SuggestedOptional"/>
                <w:color w:val="auto"/>
              </w:rPr>
            </w:pPr>
          </w:p>
        </w:tc>
        <w:tc>
          <w:tcPr>
            <w:tcW w:w="893" w:type="pct"/>
            <w:shd w:val="clear" w:color="auto" w:fill="D9D9D9" w:themeFill="background1" w:themeFillShade="D9"/>
            <w:vAlign w:val="center"/>
          </w:tcPr>
          <w:p ns2:paraId="68E6FFD0" ns2:textId="35A306B1" w:rsidR="008D1C8C" w:rsidRPr="00DA644C" w:rsidRDefault="008D1C8C" w:rsidP="00DA644C">
            <w:pPr>
              <w:pStyle w:val="TableCellLeft10pt"/>
              <w:rPr>
                <w:rStyle w:val="SuggestedOptional"/>
                <w:color w:val="auto"/>
              </w:rPr>
            </w:pPr>
          </w:p>
        </w:tc>
        <w:tc>
          <w:tcPr>
            <w:tcW w:w="1574" w:type="pct"/>
            <w:shd w:val="clear" w:color="auto" w:fill="D9D9D9" w:themeFill="background1" w:themeFillShade="D9"/>
            <w:vAlign w:val="center"/>
          </w:tcPr>
          <w:p ns2:paraId="00F0BCDC" ns2:textId="77777777" w:rsidR="008D1C8C" w:rsidRPr="00DA644C" w:rsidRDefault="008D1C8C" w:rsidP="00DA644C">
            <w:pPr>
              <w:pStyle w:val="TableCellLeft10pt"/>
              <w:rPr>
                <w:rStyle w:val="SuggestedOptional"/>
                <w:color w:val="auto"/>
              </w:rPr>
            </w:pPr>
          </w:p>
        </w:tc>
      </w:tr>
      <w:tr w:rsidR="008D1C8C" w:rsidRPr="00DA644C" ns2:paraId="23756398" ns2:textId="77777777" w:rsidTr="527A87E3">
        <w:tc>
          <w:tcPr>
            <w:tcW w:w="1641" w:type="pct"/>
            <w:vAlign w:val="center"/>
          </w:tcPr>
          <w:p ns2:paraId="342E23AD" ns2:textId="523AFA4B" w:rsidR="008D1C8C" w:rsidRPr="00DA644C" w:rsidRDefault="008D1C8C" w:rsidP="00DA644C">
            <w:pPr>
              <w:pStyle w:val="TableCellLeft10pt"/>
              <w:rPr>
                <w:rStyle w:val="SuggestedOptional"/>
                <w:color w:val="auto"/>
              </w:rPr>
            </w:pPr>
            <w:r w:rsidRPr="00DA644C">
              <w:rPr>
                <w:rStyle w:val="SuggestedOptional"/>
                <w:color w:val="auto"/>
              </w:rPr>
              <w:t>AI/AN</w:t>
            </w:r>
          </w:p>
        </w:tc>
        <w:tc>
          <w:tcPr>
            <w:tcW w:w="893" w:type="pct"/>
          </w:tcPr>
          <w:p ns2:paraId="43E527D8" ns2:textId="2010B35E" w:rsidR="008D1C8C" w:rsidRPr="00DA644C" w:rsidRDefault="008D1C8C" w:rsidP="00DA644C">
            <w:pPr>
              <w:pStyle w:val="TableCellLeft10pt"/>
              <w:rPr>
                <w:rStyle w:val="SuggestedOptional"/>
                <w:color w:val="auto"/>
              </w:rPr>
            </w:pPr>
            <w:r w:rsidRPr="00DA644C">
              <w:rPr>
                <w:rStyle w:val="SuggestedOptional"/>
                <w:color w:val="auto"/>
              </w:rPr>
              <w:t>0.4%</w:t>
            </w:r>
          </w:p>
        </w:tc>
        <w:tc>
          <w:tcPr>
            <w:tcW w:w="893" w:type="pct"/>
            <w:vAlign w:val="center"/>
          </w:tcPr>
          <w:p ns2:paraId="691B65B0" ns2:textId="4932FB72" w:rsidR="008D1C8C" w:rsidRPr="00DA644C" w:rsidRDefault="008D1C8C" w:rsidP="00DA644C">
            <w:pPr>
              <w:pStyle w:val="TableCellLeft10pt"/>
              <w:rPr>
                <w:rStyle w:val="SuggestedOptional"/>
                <w:color w:val="auto"/>
              </w:rPr>
            </w:pPr>
            <w:r w:rsidRPr="00DA644C">
              <w:rPr>
                <w:rStyle w:val="SuggestedOptional"/>
                <w:color w:val="auto"/>
              </w:rPr>
              <w:t>1%</w:t>
            </w:r>
          </w:p>
        </w:tc>
        <w:tc>
          <w:tcPr>
            <w:tcW w:w="1574" w:type="pct"/>
            <w:vAlign w:val="center"/>
          </w:tcPr>
          <w:p ns2:paraId="5B190C0B" ns2:textId="30FAF2D2" w:rsidR="008D1C8C" w:rsidRPr="00DA644C" w:rsidRDefault="008D1C8C" w:rsidP="00DA644C">
            <w:pPr>
              <w:pStyle w:val="TableCellLeft10pt"/>
              <w:rPr>
                <w:rStyle w:val="SuggestedOptional"/>
                <w:color w:val="auto"/>
              </w:rPr>
            </w:pPr>
            <w:r w:rsidRPr="00DA644C">
              <w:rPr>
                <w:rStyle w:val="SuggestedOptional"/>
                <w:color w:val="auto"/>
              </w:rPr>
              <w:t>1</w:t>
            </w:r>
          </w:p>
        </w:tc>
      </w:tr>
      <w:tr w:rsidR="008D1C8C" w:rsidRPr="00DA644C" ns2:paraId="1BC78315" ns2:textId="77777777" w:rsidTr="527A87E3">
        <w:tc>
          <w:tcPr>
            <w:tcW w:w="1641" w:type="pct"/>
            <w:vAlign w:val="center"/>
          </w:tcPr>
          <w:p ns2:paraId="697A73DD" ns2:textId="732CFE8C" w:rsidR="008D1C8C" w:rsidRPr="00DA644C" w:rsidRDefault="008D1C8C" w:rsidP="00DA644C">
            <w:pPr>
              <w:pStyle w:val="TableCellLeft10pt"/>
              <w:rPr>
                <w:rStyle w:val="SuggestedOptional"/>
                <w:color w:val="auto"/>
              </w:rPr>
            </w:pPr>
            <w:r w:rsidRPr="00DA644C">
              <w:rPr>
                <w:rStyle w:val="SuggestedOptional"/>
                <w:color w:val="auto"/>
              </w:rPr>
              <w:t xml:space="preserve">Asian </w:t>
            </w:r>
          </w:p>
        </w:tc>
        <w:tc>
          <w:tcPr>
            <w:tcW w:w="893" w:type="pct"/>
          </w:tcPr>
          <w:p ns2:paraId="0E99D800" ns2:textId="0BABF796" w:rsidR="008D1C8C" w:rsidRPr="00DA644C" w:rsidRDefault="008D1C8C" w:rsidP="00DA644C">
            <w:pPr>
              <w:pStyle w:val="TableCellLeft10pt"/>
              <w:rPr>
                <w:rStyle w:val="SuggestedOptional"/>
                <w:color w:val="auto"/>
              </w:rPr>
            </w:pPr>
            <w:r w:rsidRPr="00DA644C">
              <w:rPr>
                <w:rStyle w:val="SuggestedOptional"/>
                <w:color w:val="auto"/>
              </w:rPr>
              <w:t>2.7%</w:t>
            </w:r>
          </w:p>
        </w:tc>
        <w:tc>
          <w:tcPr>
            <w:tcW w:w="893" w:type="pct"/>
            <w:vAlign w:val="center"/>
          </w:tcPr>
          <w:p ns2:paraId="19BBE797" ns2:textId="4B04B4D3" w:rsidR="008D1C8C" w:rsidRPr="00DA644C" w:rsidRDefault="008D1C8C" w:rsidP="00DA644C">
            <w:pPr>
              <w:pStyle w:val="TableCellLeft10pt"/>
              <w:rPr>
                <w:rStyle w:val="SuggestedOptional"/>
                <w:color w:val="auto"/>
              </w:rPr>
            </w:pPr>
            <w:r w:rsidRPr="00DA644C">
              <w:rPr>
                <w:rStyle w:val="SuggestedOptional"/>
                <w:color w:val="auto"/>
              </w:rPr>
              <w:t>3%</w:t>
            </w:r>
          </w:p>
        </w:tc>
        <w:tc>
          <w:tcPr>
            <w:tcW w:w="1574" w:type="pct"/>
            <w:vAlign w:val="center"/>
          </w:tcPr>
          <w:p ns2:paraId="58B03A76" ns2:textId="7E2C6967" w:rsidR="008D1C8C" w:rsidRPr="00DA644C" w:rsidRDefault="008D1C8C" w:rsidP="00DA644C">
            <w:pPr>
              <w:pStyle w:val="TableCellLeft10pt"/>
              <w:rPr>
                <w:rStyle w:val="SuggestedOptional"/>
                <w:color w:val="auto"/>
              </w:rPr>
            </w:pPr>
            <w:r w:rsidRPr="00DA644C">
              <w:rPr>
                <w:rStyle w:val="SuggestedOptional"/>
                <w:color w:val="auto"/>
              </w:rPr>
              <w:t>4</w:t>
            </w:r>
          </w:p>
        </w:tc>
      </w:tr>
      <w:tr w:rsidR="008D1C8C" w:rsidRPr="00DA644C" ns2:paraId="6779F964" ns2:textId="77777777" w:rsidTr="527A87E3">
        <w:tc>
          <w:tcPr>
            <w:tcW w:w="1641" w:type="pct"/>
            <w:vAlign w:val="center"/>
          </w:tcPr>
          <w:p ns2:paraId="4FFC871C" ns2:textId="776D3712" w:rsidR="008D1C8C" w:rsidRPr="00DA644C" w:rsidRDefault="008D1C8C" w:rsidP="00DA644C">
            <w:pPr>
              <w:pStyle w:val="TableCellLeft10pt"/>
              <w:rPr>
                <w:rStyle w:val="SuggestedOptional"/>
                <w:color w:val="auto"/>
              </w:rPr>
            </w:pPr>
            <w:r w:rsidRPr="00DA644C">
              <w:rPr>
                <w:rStyle w:val="SuggestedOptional"/>
                <w:color w:val="auto"/>
              </w:rPr>
              <w:t>Black or African Descent</w:t>
            </w:r>
          </w:p>
        </w:tc>
        <w:tc>
          <w:tcPr>
            <w:tcW w:w="893" w:type="pct"/>
          </w:tcPr>
          <w:p ns2:paraId="04B5896E" ns2:textId="7C7F524C" w:rsidR="008D1C8C" w:rsidRPr="00DA644C" w:rsidRDefault="008D1C8C" w:rsidP="00DA644C">
            <w:pPr>
              <w:pStyle w:val="TableCellLeft10pt"/>
              <w:rPr>
                <w:rStyle w:val="SuggestedOptional"/>
                <w:color w:val="auto"/>
              </w:rPr>
            </w:pPr>
            <w:r w:rsidRPr="00DA644C">
              <w:rPr>
                <w:rStyle w:val="SuggestedOptional"/>
                <w:color w:val="auto"/>
              </w:rPr>
              <w:t>9.4%</w:t>
            </w:r>
          </w:p>
        </w:tc>
        <w:tc>
          <w:tcPr>
            <w:tcW w:w="893" w:type="pct"/>
            <w:vAlign w:val="center"/>
          </w:tcPr>
          <w:p ns2:paraId="25D81148" ns2:textId="31682DE5" w:rsidR="008D1C8C" w:rsidRPr="00DA644C" w:rsidRDefault="008D1C8C" w:rsidP="00DA644C">
            <w:pPr>
              <w:pStyle w:val="TableCellLeft10pt"/>
              <w:rPr>
                <w:rStyle w:val="SuggestedOptional"/>
                <w:color w:val="auto"/>
              </w:rPr>
            </w:pPr>
            <w:r w:rsidRPr="00DA644C">
              <w:rPr>
                <w:rStyle w:val="SuggestedOptional"/>
                <w:color w:val="auto"/>
              </w:rPr>
              <w:t>9%</w:t>
            </w:r>
          </w:p>
        </w:tc>
        <w:tc>
          <w:tcPr>
            <w:tcW w:w="1574" w:type="pct"/>
            <w:vAlign w:val="center"/>
          </w:tcPr>
          <w:p ns2:paraId="6D1BB9B1" ns2:textId="34DAF029" w:rsidR="008D1C8C" w:rsidRPr="00DA644C" w:rsidRDefault="008D1C8C" w:rsidP="00DA644C">
            <w:pPr>
              <w:pStyle w:val="TableCellLeft10pt"/>
              <w:rPr>
                <w:rStyle w:val="SuggestedOptional"/>
                <w:color w:val="auto"/>
              </w:rPr>
            </w:pPr>
            <w:r w:rsidRPr="00DA644C">
              <w:rPr>
                <w:rStyle w:val="SuggestedOptional"/>
                <w:color w:val="auto"/>
              </w:rPr>
              <w:t>12</w:t>
            </w:r>
          </w:p>
        </w:tc>
      </w:tr>
      <w:tr w:rsidR="008D1C8C" w:rsidRPr="00DA644C" ns2:paraId="45D69412" ns2:textId="77777777" w:rsidTr="527A87E3">
        <w:tc>
          <w:tcPr>
            <w:tcW w:w="1641" w:type="pct"/>
            <w:vAlign w:val="center"/>
          </w:tcPr>
          <w:p ns2:paraId="4D614E2A" ns2:textId="43DE8A85" w:rsidR="008D1C8C" w:rsidRPr="00DA644C" w:rsidRDefault="008D1C8C" w:rsidP="00DA644C">
            <w:pPr>
              <w:pStyle w:val="TableCellLeft10pt"/>
              <w:rPr>
                <w:rStyle w:val="SuggestedOptional"/>
                <w:color w:val="auto"/>
              </w:rPr>
            </w:pPr>
            <w:r w:rsidRPr="00DA644C">
              <w:rPr>
                <w:rStyle w:val="SuggestedOptional"/>
                <w:color w:val="auto"/>
              </w:rPr>
              <w:t>White</w:t>
            </w:r>
          </w:p>
        </w:tc>
        <w:tc>
          <w:tcPr>
            <w:tcW w:w="893" w:type="pct"/>
          </w:tcPr>
          <w:p ns2:paraId="22E0E3CD" ns2:textId="48D1E813" w:rsidR="008D1C8C" w:rsidRPr="00DA644C" w:rsidRDefault="008D1C8C" w:rsidP="00DA644C">
            <w:pPr>
              <w:pStyle w:val="TableCellLeft10pt"/>
              <w:rPr>
                <w:rStyle w:val="SuggestedOptional"/>
                <w:color w:val="auto"/>
              </w:rPr>
            </w:pPr>
            <w:r w:rsidRPr="00DA644C">
              <w:rPr>
                <w:rStyle w:val="SuggestedOptional"/>
                <w:color w:val="auto"/>
              </w:rPr>
              <w:t>87.4%</w:t>
            </w:r>
          </w:p>
        </w:tc>
        <w:tc>
          <w:tcPr>
            <w:tcW w:w="893" w:type="pct"/>
            <w:vAlign w:val="center"/>
          </w:tcPr>
          <w:p ns2:paraId="29007D1F" ns2:textId="5CED9E5B" w:rsidR="008D1C8C" w:rsidRPr="00DA644C" w:rsidRDefault="008D1C8C" w:rsidP="00DA644C">
            <w:pPr>
              <w:pStyle w:val="TableCellLeft10pt"/>
              <w:rPr>
                <w:rStyle w:val="SuggestedOptional"/>
                <w:color w:val="auto"/>
              </w:rPr>
            </w:pPr>
            <w:r w:rsidRPr="00DA644C">
              <w:rPr>
                <w:rStyle w:val="SuggestedOptional"/>
                <w:color w:val="auto"/>
              </w:rPr>
              <w:t>87%</w:t>
            </w:r>
          </w:p>
        </w:tc>
        <w:tc>
          <w:tcPr>
            <w:tcW w:w="1574" w:type="pct"/>
            <w:vAlign w:val="center"/>
          </w:tcPr>
          <w:p ns2:paraId="12CCDC44" ns2:textId="3D784299" w:rsidR="008D1C8C" w:rsidRPr="004F0D20" w:rsidRDefault="00E275D2" w:rsidP="00DA644C">
            <w:pPr>
              <w:pStyle w:val="TableCellLeft10pt"/>
            </w:pPr>
            <w:r w:rsidRPr="004F0D20">
              <w:t>119</w:t>
            </w:r>
          </w:p>
        </w:tc>
      </w:tr>
      <w:tr w:rsidR="008D1C8C" w:rsidRPr="00DA644C" ns2:paraId="3A03D5F6" ns2:textId="77777777" w:rsidTr="527A87E3">
        <w:tc>
          <w:tcPr>
            <w:tcW w:w="1641" w:type="pct"/>
            <w:shd w:val="clear" w:color="auto" w:fill="D9D9D9" w:themeFill="background1" w:themeFillShade="D9"/>
            <w:vAlign w:val="center"/>
          </w:tcPr>
          <w:p ns2:paraId="53FB55C6" ns2:textId="77777777" w:rsidR="008D1C8C" w:rsidRPr="00DA644C" w:rsidRDefault="008D1C8C" w:rsidP="00DA644C">
            <w:pPr>
              <w:pStyle w:val="TableCellLeft10pt"/>
              <w:rPr>
                <w:rStyle w:val="SuggestedOptional"/>
                <w:color w:val="auto"/>
              </w:rPr>
            </w:pPr>
            <w:r w:rsidRPr="00DA644C">
              <w:rPr>
                <w:rStyle w:val="SuggestedOptional"/>
                <w:color w:val="auto"/>
              </w:rPr>
              <w:t>Ethnicity</w:t>
            </w:r>
          </w:p>
        </w:tc>
        <w:tc>
          <w:tcPr>
            <w:tcW w:w="893" w:type="pct"/>
            <w:shd w:val="clear" w:color="auto" w:fill="D9D9D9" w:themeFill="background1" w:themeFillShade="D9"/>
          </w:tcPr>
          <w:p ns2:paraId="44822EE6" ns2:textId="77777777" w:rsidR="008D1C8C" w:rsidRPr="00DA644C" w:rsidRDefault="008D1C8C" w:rsidP="00DA644C">
            <w:pPr>
              <w:pStyle w:val="TableCellLeft10pt"/>
              <w:rPr>
                <w:rStyle w:val="SuggestedOptional"/>
                <w:color w:val="auto"/>
              </w:rPr>
            </w:pPr>
          </w:p>
        </w:tc>
        <w:tc>
          <w:tcPr>
            <w:tcW w:w="893" w:type="pct"/>
            <w:shd w:val="clear" w:color="auto" w:fill="D9D9D9" w:themeFill="background1" w:themeFillShade="D9"/>
            <w:vAlign w:val="center"/>
          </w:tcPr>
          <w:p ns2:paraId="6C166199" ns2:textId="28FB1C87" w:rsidR="008D1C8C" w:rsidRPr="00DA644C" w:rsidRDefault="008D1C8C" w:rsidP="00DA644C">
            <w:pPr>
              <w:pStyle w:val="TableCellLeft10pt"/>
              <w:rPr>
                <w:rStyle w:val="SuggestedOptional"/>
                <w:color w:val="auto"/>
              </w:rPr>
            </w:pPr>
          </w:p>
        </w:tc>
        <w:tc>
          <w:tcPr>
            <w:tcW w:w="1574" w:type="pct"/>
            <w:shd w:val="clear" w:color="auto" w:fill="D9D9D9" w:themeFill="background1" w:themeFillShade="D9"/>
            <w:vAlign w:val="center"/>
          </w:tcPr>
          <w:p ns2:paraId="31AB0E2A" ns2:textId="77777777" w:rsidR="008D1C8C" w:rsidRPr="00DA644C" w:rsidRDefault="008D1C8C" w:rsidP="00DA644C">
            <w:pPr>
              <w:pStyle w:val="TableCellLeft10pt"/>
              <w:rPr>
                <w:rStyle w:val="SuggestedOptional"/>
                <w:color w:val="auto"/>
              </w:rPr>
            </w:pPr>
          </w:p>
        </w:tc>
      </w:tr>
      <w:tr w:rsidR="008D1C8C" w:rsidRPr="00DA644C" ns2:paraId="1D449BEC" ns2:textId="77777777" w:rsidTr="527A87E3">
        <w:tc>
          <w:tcPr>
            <w:tcW w:w="1641" w:type="pct"/>
            <w:vAlign w:val="center"/>
          </w:tcPr>
          <w:p ns2:paraId="40340D1E" ns2:textId="10AE1DE1" w:rsidR="008D1C8C" w:rsidRPr="00DA644C" w:rsidRDefault="008D1C8C" w:rsidP="00DA644C">
            <w:pPr>
              <w:pStyle w:val="TableCellLeft10pt"/>
              <w:rPr>
                <w:rStyle w:val="SuggestedOptional"/>
                <w:color w:val="auto"/>
              </w:rPr>
            </w:pPr>
            <w:r w:rsidRPr="00DA644C">
              <w:rPr>
                <w:rStyle w:val="SuggestedOptional"/>
                <w:color w:val="auto"/>
              </w:rPr>
              <w:t>Hispanic/Latino</w:t>
            </w:r>
          </w:p>
        </w:tc>
        <w:tc>
          <w:tcPr>
            <w:tcW w:w="893" w:type="pct"/>
          </w:tcPr>
          <w:p ns2:paraId="7D3C4CA5" ns2:textId="44C088AF" w:rsidR="008D1C8C" w:rsidRPr="00DA644C" w:rsidRDefault="008D1C8C" w:rsidP="00DA644C">
            <w:pPr>
              <w:pStyle w:val="TableCellLeft10pt"/>
              <w:rPr>
                <w:rStyle w:val="SuggestedOptional"/>
                <w:color w:val="auto"/>
              </w:rPr>
            </w:pPr>
            <w:r w:rsidRPr="00DA644C">
              <w:rPr>
                <w:rStyle w:val="SuggestedOptional"/>
                <w:color w:val="auto"/>
              </w:rPr>
              <w:t>6.9%</w:t>
            </w:r>
          </w:p>
        </w:tc>
        <w:tc>
          <w:tcPr>
            <w:tcW w:w="893" w:type="pct"/>
            <w:vAlign w:val="center"/>
          </w:tcPr>
          <w:p ns2:paraId="27E80E11" ns2:textId="6A23DF59" w:rsidR="008D1C8C" w:rsidRPr="00DA644C" w:rsidRDefault="008D1C8C" w:rsidP="00DA644C">
            <w:pPr>
              <w:pStyle w:val="TableCellLeft10pt"/>
              <w:rPr>
                <w:rStyle w:val="SuggestedOptional"/>
                <w:color w:val="auto"/>
              </w:rPr>
            </w:pPr>
            <w:r w:rsidRPr="00DA644C">
              <w:rPr>
                <w:rStyle w:val="SuggestedOptional"/>
                <w:color w:val="auto"/>
              </w:rPr>
              <w:t>7%</w:t>
            </w:r>
          </w:p>
        </w:tc>
        <w:tc>
          <w:tcPr>
            <w:tcW w:w="1574" w:type="pct"/>
            <w:vAlign w:val="center"/>
          </w:tcPr>
          <w:p ns2:paraId="0C7077AC" ns2:textId="568F4B47" w:rsidR="008D1C8C" w:rsidRPr="00DA644C" w:rsidRDefault="008D1C8C" w:rsidP="00DA644C">
            <w:pPr>
              <w:pStyle w:val="TableCellLeft10pt"/>
              <w:rPr>
                <w:rStyle w:val="SuggestedOptional"/>
                <w:color w:val="auto"/>
              </w:rPr>
            </w:pPr>
            <w:r w:rsidRPr="00DA644C">
              <w:rPr>
                <w:rStyle w:val="SuggestedOptional"/>
                <w:color w:val="auto"/>
              </w:rPr>
              <w:t>10</w:t>
            </w:r>
          </w:p>
        </w:tc>
      </w:tr>
      <w:tr w:rsidR="008D1C8C" w:rsidRPr="00DA644C" ns2:paraId="260D060F" ns2:textId="77777777" w:rsidTr="527A87E3">
        <w:tc>
          <w:tcPr>
            <w:tcW w:w="1641" w:type="pct"/>
            <w:vAlign w:val="center"/>
          </w:tcPr>
          <w:p ns2:paraId="6C1E5E8F" ns2:textId="722C6A45" w:rsidR="008D1C8C" w:rsidRPr="00DA644C" w:rsidRDefault="008D1C8C" w:rsidP="00DA644C">
            <w:pPr>
              <w:pStyle w:val="TableCellLeft10pt"/>
              <w:rPr>
                <w:rStyle w:val="SuggestedOptional"/>
                <w:color w:val="auto"/>
              </w:rPr>
            </w:pPr>
            <w:r w:rsidRPr="00DA644C">
              <w:rPr>
                <w:rStyle w:val="SuggestedOptional"/>
                <w:color w:val="auto"/>
              </w:rPr>
              <w:t>Not Hispanic/Latino</w:t>
            </w:r>
          </w:p>
        </w:tc>
        <w:tc>
          <w:tcPr>
            <w:tcW w:w="893" w:type="pct"/>
          </w:tcPr>
          <w:p ns2:paraId="5CBBA6DC" ns2:textId="2B66B250" w:rsidR="008D1C8C" w:rsidRPr="00DA644C" w:rsidRDefault="008D1C8C" w:rsidP="00DA644C">
            <w:pPr>
              <w:pStyle w:val="TableCellLeft10pt"/>
              <w:rPr>
                <w:rStyle w:val="SuggestedOptional"/>
                <w:color w:val="auto"/>
              </w:rPr>
            </w:pPr>
            <w:r w:rsidRPr="00DA644C">
              <w:rPr>
                <w:rStyle w:val="SuggestedOptional"/>
                <w:color w:val="auto"/>
              </w:rPr>
              <w:t>93.</w:t>
            </w:r>
            <w:r w:rsidR="009D275C">
              <w:rPr>
                <w:rStyle w:val="SuggestedOptional"/>
                <w:color w:val="auto"/>
              </w:rPr>
              <w:t>1</w:t>
            </w:r>
            <w:r w:rsidRPr="00DA644C">
              <w:rPr>
                <w:rStyle w:val="SuggestedOptional"/>
                <w:color w:val="auto"/>
              </w:rPr>
              <w:t>%</w:t>
            </w:r>
          </w:p>
        </w:tc>
        <w:tc>
          <w:tcPr>
            <w:tcW w:w="893" w:type="pct"/>
            <w:vAlign w:val="center"/>
          </w:tcPr>
          <w:p ns2:paraId="641E8C22" ns2:textId="6EF8E024" w:rsidR="008D1C8C" w:rsidRPr="00DA644C" w:rsidRDefault="008D1C8C" w:rsidP="00DA644C">
            <w:pPr>
              <w:pStyle w:val="TableCellLeft10pt"/>
              <w:rPr>
                <w:rStyle w:val="SuggestedOptional"/>
                <w:color w:val="auto"/>
              </w:rPr>
            </w:pPr>
            <w:r w:rsidRPr="00DA644C">
              <w:rPr>
                <w:rStyle w:val="SuggestedOptional"/>
                <w:color w:val="auto"/>
              </w:rPr>
              <w:t>93%</w:t>
            </w:r>
          </w:p>
        </w:tc>
        <w:tc>
          <w:tcPr>
            <w:tcW w:w="1574" w:type="pct"/>
            <w:vAlign w:val="center"/>
          </w:tcPr>
          <w:p ns2:paraId="02F2DBAF" ns2:textId="3DF37CFC" w:rsidR="008D1C8C" w:rsidRPr="00DA644C" w:rsidRDefault="008D1C8C" w:rsidP="00DA644C">
            <w:pPr>
              <w:pStyle w:val="TableCellLeft10pt"/>
              <w:rPr>
                <w:rStyle w:val="SuggestedOptional"/>
                <w:color w:val="auto"/>
              </w:rPr>
            </w:pPr>
            <w:r w:rsidRPr="00DA644C">
              <w:rPr>
                <w:rStyle w:val="SuggestedOptional"/>
                <w:color w:val="auto"/>
              </w:rPr>
              <w:t>126</w:t>
            </w:r>
          </w:p>
        </w:tc>
      </w:tr>
      <w:tr w:rsidR="008D1C8C" w:rsidRPr="00DA644C" ns2:paraId="4D007468" ns2:textId="77777777" w:rsidTr="00E45F44">
        <w:tc>
          <w:tcPr>
            <w:tcW w:w="5000" w:type="pct"/>
            <w:gridSpan w:val="4"/>
            <w:shd w:val="clear" w:color="auto" w:fill="D9D9D9" w:themeFill="background1" w:themeFillShade="D9"/>
          </w:tcPr>
          <w:p ns2:paraId="3393ED39" ns2:textId="058F8D94" w:rsidR="008D1C8C" w:rsidRPr="00DA644C" w:rsidRDefault="008D1C8C" w:rsidP="00DA644C">
            <w:pPr>
              <w:pStyle w:val="TableCellLeft10pt"/>
              <w:rPr>
                <w:rStyle w:val="SuggestedOptional"/>
                <w:color w:val="auto"/>
              </w:rPr>
            </w:pPr>
            <w:r w:rsidRPr="00DA644C">
              <w:rPr>
                <w:rStyle w:val="SuggestedOptional"/>
                <w:color w:val="auto"/>
              </w:rPr>
              <w:t>Age</w:t>
            </w:r>
          </w:p>
        </w:tc>
      </w:tr>
      <w:tr w:rsidR="008D1C8C" w:rsidRPr="00DA644C" ns2:paraId="70EB1015" ns2:textId="77777777" w:rsidTr="527A87E3">
        <w:tc>
          <w:tcPr>
            <w:tcW w:w="1641" w:type="pct"/>
            <w:vAlign w:val="center"/>
          </w:tcPr>
          <w:p ns2:paraId="7133F04A" ns2:textId="415563FE" w:rsidR="008D1C8C" w:rsidRPr="00DA644C" w:rsidRDefault="008D1C8C" w:rsidP="00DA644C">
            <w:pPr>
              <w:pStyle w:val="TableCellLeft10pt"/>
            </w:pPr>
            <w:r w:rsidRPr="00DA644C">
              <w:rPr>
                <w:rStyle w:val="SuggestedOptional"/>
                <w:color w:val="auto"/>
              </w:rPr>
              <w:t>65+y</w:t>
            </w:r>
          </w:p>
        </w:tc>
        <w:tc>
          <w:tcPr>
            <w:tcW w:w="893" w:type="pct"/>
          </w:tcPr>
          <w:p ns2:paraId="07877CDD" ns2:textId="159E498F" w:rsidR="008D1C8C" w:rsidRPr="00DA644C" w:rsidRDefault="1DDAA27C" w:rsidP="00DA644C">
            <w:pPr>
              <w:pStyle w:val="TableCellLeft10pt"/>
              <w:rPr>
                <w:rStyle w:val="SuggestedOptional"/>
                <w:color w:val="auto"/>
              </w:rPr>
            </w:pPr>
            <w:r w:rsidRPr="24DB989E">
              <w:rPr>
                <w:rStyle w:val="SuggestedOptional"/>
                <w:color w:val="auto"/>
              </w:rPr>
              <w:t>79.8%</w:t>
            </w:r>
          </w:p>
        </w:tc>
        <w:tc>
          <w:tcPr>
            <w:tcW w:w="893" w:type="pct"/>
            <w:vAlign w:val="center"/>
          </w:tcPr>
          <w:p ns2:paraId="709638B2" ns2:textId="06C325A2" w:rsidR="008D1C8C" w:rsidRPr="00DA644C" w:rsidRDefault="008D1C8C" w:rsidP="00DA644C">
            <w:pPr>
              <w:pStyle w:val="TableCellLeft10pt"/>
              <w:rPr>
                <w:rStyle w:val="SuggestedOptional"/>
                <w:color w:val="auto"/>
              </w:rPr>
            </w:pPr>
            <w:r w:rsidRPr="00DA644C">
              <w:rPr>
                <w:rStyle w:val="SuggestedOptional"/>
                <w:color w:val="auto"/>
              </w:rPr>
              <w:t>70%</w:t>
            </w:r>
          </w:p>
        </w:tc>
        <w:tc>
          <w:tcPr>
            <w:tcW w:w="1574" w:type="pct"/>
            <w:vAlign w:val="center"/>
          </w:tcPr>
          <w:p ns2:paraId="4E0A0192" ns2:textId="4D4C71AE" w:rsidR="008D1C8C" w:rsidRPr="00DA644C" w:rsidRDefault="008D1C8C" w:rsidP="00DA644C">
            <w:pPr>
              <w:pStyle w:val="TableCellLeft10pt"/>
              <w:rPr>
                <w:rStyle w:val="SuggestedOptional"/>
                <w:color w:val="auto"/>
              </w:rPr>
            </w:pPr>
            <w:r w:rsidRPr="00DA644C">
              <w:rPr>
                <w:rStyle w:val="SuggestedOptional"/>
                <w:color w:val="auto"/>
              </w:rPr>
              <w:t>95</w:t>
            </w:r>
          </w:p>
        </w:tc>
      </w:tr>
      <w:tr w:rsidR="008D1C8C" w:rsidRPr="00DA644C" ns2:paraId="67BD0BB3" ns2:textId="77777777" w:rsidTr="527A87E3">
        <w:tc>
          <w:tcPr>
            <w:tcW w:w="5000" w:type="pct"/>
            <w:gridSpan w:val="4"/>
          </w:tcPr>
          <w:p ns2:paraId="65751868" ns2:textId="089250F4" w:rsidR="008D1C8C" w:rsidRDefault="008D1C8C" w:rsidP="00DA644C">
            <w:pPr>
              <w:pStyle w:val="TableFootnote"/>
              <w:numPr>
                <w:ilvl w:val="0"/>
                <w:numId w:val="0"/>
              </w:numPr>
              <w:rPr>
                <w:rStyle w:val="SuggestedOptional"/>
                <w:color w:val="auto"/>
                <w:sz w:val="18"/>
                <w:szCs w:val="18"/>
              </w:rPr>
            </w:pPr>
            <w:r w:rsidRPr="00DA644C">
              <w:rPr>
                <w:rStyle w:val="SuggestedOptional"/>
                <w:color w:val="auto"/>
                <w:sz w:val="18"/>
                <w:szCs w:val="18"/>
              </w:rPr>
              <w:t xml:space="preserve">AI/AN=American Indian/Alaska Native; N=overall enrollment for all participants in the study; </w:t>
            </w:r>
            <w:r w:rsidR="00424988" w:rsidRPr="00F92086">
              <w:rPr>
                <w:sz w:val="18"/>
                <w:szCs w:val="18"/>
              </w:rPr>
              <w:t>SEER=Surveillance, Epidemiology, and End Result</w:t>
            </w:r>
            <w:r w:rsidR="00424988">
              <w:rPr>
                <w:sz w:val="18"/>
                <w:szCs w:val="18"/>
              </w:rPr>
              <w:t>;</w:t>
            </w:r>
            <w:r w:rsidR="00424988" w:rsidRPr="00DA644C">
              <w:rPr>
                <w:rStyle w:val="SuggestedOptional"/>
                <w:color w:val="auto"/>
                <w:sz w:val="18"/>
                <w:szCs w:val="18"/>
              </w:rPr>
              <w:t xml:space="preserve"> </w:t>
            </w:r>
            <w:r w:rsidRPr="00DA644C">
              <w:rPr>
                <w:rStyle w:val="SuggestedOptional"/>
                <w:color w:val="auto"/>
                <w:sz w:val="18"/>
                <w:szCs w:val="18"/>
              </w:rPr>
              <w:t>US=United States</w:t>
            </w:r>
            <w:r w:rsidR="00424988">
              <w:rPr>
                <w:rStyle w:val="SuggestedOptional"/>
                <w:color w:val="auto"/>
                <w:sz w:val="18"/>
                <w:szCs w:val="18"/>
              </w:rPr>
              <w:t>;</w:t>
            </w:r>
            <w:r w:rsidR="00424988">
              <w:rPr>
                <w:rStyle w:val="SuggestedOptional"/>
                <w:sz w:val="18"/>
                <w:szCs w:val="18"/>
              </w:rPr>
              <w:t xml:space="preserve"> </w:t>
            </w:r>
            <w:r w:rsidR="00424988" w:rsidRPr="00E5536E">
              <w:rPr>
                <w:rStyle w:val="SuggestedOptional"/>
                <w:color w:val="auto"/>
                <w:sz w:val="18"/>
                <w:szCs w:val="18"/>
              </w:rPr>
              <w:t>y=years</w:t>
            </w:r>
            <w:r w:rsidR="00424988" w:rsidRPr="00424988">
              <w:rPr>
                <w:rStyle w:val="SuggestedOptional"/>
                <w:color w:val="auto"/>
                <w:sz w:val="18"/>
                <w:szCs w:val="18"/>
              </w:rPr>
              <w:t>.</w:t>
            </w:r>
          </w:p>
          <w:p ns2:paraId="5F840B94" ns2:textId="5927E1C6" w:rsidR="008D1C8C" w:rsidRPr="009A6F2D" w:rsidRDefault="009A6F2D" w:rsidP="001E63A0">
            <w:pPr>
              <w:pStyle w:val="TableFootnoteLetter"/>
              <w:numPr>
                <w:ilvl w:val="0"/>
                <w:numId w:val="35"/>
              </w:numPr>
              <w:rPr>
                <w:rStyle w:val="SuggestedOptional"/>
                <w:color w:val="auto"/>
                <w:sz w:val="18"/>
                <w:szCs w:val="18"/>
              </w:rPr>
            </w:pPr>
            <w:r w:rsidRPr="009A6F2D">
              <w:rPr>
                <w:sz w:val="18"/>
                <w:szCs w:val="18"/>
              </w:rPr>
              <w:t>Age-adjusted rate in 2018-2021 (per 100,000) with age adjustment to the 2000 US standard population; SEER-17 Registries, National Cancer Institute, released April 2024, based on the November 2023 submission.</w:t>
            </w:r>
            <w:r>
              <w:rPr>
                <w:sz w:val="18"/>
                <w:szCs w:val="18"/>
              </w:rPr>
              <w:t xml:space="preserve"> Refer to </w:t>
            </w:r>
            <w:r w:rsidR="00476F2F">
              <w:rPr>
                <w:sz w:val="18"/>
                <w:szCs w:val="18"/>
              </w:rPr>
              <w:t>[</w:t>
            </w:r>
            <w:r w:rsidR="003317F2" w:rsidRPr="00D01B3C">
              <w:t>Table</w:t>
            </w:r>
            <w:r w:rsidR="003317F2">
              <w:t> </w:t>
            </w:r>
            <w:r w:rsidR="003317F2">
              <w:rPr>
                <w:noProof/>
              </w:rPr>
              <w:t>1</w:t>
            </w:r>
            <w:r w:rsidR="00476F2F">
              <w:rPr>
                <w:sz w:val="18"/>
                <w:szCs w:val="18"/>
              </w:rPr>
              <w:t>]</w:t>
            </w:r>
            <w:r>
              <w:rPr>
                <w:sz w:val="18"/>
                <w:szCs w:val="18"/>
              </w:rPr>
              <w:t xml:space="preserve"> for additional details.</w:t>
            </w:r>
          </w:p>
        </w:tc>
      </w:tr>
    </w:tbl>
    <w:p ns2:paraId="67A14515" ns2:textId="77777777" w:rsidR="00B23103" w:rsidRPr="002A321E" w:rsidRDefault="00B23103" w:rsidP="002A321E">
      <w:pPr>
        <w:pStyle w:val="ListEnd"/>
      </w:pPr>
    </w:p>
    <w:p ns2:paraId="2C552BEA" ns2:textId="7AB1F00F" w:rsidR="00121FFA" w:rsidRPr="00DA644C" w:rsidRDefault="2483DA88" w:rsidP="00DA644C">
      <w:pPr>
        <w:pStyle w:val="Paragraph"/>
        <w:rPr>
          <w:rStyle w:val="SuggestedOptional"/>
          <w:color w:val="auto"/>
        </w:rPr>
      </w:pPr>
      <w:r>
        <w:t>T</w:t>
      </w:r>
      <w:del w:id="920" w:author="GoldenCorpusHarness" w:date="2026-03-28T22:23:45Z">
        <w:r>
          <w:delText>h</w:delText>
        </w:r>
      </w:del>
      <w:ins w:id="921" w:author="GoldenCorpusHarness" w:date="2026-03-28T22:23:45Z">
        <w:r>
          <w:t>abl</w:t>
        </w:r>
      </w:ins>
      <w:r>
        <w:t>e</w:t>
      </w:r>
      <w:ins w:id="922" w:author="GoldenCorpusHarness" w:date="2026-03-28T22:23:45Z">
        <w:r>
          <w:t xml:space="preserve"> 2United</w:t>
        </w:r>
      </w:ins>
      <w:r>
        <w:t xml:space="preserve"> </w:t>
      </w:r>
      <w:ins w:id="923" w:author="GoldenCorpusHarness" w:date="2026-03-28T22:23:45Z">
        <w:r>
          <w:t>Stat</w:t>
        </w:r>
      </w:ins>
      <w:r>
        <w:t>e</w:t>
      </w:r>
      <w:del w:id="924" w:author="GoldenCorpusHarness" w:date="2026-03-28T22:23:45Z">
        <w:r>
          <w:delText>nrollment</w:delText>
        </w:r>
      </w:del>
      <w:ins w:id="925" w:author="GoldenCorpusHarness" w:date="2026-03-28T22:23:45Z">
        <w:r>
          <w:t>s</w:t>
        </w:r>
      </w:ins>
      <w:r>
        <w:t xml:space="preserve"> </w:t>
      </w:r>
      <w:del w:id="926" w:author="GoldenCorpusHarness" w:date="2026-03-28T22:23:45Z">
        <w:r>
          <w:delText>g</w:delText>
        </w:r>
      </w:del>
      <w:ins w:id="927" w:author="GoldenCorpusHarness" w:date="2026-03-28T22:23:45Z">
        <w:r>
          <w:t>G</w:t>
        </w:r>
      </w:ins>
      <w:r>
        <w:t xml:space="preserve">oals </w:t>
      </w:r>
      <w:ins w:id="928" w:author="GoldenCorpusHarness" w:date="2026-03-28T22:23:45Z">
        <w:r>
          <w:t>by R</w:t>
        </w:r>
      </w:ins>
      <w:r>
        <w:t>ac</w:t>
      </w:r>
      <w:del w:id="929" w:author="GoldenCorpusHarness" w:date="2026-03-28T22:23:45Z">
        <w:r>
          <w:delText>ross</w:delText>
        </w:r>
      </w:del>
      <w:ins w:id="930" w:author="GoldenCorpusHarness" w:date="2026-03-28T22:23:45Z">
        <w:r>
          <w:t>e</w:t>
        </w:r>
      </w:ins>
      <w:r>
        <w:t xml:space="preserve"> a</w:t>
      </w:r>
      <w:del w:id="931" w:author="GoldenCorpusHarness" w:date="2026-03-28T22:23:45Z">
        <w:r>
          <w:delText>ll</w:delText>
        </w:r>
      </w:del>
      <w:ins w:id="932" w:author="GoldenCorpusHarness" w:date="2026-03-28T22:23:45Z">
        <w:r>
          <w:t>nd</w:t>
        </w:r>
      </w:ins>
      <w:r>
        <w:t xml:space="preserve"> </w:t>
      </w:r>
      <w:del w:id="933" w:author="GoldenCorpusHarness" w:date="2026-03-28T22:23:45Z">
        <w:r>
          <w:delText xml:space="preserve">studies in </w:delText>
        </w:r>
      </w:del>
      <w:ins w:id="934" w:author="GoldenCorpusHarness" w:date="2026-03-28T22:23:45Z">
        <w:r>
          <w:t>E</w:t>
        </w:r>
      </w:ins>
      <w:r>
        <w:t>th</w:t>
      </w:r>
      <w:del w:id="935" w:author="GoldenCorpusHarness" w:date="2026-03-28T22:23:45Z">
        <w:r>
          <w:delText>e sa</w:delText>
        </w:r>
      </w:del>
      <w:ins w:id="936" w:author="GoldenCorpusHarness" w:date="2026-03-28T22:23:45Z">
        <w:r>
          <w:t>ni</w:t>
        </w:r>
      </w:ins>
      <w:r>
        <w:t>cit</w:t>
      </w:r>
      <w:del w:id="937" w:author="GoldenCorpusHarness" w:date="2026-03-28T22:23:45Z">
        <w:r>
          <w:delText>uzumab tirumotecan la/mUC program will remain competitive globall</w:delText>
        </w:r>
      </w:del>
      <w:r>
        <w:t>y</w:t>
      </w:r>
      <w:del w:id="938" w:author="GoldenCorpusHarness" w:date="2026-03-28T22:23:45Z">
        <w:r>
          <w:delText>. While each study will strive to meet these US goals, actual enrollment performance may vary.</w:delText>
        </w:r>
      </w:del>
    </w:p>
    <w:p ns2:paraId="6228D54F" ns2:textId="65855DD3" w:rsidR="00121FFA" w:rsidRPr="00DA644C" w:rsidRDefault="00121FFA" w:rsidP="00DA644C">
      <w:pPr>
        <w:pStyle w:val="Paragraph"/>
        <w:rPr>
          <w:rStyle w:val="SuggestedOptional"/>
          <w:color w:val="auto"/>
        </w:rPr>
      </w:pPr>
      <w:r w:rsidRPr="00DA644C">
        <w:rPr>
          <w:rStyle w:val="SuggestedOptional"/>
          <w:color w:val="auto"/>
        </w:rPr>
        <w:t>Additionally,</w:t>
      </w:r>
      <w:r w:rsidR="00E94C88">
        <w:rPr>
          <w:rStyle w:val="SuggestedOptional"/>
          <w:color w:val="auto"/>
        </w:rPr>
        <w:t xml:space="preserve"> </w:t>
      </w:r>
      <w:r w:rsidR="003561CB">
        <w:rPr>
          <w:rStyle w:val="SuggestedOptional"/>
          <w:color w:val="auto"/>
        </w:rPr>
        <w:t>t</w:t>
      </w:r>
      <w:r w:rsidR="00E94C88" w:rsidRPr="161CF451">
        <w:rPr>
          <w:rStyle w:val="SuggestedOptional"/>
          <w:color w:val="auto"/>
        </w:rPr>
        <w:t>he overall global footprint will be leveraged to enrich enrollment goals for underrepresented racial and ethnic groups</w:t>
      </w:r>
      <w:r w:rsidR="00E94C88">
        <w:rPr>
          <w:rStyle w:val="SuggestedOptional"/>
          <w:color w:val="auto"/>
        </w:rPr>
        <w:t xml:space="preserve"> among participant </w:t>
      </w:r>
      <w:r w:rsidR="00E94C88" w:rsidRPr="161CF451">
        <w:rPr>
          <w:rStyle w:val="SuggestedOptional"/>
          <w:color w:val="auto"/>
        </w:rPr>
        <w:t>population</w:t>
      </w:r>
      <w:r w:rsidR="00E94C88">
        <w:rPr>
          <w:rStyle w:val="SuggestedOptional"/>
          <w:color w:val="auto"/>
        </w:rPr>
        <w:t xml:space="preserve"> with la/</w:t>
      </w:r>
      <w:proofErr w:type="spellStart"/>
      <w:r w:rsidR="00E94C88">
        <w:rPr>
          <w:rStyle w:val="SuggestedOptional"/>
          <w:color w:val="auto"/>
        </w:rPr>
        <w:t>mUC</w:t>
      </w:r>
      <w:proofErr w:type="spellEnd"/>
      <w:r w:rsidR="00E94C88">
        <w:rPr>
          <w:rStyle w:val="SuggestedOptional"/>
          <w:color w:val="auto"/>
        </w:rPr>
        <w:t xml:space="preserve"> that extend to regions such as </w:t>
      </w:r>
      <w:r w:rsidRPr="00DA644C">
        <w:rPr>
          <w:rStyle w:val="SuggestedOptional"/>
          <w:color w:val="auto"/>
        </w:rPr>
        <w:t>Asia Pacific, North America, Latin America, the Middle East, and Europe</w:t>
      </w:r>
      <w:r w:rsidR="00E94C88">
        <w:rPr>
          <w:rStyle w:val="SuggestedOptional"/>
          <w:color w:val="auto"/>
        </w:rPr>
        <w:t>.</w:t>
      </w:r>
    </w:p>
    <w:bookmarkEnd w:id="23"/>
    <w:p ns2:paraId="2A7B614F" ns2:textId="2CBEAC9C" w:rsidR="00ED3AE6" w:rsidRPr="00DA644C" w:rsidRDefault="00ED3AE6" w:rsidP="00DA644C">
      <w:pPr>
        <w:pStyle w:val="Paragraph"/>
        <w:rPr>
          <w:rStyle w:val="SuggestedOptional"/>
          <w:color w:val="auto"/>
        </w:rPr>
        <w:sectPr w:rsidR="00ED3AE6" w:rsidRPr="00DA644C" w:rsidSect="00F5030C">
          <w:pgSz w:w="12240" w:h="15840"/>
          <w:pgMar w:top="1440" w:right="1440" w:bottom="1440" w:left="1800" w:header="720" w:footer="720" w:gutter="0"/>
          <w:cols w:space="720"/>
          <w:docGrid w:linePitch="360"/>
        </w:sectPr>
      </w:pPr>
    </w:p>
    <w:p ns2:paraId="5A50EC0A" ns2:textId="5A6069EF" w:rsidR="002C150B" w:rsidRDefault="5D0BEA65" w:rsidP="00F5030C">
      <w:pPr>
        <w:pStyle w:val="Heading1"/>
      </w:pPr>
      <w:ins w:id="939" w:author="GoldenCorpusHarness" w:date="2026-03-28T22:23:45Z">
        <w:r>
          <w:t>The enrollment goals across all studies in the sacituzumab tirumotecan la/mUC program will remain competitive globally. While each study will strive to meet these U</w:t>
        </w:r>
      </w:ins>
      <w:r>
        <w:t>S</w:t>
      </w:r>
      <w:del w:id="940" w:author="GoldenCorpusHarness" w:date="2026-03-28T22:23:45Z">
        <w:r>
          <w:delText>PECIFIC PLAN OF ACTION TO ENROLL AND RETAIN DIVERSE POPULATIONS: INITIATIVES</w:delText>
        </w:r>
      </w:del>
      <w:ins w:id="941" w:author="GoldenCorpusHarness" w:date="2026-03-28T22:23:45Z">
        <w:r>
          <w:t xml:space="preserve"> goals</w:t>
        </w:r>
      </w:ins>
      <w:r>
        <w:t xml:space="preserve">, </w:t>
      </w:r>
      <w:del w:id="942" w:author="GoldenCorpusHarness" w:date="2026-03-28T22:23:45Z">
        <w:r>
          <w:delText>PARTICIPANT RECRUITMENT, AND RETENTION STRATEGIES</w:delText>
        </w:r>
      </w:del>
      <w:ins w:id="943" w:author="GoldenCorpusHarness" w:date="2026-03-28T22:23:45Z">
        <w:r>
          <w:t>actual enrollment performance may vary.</w:t>
        </w:r>
      </w:ins>
    </w:p>
    <w:p ns2:paraId="0519A7D7" ns2:textId="57298A3F" w:rsidR="00F5044A" w:rsidRDefault="00F5044A" w:rsidP="00F5044A">
      <w:pPr>
        <w:pStyle w:val="Paragraph"/>
      </w:pPr>
      <w:del w:id="944" w:author="GoldenCorpusHarness" w:date="2026-03-28T22:23:45Z">
        <w:r>
          <w:delText>When determining strategies and tactics to enroll a di</w:delText>
        </w:r>
      </w:del>
      <w:ins w:id="945" w:author="GoldenCorpusHarness" w:date="2026-03-28T22:23:45Z">
        <w:r>
          <w:t>Additionally, the o</w:t>
        </w:r>
      </w:ins>
      <w:r>
        <w:t>ver</w:t>
      </w:r>
      <w:del w:id="946" w:author="GoldenCorpusHarness" w:date="2026-03-28T22:23:45Z">
        <w:r>
          <w:delText>se, inclusi</w:delText>
        </w:r>
      </w:del>
      <w:ins w:id="947" w:author="GoldenCorpusHarness" w:date="2026-03-28T22:23:45Z">
        <w:r>
          <w:t>all global footprint will be le</w:t>
        </w:r>
      </w:ins>
      <w:r>
        <w:t>ve</w:t>
      </w:r>
      <w:del w:id="948" w:author="GoldenCorpusHarness" w:date="2026-03-28T22:23:45Z">
        <w:r>
          <w:delText>, and representative population in clinical trials, it is essential to understand the barriers and challenges to clinical trial participation</w:delText>
        </w:r>
      </w:del>
      <w:ins w:id="949" w:author="GoldenCorpusHarness" w:date="2026-03-28T22:23:45Z">
        <w:r>
          <w:t>raged to enrich enrollment goals for underrepresented racial and ethnic groups among participant population with la/mUC that extend to regions such as Asia Pacific, North America, Latin America, the Middle East, and Europe</w:t>
        </w:r>
      </w:ins>
      <w:r>
        <w:t>.</w:t>
      </w:r>
      <w:del w:id="950" w:author="GoldenCorpusHarness" w:date="2026-03-28T22:23:45Z">
        <w:r>
          <w:delText xml:space="preserve"> SDoH include economic stability; education access and quality; health care access and quality; neighborhood and built environment; and social and community context. These determinants must be considered as they affect health outcomes and risks, and are key factors that contribute to health disparities.</w:delText>
        </w:r>
      </w:del>
    </w:p>
    <w:p ns2:paraId="444894A2" ns2:textId="601C7900" w:rsidR="00822430" w:rsidRDefault="00F5044A" w:rsidP="00822430">
      <w:pPr>
        <w:pStyle w:val="Paragraph"/>
      </w:pPr>
      <w:del w:id="951" w:author="GoldenCorpusHarness" w:date="2026-03-28T22:23:45Z">
        <w:r>
          <w:delText>On an enterprise-level, the Sponsor prioritizes improving diversity, equity, and inclusion based on SDoH as a core business principle. The Health Equity team works to incorporate strategies globally that improve access to health care and embed health equity principles into all aspects of the company. In clinical studies, diversity, equity, and inclusion are also prioritized through the following key measures:</w:delText>
        </w:r>
      </w:del>
    </w:p>
    <w:p ns2:paraId="2F7AE72A" ns2:textId="77D9D0AE" w:rsidR="00822430" w:rsidRDefault="00822430" w:rsidP="00F5030C">
      <w:pPr>
        <w:pStyle w:val="ListBullet"/>
      </w:pPr>
      <w:del w:id="952" w:author="GoldenCorpusHarness" w:date="2026-03-28T22:23:45Z">
        <w:r>
          <w:delText>Health</w:delText>
        </w:r>
      </w:del>
      <w:ins w:id="953" w:author="GoldenCorpusHarness" w:date="2026-03-28T22:23:45Z">
        <w:r>
          <w:t>SPECIFIC</w:t>
        </w:r>
      </w:ins>
      <w:r>
        <w:t xml:space="preserve"> </w:t>
      </w:r>
      <w:ins w:id="954" w:author="GoldenCorpusHarness" w:date="2026-03-28T22:23:45Z">
        <w:r>
          <w:t>P</w:t>
        </w:r>
      </w:ins>
      <w:r>
        <w:t>L</w:t>
      </w:r>
      <w:del w:id="955" w:author="GoldenCorpusHarness" w:date="2026-03-28T22:23:45Z">
        <w:r>
          <w:delText>iteracy</w:delText>
        </w:r>
      </w:del>
      <w:ins w:id="956" w:author="GoldenCorpusHarness" w:date="2026-03-28T22:23:45Z">
        <w:r>
          <w:t>AN OF ACTION TO ENROLL AND RETAIN DIVERSE POPULATIONS</w:t>
        </w:r>
      </w:ins>
      <w:r>
        <w:t>: I</w:t>
      </w:r>
      <w:del w:id="957" w:author="GoldenCorpusHarness" w:date="2026-03-28T22:23:45Z">
        <w:r>
          <w:delText>ncorporate</w:delText>
        </w:r>
      </w:del>
      <w:ins w:id="958" w:author="GoldenCorpusHarness" w:date="2026-03-28T22:23:45Z">
        <w:r>
          <w:t>NITIATIVES,</w:t>
        </w:r>
      </w:ins>
      <w:r>
        <w:t xml:space="preserve"> </w:t>
      </w:r>
      <w:del w:id="959" w:author="GoldenCorpusHarness" w:date="2026-03-28T22:23:45Z">
        <w:r>
          <w:delText>health</w:delText>
        </w:r>
      </w:del>
      <w:ins w:id="960" w:author="GoldenCorpusHarness" w:date="2026-03-28T22:23:45Z">
        <w:r>
          <w:t>PARTICIPANT</w:t>
        </w:r>
      </w:ins>
      <w:r>
        <w:t xml:space="preserve"> </w:t>
      </w:r>
      <w:del w:id="961" w:author="GoldenCorpusHarness" w:date="2026-03-28T22:23:45Z">
        <w:r>
          <w:delText>literacy</w:delText>
        </w:r>
      </w:del>
      <w:ins w:id="962" w:author="GoldenCorpusHarness" w:date="2026-03-28T22:23:45Z">
        <w:r>
          <w:t>RECRUITMENT,</w:t>
        </w:r>
      </w:ins>
      <w:r>
        <w:t xml:space="preserve"> </w:t>
      </w:r>
      <w:del w:id="963" w:author="GoldenCorpusHarness" w:date="2026-03-28T22:23:45Z">
        <w:r>
          <w:delText>principles</w:delText>
        </w:r>
      </w:del>
      <w:ins w:id="964" w:author="GoldenCorpusHarness" w:date="2026-03-28T22:23:45Z">
        <w:r>
          <w:t>AND</w:t>
        </w:r>
      </w:ins>
      <w:r>
        <w:t xml:space="preserve"> </w:t>
      </w:r>
      <w:del w:id="965" w:author="GoldenCorpusHarness" w:date="2026-03-28T22:23:45Z">
        <w:r>
          <w:delText>across</w:delText>
        </w:r>
      </w:del>
      <w:ins w:id="966" w:author="GoldenCorpusHarness" w:date="2026-03-28T22:23:45Z">
        <w:r>
          <w:t>RETENTION</w:t>
        </w:r>
      </w:ins>
      <w:r>
        <w:t xml:space="preserve"> </w:t>
      </w:r>
      <w:del w:id="967" w:author="GoldenCorpusHarness" w:date="2026-03-28T22:23:45Z">
        <w:r>
          <w:delText>the company to ensure the health information being communicated is understandable and actionable for patients to inform their health care decision-making.</w:delText>
        </w:r>
      </w:del>
      <w:ins w:id="968" w:author="GoldenCorpusHarness" w:date="2026-03-28T22:23:45Z">
        <w:r>
          <w:t>STRATEGIES</w:t>
        </w:r>
      </w:ins>
    </w:p>
    <w:p ns2:paraId="190307B5" ns2:textId="3B5E1752" w:rsidR="00822430" w:rsidRDefault="00822430" w:rsidP="00F5030C">
      <w:pPr>
        <w:pStyle w:val="ListBullet"/>
      </w:pPr>
      <w:del w:id="969" w:author="GoldenCorpusHarness" w:date="2026-03-28T22:23:45Z">
        <w:r>
          <w:delText>E</w:delText>
        </w:r>
      </w:del>
      <w:ins w:id="970" w:author="GoldenCorpusHarness" w:date="2026-03-28T22:23:45Z">
        <w:r>
          <w:t>When determining strategies and tactics to enroll a diverse, inclusive, and representative population in clinical trials, it is essential to understand the barriers and challenges to clinical trial participation. SDoH include economic stability; education access and quality; health care access and quality; neighborhood and built environment; and social and community conte</w:t>
        </w:r>
      </w:ins>
      <w:r>
        <w:t>xt</w:t>
      </w:r>
      <w:del w:id="971" w:author="GoldenCorpusHarness" w:date="2026-03-28T22:23:45Z">
        <w:r>
          <w:delText>ernal Partnershi</w:delText>
        </w:r>
      </w:del>
      <w:ins w:id="972" w:author="GoldenCorpusHarness" w:date="2026-03-28T22:23:45Z">
        <w:r>
          <w:t>. These determinants must be considered as they affect health outcomes and risks, and are key factors that contribute to health dis</w:t>
        </w:r>
      </w:ins>
      <w:r>
        <w:t>p</w:t>
      </w:r>
      <w:del w:id="973" w:author="GoldenCorpusHarness" w:date="2026-03-28T22:23:45Z">
        <w:r>
          <w:delText>s: Enhance engagement with sites, suppliers, and communities using a whole-person care model, to solve systemic barriers that may limit care and clinical study access for people from underrepresented racial and ethnic group</w:delText>
        </w:r>
      </w:del>
      <w:ins w:id="974" w:author="GoldenCorpusHarness" w:date="2026-03-28T22:23:45Z">
        <w:r>
          <w:t>aritie</w:t>
        </w:r>
      </w:ins>
      <w:r>
        <w:t>s.</w:t>
      </w:r>
    </w:p>
    <w:p ns2:paraId="244B6F3E" ns2:textId="266E7BFA" w:rsidR="006819CE" w:rsidRDefault="009D6A5C" w:rsidP="00F5030C">
      <w:pPr>
        <w:pStyle w:val="ListBullet"/>
      </w:pPr>
      <w:ins w:id="975" w:author="GoldenCorpusHarness" w:date="2026-03-28T22:23:45Z">
        <w:r>
          <w:t>On an enterprise-level, the Sponsor prioritizes improving diversity, equity, and inclusion based on S</w:t>
        </w:r>
      </w:ins>
      <w:r>
        <w:t>D</w:t>
      </w:r>
      <w:del w:id="976" w:author="GoldenCorpusHarness" w:date="2026-03-28T22:23:45Z">
        <w:r>
          <w:delText>i</w:delText>
        </w:r>
      </w:del>
      <w:ins w:id="977" w:author="GoldenCorpusHarness" w:date="2026-03-28T22:23:45Z">
        <w:r>
          <w:t>oH as a core business principle. The Health Equity team works to incorporate strategies globally that impro</w:t>
        </w:r>
      </w:ins>
      <w:r>
        <w:t>ve</w:t>
      </w:r>
      <w:del w:id="978" w:author="GoldenCorpusHarness" w:date="2026-03-28T22:23:45Z">
        <w:r>
          <w:delText>rsity and</w:delText>
        </w:r>
      </w:del>
      <w:ins w:id="979" w:author="GoldenCorpusHarness" w:date="2026-03-28T22:23:45Z">
        <w:r>
          <w:t xml:space="preserve"> access to health care and embed health equity principles into all aspects of the company.</w:t>
        </w:r>
      </w:ins>
      <w:r>
        <w:t xml:space="preserve"> In</w:t>
      </w:r>
      <w:del w:id="980" w:author="GoldenCorpusHarness" w:date="2026-03-28T22:23:45Z">
        <w:r>
          <w:delText>clusion in Clinical Trials Team</w:delText>
        </w:r>
      </w:del>
      <w:ins w:id="981" w:author="GoldenCorpusHarness" w:date="2026-03-28T22:23:45Z">
        <w:r>
          <w:t xml:space="preserve"> clinical studies, diversity, equity, and inclusion are also prioritized through the following key measures</w:t>
        </w:r>
      </w:ins>
      <w:r>
        <w:t>:</w:t>
      </w:r>
      <w:del w:id="982" w:author="GoldenCorpusHarness" w:date="2026-03-28T22:23:45Z">
        <w:r>
          <w:delText xml:space="preserve"> Include Diversity Program Leads to support each therapeutic area and to strategize, support implementation, and monitor enrollment among underrepresented racial and ethnic groups.</w:delText>
        </w:r>
      </w:del>
    </w:p>
    <w:p ns2:paraId="7CF751BF" ns2:textId="77777777" w:rsidR="00F21C02" w:rsidRDefault="00F21C02" w:rsidP="00550EF6">
      <w:pPr>
        <w:pStyle w:val="ListEnd"/>
      </w:pPr>
      <w:ins w:id="983" w:author="GoldenCorpusHarness" w:date="2026-03-28T22:23:45Z">
        <w:r>
          <w:t>Health Literacy: Incorporate health literacy principles across the company to ensure the health information being communicated is understandable and actionable for patients to inform their health care decision-making.</w:t>
        </w:r>
      </w:ins>
    </w:p>
    <w:p ns2:paraId="3707FD61" ns2:textId="4F3AE6D1" w:rsidR="00C3627E" w:rsidRPr="00C3627E" w:rsidRDefault="00C3627E" w:rsidP="000D451E">
      <w:pPr>
        <w:pStyle w:val="Paragraph"/>
      </w:pPr>
      <w:del w:id="984" w:author="GoldenCorpusHarness" w:date="2026-03-28T22:23:45Z">
        <w:r>
          <w:delText>In addition to the enterpris</w:delText>
        </w:r>
      </w:del>
      <w:ins w:id="985" w:author="GoldenCorpusHarness" w:date="2026-03-28T22:23:45Z">
        <w:r>
          <w:t>External Partnerships: Enhance engagement with sites, suppliers, and communities using a whol</w:t>
        </w:r>
      </w:ins>
      <w:r>
        <w:t>e-</w:t>
      </w:r>
      <w:del w:id="986" w:author="GoldenCorpusHarness" w:date="2026-03-28T22:23:45Z">
        <w:r>
          <w:delText>le</w:delText>
        </w:r>
      </w:del>
      <w:ins w:id="987" w:author="GoldenCorpusHarness" w:date="2026-03-28T22:23:45Z">
        <w:r>
          <w:t>person care model, to sol</w:t>
        </w:r>
      </w:ins>
      <w:r>
        <w:t>ve</w:t>
      </w:r>
      <w:del w:id="988" w:author="GoldenCorpusHarness" w:date="2026-03-28T22:23:45Z">
        <w:r>
          <w:delText>l strategies and tactics outlined a</w:delText>
        </w:r>
      </w:del>
      <w:ins w:id="989" w:author="GoldenCorpusHarness" w:date="2026-03-28T22:23:45Z">
        <w:r>
          <w:t xml:space="preserve"> systemic </w:t>
        </w:r>
      </w:ins>
      <w:r>
        <w:t>b</w:t>
      </w:r>
      <w:del w:id="990" w:author="GoldenCorpusHarness" w:date="2026-03-28T22:23:45Z">
        <w:r>
          <w:delText>ove, this section outlines the planned program- and stud</w:delText>
        </w:r>
      </w:del>
      <w:ins w:id="991" w:author="GoldenCorpusHarness" w:date="2026-03-28T22:23:45Z">
        <w:r>
          <w:t>arriers that ma</w:t>
        </w:r>
      </w:ins>
      <w:r>
        <w:t>y</w:t>
      </w:r>
      <w:del w:id="992" w:author="GoldenCorpusHarness" w:date="2026-03-28T22:23:45Z">
        <w:r>
          <w:delText>-speci</w:delText>
        </w:r>
      </w:del>
      <w:ins w:id="993" w:author="GoldenCorpusHarness" w:date="2026-03-28T22:23:45Z">
        <w:r>
          <w:t xml:space="preserve"> limit care and clinical study access </w:t>
        </w:r>
      </w:ins>
      <w:r>
        <w:t>f</w:t>
      </w:r>
      <w:del w:id="994" w:author="GoldenCorpusHarness" w:date="2026-03-28T22:23:45Z">
        <w:r>
          <w:delText>ic strategies and tactic</w:delText>
        </w:r>
      </w:del>
      <w:ins w:id="995" w:author="GoldenCorpusHarness" w:date="2026-03-28T22:23:45Z">
        <w:r>
          <w:t>or people from underrepresented racial and ethnic group</w:t>
        </w:r>
      </w:ins>
      <w:r>
        <w:t>s.</w:t>
      </w:r>
    </w:p>
    <w:p ns2:paraId="489048C8" ns2:textId="77777777" w:rsidR="0063074A" w:rsidRDefault="654A7472" w:rsidP="00F5030C">
      <w:pPr>
        <w:pStyle w:val="Heading2"/>
      </w:pPr>
      <w:del w:id="996" w:author="GoldenCorpusHarness" w:date="2026-03-28T22:23:45Z">
        <w:r>
          <w:delText>Validation and Site Selection to R</w:delText>
        </w:r>
      </w:del>
      <w:ins w:id="997" w:author="GoldenCorpusHarness" w:date="2026-03-28T22:23:45Z">
        <w:r>
          <w:t xml:space="preserve">Diversity and Inclusion in Clinical Trials Team: Include Diversity Program Leads to support </w:t>
        </w:r>
      </w:ins>
      <w:r>
        <w:t xml:space="preserve">each </w:t>
      </w:r>
      <w:del w:id="998" w:author="GoldenCorpusHarness" w:date="2026-03-28T22:23:45Z">
        <w:r>
          <w:delText>Diverse Participants</w:delText>
        </w:r>
      </w:del>
      <w:ins w:id="999" w:author="GoldenCorpusHarness" w:date="2026-03-28T22:23:45Z">
        <w:r>
          <w:t>therapeutic area and to strategize, support implementation, and monitor enrollment among underrepresented racial and ethnic groups.</w:t>
        </w:r>
      </w:ins>
    </w:p>
    <w:p ns2:paraId="0A1CD964" ns2:textId="4DE3C2C5" w:rsidR="00EF110E" w:rsidRPr="00553DB1" w:rsidRDefault="00EF110E" w:rsidP="003D54C3">
      <w:pPr>
        <w:pStyle w:val="Paragraph"/>
      </w:pPr>
      <w:del w:id="1000" w:author="GoldenCorpusHarness" w:date="2026-03-28T22:23:45Z">
        <w:r>
          <w:delText>Epidemiology and US population data were used to assist with identifying and selecting investigative sites with access to a patient population that will foster study population diversity. The Sponsor strives to ensure participant diversity in studies that reflects the burden of disease and US Census population data by using the following tools and data:</w:delText>
        </w:r>
      </w:del>
    </w:p>
    <w:p ns2:paraId="0FCC8F13" ns2:textId="77777777" w:rsidR="00EF110E" w:rsidRPr="00550EF6" w:rsidRDefault="00EF110E" w:rsidP="00F5030C">
      <w:pPr>
        <w:pStyle w:val="ListBullet"/>
      </w:pPr>
      <w:del w:id="1001" w:author="GoldenCorpusHarness" w:date="2026-03-28T22:23:45Z">
        <w:r>
          <w:delText>S</w:delText>
        </w:r>
      </w:del>
      <w:ins w:id="1002" w:author="GoldenCorpusHarness" w:date="2026-03-28T22:23:45Z">
        <w:r>
          <w:t>In add</w:t>
        </w:r>
      </w:ins>
      <w:r>
        <w:t>it</w:t>
      </w:r>
      <w:ins w:id="1003" w:author="GoldenCorpusHarness" w:date="2026-03-28T22:23:45Z">
        <w:r>
          <w:t>ion to th</w:t>
        </w:r>
      </w:ins>
      <w:r>
        <w:t xml:space="preserve">e </w:t>
      </w:r>
      <w:del w:id="1004" w:author="GoldenCorpusHarness" w:date="2026-03-28T22:23:45Z">
        <w:r>
          <w:delText>Feasibility Assessm</w:delText>
        </w:r>
      </w:del>
      <w:r>
        <w:t>ent</w:t>
      </w:r>
      <w:del w:id="1005" w:author="GoldenCorpusHarness" w:date="2026-03-28T22:23:45Z">
        <w:r>
          <w:delText xml:space="preserve"> Tool: As</w:delText>
        </w:r>
      </w:del>
      <w:ins w:id="1006" w:author="GoldenCorpusHarness" w:date="2026-03-28T22:23:45Z">
        <w:r>
          <w:t>erpri</w:t>
        </w:r>
      </w:ins>
      <w:r>
        <w:t>se</w:t>
      </w:r>
      <w:ins w:id="1007" w:author="GoldenCorpusHarness" w:date="2026-03-28T22:23:45Z">
        <w:r>
          <w:t xml:space="preserve">-level </w:t>
        </w:r>
      </w:ins>
      <w:r>
        <w:t>s</w:t>
      </w:r>
      <w:ins w:id="1008" w:author="GoldenCorpusHarness" w:date="2026-03-28T22:23:45Z">
        <w:r>
          <w:t>trategie</w:t>
        </w:r>
      </w:ins>
      <w:r>
        <w:t>s</w:t>
      </w:r>
      <w:ins w:id="1009" w:author="GoldenCorpusHarness" w:date="2026-03-28T22:23:45Z">
        <w:r>
          <w:t xml:space="preserve"> and tactics outlined above, this section outlin</w:t>
        </w:r>
      </w:ins>
      <w:r>
        <w:t xml:space="preserve">es the </w:t>
      </w:r>
      <w:del w:id="1010" w:author="GoldenCorpusHarness" w:date="2026-03-28T22:23:45Z">
        <w:r>
          <w:delText>c</w:delText>
        </w:r>
      </w:del>
      <w:ins w:id="1011" w:author="GoldenCorpusHarness" w:date="2026-03-28T22:23:45Z">
        <w:r>
          <w:t>pl</w:t>
        </w:r>
      </w:ins>
      <w:r>
        <w:t>a</w:t>
      </w:r>
      <w:ins w:id="1012" w:author="GoldenCorpusHarness" w:date="2026-03-28T22:23:45Z">
        <w:r>
          <w:t xml:space="preserve">nned </w:t>
        </w:r>
      </w:ins>
      <w:r>
        <w:t>p</w:t>
      </w:r>
      <w:del w:id="1013" w:author="GoldenCorpusHarness" w:date="2026-03-28T22:23:45Z">
        <w:r>
          <w:delText>ability of sites to en</w:delText>
        </w:r>
      </w:del>
      <w:r>
        <w:t>ro</w:t>
      </w:r>
      <w:del w:id="1014" w:author="GoldenCorpusHarness" w:date="2026-03-28T22:23:45Z">
        <w:r>
          <w:delText>ll</w:delText>
        </w:r>
      </w:del>
      <w:ins w:id="1015" w:author="GoldenCorpusHarness" w:date="2026-03-28T22:23:45Z">
        <w:r>
          <w:t>gram-</w:t>
        </w:r>
      </w:ins>
      <w:r>
        <w:t xml:space="preserve"> </w:t>
      </w:r>
      <w:del w:id="1016" w:author="GoldenCorpusHarness" w:date="2026-03-28T22:23:45Z">
        <w:r>
          <w:delText>particip</w:delText>
        </w:r>
      </w:del>
      <w:r>
        <w:t>an</w:t>
      </w:r>
      <w:del w:id="1017" w:author="GoldenCorpusHarness" w:date="2026-03-28T22:23:45Z">
        <w:r>
          <w:delText>ts, inclu</w:delText>
        </w:r>
      </w:del>
      <w:r>
        <w:t>d</w:t>
      </w:r>
      <w:del w:id="1018" w:author="GoldenCorpusHarness" w:date="2026-03-28T22:23:45Z">
        <w:r>
          <w:delText>ing diverse participants at risk for the disease being</w:delText>
        </w:r>
      </w:del>
      <w:r>
        <w:t xml:space="preserve"> stud</w:t>
      </w:r>
      <w:ins w:id="1019" w:author="GoldenCorpusHarness" w:date="2026-03-28T22:23:45Z">
        <w:r>
          <w:t>y-specific strateg</w:t>
        </w:r>
      </w:ins>
      <w:r>
        <w:t>ie</w:t>
      </w:r>
      <w:del w:id="1020" w:author="GoldenCorpusHarness" w:date="2026-03-28T22:23:45Z">
        <w:r>
          <w:delText xml:space="preserve">d, through </w:delText>
        </w:r>
      </w:del>
      <w:r>
        <w:t>s</w:t>
      </w:r>
      <w:del w:id="1021" w:author="GoldenCorpusHarness" w:date="2026-03-28T22:23:45Z">
        <w:r>
          <w:delText>ite input</w:delText>
        </w:r>
      </w:del>
      <w:r>
        <w:t xml:space="preserve"> and </w:t>
      </w:r>
      <w:del w:id="1022" w:author="GoldenCorpusHarness" w:date="2026-03-28T22:23:45Z">
        <w:r>
          <w:delText xml:space="preserve">responses </w:delText>
        </w:r>
      </w:del>
      <w:r>
        <w:t>t</w:t>
      </w:r>
      <w:del w:id="1023" w:author="GoldenCorpusHarness" w:date="2026-03-28T22:23:45Z">
        <w:r>
          <w:delText>o diversity profile ques</w:delText>
        </w:r>
      </w:del>
      <w:ins w:id="1024" w:author="GoldenCorpusHarness" w:date="2026-03-28T22:23:45Z">
        <w:r>
          <w:t>ac</w:t>
        </w:r>
      </w:ins>
      <w:r>
        <w:t>ti</w:t>
      </w:r>
      <w:del w:id="1025" w:author="GoldenCorpusHarness" w:date="2026-03-28T22:23:45Z">
        <w:r>
          <w:delText>on</w:delText>
        </w:r>
      </w:del>
      <w:ins w:id="1026" w:author="GoldenCorpusHarness" w:date="2026-03-28T22:23:45Z">
        <w:r>
          <w:t>c</w:t>
        </w:r>
      </w:ins>
      <w:r>
        <w:t>s</w:t>
      </w:r>
      <w:del w:id="1027" w:author="GoldenCorpusHarness" w:date="2026-03-28T22:23:45Z">
        <w:r>
          <w:delText xml:space="preserve"> (site response is optional)</w:delText>
        </w:r>
      </w:del>
      <w:r>
        <w:t>.</w:t>
      </w:r>
    </w:p>
    <w:p ns2:paraId="359972CB" ns2:textId="77777777" w:rsidR="00D73FF3" w:rsidRPr="00550EF6" w:rsidRDefault="00D73FF3" w:rsidP="00F5030C">
      <w:pPr>
        <w:pStyle w:val="ListBullet"/>
      </w:pPr>
      <w:del w:id="1028" w:author="GoldenCorpusHarness" w:date="2026-03-28T22:23:45Z">
        <w:r>
          <w:delText>US Census D</w:delText>
        </w:r>
      </w:del>
      <w:ins w:id="1029" w:author="GoldenCorpusHarness" w:date="2026-03-28T22:23:45Z">
        <w:r>
          <w:t>V</w:t>
        </w:r>
      </w:ins>
      <w:r>
        <w:t>a</w:t>
      </w:r>
      <w:del w:id="1030" w:author="GoldenCorpusHarness" w:date="2026-03-28T22:23:45Z">
        <w:r>
          <w:delText>ta: US country operat</w:delText>
        </w:r>
      </w:del>
      <w:ins w:id="1031" w:author="GoldenCorpusHarness" w:date="2026-03-28T22:23:45Z">
        <w:r>
          <w:t>l</w:t>
        </w:r>
      </w:ins>
      <w:r>
        <w:t>i</w:t>
      </w:r>
      <w:del w:id="1032" w:author="GoldenCorpusHarness" w:date="2026-03-28T22:23:45Z">
        <w:r>
          <w:delText xml:space="preserve">ons may compare </w:delText>
        </w:r>
      </w:del>
      <w:r>
        <w:t>d</w:t>
      </w:r>
      <w:del w:id="1033" w:author="GoldenCorpusHarness" w:date="2026-03-28T22:23:45Z">
        <w:r>
          <w:delText>emographic inform</w:delText>
        </w:r>
      </w:del>
      <w:r>
        <w:t xml:space="preserve">ation </w:t>
      </w:r>
      <w:del w:id="1034" w:author="GoldenCorpusHarness" w:date="2026-03-28T22:23:45Z">
        <w:r>
          <w:delText>of the zip codes where rese</w:delText>
        </w:r>
      </w:del>
      <w:r>
        <w:t>a</w:t>
      </w:r>
      <w:del w:id="1035" w:author="GoldenCorpusHarness" w:date="2026-03-28T22:23:45Z">
        <w:r>
          <w:delText>rch sites are locate</w:delText>
        </w:r>
      </w:del>
      <w:ins w:id="1036" w:author="GoldenCorpusHarness" w:date="2026-03-28T22:23:45Z">
        <w:r>
          <w:t>n</w:t>
        </w:r>
      </w:ins>
      <w:r>
        <w:t xml:space="preserve">d </w:t>
      </w:r>
      <w:del w:id="1037" w:author="GoldenCorpusHarness" w:date="2026-03-28T22:23:45Z">
        <w:r>
          <w:delText>or recruit from to enable s</w:delText>
        </w:r>
      </w:del>
      <w:ins w:id="1038" w:author="GoldenCorpusHarness" w:date="2026-03-28T22:23:45Z">
        <w:r>
          <w:t>S</w:t>
        </w:r>
      </w:ins>
      <w:r>
        <w:t xml:space="preserve">ite </w:t>
      </w:r>
      <w:del w:id="1039" w:author="GoldenCorpusHarness" w:date="2026-03-28T22:23:45Z">
        <w:r>
          <w:delText>s</w:delText>
        </w:r>
      </w:del>
      <w:ins w:id="1040" w:author="GoldenCorpusHarness" w:date="2026-03-28T22:23:45Z">
        <w:r>
          <w:t>S</w:t>
        </w:r>
      </w:ins>
      <w:r>
        <w:t xml:space="preserve">election </w:t>
      </w:r>
      <w:del w:id="1041" w:author="GoldenCorpusHarness" w:date="2026-03-28T22:23:45Z">
        <w:r>
          <w:delText>d</w:delText>
        </w:r>
      </w:del>
      <w:ins w:id="1042" w:author="GoldenCorpusHarness" w:date="2026-03-28T22:23:45Z">
        <w:r>
          <w:t>to R</w:t>
        </w:r>
      </w:ins>
      <w:r>
        <w:t>e</w:t>
      </w:r>
      <w:ins w:id="1043" w:author="GoldenCorpusHarness" w:date="2026-03-28T22:23:45Z">
        <w:r>
          <w:t>ach Diverse Parti</w:t>
        </w:r>
      </w:ins>
      <w:r>
        <w:t>ci</w:t>
      </w:r>
      <w:ins w:id="1044" w:author="GoldenCorpusHarness" w:date="2026-03-28T22:23:45Z">
        <w:r>
          <w:t>pant</w:t>
        </w:r>
      </w:ins>
      <w:r>
        <w:t>s</w:t>
      </w:r>
      <w:del w:id="1045" w:author="GoldenCorpusHarness" w:date="2026-03-28T22:23:45Z">
        <w:r>
          <w:delText>ions.</w:delText>
        </w:r>
      </w:del>
    </w:p>
    <w:p ns2:paraId="5AD593A3" ns2:textId="35B3E937" w:rsidR="00EF110E" w:rsidRPr="00550EF6" w:rsidRDefault="000C5EFF" w:rsidP="00F5030C">
      <w:pPr>
        <w:pStyle w:val="ListBullet"/>
      </w:pPr>
      <w:del w:id="1046" w:author="GoldenCorpusHarness" w:date="2026-03-28T22:23:45Z">
        <w:r>
          <w:delText>Diversity Reporting Tool:</w:delText>
        </w:r>
      </w:del>
      <w:ins w:id="1047" w:author="GoldenCorpusHarness" w:date="2026-03-28T22:23:45Z">
        <w:r>
          <w:t>Epidemiology and</w:t>
        </w:r>
      </w:ins>
      <w:r>
        <w:t xml:space="preserve"> US </w:t>
      </w:r>
      <w:del w:id="1048" w:author="GoldenCorpusHarness" w:date="2026-03-28T22:23:45Z">
        <w:r>
          <w:delText>country operations reviews the past performance of sites that enrolled diverse participants with la/mUC to inform current site selection</w:delText>
        </w:r>
      </w:del>
      <w:ins w:id="1049" w:author="GoldenCorpusHarness" w:date="2026-03-28T22:23:45Z">
        <w:r>
          <w:t>population data were used to assist with identifying and selecting investigative sites with access to a patient population that will foster study population diversity</w:t>
        </w:r>
      </w:ins>
      <w:r>
        <w:t xml:space="preserve">. The </w:t>
      </w:r>
      <w:del w:id="1050" w:author="GoldenCorpusHarness" w:date="2026-03-28T22:23:45Z">
        <w:r>
          <w:delText xml:space="preserve">reporting tool provides the percentage of diverse participants historically enrolled in the </w:delText>
        </w:r>
      </w:del>
      <w:r>
        <w:t>Sponsor</w:t>
      </w:r>
      <w:del w:id="1051" w:author="GoldenCorpusHarness" w:date="2026-03-28T22:23:45Z">
        <w:r>
          <w:delText>’s studies,</w:delText>
        </w:r>
      </w:del>
      <w:ins w:id="1052" w:author="GoldenCorpusHarness" w:date="2026-03-28T22:23:45Z">
        <w:r>
          <w:t xml:space="preserve"> strives to ensure participant diversity in studies that reflects</w:t>
        </w:r>
      </w:ins>
      <w:r>
        <w:t xml:space="preserve"> the b</w:t>
      </w:r>
      <w:del w:id="1053" w:author="GoldenCorpusHarness" w:date="2026-03-28T22:23:45Z">
        <w:r>
          <w:delText>reakdown by race, sex, age, and ethnic demographic information, and the enrollment of diverse participants compared with the</w:delText>
        </w:r>
      </w:del>
      <w:ins w:id="1054" w:author="GoldenCorpusHarness" w:date="2026-03-28T22:23:45Z">
        <w:r>
          <w:t>urden of disease and</w:t>
        </w:r>
      </w:ins>
      <w:r>
        <w:t xml:space="preserve"> US Census </w:t>
      </w:r>
      <w:del w:id="1055" w:author="GoldenCorpusHarness" w:date="2026-03-28T22:23:45Z">
        <w:r>
          <w:delText>data for the US county where the site is located. The reporting tool is updated daily.</w:delText>
        </w:r>
      </w:del>
      <w:ins w:id="1056" w:author="GoldenCorpusHarness" w:date="2026-03-28T22:23:45Z">
        <w:r>
          <w:t>population data by using the following tools and data:</w:t>
        </w:r>
      </w:ins>
    </w:p>
    <w:p ns2:paraId="4E8DAF67" ns2:textId="15D63700" w:rsidR="00EF110E" w:rsidRPr="00550EF6" w:rsidRDefault="193F027C" w:rsidP="00F5030C">
      <w:pPr>
        <w:pStyle w:val="ListBullet"/>
      </w:pPr>
      <w:del w:id="1057" w:author="GoldenCorpusHarness" w:date="2026-03-28T22:23:45Z">
        <w:r>
          <w:delText>Deidenti</w:delText>
        </w:r>
      </w:del>
      <w:ins w:id="1058" w:author="GoldenCorpusHarness" w:date="2026-03-28T22:23:45Z">
        <w:r>
          <w:t>Site Feasibility Assessment Tool: Assesses the capability o</w:t>
        </w:r>
      </w:ins>
      <w:r>
        <w:t>f</w:t>
      </w:r>
      <w:del w:id="1059" w:author="GoldenCorpusHarness" w:date="2026-03-28T22:23:45Z">
        <w:r>
          <w:delText>ied EMR and medical claims data: Used to identi</w:delText>
        </w:r>
      </w:del>
      <w:ins w:id="1060" w:author="GoldenCorpusHarness" w:date="2026-03-28T22:23:45Z">
        <w:r>
          <w:t xml:space="preserve"> sites to enroll participants, including diverse participants at risk </w:t>
        </w:r>
      </w:ins>
      <w:r>
        <w:t>f</w:t>
      </w:r>
      <w:ins w:id="1061" w:author="GoldenCorpusHarness" w:date="2026-03-28T22:23:45Z">
        <w:r>
          <w:t>or the disease being studied, through site input and responses to diversit</w:t>
        </w:r>
      </w:ins>
      <w:r>
        <w:t xml:space="preserve">y </w:t>
      </w:r>
      <w:del w:id="1062" w:author="GoldenCorpusHarness" w:date="2026-03-28T22:23:45Z">
        <w:r>
          <w:delText xml:space="preserve">sites with a diverse population </w:delText>
        </w:r>
      </w:del>
      <w:ins w:id="1063" w:author="GoldenCorpusHarness" w:date="2026-03-28T22:23:45Z">
        <w:r>
          <w:t>pr</w:t>
        </w:r>
      </w:ins>
      <w:r>
        <w:t>of</w:t>
      </w:r>
      <w:del w:id="1064" w:author="GoldenCorpusHarness" w:date="2026-03-28T22:23:45Z">
        <w:r>
          <w:delText xml:space="preserve"> patients with la/mUC to expand the list of potential investigators through geographic mapping, ICD-10 codes, and epidemiology data</w:delText>
        </w:r>
      </w:del>
      <w:ins w:id="1065" w:author="GoldenCorpusHarness" w:date="2026-03-28T22:23:45Z">
        <w:r>
          <w:t>ile questions</w:t>
        </w:r>
      </w:ins>
      <w:r>
        <w:t xml:space="preserve"> (</w:t>
      </w:r>
      <w:del w:id="1066" w:author="GoldenCorpusHarness" w:date="2026-03-28T22:23:45Z">
        <w:r>
          <w:delText>ie, RWD sources based on zip code, etc</w:delText>
        </w:r>
      </w:del>
      <w:ins w:id="1067" w:author="GoldenCorpusHarness" w:date="2026-03-28T22:23:45Z">
        <w:r>
          <w:t>site response is optional</w:t>
        </w:r>
      </w:ins>
      <w:r>
        <w:t>).</w:t>
      </w:r>
    </w:p>
    <w:p ns2:paraId="2C8EDE6E" ns2:textId="77777777" w:rsidR="5DBB151B" w:rsidRPr="00550EF6" w:rsidRDefault="5DBB151B" w:rsidP="00F5030C">
      <w:pPr>
        <w:pStyle w:val="ListBullet"/>
      </w:pPr>
      <w:del w:id="1068" w:author="GoldenCorpusHarness" w:date="2026-03-28T22:23:45Z">
        <w:r>
          <w:delText>Engage</w:delText>
        </w:r>
      </w:del>
      <w:ins w:id="1069" w:author="GoldenCorpusHarness" w:date="2026-03-28T22:23:45Z">
        <w:r>
          <w:t>US</w:t>
        </w:r>
      </w:ins>
      <w:r>
        <w:t xml:space="preserve"> C</w:t>
      </w:r>
      <w:ins w:id="1070" w:author="GoldenCorpusHarness" w:date="2026-03-28T22:23:45Z">
        <w:r>
          <w:t>ensus Data: U</w:t>
        </w:r>
      </w:ins>
      <w:r>
        <w:t>S</w:t>
      </w:r>
      <w:del w:id="1071" w:author="GoldenCorpusHarness" w:date="2026-03-28T22:23:45Z">
        <w:r>
          <w:delText>P/SRM</w:delText>
        </w:r>
      </w:del>
      <w:r>
        <w:t xml:space="preserve"> </w:t>
      </w:r>
      <w:ins w:id="1072" w:author="GoldenCorpusHarness" w:date="2026-03-28T22:23:45Z">
        <w:r>
          <w:t>country operations may com</w:t>
        </w:r>
      </w:ins>
      <w:r>
        <w:t>par</w:t>
      </w:r>
      <w:ins w:id="1073" w:author="GoldenCorpusHarness" w:date="2026-03-28T22:23:45Z">
        <w:r>
          <w:t>e demographic informa</w:t>
        </w:r>
      </w:ins>
      <w:r>
        <w:t>t</w:t>
      </w:r>
      <w:ins w:id="1074" w:author="GoldenCorpusHarness" w:date="2026-03-28T22:23:45Z">
        <w:r>
          <w:t>io</w:t>
        </w:r>
      </w:ins>
      <w:r>
        <w:t>n</w:t>
      </w:r>
      <w:ins w:id="1075" w:author="GoldenCorpusHarness" w:date="2026-03-28T22:23:45Z">
        <w:r>
          <w:t xml:space="preserve"> of the zip codes wh</w:t>
        </w:r>
      </w:ins>
      <w:r>
        <w:t>er</w:t>
      </w:r>
      <w:ins w:id="1076" w:author="GoldenCorpusHarness" w:date="2026-03-28T22:23:45Z">
        <w:r>
          <w:t>e research</w:t>
        </w:r>
      </w:ins>
      <w:r>
        <w:t xml:space="preserve"> sites</w:t>
      </w:r>
      <w:ins w:id="1077" w:author="GoldenCorpusHarness" w:date="2026-03-28T22:23:45Z">
        <w:r>
          <w:t xml:space="preserve"> are located or recruit from to enable site selection decisions</w:t>
        </w:r>
      </w:ins>
      <w:r>
        <w:t>.</w:t>
      </w:r>
    </w:p>
    <w:p ns2:paraId="7FF7FDE5" ns2:textId="46ED97D2" w:rsidR="000C5EFF" w:rsidRPr="00550EF6" w:rsidRDefault="000C5EFF" w:rsidP="00F5030C">
      <w:pPr>
        <w:pStyle w:val="ListBullet"/>
      </w:pPr>
      <w:del w:id="1078" w:author="GoldenCorpusHarness" w:date="2026-03-28T22:23:45Z">
        <w:r>
          <w:delText>E</w:delText>
        </w:r>
      </w:del>
      <w:ins w:id="1079" w:author="GoldenCorpusHarness" w:date="2026-03-28T22:23:45Z">
        <w:r>
          <w:t>Diversity Reporti</w:t>
        </w:r>
      </w:ins>
      <w:r>
        <w:t>ng</w:t>
      </w:r>
      <w:del w:id="1080" w:author="GoldenCorpusHarness" w:date="2026-03-28T22:23:45Z">
        <w:r>
          <w:delText>age with DCOE sites and Veteran Affairs Medical Centers when considering study participation. DCOE is a Merck designation for select</w:delText>
        </w:r>
      </w:del>
      <w:ins w:id="1081" w:author="GoldenCorpusHarness" w:date="2026-03-28T22:23:45Z">
        <w:r>
          <w:t xml:space="preserve"> Tool:</w:t>
        </w:r>
      </w:ins>
      <w:r>
        <w:t xml:space="preserve"> US </w:t>
      </w:r>
      <w:del w:id="1082" w:author="GoldenCorpusHarness" w:date="2026-03-28T22:23:45Z">
        <w:r>
          <w:delText>sites (academic and comm</w:delText>
        </w:r>
      </w:del>
      <w:ins w:id="1083" w:author="GoldenCorpusHarness" w:date="2026-03-28T22:23:45Z">
        <w:r>
          <w:t>co</w:t>
        </w:r>
      </w:ins>
      <w:r>
        <w:t>un</w:t>
      </w:r>
      <w:del w:id="1084" w:author="GoldenCorpusHarness" w:date="2026-03-28T22:23:45Z">
        <w:r>
          <w:delText>it</w:delText>
        </w:r>
      </w:del>
      <w:ins w:id="1085" w:author="GoldenCorpusHarness" w:date="2026-03-28T22:23:45Z">
        <w:r>
          <w:t>tr</w:t>
        </w:r>
      </w:ins>
      <w:r>
        <w:t xml:space="preserve">y </w:t>
      </w:r>
      <w:ins w:id="1086" w:author="GoldenCorpusHarness" w:date="2026-03-28T22:23:45Z">
        <w:r>
          <w:t xml:space="preserve">operations reviews the past performance of sites that enrolled diverse participants with la/mUC to inform current site selection. The reporting tool provides the percentage of diverse participants historically enrolled in the Sponsor’s studies, the </w:t>
        </w:r>
      </w:ins>
      <w:r>
        <w:t>b</w:t>
      </w:r>
      <w:del w:id="1087" w:author="GoldenCorpusHarness" w:date="2026-03-28T22:23:45Z">
        <w:r>
          <w:delText xml:space="preserve">ased) </w:delText>
        </w:r>
      </w:del>
      <w:ins w:id="1088" w:author="GoldenCorpusHarness" w:date="2026-03-28T22:23:45Z">
        <w:r>
          <w:t>reakdo</w:t>
        </w:r>
      </w:ins>
      <w:r>
        <w:t>w</w:t>
      </w:r>
      <w:del w:id="1089" w:author="GoldenCorpusHarness" w:date="2026-03-28T22:23:45Z">
        <w:r>
          <w:delText>ith capa</w:delText>
        </w:r>
      </w:del>
      <w:ins w:id="1090" w:author="GoldenCorpusHarness" w:date="2026-03-28T22:23:45Z">
        <w:r>
          <w:t xml:space="preserve">n </w:t>
        </w:r>
      </w:ins>
      <w:r>
        <w:t>b</w:t>
      </w:r>
      <w:del w:id="1091" w:author="GoldenCorpusHarness" w:date="2026-03-28T22:23:45Z">
        <w:r>
          <w:delText>ilities to ser</w:delText>
        </w:r>
      </w:del>
      <w:ins w:id="1092" w:author="GoldenCorpusHarness" w:date="2026-03-28T22:23:45Z">
        <w:r>
          <w:t>y race, sex, age, and ethnic demographic information, and the enrollment of di</w:t>
        </w:r>
      </w:ins>
      <w:r>
        <w:t>ve</w:t>
      </w:r>
      <w:del w:id="1093" w:author="GoldenCorpusHarness" w:date="2026-03-28T22:23:45Z">
        <w:r>
          <w:delText xml:space="preserve"> and increase diverse patient pop</w:delText>
        </w:r>
      </w:del>
      <w:ins w:id="1094" w:author="GoldenCorpusHarness" w:date="2026-03-28T22:23:45Z">
        <w:r>
          <w:t>rse participants compared with the US Cens</w:t>
        </w:r>
      </w:ins>
      <w:r>
        <w:t>u</w:t>
      </w:r>
      <w:del w:id="1095" w:author="GoldenCorpusHarness" w:date="2026-03-28T22:23:45Z">
        <w:r>
          <w:delText>lations</w:delText>
        </w:r>
      </w:del>
      <w:ins w:id="1096" w:author="GoldenCorpusHarness" w:date="2026-03-28T22:23:45Z">
        <w:r>
          <w:t>s data for the US county where the site is located</w:t>
        </w:r>
      </w:ins>
      <w:r>
        <w:t>.</w:t>
      </w:r>
      <w:ins w:id="1097" w:author="GoldenCorpusHarness" w:date="2026-03-28T22:23:45Z">
        <w:r>
          <w:t xml:space="preserve"> The reporting tool is updated daily.</w:t>
        </w:r>
      </w:ins>
    </w:p>
    <w:p ns2:paraId="67D43585" ns2:textId="642BE312" w:rsidR="008F6A36" w:rsidRDefault="008F6A36" w:rsidP="00F5030C">
      <w:pPr>
        <w:pStyle w:val="ListBullet"/>
      </w:pPr>
      <w:del w:id="1098" w:author="GoldenCorpusHarness" w:date="2026-03-28T22:23:45Z">
        <w:r>
          <w:delText>I</w:delText>
        </w:r>
      </w:del>
      <w:ins w:id="1099" w:author="GoldenCorpusHarness" w:date="2026-03-28T22:23:45Z">
        <w:r>
          <w:t>Deidentified EMR and medical claims data: Used to i</w:t>
        </w:r>
      </w:ins>
      <w:r>
        <w:t xml:space="preserve">dentify </w:t>
      </w:r>
      <w:del w:id="1100" w:author="GoldenCorpusHarness" w:date="2026-03-28T22:23:45Z">
        <w:r>
          <w:delText>comm</w:delText>
        </w:r>
      </w:del>
      <w:ins w:id="1101" w:author="GoldenCorpusHarness" w:date="2026-03-28T22:23:45Z">
        <w:r>
          <w:t>sites with a diverse pop</w:t>
        </w:r>
      </w:ins>
      <w:r>
        <w:t>u</w:t>
      </w:r>
      <w:del w:id="1102" w:author="GoldenCorpusHarness" w:date="2026-03-28T22:23:45Z">
        <w:r>
          <w:delText>nity-based sites and/or safety net hospital</w:delText>
        </w:r>
      </w:del>
      <w:ins w:id="1103" w:author="GoldenCorpusHarness" w:date="2026-03-28T22:23:45Z">
        <w:r>
          <w:t>lation of patient</w:t>
        </w:r>
      </w:ins>
      <w:r>
        <w:t>s with</w:t>
      </w:r>
      <w:del w:id="1104" w:author="GoldenCorpusHarness" w:date="2026-03-28T22:23:45Z">
        <w:r>
          <w:delText xml:space="preserve"> experience treating</w:delText>
        </w:r>
      </w:del>
      <w:r>
        <w:t xml:space="preserve"> la/mUC to </w:t>
      </w:r>
      <w:del w:id="1105" w:author="GoldenCorpusHarness" w:date="2026-03-28T22:23:45Z">
        <w:r>
          <w:delText>increase accessi</w:delText>
        </w:r>
      </w:del>
      <w:ins w:id="1106" w:author="GoldenCorpusHarness" w:date="2026-03-28T22:23:45Z">
        <w:r>
          <w:t xml:space="preserve">expand the list of potential investigators through geographic mapping, ICD-10 codes, and epidemiology data (ie, RWD sources </w:t>
        </w:r>
      </w:ins>
      <w:r>
        <w:t>b</w:t>
      </w:r>
      <w:del w:id="1107" w:author="GoldenCorpusHarness" w:date="2026-03-28T22:23:45Z">
        <w:r>
          <w:delText>ility for underrepresented racial and ethnic groups</w:delText>
        </w:r>
      </w:del>
      <w:ins w:id="1108" w:author="GoldenCorpusHarness" w:date="2026-03-28T22:23:45Z">
        <w:r>
          <w:t>ased on zip code, etc)</w:t>
        </w:r>
      </w:ins>
      <w:r>
        <w:t>.</w:t>
      </w:r>
    </w:p>
    <w:p ns2:paraId="53162EEB" ns2:textId="77777777" w:rsidR="002D2AA7" w:rsidRPr="00550EF6" w:rsidRDefault="002D2AA7" w:rsidP="00F5030C">
      <w:pPr>
        <w:pStyle w:val="ListBullet"/>
      </w:pPr>
      <w:ins w:id="1109" w:author="GoldenCorpusHarness" w:date="2026-03-28T22:23:45Z">
        <w:r>
          <w:t>Engage C</w:t>
        </w:r>
      </w:ins>
      <w:r>
        <w:t>S</w:t>
      </w:r>
      <w:del w:id="1110" w:author="GoldenCorpusHarness" w:date="2026-03-28T22:23:45Z">
        <w:r>
          <w:delText>u</w:delText>
        </w:r>
      </w:del>
      <w:ins w:id="1111" w:author="GoldenCorpusHarness" w:date="2026-03-28T22:23:45Z">
        <w:r>
          <w:t xml:space="preserve">P/SRM </w:t>
        </w:r>
      </w:ins>
      <w:r>
        <w:t>p</w:t>
      </w:r>
      <w:del w:id="1112" w:author="GoldenCorpusHarness" w:date="2026-03-28T22:23:45Z">
        <w:r>
          <w:delText>po</w:delText>
        </w:r>
      </w:del>
      <w:ins w:id="1113" w:author="GoldenCorpusHarness" w:date="2026-03-28T22:23:45Z">
        <w:r>
          <w:t>a</w:t>
        </w:r>
      </w:ins>
      <w:r>
        <w:t>rt</w:t>
      </w:r>
      <w:ins w:id="1114" w:author="GoldenCorpusHarness" w:date="2026-03-28T22:23:45Z">
        <w:r>
          <w:t>ner</w:t>
        </w:r>
      </w:ins>
      <w:r>
        <w:t xml:space="preserve"> sites</w:t>
      </w:r>
      <w:del w:id="1115" w:author="GoldenCorpusHarness" w:date="2026-03-28T22:23:45Z">
        <w:r>
          <w:delText xml:space="preserve"> (with proper monitoring oversight) to identify and activate satellite sites in communities with a diverse patient population</w:delText>
        </w:r>
      </w:del>
      <w:r>
        <w:t>.</w:t>
      </w:r>
    </w:p>
    <w:p ns2:paraId="1512D407" ns2:textId="77777777" w:rsidR="00805850" w:rsidRPr="00550EF6" w:rsidRDefault="00805850" w:rsidP="00F5030C">
      <w:pPr>
        <w:pStyle w:val="ListBullet"/>
      </w:pPr>
      <w:ins w:id="1116" w:author="GoldenCorpusHarness" w:date="2026-03-28T22:23:45Z">
        <w:r>
          <w:t>Engage with D</w:t>
        </w:r>
      </w:ins>
      <w:r>
        <w:t>C</w:t>
      </w:r>
      <w:del w:id="1117" w:author="GoldenCorpusHarness" w:date="2026-03-28T22:23:45Z">
        <w:r>
          <w:delText>ontin</w:delText>
        </w:r>
      </w:del>
      <w:ins w:id="1118" w:author="GoldenCorpusHarness" w:date="2026-03-28T22:23:45Z">
        <w:r>
          <w:t>OE sites and Veteran Affairs Medical Centers when considering st</w:t>
        </w:r>
      </w:ins>
      <w:r>
        <w:t>u</w:t>
      </w:r>
      <w:del w:id="1119" w:author="GoldenCorpusHarness" w:date="2026-03-28T22:23:45Z">
        <w:r>
          <w:delText>e to identi</w:delText>
        </w:r>
      </w:del>
      <w:ins w:id="1120" w:author="GoldenCorpusHarness" w:date="2026-03-28T22:23:45Z">
        <w:r>
          <w:t xml:space="preserve">dy participation. DCOE is a Merck designation </w:t>
        </w:r>
      </w:ins>
      <w:r>
        <w:t>f</w:t>
      </w:r>
      <w:ins w:id="1121" w:author="GoldenCorpusHarness" w:date="2026-03-28T22:23:45Z">
        <w:r>
          <w:t>or select US sites (academic and communit</w:t>
        </w:r>
      </w:ins>
      <w:r>
        <w:t xml:space="preserve">y </w:t>
      </w:r>
      <w:del w:id="1122" w:author="GoldenCorpusHarness" w:date="2026-03-28T22:23:45Z">
        <w:r>
          <w:delText>ne</w:delText>
        </w:r>
      </w:del>
      <w:ins w:id="1123" w:author="GoldenCorpusHarness" w:date="2026-03-28T22:23:45Z">
        <w:r>
          <w:t xml:space="preserve">based) </w:t>
        </w:r>
      </w:ins>
      <w:r>
        <w:t>w</w:t>
      </w:r>
      <w:del w:id="1124" w:author="GoldenCorpusHarness" w:date="2026-03-28T22:23:45Z">
        <w:r>
          <w:delText xml:space="preserve"> sites </w:delText>
        </w:r>
      </w:del>
      <w:ins w:id="1125" w:author="GoldenCorpusHarness" w:date="2026-03-28T22:23:45Z">
        <w:r>
          <w:t>i</w:t>
        </w:r>
      </w:ins>
      <w:r>
        <w:t>th</w:t>
      </w:r>
      <w:del w:id="1126" w:author="GoldenCorpusHarness" w:date="2026-03-28T22:23:45Z">
        <w:r>
          <w:delText>at ha</w:delText>
        </w:r>
      </w:del>
      <w:ins w:id="1127" w:author="GoldenCorpusHarness" w:date="2026-03-28T22:23:45Z">
        <w:r>
          <w:t xml:space="preserve"> capabilities to ser</w:t>
        </w:r>
      </w:ins>
      <w:r>
        <w:t>ve a</w:t>
      </w:r>
      <w:del w:id="1128" w:author="GoldenCorpusHarness" w:date="2026-03-28T22:23:45Z">
        <w:r>
          <w:delText>ccess to both</w:delText>
        </w:r>
      </w:del>
      <w:ins w:id="1129" w:author="GoldenCorpusHarness" w:date="2026-03-28T22:23:45Z">
        <w:r>
          <w:t>nd increase</w:t>
        </w:r>
      </w:ins>
      <w:r>
        <w:t xml:space="preserve"> diverse </w:t>
      </w:r>
      <w:del w:id="1130" w:author="GoldenCorpusHarness" w:date="2026-03-28T22:23:45Z">
        <w:r>
          <w:delText>investigators and diverse patient</w:delText>
        </w:r>
      </w:del>
      <w:ins w:id="1131" w:author="GoldenCorpusHarness" w:date="2026-03-28T22:23:45Z">
        <w:r>
          <w:t>patient population</w:t>
        </w:r>
      </w:ins>
      <w:r>
        <w:t>s.</w:t>
      </w:r>
    </w:p>
    <w:p ns2:paraId="0E5CBE2D" ns2:textId="77777777" w:rsidR="00EF110E" w:rsidRPr="00A60BEC" w:rsidRDefault="00EF110E" w:rsidP="00071ED1">
      <w:pPr>
        <w:pStyle w:val="ListEnd"/>
        <w:jc w:val="both"/>
      </w:pPr>
      <w:ins w:id="1132" w:author="GoldenCorpusHarness" w:date="2026-03-28T22:23:45Z">
        <w:r>
          <w:t>Identify community-based sites and/or safety net hospitals with experience treating la/mUC to increase accessibility for underrepresented racial and ethnic groups.</w:t>
        </w:r>
      </w:ins>
    </w:p>
    <w:p ns2:paraId="16F88F94" ns2:textId="134C9E58" w:rsidR="00EF110E" w:rsidRPr="00DA644C" w:rsidRDefault="00AC24D8" w:rsidP="003D54C3">
      <w:pPr>
        <w:pStyle w:val="Paragraph"/>
      </w:pPr>
      <w:del w:id="1133" w:author="GoldenCorpusHarness" w:date="2026-03-28T22:23:45Z">
        <w:r>
          <w:delText>The eval</w:delText>
        </w:r>
      </w:del>
      <w:ins w:id="1134" w:author="GoldenCorpusHarness" w:date="2026-03-28T22:23:45Z">
        <w:r>
          <w:t>S</w:t>
        </w:r>
      </w:ins>
      <w:r>
        <w:t>u</w:t>
      </w:r>
      <w:del w:id="1135" w:author="GoldenCorpusHarness" w:date="2026-03-28T22:23:45Z">
        <w:r>
          <w:delText>ation and selection of a</w:delText>
        </w:r>
      </w:del>
      <w:r>
        <w:t>pp</w:t>
      </w:r>
      <w:ins w:id="1136" w:author="GoldenCorpusHarness" w:date="2026-03-28T22:23:45Z">
        <w:r>
          <w:t>o</w:t>
        </w:r>
      </w:ins>
      <w:r>
        <w:t>r</w:t>
      </w:r>
      <w:del w:id="1137" w:author="GoldenCorpusHarness" w:date="2026-03-28T22:23:45Z">
        <w:r>
          <w:delText>opria</w:delText>
        </w:r>
      </w:del>
      <w:r>
        <w:t>t</w:t>
      </w:r>
      <w:del w:id="1138" w:author="GoldenCorpusHarness" w:date="2026-03-28T22:23:45Z">
        <w:r>
          <w:delText>e study</w:delText>
        </w:r>
      </w:del>
      <w:r>
        <w:t xml:space="preserve"> sites </w:t>
      </w:r>
      <w:ins w:id="1139" w:author="GoldenCorpusHarness" w:date="2026-03-28T22:23:45Z">
        <w:r>
          <w:t>(</w:t>
        </w:r>
      </w:ins>
      <w:r>
        <w:t>wi</w:t>
      </w:r>
      <w:del w:id="1140" w:author="GoldenCorpusHarness" w:date="2026-03-28T22:23:45Z">
        <w:r>
          <w:delText>ll</w:delText>
        </w:r>
      </w:del>
      <w:ins w:id="1141" w:author="GoldenCorpusHarness" w:date="2026-03-28T22:23:45Z">
        <w:r>
          <w:t>th</w:t>
        </w:r>
      </w:ins>
      <w:r>
        <w:t xml:space="preserve"> </w:t>
      </w:r>
      <w:del w:id="1142" w:author="GoldenCorpusHarness" w:date="2026-03-28T22:23:45Z">
        <w:r>
          <w:delText>c</w:delText>
        </w:r>
      </w:del>
      <w:ins w:id="1143" w:author="GoldenCorpusHarness" w:date="2026-03-28T22:23:45Z">
        <w:r>
          <w:t>proper m</w:t>
        </w:r>
      </w:ins>
      <w:r>
        <w:t>on</w:t>
      </w:r>
      <w:ins w:id="1144" w:author="GoldenCorpusHarness" w:date="2026-03-28T22:23:45Z">
        <w:r>
          <w:t>itoring over</w:t>
        </w:r>
      </w:ins>
      <w:r>
        <w:t>s</w:t>
      </w:r>
      <w:ins w:id="1145" w:author="GoldenCorpusHarness" w:date="2026-03-28T22:23:45Z">
        <w:r>
          <w:t xml:space="preserve">ight) to </w:t>
        </w:r>
      </w:ins>
      <w:r>
        <w:t>ide</w:t>
      </w:r>
      <w:del w:id="1146" w:author="GoldenCorpusHarness" w:date="2026-03-28T22:23:45Z">
        <w:r>
          <w:delText>r</w:delText>
        </w:r>
      </w:del>
      <w:ins w:id="1147" w:author="GoldenCorpusHarness" w:date="2026-03-28T22:23:45Z">
        <w:r>
          <w:t>ntify</w:t>
        </w:r>
      </w:ins>
      <w:r>
        <w:t xml:space="preserve"> </w:t>
      </w:r>
      <w:ins w:id="1148" w:author="GoldenCorpusHarness" w:date="2026-03-28T22:23:45Z">
        <w:r>
          <w:t>and ac</w:t>
        </w:r>
      </w:ins>
      <w:r>
        <w:t>t</w:t>
      </w:r>
      <w:del w:id="1149" w:author="GoldenCorpusHarness" w:date="2026-03-28T22:23:45Z">
        <w:r>
          <w:delText>h</w:delText>
        </w:r>
      </w:del>
      <w:ins w:id="1150" w:author="GoldenCorpusHarness" w:date="2026-03-28T22:23:45Z">
        <w:r>
          <w:t>ivate satellit</w:t>
        </w:r>
      </w:ins>
      <w:r>
        <w:t>e site</w:t>
      </w:r>
      <w:del w:id="1151" w:author="GoldenCorpusHarness" w:date="2026-03-28T22:23:45Z">
        <w:r>
          <w:delText>’</w:delText>
        </w:r>
      </w:del>
      <w:r>
        <w:t xml:space="preserve">s </w:t>
      </w:r>
      <w:del w:id="1152" w:author="GoldenCorpusHarness" w:date="2026-03-28T22:23:45Z">
        <w:r>
          <w:delText>a</w:delText>
        </w:r>
      </w:del>
      <w:ins w:id="1153" w:author="GoldenCorpusHarness" w:date="2026-03-28T22:23:45Z">
        <w:r>
          <w:t xml:space="preserve">in </w:t>
        </w:r>
      </w:ins>
      <w:r>
        <w:t>c</w:t>
      </w:r>
      <w:del w:id="1154" w:author="GoldenCorpusHarness" w:date="2026-03-28T22:23:45Z">
        <w:r>
          <w:delText>c</w:delText>
        </w:r>
      </w:del>
      <w:ins w:id="1155" w:author="GoldenCorpusHarness" w:date="2026-03-28T22:23:45Z">
        <w:r>
          <w:t>ommuniti</w:t>
        </w:r>
      </w:ins>
      <w:r>
        <w:t>es</w:t>
      </w:r>
      <w:del w:id="1156" w:author="GoldenCorpusHarness" w:date="2026-03-28T22:23:45Z">
        <w:r>
          <w:delText>s</w:delText>
        </w:r>
      </w:del>
      <w:ins w:id="1157" w:author="GoldenCorpusHarness" w:date="2026-03-28T22:23:45Z">
        <w:r>
          <w:t xml:space="preserve"> with</w:t>
        </w:r>
      </w:ins>
      <w:r>
        <w:t xml:space="preserve"> a</w:t>
      </w:r>
      <w:del w:id="1158" w:author="GoldenCorpusHarness" w:date="2026-03-28T22:23:45Z">
        <w:r>
          <w:delText>nd ability to enroll</w:delText>
        </w:r>
      </w:del>
      <w:r>
        <w:t xml:space="preserve"> diverse pa</w:t>
      </w:r>
      <w:del w:id="1159" w:author="GoldenCorpusHarness" w:date="2026-03-28T22:23:45Z">
        <w:r>
          <w:delText>rticipants and medical and operational capabili</w:delText>
        </w:r>
      </w:del>
      <w:r>
        <w:t>tie</w:t>
      </w:r>
      <w:del w:id="1160" w:author="GoldenCorpusHarness" w:date="2026-03-28T22:23:45Z">
        <w:r>
          <w:delText>s to enroll participa</w:delText>
        </w:r>
      </w:del>
      <w:r>
        <w:t>nt</w:t>
      </w:r>
      <w:del w:id="1161" w:author="GoldenCorpusHarness" w:date="2026-03-28T22:23:45Z">
        <w:r>
          <w:delText>s. In addition, the Sponsor will prioritize selecting HCPs and community practices with a large underrepresented racial and ethnic</w:delText>
        </w:r>
      </w:del>
      <w:r>
        <w:t xml:space="preserve"> population</w:t>
      </w:r>
      <w:del w:id="1162" w:author="GoldenCorpusHarness" w:date="2026-03-28T22:23:45Z">
        <w:r>
          <w:delText xml:space="preserve"> to help overcome barriers due to geographic location, gender, socioeconomic status, language, or culture</w:delText>
        </w:r>
      </w:del>
      <w:r>
        <w:t>.</w:t>
      </w:r>
      <w:del w:id="1163" w:author="GoldenCorpusHarness" w:date="2026-03-28T22:23:45Z">
        <w:r>
          <w:delText xml:space="preserve"> Historical performance to enroll and the delivery of quality data in previous Sponsor studies will also be considered during site selection.</w:delText>
        </w:r>
      </w:del>
    </w:p>
    <w:p ns2:paraId="58A8E254" ns2:textId="7E109DA1" w:rsidR="00EF110E" w:rsidRPr="000E56FA" w:rsidRDefault="00EF110E" w:rsidP="003D54C3">
      <w:pPr>
        <w:pStyle w:val="Paragraph"/>
      </w:pPr>
      <w:del w:id="1164" w:author="GoldenCorpusHarness" w:date="2026-03-28T22:23:45Z">
        <w:r>
          <w:delText>The Sp</w:delText>
        </w:r>
      </w:del>
      <w:ins w:id="1165" w:author="GoldenCorpusHarness" w:date="2026-03-28T22:23:45Z">
        <w:r>
          <w:t>C</w:t>
        </w:r>
      </w:ins>
      <w:r>
        <w:t>on</w:t>
      </w:r>
      <w:del w:id="1166" w:author="GoldenCorpusHarness" w:date="2026-03-28T22:23:45Z">
        <w:r>
          <w:delText>sor’s comm</w:delText>
        </w:r>
      </w:del>
      <w:ins w:id="1167" w:author="GoldenCorpusHarness" w:date="2026-03-28T22:23:45Z">
        <w:r>
          <w:t>t</w:t>
        </w:r>
      </w:ins>
      <w:r>
        <w:t>i</w:t>
      </w:r>
      <w:del w:id="1168" w:author="GoldenCorpusHarness" w:date="2026-03-28T22:23:45Z">
        <w:r>
          <w:delText>tm</w:delText>
        </w:r>
      </w:del>
      <w:ins w:id="1169" w:author="GoldenCorpusHarness" w:date="2026-03-28T22:23:45Z">
        <w:r>
          <w:t>nu</w:t>
        </w:r>
      </w:ins>
      <w:r>
        <w:t>e</w:t>
      </w:r>
      <w:del w:id="1170" w:author="GoldenCorpusHarness" w:date="2026-03-28T22:23:45Z">
        <w:r>
          <w:delText>nt</w:delText>
        </w:r>
      </w:del>
      <w:r>
        <w:t xml:space="preserve"> to </w:t>
      </w:r>
      <w:ins w:id="1171" w:author="GoldenCorpusHarness" w:date="2026-03-28T22:23:45Z">
        <w:r>
          <w:t>id</w:t>
        </w:r>
      </w:ins>
      <w:r>
        <w:t>en</w:t>
      </w:r>
      <w:del w:id="1172" w:author="GoldenCorpusHarness" w:date="2026-03-28T22:23:45Z">
        <w:r>
          <w:delText>roll</w:delText>
        </w:r>
      </w:del>
      <w:ins w:id="1173" w:author="GoldenCorpusHarness" w:date="2026-03-28T22:23:45Z">
        <w:r>
          <w:t>t</w:t>
        </w:r>
      </w:ins>
      <w:r>
        <w:t>i</w:t>
      </w:r>
      <w:ins w:id="1174" w:author="GoldenCorpusHarness" w:date="2026-03-28T22:23:45Z">
        <w:r>
          <w:t xml:space="preserve">fy </w:t>
        </w:r>
      </w:ins>
      <w:r>
        <w:t>n</w:t>
      </w:r>
      <w:del w:id="1175" w:author="GoldenCorpusHarness" w:date="2026-03-28T22:23:45Z">
        <w:r>
          <w:delText>g</w:delText>
        </w:r>
      </w:del>
      <w:ins w:id="1176" w:author="GoldenCorpusHarness" w:date="2026-03-28T22:23:45Z">
        <w:r>
          <w:t>ew sites that have</w:t>
        </w:r>
      </w:ins>
      <w:r>
        <w:t xml:space="preserve"> a</w:t>
      </w:r>
      <w:ins w:id="1177" w:author="GoldenCorpusHarness" w:date="2026-03-28T22:23:45Z">
        <w:r>
          <w:t>ccess to both</w:t>
        </w:r>
      </w:ins>
      <w:r>
        <w:t xml:space="preserve"> diverse</w:t>
      </w:r>
      <w:del w:id="1178" w:author="GoldenCorpusHarness" w:date="2026-03-28T22:23:45Z">
        <w:r>
          <w:delText xml:space="preserve"> participant population will be reinforced throughout the study, and</w:delText>
        </w:r>
      </w:del>
      <w:r>
        <w:t xml:space="preserve"> investigators </w:t>
      </w:r>
      <w:del w:id="1179" w:author="GoldenCorpusHarness" w:date="2026-03-28T22:23:45Z">
        <w:r>
          <w:delText>will be encouraged to participate in the Sponsor’s diversity initiatives as outlined in [Sec. 4.2] of this Diversity Pl</w:delText>
        </w:r>
      </w:del>
      <w:r>
        <w:t>an</w:t>
      </w:r>
      <w:del w:id="1180" w:author="GoldenCorpusHarness" w:date="2026-03-28T22:23:45Z">
        <w:r>
          <w:delText>. The importance of enrolling a</w:delText>
        </w:r>
      </w:del>
      <w:ins w:id="1181" w:author="GoldenCorpusHarness" w:date="2026-03-28T22:23:45Z">
        <w:r>
          <w:t>d</w:t>
        </w:r>
      </w:ins>
      <w:r>
        <w:t xml:space="preserve"> diverse pa</w:t>
      </w:r>
      <w:del w:id="1182" w:author="GoldenCorpusHarness" w:date="2026-03-28T22:23:45Z">
        <w:r>
          <w:delText>r</w:delText>
        </w:r>
      </w:del>
      <w:r>
        <w:t>ti</w:t>
      </w:r>
      <w:del w:id="1183" w:author="GoldenCorpusHarness" w:date="2026-03-28T22:23:45Z">
        <w:r>
          <w:delText>cipant population will b</w:delText>
        </w:r>
      </w:del>
      <w:r>
        <w:t>e</w:t>
      </w:r>
      <w:del w:id="1184" w:author="GoldenCorpusHarness" w:date="2026-03-28T22:23:45Z">
        <w:r>
          <w:delText xml:space="preserve"> discussed before final site selection with participating investigators. At the investigator’s meeting and subsequent investigator interactions, CRAs will meet with site staff to review their diversity strategy and provide tools to support the identification, recruitment, and retention of diverse participa</w:delText>
        </w:r>
      </w:del>
      <w:r>
        <w:t>nts.</w:t>
      </w:r>
    </w:p>
    <w:p ns2:paraId="61FF87E1" ns2:textId="21B5C6CE" w:rsidR="008C5377" w:rsidRPr="00056228" w:rsidRDefault="008C5377" w:rsidP="00F5030C">
      <w:pPr>
        <w:pStyle w:val="Heading2"/>
      </w:pPr>
      <w:del w:id="1185" w:author="GoldenCorpusHarness" w:date="2026-03-28T22:23:45Z">
        <w:r>
          <w:delText>Implement Activities Focused on Diverse Clinical Study Enrollment</w:delText>
        </w:r>
      </w:del>
    </w:p>
    <w:p ns2:paraId="18C31CD1" ns2:textId="1B607B1E" w:rsidR="008C5377" w:rsidRPr="00DA644C" w:rsidRDefault="00DF190F" w:rsidP="00537B3A">
      <w:pPr>
        <w:pStyle w:val="Paragraph"/>
      </w:pPr>
      <w:ins w:id="1186" w:author="GoldenCorpusHarness" w:date="2026-03-28T22:23:45Z">
        <w:r>
          <w:t xml:space="preserve">The evaluation and selection of appropriate study sites will consider the site’s access and ability to enroll diverse participants and medical and operational capabilities to enroll participants. In addition, the </w:t>
        </w:r>
      </w:ins>
      <w:r>
        <w:t>S</w:t>
      </w:r>
      <w:del w:id="1187" w:author="GoldenCorpusHarness" w:date="2026-03-28T22:23:45Z">
        <w:r>
          <w:delText>trategies to enroll and retain a di</w:delText>
        </w:r>
      </w:del>
      <w:ins w:id="1188" w:author="GoldenCorpusHarness" w:date="2026-03-28T22:23:45Z">
        <w:r>
          <w:t>ponsor will prioritize selecting HCPs and community practices with a large underrepresented racial and ethnic population to help o</w:t>
        </w:r>
      </w:ins>
      <w:r>
        <w:t>ver</w:t>
      </w:r>
      <w:del w:id="1189" w:author="GoldenCorpusHarness" w:date="2026-03-28T22:23:45Z">
        <w:r>
          <w:delText>se participant population representat</w:delText>
        </w:r>
      </w:del>
      <w:ins w:id="1190" w:author="GoldenCorpusHarness" w:date="2026-03-28T22:23:45Z">
        <w:r>
          <w:t>come barriers due to geographic location, gender, socioeconomic status, language, or culture. Historical performance to enroll and the del</w:t>
        </w:r>
      </w:ins>
      <w:r>
        <w:t>ive</w:t>
      </w:r>
      <w:ins w:id="1191" w:author="GoldenCorpusHarness" w:date="2026-03-28T22:23:45Z">
        <w:r>
          <w:t>ry</w:t>
        </w:r>
      </w:ins>
      <w:r>
        <w:t xml:space="preserve"> of </w:t>
      </w:r>
      <w:del w:id="1192" w:author="GoldenCorpusHarness" w:date="2026-03-28T22:23:45Z">
        <w:r>
          <w:delText>the patients</w:delText>
        </w:r>
      </w:del>
      <w:ins w:id="1193" w:author="GoldenCorpusHarness" w:date="2026-03-28T22:23:45Z">
        <w:r>
          <w:t>quality data in previous Sponsor studies will also</w:t>
        </w:r>
      </w:ins>
      <w:r>
        <w:t xml:space="preserve"> be</w:t>
      </w:r>
      <w:del w:id="1194" w:author="GoldenCorpusHarness" w:date="2026-03-28T22:23:45Z">
        <w:r>
          <w:delText>aring the burden of disease must consider the various barriers to participating in clinical studies related to race, ethnicity, age, sex, and gender identity</w:delText>
        </w:r>
      </w:del>
      <w:ins w:id="1195" w:author="GoldenCorpusHarness" w:date="2026-03-28T22:23:45Z">
        <w:r>
          <w:t xml:space="preserve"> considered during site selection</w:t>
        </w:r>
      </w:ins>
      <w:r>
        <w:t>.</w:t>
      </w:r>
      <w:del w:id="1196" w:author="GoldenCorpusHarness" w:date="2026-03-28T22:23:45Z">
        <w:r>
          <w:delText xml:space="preserve"> The planned strategies to reach diverse populations for sacituzumab tirumotecan studies are outlined in [Table 3] below. Additional initiatives will be considered to mitigate unforeseen challenges throughout the life of the program.</w:delText>
        </w:r>
      </w:del>
    </w:p>
    <w:p ns2:paraId="10353F57" ns2:textId="77777777" w:rsidR="00E6193F" w:rsidRPr="00DA644C" w:rsidRDefault="00E6193F" w:rsidP="00537B3A">
      <w:pPr>
        <w:pStyle w:val="Paragraph"/>
        <w:sectPr w:rsidR="00E6193F" w:rsidRPr="00DA644C" w:rsidSect="00F5030C">
          <w:pgSz w:w="12240" w:h="15840"/>
          <w:pgMar w:top="1440" w:right="1440" w:bottom="1440" w:left="1800" w:header="720" w:footer="720" w:gutter="0"/>
          <w:cols w:space="720"/>
          <w:docGrid w:linePitch="360"/>
        </w:sectPr>
      </w:pPr>
      <w:ins w:id="1197" w:author="GoldenCorpusHarness" w:date="2026-03-28T22:23:45Z">
        <w:r>
          <w:t>The Sponsor’s commitment to enrolling a diverse participant population will be reinforced throughout the study, and investigators will be encouraged to participate in the Sponsor’s diversity initiatives as outlined in [Sec. 4.2] of this Diversity Plan. The importance of enrolling a diverse participant population will be discussed before final site selection with participating investigators. At the investigator’s meeting and subsequent investigator interactions, CRAs will meet with site staff to review their diversity strategy and provide tools to support the identification, recruitment, and retention of diverse participants.</w:t>
        </w:r>
      </w:ins>
    </w:p>
    <w:p ns2:paraId="184B71A2" ns2:textId="53BC0915" w:rsidR="00866D0E" w:rsidRPr="007F5B99" w:rsidRDefault="00866D0E" w:rsidP="007F5B99">
      <w:pPr>
        <w:pStyle w:val="Caption"/>
      </w:pPr>
      <w:del w:id="1198" w:author="GoldenCorpusHarness" w:date="2026-03-28T22:23:45Z">
        <w:r>
          <w:delText>Tab</w:delText>
        </w:r>
      </w:del>
      <w:ins w:id="1199" w:author="GoldenCorpusHarness" w:date="2026-03-28T22:23:45Z">
        <w:r>
          <w:t>Imp</w:t>
        </w:r>
      </w:ins>
      <w:r>
        <w:t>le</w:t>
      </w:r>
      <w:del w:id="1200" w:author="GoldenCorpusHarness" w:date="2026-03-28T22:23:45Z">
        <w:r>
          <w:delText xml:space="preserve"> 3S</w:delText>
        </w:r>
      </w:del>
      <w:ins w:id="1201" w:author="GoldenCorpusHarness" w:date="2026-03-28T22:23:45Z">
        <w:r>
          <w:t>men</w:t>
        </w:r>
      </w:ins>
      <w:r>
        <w:t>t</w:t>
      </w:r>
      <w:del w:id="1202" w:author="GoldenCorpusHarness" w:date="2026-03-28T22:23:45Z">
        <w:r>
          <w:delText>ra</w:delText>
        </w:r>
      </w:del>
      <w:ins w:id="1203" w:author="GoldenCorpusHarness" w:date="2026-03-28T22:23:45Z">
        <w:r>
          <w:t xml:space="preserve"> Ac</w:t>
        </w:r>
      </w:ins>
      <w:r>
        <w:t>t</w:t>
      </w:r>
      <w:del w:id="1204" w:author="GoldenCorpusHarness" w:date="2026-03-28T22:23:45Z">
        <w:r>
          <w:delText>eg</w:delText>
        </w:r>
      </w:del>
      <w:ins w:id="1205" w:author="GoldenCorpusHarness" w:date="2026-03-28T22:23:45Z">
        <w:r>
          <w:t>ivit</w:t>
        </w:r>
      </w:ins>
      <w:r>
        <w:t xml:space="preserve">ies </w:t>
      </w:r>
      <w:del w:id="1206" w:author="GoldenCorpusHarness" w:date="2026-03-28T22:23:45Z">
        <w:r>
          <w:delText>t</w:delText>
        </w:r>
      </w:del>
      <w:ins w:id="1207" w:author="GoldenCorpusHarness" w:date="2026-03-28T22:23:45Z">
        <w:r>
          <w:t>F</w:t>
        </w:r>
      </w:ins>
      <w:r>
        <w:t>o</w:t>
      </w:r>
      <w:del w:id="1208" w:author="GoldenCorpusHarness" w:date="2026-03-28T22:23:45Z">
        <w:r>
          <w:delText xml:space="preserve"> Enroll an</w:delText>
        </w:r>
      </w:del>
      <w:ins w:id="1209" w:author="GoldenCorpusHarness" w:date="2026-03-28T22:23:45Z">
        <w:r>
          <w:t>cuse</w:t>
        </w:r>
      </w:ins>
      <w:r>
        <w:t xml:space="preserve">d </w:t>
      </w:r>
      <w:del w:id="1210" w:author="GoldenCorpusHarness" w:date="2026-03-28T22:23:45Z">
        <w:r>
          <w:delText>Retai</w:delText>
        </w:r>
      </w:del>
      <w:ins w:id="1211" w:author="GoldenCorpusHarness" w:date="2026-03-28T22:23:45Z">
        <w:r>
          <w:t>o</w:t>
        </w:r>
      </w:ins>
      <w:r>
        <w:t>n</w:t>
      </w:r>
      <w:del w:id="1212" w:author="GoldenCorpusHarness" w:date="2026-03-28T22:23:45Z">
        <w:r>
          <w:delText xml:space="preserve"> a</w:delText>
        </w:r>
      </w:del>
      <w:r>
        <w:t xml:space="preserve"> Diverse </w:t>
      </w:r>
      <w:del w:id="1213" w:author="GoldenCorpusHarness" w:date="2026-03-28T22:23:45Z">
        <w:r>
          <w:delText>Part</w:delText>
        </w:r>
      </w:del>
      <w:ins w:id="1214" w:author="GoldenCorpusHarness" w:date="2026-03-28T22:23:45Z">
        <w:r>
          <w:t>Clin</w:t>
        </w:r>
      </w:ins>
      <w:r>
        <w:t>ic</w:t>
      </w:r>
      <w:del w:id="1215" w:author="GoldenCorpusHarness" w:date="2026-03-28T22:23:45Z">
        <w:r>
          <w:delText>ip</w:delText>
        </w:r>
      </w:del>
      <w:r>
        <w:t>a</w:t>
      </w:r>
      <w:ins w:id="1216" w:author="GoldenCorpusHarness" w:date="2026-03-28T22:23:45Z">
        <w:r>
          <w:t>l Study Enrollme</w:t>
        </w:r>
      </w:ins>
      <w:r>
        <w:t>nt</w:t>
      </w:r>
      <w:del w:id="1217" w:author="GoldenCorpusHarness" w:date="2026-03-28T22:23:45Z">
        <w:r>
          <w:delText xml:space="preserve"> Population</w:delText>
        </w:r>
      </w:del>
    </w:p>
    <w:tbl>
      <w:tblPr>
        <w:tblStyle w:val="TableGrid"/>
        <w:tblW w:w="0" w:type="auto"/>
        <w:tblLook w:val="04A0" w:firstRow="1" w:lastRow="0" w:firstColumn="1" w:lastColumn="0" w:noHBand="0" w:noVBand="1"/>
      </w:tblPr>
      <w:tblGrid>
        <w:gridCol w:w="2802"/>
        <w:gridCol w:w="10148"/>
      </w:tblGrid>
      <w:tr w:rsidR="00866D0E" w:rsidRPr="00866D0E" ns2:paraId="54F33B34" ns2:textId="77777777" w:rsidTr="00132A37">
        <w:trPr>
          <w:cantSplit/>
          <w:tblHeader/>
        </w:trPr>
        <w:tc>
          <w:tcPr>
            <w:tcW w:w="0" w:type="auto"/>
          </w:tcPr>
          <w:p ns2:paraId="7A76B976" ns2:textId="77777777" w:rsidR="00866D0E" w:rsidRPr="00866D0E" w:rsidRDefault="00866D0E" w:rsidP="00866D0E">
            <w:pPr>
              <w:pStyle w:val="TableLeft"/>
              <w:rPr>
                <w:b/>
                <w:bCs w:val="0"/>
                <w:sz w:val="20"/>
                <w:szCs w:val="20"/>
              </w:rPr>
            </w:pPr>
            <w:r w:rsidRPr="00866D0E">
              <w:rPr>
                <w:b/>
                <w:bCs w:val="0"/>
                <w:sz w:val="20"/>
                <w:szCs w:val="20"/>
              </w:rPr>
              <w:t>Barriers to Enrolling Diverse Participants</w:t>
            </w:r>
          </w:p>
        </w:tc>
        <w:tc>
          <w:tcPr>
            <w:tcW w:w="0" w:type="auto"/>
          </w:tcPr>
          <w:p ns2:paraId="37B5CFD7" ns2:textId="77777777" w:rsidR="00866D0E" w:rsidRPr="00866D0E" w:rsidRDefault="00866D0E" w:rsidP="00866D0E">
            <w:pPr>
              <w:pStyle w:val="TableLeft"/>
              <w:rPr>
                <w:b/>
                <w:bCs w:val="0"/>
                <w:sz w:val="20"/>
                <w:szCs w:val="20"/>
              </w:rPr>
            </w:pPr>
            <w:r w:rsidRPr="00866D0E">
              <w:rPr>
                <w:b/>
                <w:bCs w:val="0"/>
                <w:sz w:val="20"/>
                <w:szCs w:val="20"/>
              </w:rPr>
              <w:t>Activity to Promote Diverse Enrollment</w:t>
            </w:r>
          </w:p>
        </w:tc>
      </w:tr>
      <w:tr w:rsidR="00866D0E" w:rsidRPr="00866D0E" ns2:paraId="0B7FE9F8" ns2:textId="77777777" w:rsidTr="00132A37">
        <w:trPr>
          <w:cantSplit/>
          <w:trHeight w:val="413"/>
        </w:trPr>
        <w:tc>
          <w:tcPr>
            <w:tcW w:w="0" w:type="auto"/>
            <w:vMerge w:val="restart"/>
            <w:vAlign w:val="center"/>
          </w:tcPr>
          <w:p ns2:paraId="12331A67" ns2:textId="502654A0" w:rsidR="00866D0E" w:rsidRPr="00866D0E" w:rsidRDefault="00866D0E" w:rsidP="00866D0E">
            <w:pPr>
              <w:pStyle w:val="TableLeft"/>
              <w:rPr>
                <w:sz w:val="20"/>
                <w:szCs w:val="20"/>
              </w:rPr>
            </w:pPr>
            <w:r w:rsidRPr="00866D0E">
              <w:rPr>
                <w:sz w:val="20"/>
                <w:szCs w:val="20"/>
              </w:rPr>
              <w:t>Participant Financial, Logistical Burdens and Site Resources Limitations</w:t>
            </w:r>
          </w:p>
        </w:tc>
        <w:tc>
          <w:tcPr>
            <w:tcW w:w="0" w:type="auto"/>
          </w:tcPr>
          <w:p ns2:paraId="4D889318" ns2:textId="19CBDDB0" w:rsidR="00866D0E" w:rsidRPr="00866D0E" w:rsidRDefault="00866D0E" w:rsidP="00866D0E">
            <w:pPr>
              <w:pStyle w:val="TableLeft"/>
              <w:rPr>
                <w:sz w:val="20"/>
                <w:szCs w:val="20"/>
              </w:rPr>
            </w:pPr>
            <w:r w:rsidRPr="00866D0E">
              <w:rPr>
                <w:sz w:val="20"/>
                <w:szCs w:val="20"/>
              </w:rPr>
              <w:t>Partner with vendors to provide augmentation services to sites</w:t>
            </w:r>
            <w:r w:rsidR="000220CD">
              <w:rPr>
                <w:sz w:val="20"/>
                <w:szCs w:val="20"/>
              </w:rPr>
              <w:t>,</w:t>
            </w:r>
            <w:r w:rsidRPr="00866D0E">
              <w:rPr>
                <w:sz w:val="20"/>
                <w:szCs w:val="20"/>
              </w:rPr>
              <w:t xml:space="preserve"> if needed</w:t>
            </w:r>
            <w:r w:rsidR="000220CD">
              <w:rPr>
                <w:sz w:val="20"/>
                <w:szCs w:val="20"/>
              </w:rPr>
              <w:t>,</w:t>
            </w:r>
            <w:r w:rsidRPr="00866D0E">
              <w:rPr>
                <w:sz w:val="20"/>
                <w:szCs w:val="20"/>
              </w:rPr>
              <w:t xml:space="preserve"> to assist with study-related activities (</w:t>
            </w:r>
            <w:proofErr w:type="spellStart"/>
            <w:r w:rsidRPr="00866D0E">
              <w:rPr>
                <w:sz w:val="20"/>
                <w:szCs w:val="20"/>
              </w:rPr>
              <w:t>eg</w:t>
            </w:r>
            <w:proofErr w:type="spellEnd"/>
            <w:r w:rsidRPr="00866D0E">
              <w:rPr>
                <w:sz w:val="20"/>
                <w:szCs w:val="20"/>
              </w:rPr>
              <w:t>, data entry support, patient or research navigators</w:t>
            </w:r>
            <w:r w:rsidR="00336774">
              <w:rPr>
                <w:sz w:val="20"/>
                <w:szCs w:val="20"/>
              </w:rPr>
              <w:t>,</w:t>
            </w:r>
            <w:r w:rsidRPr="00866D0E">
              <w:rPr>
                <w:sz w:val="20"/>
                <w:szCs w:val="20"/>
              </w:rPr>
              <w:t xml:space="preserve"> additional staff for administrative support</w:t>
            </w:r>
            <w:r w:rsidR="00336774">
              <w:rPr>
                <w:sz w:val="20"/>
                <w:szCs w:val="20"/>
              </w:rPr>
              <w:t>,</w:t>
            </w:r>
            <w:r w:rsidRPr="00866D0E">
              <w:rPr>
                <w:sz w:val="20"/>
                <w:szCs w:val="20"/>
              </w:rPr>
              <w:t xml:space="preserve"> etc</w:t>
            </w:r>
            <w:r w:rsidR="00336774">
              <w:rPr>
                <w:sz w:val="20"/>
                <w:szCs w:val="20"/>
              </w:rPr>
              <w:t>.</w:t>
            </w:r>
            <w:r w:rsidRPr="00866D0E">
              <w:rPr>
                <w:sz w:val="20"/>
                <w:szCs w:val="20"/>
              </w:rPr>
              <w:t>).</w:t>
            </w:r>
          </w:p>
        </w:tc>
      </w:tr>
      <w:tr w:rsidR="00866D0E" w:rsidRPr="00866D0E" ns2:paraId="042A9EE8" ns2:textId="77777777" w:rsidTr="00132A37">
        <w:trPr>
          <w:cantSplit/>
          <w:trHeight w:val="818"/>
        </w:trPr>
        <w:tc>
          <w:tcPr>
            <w:tcW w:w="0" w:type="auto"/>
            <w:vMerge/>
            <w:vAlign w:val="center"/>
          </w:tcPr>
          <w:p ns2:paraId="453F984C" ns2:textId="77777777" w:rsidR="00866D0E" w:rsidRPr="00866D0E" w:rsidRDefault="00866D0E" w:rsidP="00866D0E">
            <w:pPr>
              <w:pStyle w:val="Paragraph"/>
              <w:rPr>
                <w:sz w:val="20"/>
                <w:szCs w:val="20"/>
              </w:rPr>
            </w:pPr>
          </w:p>
        </w:tc>
        <w:tc>
          <w:tcPr>
            <w:tcW w:w="0" w:type="auto"/>
          </w:tcPr>
          <w:p ns2:paraId="33C28735" ns2:textId="77777777" w:rsidR="00866D0E" w:rsidRPr="00866D0E" w:rsidRDefault="00866D0E" w:rsidP="00866D0E">
            <w:pPr>
              <w:pStyle w:val="TableLeft"/>
              <w:rPr>
                <w:sz w:val="20"/>
                <w:szCs w:val="20"/>
              </w:rPr>
            </w:pPr>
            <w:r w:rsidRPr="00866D0E">
              <w:rPr>
                <w:sz w:val="20"/>
                <w:szCs w:val="20"/>
              </w:rPr>
              <w:t>Provide clinical study travel reimbursement, ride share opportunities, overnight hotel reimbursement, and stipends when necessary.</w:t>
            </w:r>
          </w:p>
          <w:p ns2:paraId="48C9CFCC" ns2:textId="11578904" w:rsidR="00866D0E" w:rsidRPr="00866D0E" w:rsidRDefault="00866D0E" w:rsidP="00866D0E">
            <w:pPr>
              <w:pStyle w:val="TableLeft"/>
              <w:rPr>
                <w:sz w:val="20"/>
                <w:szCs w:val="20"/>
              </w:rPr>
            </w:pPr>
            <w:r w:rsidRPr="00866D0E">
              <w:rPr>
                <w:sz w:val="20"/>
                <w:szCs w:val="20"/>
              </w:rPr>
              <w:t xml:space="preserve">Offer </w:t>
            </w:r>
            <w:proofErr w:type="spellStart"/>
            <w:r w:rsidRPr="00866D0E">
              <w:rPr>
                <w:sz w:val="20"/>
                <w:szCs w:val="20"/>
              </w:rPr>
              <w:t>Greenphire</w:t>
            </w:r>
            <w:proofErr w:type="spellEnd"/>
            <w:r w:rsidRPr="00866D0E">
              <w:rPr>
                <w:sz w:val="20"/>
                <w:szCs w:val="20"/>
              </w:rPr>
              <w:t xml:space="preserve"> vendor support to all site</w:t>
            </w:r>
            <w:r w:rsidR="000220CD">
              <w:rPr>
                <w:sz w:val="20"/>
                <w:szCs w:val="20"/>
              </w:rPr>
              <w:t>s</w:t>
            </w:r>
            <w:r w:rsidRPr="00866D0E">
              <w:rPr>
                <w:sz w:val="20"/>
                <w:szCs w:val="20"/>
              </w:rPr>
              <w:t xml:space="preserve"> </w:t>
            </w:r>
            <w:r w:rsidR="001B7681">
              <w:rPr>
                <w:sz w:val="20"/>
                <w:szCs w:val="20"/>
              </w:rPr>
              <w:t>g</w:t>
            </w:r>
            <w:r w:rsidRPr="00866D0E">
              <w:rPr>
                <w:sz w:val="20"/>
                <w:szCs w:val="20"/>
              </w:rPr>
              <w:t>lobally (w</w:t>
            </w:r>
            <w:r w:rsidR="000220CD">
              <w:rPr>
                <w:sz w:val="20"/>
                <w:szCs w:val="20"/>
              </w:rPr>
              <w:t>h</w:t>
            </w:r>
            <w:r w:rsidRPr="00866D0E">
              <w:rPr>
                <w:sz w:val="20"/>
                <w:szCs w:val="20"/>
              </w:rPr>
              <w:t>ere available), including all US sites to help facilitate participant travel reimbursement, which would allow participants to receive a debit card to cover the cost of out-of-pocket travel.</w:t>
            </w:r>
          </w:p>
          <w:p ns2:paraId="0135B342" ns2:textId="77777777" w:rsidR="00866D0E" w:rsidRPr="00866D0E" w:rsidRDefault="00866D0E" w:rsidP="00866D0E">
            <w:pPr>
              <w:pStyle w:val="TableLeft"/>
              <w:rPr>
                <w:sz w:val="20"/>
                <w:szCs w:val="20"/>
              </w:rPr>
            </w:pPr>
            <w:r w:rsidRPr="00866D0E">
              <w:rPr>
                <w:sz w:val="20"/>
                <w:szCs w:val="20"/>
              </w:rPr>
              <w:t xml:space="preserve">Inform sites that, by using </w:t>
            </w:r>
            <w:proofErr w:type="spellStart"/>
            <w:r w:rsidRPr="00866D0E">
              <w:rPr>
                <w:sz w:val="20"/>
                <w:szCs w:val="20"/>
              </w:rPr>
              <w:t>Greenphire</w:t>
            </w:r>
            <w:proofErr w:type="spellEnd"/>
            <w:r w:rsidRPr="00866D0E">
              <w:rPr>
                <w:sz w:val="20"/>
                <w:szCs w:val="20"/>
              </w:rPr>
              <w:t xml:space="preserve">, they can also consider offering stipends to participants for time spent </w:t>
            </w:r>
            <w:proofErr w:type="gramStart"/>
            <w:r w:rsidRPr="00866D0E">
              <w:rPr>
                <w:sz w:val="20"/>
                <w:szCs w:val="20"/>
              </w:rPr>
              <w:t>at</w:t>
            </w:r>
            <w:proofErr w:type="gramEnd"/>
            <w:r w:rsidRPr="00866D0E">
              <w:rPr>
                <w:sz w:val="20"/>
                <w:szCs w:val="20"/>
              </w:rPr>
              <w:t xml:space="preserve"> visits.</w:t>
            </w:r>
          </w:p>
        </w:tc>
      </w:tr>
      <w:tr w:rsidR="00866D0E" w:rsidRPr="00866D0E" ns2:paraId="55EBE356" ns2:textId="77777777" w:rsidTr="00132A37">
        <w:trPr>
          <w:cantSplit/>
        </w:trPr>
        <w:tc>
          <w:tcPr>
            <w:tcW w:w="0" w:type="auto"/>
            <w:vMerge/>
          </w:tcPr>
          <w:p ns2:paraId="721ED909" ns2:textId="77777777" w:rsidR="00866D0E" w:rsidRPr="00866D0E" w:rsidRDefault="00866D0E" w:rsidP="00866D0E">
            <w:pPr>
              <w:pStyle w:val="Paragraph"/>
              <w:rPr>
                <w:sz w:val="20"/>
                <w:szCs w:val="20"/>
              </w:rPr>
            </w:pPr>
          </w:p>
        </w:tc>
        <w:tc>
          <w:tcPr>
            <w:tcW w:w="0" w:type="auto"/>
          </w:tcPr>
          <w:p ns2:paraId="247920CB" ns2:textId="66BBFA13" w:rsidR="00866D0E" w:rsidRPr="00866D0E" w:rsidRDefault="00866D0E" w:rsidP="00866D0E">
            <w:pPr>
              <w:pStyle w:val="TableLeft"/>
              <w:rPr>
                <w:sz w:val="20"/>
                <w:szCs w:val="20"/>
              </w:rPr>
            </w:pPr>
            <w:r w:rsidRPr="00866D0E">
              <w:rPr>
                <w:sz w:val="20"/>
                <w:szCs w:val="20"/>
              </w:rPr>
              <w:t>Increase awareness about the availability of stipends to help support patients with out-of-pocket expenses, which is in addition to patient reimbursements to reduce the financial burdens associated with the participant’s involvement in the clinical study.</w:t>
            </w:r>
          </w:p>
        </w:tc>
      </w:tr>
      <w:tr w:rsidR="007F5B99" w:rsidRPr="00866D0E" ns2:paraId="2ED68173" ns2:textId="77777777" w:rsidTr="00132A37">
        <w:trPr>
          <w:cantSplit/>
          <w:trHeight w:val="548"/>
        </w:trPr>
        <w:tc>
          <w:tcPr>
            <w:tcW w:w="0" w:type="auto"/>
            <w:vMerge/>
          </w:tcPr>
          <w:p ns2:paraId="557D410B" ns2:textId="77777777" w:rsidR="007F5B99" w:rsidRPr="00866D0E" w:rsidRDefault="007F5B99" w:rsidP="00866D0E">
            <w:pPr>
              <w:pStyle w:val="Paragraph"/>
              <w:rPr>
                <w:sz w:val="20"/>
                <w:szCs w:val="20"/>
              </w:rPr>
            </w:pPr>
          </w:p>
        </w:tc>
        <w:tc>
          <w:tcPr>
            <w:tcW w:w="0" w:type="auto"/>
          </w:tcPr>
          <w:p ns2:paraId="413524ED" ns2:textId="77777777" w:rsidR="007F5B99" w:rsidRPr="00866D0E" w:rsidRDefault="007F5B99" w:rsidP="00866D0E">
            <w:pPr>
              <w:pStyle w:val="TableLeft"/>
              <w:rPr>
                <w:sz w:val="20"/>
                <w:szCs w:val="20"/>
              </w:rPr>
            </w:pPr>
            <w:r w:rsidRPr="00866D0E">
              <w:rPr>
                <w:sz w:val="20"/>
                <w:szCs w:val="20"/>
              </w:rPr>
              <w:t>Provide awareness to study sites on how to use their recruitment budget to support local campaign/advertising (</w:t>
            </w:r>
            <w:proofErr w:type="spellStart"/>
            <w:r w:rsidRPr="00866D0E">
              <w:rPr>
                <w:sz w:val="20"/>
                <w:szCs w:val="20"/>
              </w:rPr>
              <w:t>eg</w:t>
            </w:r>
            <w:proofErr w:type="spellEnd"/>
            <w:r w:rsidRPr="00866D0E">
              <w:rPr>
                <w:sz w:val="20"/>
                <w:szCs w:val="20"/>
              </w:rPr>
              <w:t>, physical advertisement in the community, media advertisements and campaigns, social media advertisements, etc.) as well as community outreach efforts.</w:t>
            </w:r>
          </w:p>
        </w:tc>
      </w:tr>
      <w:tr w:rsidR="00866D0E" w:rsidRPr="00866D0E" ns2:paraId="72CE88A7" ns2:textId="77777777" w:rsidTr="00132A37">
        <w:trPr>
          <w:cantSplit/>
        </w:trPr>
        <w:tc>
          <w:tcPr>
            <w:tcW w:w="0" w:type="auto"/>
            <w:vMerge/>
          </w:tcPr>
          <w:p ns2:paraId="374D0905" ns2:textId="77777777" w:rsidR="00866D0E" w:rsidRPr="00866D0E" w:rsidRDefault="00866D0E" w:rsidP="00866D0E">
            <w:pPr>
              <w:pStyle w:val="Paragraph"/>
              <w:rPr>
                <w:sz w:val="20"/>
                <w:szCs w:val="20"/>
              </w:rPr>
            </w:pPr>
          </w:p>
        </w:tc>
        <w:tc>
          <w:tcPr>
            <w:tcW w:w="0" w:type="auto"/>
          </w:tcPr>
          <w:p ns2:paraId="215FC9D4" ns2:textId="77777777" w:rsidR="00866D0E" w:rsidRPr="00866D0E" w:rsidRDefault="00866D0E" w:rsidP="00866D0E">
            <w:pPr>
              <w:pStyle w:val="TableLeft"/>
              <w:rPr>
                <w:sz w:val="20"/>
                <w:szCs w:val="20"/>
              </w:rPr>
            </w:pPr>
            <w:r w:rsidRPr="00866D0E">
              <w:rPr>
                <w:sz w:val="20"/>
                <w:szCs w:val="20"/>
              </w:rPr>
              <w:t>Allow the site to receive initial consent remotely per established processes in the Sponsor SOP, site SOP, and with IRB approval.</w:t>
            </w:r>
          </w:p>
        </w:tc>
      </w:tr>
      <w:tr w:rsidR="00866D0E" w:rsidRPr="00866D0E" ns2:paraId="2887AD38" ns2:textId="77777777" w:rsidTr="00132A37">
        <w:trPr>
          <w:cantSplit/>
        </w:trPr>
        <w:tc>
          <w:tcPr>
            <w:tcW w:w="0" w:type="auto"/>
            <w:vMerge/>
          </w:tcPr>
          <w:p ns2:paraId="785D692C" ns2:textId="77777777" w:rsidR="00866D0E" w:rsidRPr="00866D0E" w:rsidRDefault="00866D0E" w:rsidP="00866D0E">
            <w:pPr>
              <w:pStyle w:val="Paragraph"/>
              <w:rPr>
                <w:sz w:val="20"/>
                <w:szCs w:val="20"/>
              </w:rPr>
            </w:pPr>
          </w:p>
        </w:tc>
        <w:tc>
          <w:tcPr>
            <w:tcW w:w="0" w:type="auto"/>
          </w:tcPr>
          <w:p ns2:paraId="3298BC97" ns2:textId="77777777" w:rsidR="00866D0E" w:rsidRPr="00866D0E" w:rsidRDefault="00866D0E" w:rsidP="00866D0E">
            <w:pPr>
              <w:pStyle w:val="TableLeft"/>
              <w:rPr>
                <w:sz w:val="20"/>
                <w:szCs w:val="20"/>
              </w:rPr>
            </w:pPr>
            <w:r w:rsidRPr="00866D0E">
              <w:rPr>
                <w:sz w:val="20"/>
                <w:szCs w:val="20"/>
              </w:rPr>
              <w:t>Contribute resources (</w:t>
            </w:r>
            <w:proofErr w:type="spellStart"/>
            <w:r w:rsidRPr="00866D0E">
              <w:rPr>
                <w:sz w:val="20"/>
                <w:szCs w:val="20"/>
              </w:rPr>
              <w:t>eg</w:t>
            </w:r>
            <w:proofErr w:type="spellEnd"/>
            <w:r w:rsidRPr="00866D0E">
              <w:rPr>
                <w:sz w:val="20"/>
                <w:szCs w:val="20"/>
              </w:rPr>
              <w:t>, general content and/or funding in the site budget) for site communications provided to keep participants informed and engaged.</w:t>
            </w:r>
          </w:p>
        </w:tc>
      </w:tr>
      <w:tr w:rsidR="00866D0E" w:rsidRPr="00866D0E" ns2:paraId="69C3FA6E" ns2:textId="77777777" w:rsidTr="00132A37">
        <w:trPr>
          <w:cantSplit/>
          <w:trHeight w:val="755"/>
        </w:trPr>
        <w:tc>
          <w:tcPr>
            <w:tcW w:w="0" w:type="auto"/>
            <w:vMerge w:val="restart"/>
            <w:vAlign w:val="center"/>
          </w:tcPr>
          <w:p ns2:paraId="780D184E" ns2:textId="77777777" w:rsidR="00866D0E" w:rsidRPr="00866D0E" w:rsidRDefault="00866D0E" w:rsidP="00866D0E">
            <w:pPr>
              <w:pStyle w:val="TableLeft"/>
              <w:rPr>
                <w:sz w:val="20"/>
                <w:szCs w:val="20"/>
              </w:rPr>
            </w:pPr>
            <w:r w:rsidRPr="00866D0E">
              <w:rPr>
                <w:sz w:val="20"/>
                <w:szCs w:val="20"/>
              </w:rPr>
              <w:t>Study-Site and Participant Communication, Engagement, and Awareness</w:t>
            </w:r>
          </w:p>
        </w:tc>
        <w:tc>
          <w:tcPr>
            <w:tcW w:w="0" w:type="auto"/>
          </w:tcPr>
          <w:p ns2:paraId="6F6AA835" ns2:textId="793D0FC5" w:rsidR="00866D0E" w:rsidRPr="00866D0E" w:rsidRDefault="00866D0E" w:rsidP="00866D0E">
            <w:pPr>
              <w:pStyle w:val="TableLeft"/>
              <w:rPr>
                <w:sz w:val="20"/>
                <w:szCs w:val="20"/>
              </w:rPr>
            </w:pPr>
            <w:r w:rsidRPr="00866D0E">
              <w:rPr>
                <w:sz w:val="20"/>
                <w:szCs w:val="20"/>
              </w:rPr>
              <w:t xml:space="preserve">Provide clinical study awareness materials and video presentation(s) as well as facilitate discussions with study-site personnel at Investigator Meetings to support needs, barriers, and solutions for inclusion of a diverse participant population with study-site personnel at </w:t>
            </w:r>
            <w:r w:rsidR="001B7681">
              <w:rPr>
                <w:sz w:val="20"/>
                <w:szCs w:val="20"/>
              </w:rPr>
              <w:t>I</w:t>
            </w:r>
            <w:r w:rsidRPr="00866D0E">
              <w:rPr>
                <w:sz w:val="20"/>
                <w:szCs w:val="20"/>
              </w:rPr>
              <w:t xml:space="preserve">nvestigator </w:t>
            </w:r>
            <w:r w:rsidR="001B7681">
              <w:rPr>
                <w:sz w:val="20"/>
                <w:szCs w:val="20"/>
              </w:rPr>
              <w:t>M</w:t>
            </w:r>
            <w:r w:rsidRPr="00866D0E">
              <w:rPr>
                <w:sz w:val="20"/>
                <w:szCs w:val="20"/>
              </w:rPr>
              <w:t>eetings</w:t>
            </w:r>
            <w:r>
              <w:rPr>
                <w:sz w:val="20"/>
                <w:szCs w:val="20"/>
              </w:rPr>
              <w:t>.</w:t>
            </w:r>
          </w:p>
        </w:tc>
      </w:tr>
      <w:tr w:rsidR="00866D0E" w:rsidRPr="00866D0E" ns2:paraId="09FBFA05" ns2:textId="77777777" w:rsidTr="00132A37">
        <w:trPr>
          <w:cantSplit/>
        </w:trPr>
        <w:tc>
          <w:tcPr>
            <w:tcW w:w="0" w:type="auto"/>
            <w:vMerge/>
          </w:tcPr>
          <w:p ns2:paraId="1E6B2D7F" ns2:textId="77777777" w:rsidR="00866D0E" w:rsidRPr="00866D0E" w:rsidRDefault="00866D0E" w:rsidP="00866D0E">
            <w:pPr>
              <w:pStyle w:val="Paragraph"/>
              <w:rPr>
                <w:sz w:val="20"/>
                <w:szCs w:val="20"/>
              </w:rPr>
            </w:pPr>
          </w:p>
        </w:tc>
        <w:tc>
          <w:tcPr>
            <w:tcW w:w="0" w:type="auto"/>
          </w:tcPr>
          <w:p ns2:paraId="10BD2B52" ns2:textId="3D045E23" w:rsidR="00866D0E" w:rsidRPr="00866D0E" w:rsidRDefault="00866D0E" w:rsidP="00866D0E">
            <w:pPr>
              <w:pStyle w:val="TableLeft"/>
              <w:rPr>
                <w:sz w:val="20"/>
                <w:szCs w:val="20"/>
              </w:rPr>
            </w:pPr>
            <w:r w:rsidRPr="00866D0E">
              <w:rPr>
                <w:sz w:val="20"/>
                <w:szCs w:val="20"/>
              </w:rPr>
              <w:t>Provide awareness among site staff about the Sponsor’s diversity efforts and study enrollment goals through the site selection letter (in the US) and other communication methods.</w:t>
            </w:r>
          </w:p>
          <w:p ns2:paraId="44339585" ns2:textId="3891A050" w:rsidR="00866D0E" w:rsidRPr="00866D0E" w:rsidRDefault="00866D0E" w:rsidP="00866D0E">
            <w:pPr>
              <w:pStyle w:val="TableLeft"/>
              <w:rPr>
                <w:sz w:val="20"/>
                <w:szCs w:val="20"/>
              </w:rPr>
            </w:pPr>
            <w:r w:rsidRPr="00866D0E">
              <w:rPr>
                <w:sz w:val="20"/>
                <w:szCs w:val="20"/>
              </w:rPr>
              <w:t>Additionally</w:t>
            </w:r>
            <w:r w:rsidR="00F734A9">
              <w:rPr>
                <w:sz w:val="20"/>
                <w:szCs w:val="20"/>
              </w:rPr>
              <w:t>,</w:t>
            </w:r>
            <w:r w:rsidRPr="00866D0E">
              <w:rPr>
                <w:sz w:val="20"/>
                <w:szCs w:val="20"/>
              </w:rPr>
              <w:t xml:space="preserve"> disseminate study-specific newsletters to inform sites about the study progress, demographic enrollment targets, and ongoing enrollment metrics.</w:t>
            </w:r>
          </w:p>
        </w:tc>
      </w:tr>
      <w:tr w:rsidR="00866D0E" w:rsidRPr="00866D0E" ns2:paraId="484A8701" ns2:textId="77777777" w:rsidTr="00132A37">
        <w:trPr>
          <w:cantSplit/>
        </w:trPr>
        <w:tc>
          <w:tcPr>
            <w:tcW w:w="0" w:type="auto"/>
            <w:vMerge/>
          </w:tcPr>
          <w:p ns2:paraId="22B3381B" ns2:textId="77777777" w:rsidR="00866D0E" w:rsidRPr="00866D0E" w:rsidRDefault="00866D0E" w:rsidP="00866D0E">
            <w:pPr>
              <w:pStyle w:val="Paragraph"/>
              <w:rPr>
                <w:sz w:val="20"/>
                <w:szCs w:val="20"/>
              </w:rPr>
            </w:pPr>
          </w:p>
        </w:tc>
        <w:tc>
          <w:tcPr>
            <w:tcW w:w="0" w:type="auto"/>
          </w:tcPr>
          <w:p ns2:paraId="507C36AE" ns2:textId="20005AA0" w:rsidR="00866D0E" w:rsidRPr="00866D0E" w:rsidRDefault="00866D0E" w:rsidP="00866D0E">
            <w:pPr>
              <w:pStyle w:val="TableLeft"/>
              <w:rPr>
                <w:sz w:val="20"/>
                <w:szCs w:val="20"/>
              </w:rPr>
            </w:pPr>
            <w:r w:rsidRPr="00866D0E">
              <w:rPr>
                <w:sz w:val="20"/>
                <w:szCs w:val="20"/>
              </w:rPr>
              <w:t xml:space="preserve">Provide Physician Pocket Cards that </w:t>
            </w:r>
            <w:r w:rsidR="009C0834" w:rsidRPr="00866D0E">
              <w:rPr>
                <w:sz w:val="20"/>
                <w:szCs w:val="20"/>
              </w:rPr>
              <w:t>outlin</w:t>
            </w:r>
            <w:r w:rsidR="009C0834">
              <w:rPr>
                <w:sz w:val="20"/>
                <w:szCs w:val="20"/>
              </w:rPr>
              <w:t>e</w:t>
            </w:r>
            <w:r w:rsidR="009C0834" w:rsidRPr="00866D0E">
              <w:rPr>
                <w:sz w:val="20"/>
                <w:szCs w:val="20"/>
              </w:rPr>
              <w:t xml:space="preserve"> </w:t>
            </w:r>
            <w:r w:rsidRPr="00866D0E">
              <w:rPr>
                <w:sz w:val="20"/>
                <w:szCs w:val="20"/>
              </w:rPr>
              <w:t>the protocol design, key procedures, and statements</w:t>
            </w:r>
            <w:r w:rsidR="009C0834">
              <w:rPr>
                <w:sz w:val="20"/>
                <w:szCs w:val="20"/>
              </w:rPr>
              <w:t>,</w:t>
            </w:r>
            <w:r w:rsidRPr="00866D0E">
              <w:rPr>
                <w:sz w:val="20"/>
                <w:szCs w:val="20"/>
              </w:rPr>
              <w:t xml:space="preserve"> emphasizing the demographic objectives of the study to support diverse enrollment.</w:t>
            </w:r>
          </w:p>
        </w:tc>
      </w:tr>
      <w:tr w:rsidR="00866D0E" w:rsidRPr="00866D0E" ns2:paraId="5D578141" ns2:textId="77777777" w:rsidTr="00132A37">
        <w:trPr>
          <w:cantSplit/>
        </w:trPr>
        <w:tc>
          <w:tcPr>
            <w:tcW w:w="0" w:type="auto"/>
            <w:vMerge/>
          </w:tcPr>
          <w:p ns2:paraId="6E2A0A60" ns2:textId="77777777" w:rsidR="00866D0E" w:rsidRPr="00866D0E" w:rsidRDefault="00866D0E" w:rsidP="00866D0E">
            <w:pPr>
              <w:pStyle w:val="Paragraph"/>
              <w:rPr>
                <w:sz w:val="20"/>
                <w:szCs w:val="20"/>
              </w:rPr>
            </w:pPr>
          </w:p>
        </w:tc>
        <w:tc>
          <w:tcPr>
            <w:tcW w:w="0" w:type="auto"/>
          </w:tcPr>
          <w:p ns2:paraId="5DDCFCFC" ns2:textId="77777777" w:rsidR="00866D0E" w:rsidRPr="00866D0E" w:rsidRDefault="00866D0E" w:rsidP="00866D0E">
            <w:pPr>
              <w:pStyle w:val="TableLeft"/>
              <w:rPr>
                <w:sz w:val="20"/>
                <w:szCs w:val="20"/>
              </w:rPr>
            </w:pPr>
            <w:r w:rsidRPr="00866D0E">
              <w:rPr>
                <w:sz w:val="20"/>
                <w:szCs w:val="20"/>
              </w:rPr>
              <w:t xml:space="preserve">Review site recruitment plans with study staff throughout </w:t>
            </w:r>
            <w:r w:rsidRPr="00866D0E" w:rsidDel="00942480">
              <w:rPr>
                <w:sz w:val="20"/>
                <w:szCs w:val="20"/>
              </w:rPr>
              <w:t xml:space="preserve">the </w:t>
            </w:r>
            <w:r w:rsidRPr="00866D0E">
              <w:rPr>
                <w:sz w:val="20"/>
                <w:szCs w:val="20"/>
              </w:rPr>
              <w:t>study to support discussion of enrolling underrepresented participant populations, challenges/barriers to enrollment, successful measures sites have used to support recruitment, and retention efforts.</w:t>
            </w:r>
          </w:p>
          <w:p ns2:paraId="01E22FFC" ns2:textId="77777777" w:rsidR="00866D0E" w:rsidRPr="00866D0E" w:rsidRDefault="00866D0E" w:rsidP="00866D0E">
            <w:pPr>
              <w:pStyle w:val="TableLeft"/>
              <w:rPr>
                <w:sz w:val="20"/>
                <w:szCs w:val="20"/>
              </w:rPr>
            </w:pPr>
            <w:r w:rsidRPr="00866D0E">
              <w:rPr>
                <w:sz w:val="20"/>
                <w:szCs w:val="20"/>
              </w:rPr>
              <w:t>Provide study-specific demographic metrics routinely to study sites to provide awareness of enrollment performance through the life cycle of the studies.</w:t>
            </w:r>
          </w:p>
        </w:tc>
      </w:tr>
      <w:tr w:rsidR="00866D0E" w:rsidRPr="00866D0E" ns2:paraId="193B6E4B" ns2:textId="77777777" w:rsidTr="00132A37">
        <w:trPr>
          <w:cantSplit/>
        </w:trPr>
        <w:tc>
          <w:tcPr>
            <w:tcW w:w="0" w:type="auto"/>
            <w:vMerge/>
          </w:tcPr>
          <w:p ns2:paraId="010688FD" ns2:textId="77777777" w:rsidR="00866D0E" w:rsidRPr="00866D0E" w:rsidRDefault="00866D0E" w:rsidP="00866D0E">
            <w:pPr>
              <w:pStyle w:val="Paragraph"/>
              <w:rPr>
                <w:sz w:val="20"/>
                <w:szCs w:val="20"/>
              </w:rPr>
            </w:pPr>
          </w:p>
        </w:tc>
        <w:tc>
          <w:tcPr>
            <w:tcW w:w="0" w:type="auto"/>
          </w:tcPr>
          <w:p ns2:paraId="72C20B61" ns2:textId="05C3DA8D" w:rsidR="00866D0E" w:rsidRPr="00866D0E" w:rsidRDefault="00866D0E" w:rsidP="00866D0E">
            <w:pPr>
              <w:pStyle w:val="TableLeft"/>
              <w:rPr>
                <w:sz w:val="20"/>
                <w:szCs w:val="20"/>
              </w:rPr>
            </w:pPr>
            <w:r w:rsidRPr="00866D0E">
              <w:rPr>
                <w:sz w:val="20"/>
                <w:szCs w:val="20"/>
              </w:rPr>
              <w:t>Provide optional quarterly non</w:t>
            </w:r>
            <w:r w:rsidR="00FE1376">
              <w:rPr>
                <w:sz w:val="20"/>
                <w:szCs w:val="20"/>
              </w:rPr>
              <w:t>-</w:t>
            </w:r>
            <w:r w:rsidRPr="00866D0E">
              <w:rPr>
                <w:sz w:val="20"/>
                <w:szCs w:val="20"/>
              </w:rPr>
              <w:t>study</w:t>
            </w:r>
            <w:r w:rsidR="00FE1376">
              <w:rPr>
                <w:sz w:val="20"/>
                <w:szCs w:val="20"/>
              </w:rPr>
              <w:t>–</w:t>
            </w:r>
            <w:r w:rsidRPr="00866D0E">
              <w:rPr>
                <w:sz w:val="20"/>
                <w:szCs w:val="20"/>
              </w:rPr>
              <w:t>specific D</w:t>
            </w:r>
            <w:r w:rsidR="007F5B99">
              <w:rPr>
                <w:sz w:val="20"/>
                <w:szCs w:val="20"/>
              </w:rPr>
              <w:t>ICT</w:t>
            </w:r>
            <w:r w:rsidRPr="00866D0E">
              <w:rPr>
                <w:sz w:val="20"/>
                <w:szCs w:val="20"/>
              </w:rPr>
              <w:t xml:space="preserve"> webinar series to educate and raise awareness for site personnel.</w:t>
            </w:r>
          </w:p>
        </w:tc>
      </w:tr>
      <w:tr w:rsidR="00866D0E" w:rsidRPr="00866D0E" ns2:paraId="2A8305A0" ns2:textId="77777777" w:rsidTr="00132A37">
        <w:trPr>
          <w:cantSplit/>
        </w:trPr>
        <w:tc>
          <w:tcPr>
            <w:tcW w:w="0" w:type="auto"/>
            <w:vMerge/>
          </w:tcPr>
          <w:p ns2:paraId="18030166" ns2:textId="77777777" w:rsidR="00866D0E" w:rsidRPr="00866D0E" w:rsidRDefault="00866D0E" w:rsidP="00866D0E">
            <w:pPr>
              <w:pStyle w:val="Paragraph"/>
              <w:rPr>
                <w:sz w:val="20"/>
                <w:szCs w:val="20"/>
              </w:rPr>
            </w:pPr>
          </w:p>
        </w:tc>
        <w:tc>
          <w:tcPr>
            <w:tcW w:w="0" w:type="auto"/>
          </w:tcPr>
          <w:p ns2:paraId="46596AD7" ns2:textId="0E686068" w:rsidR="00866D0E" w:rsidRPr="00866D0E" w:rsidRDefault="00866D0E" w:rsidP="00866D0E">
            <w:pPr>
              <w:pStyle w:val="TableLeft"/>
              <w:rPr>
                <w:sz w:val="20"/>
                <w:szCs w:val="20"/>
              </w:rPr>
            </w:pPr>
            <w:r w:rsidRPr="00866D0E">
              <w:rPr>
                <w:sz w:val="20"/>
                <w:szCs w:val="20"/>
              </w:rPr>
              <w:t>Ship DICT toolkits to all US sites to promote inclusivity in research and support general clinical study awareness of underrepresented patient populations in clinical studies. Site-facing materials within the DICT toolkits include but are not limited to the following:</w:t>
            </w:r>
          </w:p>
          <w:p ns2:paraId="6F648A34" ns2:textId="0CAC8C0E" w:rsidR="00866D0E" w:rsidRPr="007F5B99" w:rsidRDefault="00866D0E" w:rsidP="00F44D28">
            <w:pPr>
              <w:pStyle w:val="ListBullet"/>
              <w:numPr>
                <w:ilvl w:val="0"/>
                <w:numId w:val="0"/>
              </w:numPr>
              <w:rPr>
                <w:sz w:val="20"/>
              </w:rPr>
            </w:pPr>
            <w:r w:rsidRPr="007F5B99">
              <w:rPr>
                <w:sz w:val="20"/>
              </w:rPr>
              <w:t>Study-Site Supported Resources:</w:t>
            </w:r>
          </w:p>
          <w:p ns2:paraId="7F16CD65" ns2:textId="77777777" w:rsidR="00866D0E" w:rsidRPr="007F5B99" w:rsidRDefault="00866D0E" w:rsidP="007F5B99">
            <w:pPr>
              <w:pStyle w:val="ListBullet"/>
              <w:rPr>
                <w:sz w:val="20"/>
              </w:rPr>
            </w:pPr>
            <w:r w:rsidRPr="007F5B99">
              <w:rPr>
                <w:sz w:val="20"/>
              </w:rPr>
              <w:t xml:space="preserve">Cross-cultural communication resources </w:t>
            </w:r>
            <w:proofErr w:type="gramStart"/>
            <w:r w:rsidRPr="007F5B99">
              <w:rPr>
                <w:sz w:val="20"/>
              </w:rPr>
              <w:t>provided to</w:t>
            </w:r>
            <w:proofErr w:type="gramEnd"/>
            <w:r w:rsidRPr="007F5B99">
              <w:rPr>
                <w:sz w:val="20"/>
              </w:rPr>
              <w:t xml:space="preserve"> study sites to enhance cultural competency and provide communication guidance when discussing clinical studies with patients of different cultural backgrounds.</w:t>
            </w:r>
          </w:p>
          <w:p ns2:paraId="28D29A19" ns2:textId="77777777" w:rsidR="00866D0E" w:rsidRPr="007F5B99" w:rsidRDefault="00866D0E" w:rsidP="007F5B99">
            <w:pPr>
              <w:pStyle w:val="ListBullet"/>
              <w:rPr>
                <w:sz w:val="20"/>
              </w:rPr>
            </w:pPr>
            <w:r w:rsidRPr="007F5B99">
              <w:rPr>
                <w:sz w:val="20"/>
              </w:rPr>
              <w:t>Cultural Awareness Self-Assessment Checklist provided to site staff to assess cross-cultural communication capabilities.</w:t>
            </w:r>
          </w:p>
          <w:p ns2:paraId="326E750B" ns2:textId="5285AF9B" w:rsidR="00866D0E" w:rsidRPr="007F5B99" w:rsidRDefault="00866D0E" w:rsidP="00F44D28">
            <w:pPr>
              <w:pStyle w:val="ListBullet"/>
              <w:numPr>
                <w:ilvl w:val="0"/>
                <w:numId w:val="0"/>
              </w:numPr>
              <w:rPr>
                <w:sz w:val="20"/>
              </w:rPr>
            </w:pPr>
            <w:r w:rsidRPr="007F5B99">
              <w:rPr>
                <w:sz w:val="20"/>
              </w:rPr>
              <w:t>Patient-Supported Resources:</w:t>
            </w:r>
          </w:p>
          <w:p ns2:paraId="528CF72B" ns2:textId="369EDB4A" w:rsidR="00866D0E" w:rsidRPr="007F5B99" w:rsidRDefault="00866D0E" w:rsidP="007F5B99">
            <w:pPr>
              <w:pStyle w:val="ListBullet"/>
              <w:rPr>
                <w:sz w:val="20"/>
              </w:rPr>
            </w:pPr>
            <w:r w:rsidRPr="007F5B99">
              <w:rPr>
                <w:sz w:val="20"/>
              </w:rPr>
              <w:t>Oncology Clinical Trial Awareness Card.</w:t>
            </w:r>
          </w:p>
          <w:p ns2:paraId="04F3141A" ns2:textId="39435EC1" w:rsidR="00866D0E" w:rsidRPr="007F5B99" w:rsidRDefault="00866D0E" w:rsidP="007F5B99">
            <w:pPr>
              <w:pStyle w:val="ListBullet"/>
              <w:rPr>
                <w:sz w:val="20"/>
              </w:rPr>
            </w:pPr>
            <w:r w:rsidRPr="007F5B99">
              <w:rPr>
                <w:sz w:val="20"/>
              </w:rPr>
              <w:t>Multi</w:t>
            </w:r>
            <w:r w:rsidR="006C10F9">
              <w:rPr>
                <w:sz w:val="20"/>
              </w:rPr>
              <w:t>c</w:t>
            </w:r>
            <w:r w:rsidRPr="007F5B99">
              <w:rPr>
                <w:sz w:val="20"/>
              </w:rPr>
              <w:t>ultural advocacy cards to support general clinical study awareness and education.</w:t>
            </w:r>
          </w:p>
          <w:p ns2:paraId="0DF40671" ns2:textId="77777777" w:rsidR="00866D0E" w:rsidRPr="00F950E5" w:rsidRDefault="00866D0E" w:rsidP="007F5B99">
            <w:pPr>
              <w:pStyle w:val="ListBullet"/>
            </w:pPr>
            <w:r w:rsidRPr="007F5B99">
              <w:rPr>
                <w:sz w:val="20"/>
              </w:rPr>
              <w:t>Brochures provided by CISCRP to provide awareness to patients regarding the clinical study process (English and Spanish translation of materials provided).</w:t>
            </w:r>
          </w:p>
          <w:p ns2:paraId="7C56D700" ns2:textId="77777777" w:rsidR="00F950E5" w:rsidRPr="00866D0E" w:rsidRDefault="00F950E5" w:rsidP="00F950E5">
            <w:pPr>
              <w:pStyle w:val="ListEnd"/>
            </w:pPr>
          </w:p>
        </w:tc>
      </w:tr>
      <w:tr w:rsidR="00866D0E" w:rsidRPr="00866D0E" ns2:paraId="2C459343" ns2:textId="77777777" w:rsidTr="00132A37">
        <w:trPr>
          <w:cantSplit/>
        </w:trPr>
        <w:tc>
          <w:tcPr>
            <w:tcW w:w="0" w:type="auto"/>
            <w:vMerge/>
          </w:tcPr>
          <w:p ns2:paraId="7F7B90E1" ns2:textId="77777777" w:rsidR="00866D0E" w:rsidRPr="00866D0E" w:rsidRDefault="00866D0E" w:rsidP="00866D0E">
            <w:pPr>
              <w:pStyle w:val="Paragraph"/>
              <w:rPr>
                <w:sz w:val="20"/>
                <w:szCs w:val="20"/>
              </w:rPr>
            </w:pPr>
          </w:p>
        </w:tc>
        <w:tc>
          <w:tcPr>
            <w:tcW w:w="0" w:type="auto"/>
          </w:tcPr>
          <w:p ns2:paraId="42720C10" ns2:textId="77777777" w:rsidR="00866D0E" w:rsidRPr="00866D0E" w:rsidRDefault="00866D0E" w:rsidP="00866D0E">
            <w:pPr>
              <w:pStyle w:val="TableLeft"/>
              <w:rPr>
                <w:sz w:val="20"/>
                <w:szCs w:val="20"/>
              </w:rPr>
            </w:pPr>
            <w:r w:rsidRPr="00866D0E">
              <w:rPr>
                <w:sz w:val="20"/>
                <w:szCs w:val="20"/>
              </w:rPr>
              <w:t xml:space="preserve">Consider partnering with vendors to support community engagement and clinical study awareness activities. </w:t>
            </w:r>
          </w:p>
        </w:tc>
      </w:tr>
      <w:tr w:rsidR="00866D0E" w:rsidRPr="00866D0E" ns2:paraId="4265A727" ns2:textId="77777777" w:rsidTr="00132A37">
        <w:trPr>
          <w:cantSplit/>
        </w:trPr>
        <w:tc>
          <w:tcPr>
            <w:tcW w:w="0" w:type="auto"/>
            <w:vMerge/>
          </w:tcPr>
          <w:p ns2:paraId="042F35D4" ns2:textId="77777777" w:rsidR="00866D0E" w:rsidRPr="00866D0E" w:rsidRDefault="00866D0E" w:rsidP="00866D0E">
            <w:pPr>
              <w:pStyle w:val="Paragraph"/>
              <w:rPr>
                <w:sz w:val="20"/>
                <w:szCs w:val="20"/>
              </w:rPr>
            </w:pPr>
          </w:p>
        </w:tc>
        <w:tc>
          <w:tcPr>
            <w:tcW w:w="0" w:type="auto"/>
          </w:tcPr>
          <w:p ns2:paraId="2230BA3E" ns2:textId="3F3DD2FC" w:rsidR="00866D0E" w:rsidRPr="00866D0E" w:rsidRDefault="00866D0E" w:rsidP="00866D0E">
            <w:pPr>
              <w:pStyle w:val="TableLeft"/>
              <w:rPr>
                <w:sz w:val="20"/>
                <w:szCs w:val="20"/>
              </w:rPr>
            </w:pPr>
            <w:proofErr w:type="gramStart"/>
            <w:r w:rsidRPr="00866D0E">
              <w:rPr>
                <w:sz w:val="20"/>
                <w:szCs w:val="20"/>
              </w:rPr>
              <w:t>Partner</w:t>
            </w:r>
            <w:proofErr w:type="gramEnd"/>
            <w:r w:rsidRPr="00866D0E">
              <w:rPr>
                <w:sz w:val="20"/>
                <w:szCs w:val="20"/>
              </w:rPr>
              <w:t xml:space="preserve"> with vendors and patient advocacy groups to place clinical study awareness banners on various social media platforms, directing potential participants to the Merck Clinical Trials webpage.</w:t>
            </w:r>
          </w:p>
        </w:tc>
      </w:tr>
      <w:tr w:rsidR="00866D0E" w:rsidRPr="00866D0E" ns2:paraId="25C5DA42" ns2:textId="77777777" w:rsidTr="00132A37">
        <w:trPr>
          <w:cantSplit/>
        </w:trPr>
        <w:tc>
          <w:tcPr>
            <w:tcW w:w="0" w:type="auto"/>
            <w:vMerge/>
          </w:tcPr>
          <w:p ns2:paraId="50CA59B6" ns2:textId="77777777" w:rsidR="00866D0E" w:rsidRPr="00866D0E" w:rsidRDefault="00866D0E" w:rsidP="00866D0E">
            <w:pPr>
              <w:pStyle w:val="Paragraph"/>
              <w:rPr>
                <w:sz w:val="20"/>
                <w:szCs w:val="20"/>
              </w:rPr>
            </w:pPr>
          </w:p>
        </w:tc>
        <w:tc>
          <w:tcPr>
            <w:tcW w:w="0" w:type="auto"/>
          </w:tcPr>
          <w:p ns2:paraId="7DE06D16" ns2:textId="13A429EB" w:rsidR="00866D0E" w:rsidRPr="00866D0E" w:rsidRDefault="00866D0E" w:rsidP="00866D0E">
            <w:pPr>
              <w:pStyle w:val="TableLeft"/>
              <w:rPr>
                <w:sz w:val="20"/>
                <w:szCs w:val="20"/>
              </w:rPr>
            </w:pPr>
            <w:r w:rsidRPr="00866D0E">
              <w:rPr>
                <w:sz w:val="20"/>
                <w:szCs w:val="20"/>
              </w:rPr>
              <w:t>Assess with site personnel which languages are spoken in the community and support translation needs for participant</w:t>
            </w:r>
            <w:r w:rsidRPr="00866D0E">
              <w:rPr>
                <w:sz w:val="20"/>
                <w:szCs w:val="20"/>
              </w:rPr>
              <w:noBreakHyphen/>
              <w:t>facing materials and translator services.</w:t>
            </w:r>
          </w:p>
        </w:tc>
      </w:tr>
      <w:tr w:rsidR="00866D0E" w:rsidRPr="00866D0E" ns2:paraId="40ED06D9" ns2:textId="77777777" w:rsidTr="00132A37">
        <w:trPr>
          <w:cantSplit/>
        </w:trPr>
        <w:tc>
          <w:tcPr>
            <w:tcW w:w="0" w:type="auto"/>
            <w:vMerge/>
          </w:tcPr>
          <w:p ns2:paraId="3252D3CB" ns2:textId="77777777" w:rsidR="00866D0E" w:rsidRPr="00866D0E" w:rsidRDefault="00866D0E" w:rsidP="00866D0E">
            <w:pPr>
              <w:pStyle w:val="Paragraph"/>
              <w:rPr>
                <w:sz w:val="20"/>
                <w:szCs w:val="20"/>
              </w:rPr>
            </w:pPr>
          </w:p>
        </w:tc>
        <w:tc>
          <w:tcPr>
            <w:tcW w:w="0" w:type="auto"/>
          </w:tcPr>
          <w:p ns2:paraId="2E93E6F8" ns2:textId="77777777" w:rsidR="00866D0E" w:rsidRPr="00866D0E" w:rsidRDefault="00866D0E" w:rsidP="00866D0E">
            <w:pPr>
              <w:pStyle w:val="TableLeft"/>
              <w:rPr>
                <w:sz w:val="20"/>
                <w:szCs w:val="20"/>
              </w:rPr>
            </w:pPr>
            <w:r w:rsidRPr="00866D0E">
              <w:rPr>
                <w:sz w:val="20"/>
                <w:szCs w:val="20"/>
              </w:rPr>
              <w:t>Provide study-specific enrollment support materials (</w:t>
            </w:r>
            <w:proofErr w:type="spellStart"/>
            <w:r w:rsidRPr="00866D0E">
              <w:rPr>
                <w:sz w:val="20"/>
                <w:szCs w:val="20"/>
              </w:rPr>
              <w:t>eg</w:t>
            </w:r>
            <w:proofErr w:type="spellEnd"/>
            <w:r w:rsidRPr="00866D0E">
              <w:rPr>
                <w:sz w:val="20"/>
                <w:szCs w:val="20"/>
              </w:rPr>
              <w:t>, patient brochure, appointment reminder cards) to prospective participants to support clinical study education and awareness.</w:t>
            </w:r>
          </w:p>
          <w:p ns2:paraId="7B1071DC" ns2:textId="04E8850E" w:rsidR="00866D0E" w:rsidRPr="00866D0E" w:rsidRDefault="00866D0E" w:rsidP="00866D0E">
            <w:pPr>
              <w:pStyle w:val="TableLeft"/>
              <w:rPr>
                <w:sz w:val="20"/>
                <w:szCs w:val="20"/>
              </w:rPr>
            </w:pPr>
            <w:r w:rsidRPr="00866D0E">
              <w:rPr>
                <w:sz w:val="20"/>
                <w:szCs w:val="20"/>
              </w:rPr>
              <w:t xml:space="preserve">Site staff may provide these materials to prospective participants and their families to enhance their understanding of and support their involvement in the clinical study should they choose to participate. Materials can be reviewed by Health Literacy Media to ensure language is written at an </w:t>
            </w:r>
            <w:proofErr w:type="gramStart"/>
            <w:r w:rsidRPr="00866D0E">
              <w:rPr>
                <w:sz w:val="20"/>
                <w:szCs w:val="20"/>
              </w:rPr>
              <w:t>eighth</w:t>
            </w:r>
            <w:r w:rsidR="00EE0E17">
              <w:rPr>
                <w:sz w:val="20"/>
                <w:szCs w:val="20"/>
              </w:rPr>
              <w:t xml:space="preserve"> </w:t>
            </w:r>
            <w:r w:rsidRPr="00866D0E">
              <w:rPr>
                <w:sz w:val="20"/>
                <w:szCs w:val="20"/>
              </w:rPr>
              <w:t>grade</w:t>
            </w:r>
            <w:proofErr w:type="gramEnd"/>
            <w:r w:rsidRPr="00866D0E">
              <w:rPr>
                <w:sz w:val="20"/>
                <w:szCs w:val="20"/>
              </w:rPr>
              <w:t xml:space="preserve"> reading level and in the prospective participant’s language as requested.</w:t>
            </w:r>
          </w:p>
        </w:tc>
      </w:tr>
      <w:tr w:rsidR="00866D0E" w:rsidRPr="00866D0E" ns2:paraId="51F157B7" ns2:textId="77777777" w:rsidTr="00132A37">
        <w:trPr>
          <w:cantSplit/>
        </w:trPr>
        <w:tc>
          <w:tcPr>
            <w:tcW w:w="0" w:type="auto"/>
            <w:vMerge/>
          </w:tcPr>
          <w:p ns2:paraId="602C8B78" ns2:textId="77777777" w:rsidR="00866D0E" w:rsidRPr="00866D0E" w:rsidRDefault="00866D0E" w:rsidP="00866D0E">
            <w:pPr>
              <w:pStyle w:val="Paragraph"/>
              <w:rPr>
                <w:sz w:val="20"/>
                <w:szCs w:val="20"/>
              </w:rPr>
            </w:pPr>
          </w:p>
        </w:tc>
        <w:tc>
          <w:tcPr>
            <w:tcW w:w="0" w:type="auto"/>
          </w:tcPr>
          <w:p ns2:paraId="28975DAC" ns2:textId="641F4067" w:rsidR="00866D0E" w:rsidRPr="00866D0E" w:rsidRDefault="00866D0E" w:rsidP="00866D0E">
            <w:pPr>
              <w:pStyle w:val="TableLeft"/>
              <w:rPr>
                <w:sz w:val="20"/>
                <w:szCs w:val="20"/>
              </w:rPr>
            </w:pPr>
            <w:r w:rsidRPr="00866D0E">
              <w:rPr>
                <w:sz w:val="20"/>
                <w:szCs w:val="20"/>
              </w:rPr>
              <w:t>To express gratitude for the participants</w:t>
            </w:r>
            <w:r w:rsidR="00F950E5">
              <w:rPr>
                <w:sz w:val="20"/>
                <w:szCs w:val="20"/>
              </w:rPr>
              <w:t>’</w:t>
            </w:r>
            <w:r w:rsidRPr="00866D0E">
              <w:rPr>
                <w:sz w:val="20"/>
                <w:szCs w:val="20"/>
              </w:rPr>
              <w:t xml:space="preserve"> time during the study, issue thank you cards to site staff to distribute to the study participants for their time commitment to the study.</w:t>
            </w:r>
          </w:p>
        </w:tc>
      </w:tr>
      <w:tr w:rsidR="00866D0E" w:rsidRPr="00866D0E" ns2:paraId="36888292" ns2:textId="77777777" w:rsidTr="00132A37">
        <w:trPr>
          <w:cantSplit/>
          <w:trHeight w:val="530"/>
        </w:trPr>
        <w:tc>
          <w:tcPr>
            <w:tcW w:w="0" w:type="auto"/>
            <w:vMerge w:val="restart"/>
            <w:vAlign w:val="center"/>
          </w:tcPr>
          <w:p ns2:paraId="32BEE538" ns2:textId="77777777" w:rsidR="00866D0E" w:rsidRPr="00866D0E" w:rsidRDefault="00866D0E" w:rsidP="00866D0E">
            <w:pPr>
              <w:pStyle w:val="TableLeft"/>
              <w:rPr>
                <w:sz w:val="20"/>
                <w:szCs w:val="20"/>
              </w:rPr>
            </w:pPr>
            <w:r w:rsidRPr="00866D0E">
              <w:rPr>
                <w:sz w:val="20"/>
                <w:szCs w:val="20"/>
              </w:rPr>
              <w:t>Recruitment and Retention of Diverse Participants</w:t>
            </w:r>
          </w:p>
        </w:tc>
        <w:tc>
          <w:tcPr>
            <w:tcW w:w="0" w:type="auto"/>
          </w:tcPr>
          <w:p ns2:paraId="606C51BC" ns2:textId="500B5350" w:rsidR="00866D0E" w:rsidRPr="00866D0E" w:rsidRDefault="00866D0E" w:rsidP="00866D0E">
            <w:pPr>
              <w:pStyle w:val="TableLeft"/>
              <w:rPr>
                <w:sz w:val="20"/>
                <w:szCs w:val="20"/>
              </w:rPr>
            </w:pPr>
            <w:r w:rsidRPr="00866D0E">
              <w:rPr>
                <w:sz w:val="20"/>
                <w:szCs w:val="20"/>
              </w:rPr>
              <w:t>Include images of diverse patients reflective of the planned study population in participant- and site-facing study-specific materials</w:t>
            </w:r>
            <w:r w:rsidR="00A404EE">
              <w:rPr>
                <w:sz w:val="20"/>
                <w:szCs w:val="20"/>
              </w:rPr>
              <w:t>.</w:t>
            </w:r>
          </w:p>
        </w:tc>
      </w:tr>
      <w:tr w:rsidR="00866D0E" w:rsidRPr="00866D0E" ns2:paraId="320C5D0E" ns2:textId="77777777" w:rsidTr="00132A37">
        <w:trPr>
          <w:cantSplit/>
          <w:trHeight w:val="530"/>
        </w:trPr>
        <w:tc>
          <w:tcPr>
            <w:tcW w:w="0" w:type="auto"/>
            <w:vMerge/>
            <w:vAlign w:val="center"/>
          </w:tcPr>
          <w:p ns2:paraId="2E05FCBF" ns2:textId="77777777" w:rsidR="00866D0E" w:rsidRPr="00866D0E" w:rsidRDefault="00866D0E" w:rsidP="00866D0E">
            <w:pPr>
              <w:pStyle w:val="Paragraph"/>
              <w:rPr>
                <w:sz w:val="20"/>
                <w:szCs w:val="20"/>
              </w:rPr>
            </w:pPr>
          </w:p>
        </w:tc>
        <w:tc>
          <w:tcPr>
            <w:tcW w:w="0" w:type="auto"/>
          </w:tcPr>
          <w:p ns2:paraId="36BDFFD5" ns2:textId="567CDC07" w:rsidR="00866D0E" w:rsidRPr="00866D0E" w:rsidRDefault="00866D0E" w:rsidP="00866D0E">
            <w:pPr>
              <w:pStyle w:val="TableLeft"/>
              <w:rPr>
                <w:sz w:val="20"/>
                <w:szCs w:val="20"/>
              </w:rPr>
            </w:pPr>
            <w:r w:rsidRPr="00866D0E">
              <w:rPr>
                <w:sz w:val="20"/>
                <w:szCs w:val="20"/>
              </w:rPr>
              <w:t>Partner with preferred vendors and patient advocacy organizations, including but not limited to Continuum Clinical, BCAN, BDO,</w:t>
            </w:r>
            <w:r w:rsidR="00604556">
              <w:rPr>
                <w:sz w:val="20"/>
                <w:szCs w:val="20"/>
              </w:rPr>
              <w:t xml:space="preserve"> </w:t>
            </w:r>
            <w:r w:rsidRPr="00866D0E">
              <w:rPr>
                <w:sz w:val="20"/>
                <w:szCs w:val="20"/>
              </w:rPr>
              <w:t>ACS</w:t>
            </w:r>
            <w:r w:rsidR="00EE0E17">
              <w:rPr>
                <w:sz w:val="20"/>
                <w:szCs w:val="20"/>
              </w:rPr>
              <w:t>,</w:t>
            </w:r>
            <w:r w:rsidRPr="00866D0E">
              <w:rPr>
                <w:sz w:val="20"/>
                <w:szCs w:val="20"/>
              </w:rPr>
              <w:t xml:space="preserve"> etc</w:t>
            </w:r>
            <w:r w:rsidR="00EE0E17">
              <w:rPr>
                <w:sz w:val="20"/>
                <w:szCs w:val="20"/>
              </w:rPr>
              <w:t>.,</w:t>
            </w:r>
            <w:r w:rsidRPr="00866D0E">
              <w:rPr>
                <w:sz w:val="20"/>
                <w:szCs w:val="20"/>
              </w:rPr>
              <w:t xml:space="preserve"> to place study-related digital advertisements across search engines and various social media platforms. The aim is to support awareness and engage with underrepresented communities regarding clinical study availability and the importance of participating in clinical studies.</w:t>
            </w:r>
          </w:p>
        </w:tc>
      </w:tr>
      <w:tr w:rsidR="00866D0E" w:rsidRPr="00866D0E" ns2:paraId="1C94567C" ns2:textId="77777777" w:rsidTr="00132A37">
        <w:trPr>
          <w:cantSplit/>
          <w:trHeight w:val="530"/>
        </w:trPr>
        <w:tc>
          <w:tcPr>
            <w:tcW w:w="0" w:type="auto"/>
            <w:vMerge/>
            <w:vAlign w:val="center"/>
          </w:tcPr>
          <w:p ns2:paraId="1F5AB14A" ns2:textId="77777777" w:rsidR="00866D0E" w:rsidRPr="00866D0E" w:rsidRDefault="00866D0E" w:rsidP="00866D0E">
            <w:pPr>
              <w:pStyle w:val="Paragraph"/>
              <w:rPr>
                <w:sz w:val="20"/>
                <w:szCs w:val="20"/>
              </w:rPr>
            </w:pPr>
          </w:p>
        </w:tc>
        <w:tc>
          <w:tcPr>
            <w:tcW w:w="0" w:type="auto"/>
          </w:tcPr>
          <w:p ns2:paraId="75501721" ns2:textId="77777777" w:rsidR="00866D0E" w:rsidRPr="00866D0E" w:rsidRDefault="00866D0E" w:rsidP="00866D0E">
            <w:pPr>
              <w:pStyle w:val="TableLeft"/>
              <w:rPr>
                <w:sz w:val="20"/>
                <w:szCs w:val="20"/>
              </w:rPr>
            </w:pPr>
            <w:r w:rsidRPr="00866D0E">
              <w:rPr>
                <w:sz w:val="20"/>
                <w:szCs w:val="20"/>
              </w:rPr>
              <w:t xml:space="preserve">Offer and recommend study-site personnel to use the protocol-specific One Study Team application to support </w:t>
            </w:r>
            <w:proofErr w:type="gramStart"/>
            <w:r w:rsidRPr="00866D0E">
              <w:rPr>
                <w:sz w:val="20"/>
                <w:szCs w:val="20"/>
              </w:rPr>
              <w:t>prescreening</w:t>
            </w:r>
            <w:proofErr w:type="gramEnd"/>
            <w:r w:rsidRPr="00866D0E">
              <w:rPr>
                <w:sz w:val="20"/>
                <w:szCs w:val="20"/>
              </w:rPr>
              <w:t xml:space="preserve"> and screening activities to identify enrollment trends. The portal will facilitate prescreening data entry including race and ethnicity data to identify site trends in prescreening failure of UREG participants and assess trends in prescreening failure in UREG or of implicit bias at the site (</w:t>
            </w:r>
            <w:proofErr w:type="spellStart"/>
            <w:r w:rsidRPr="00866D0E">
              <w:rPr>
                <w:sz w:val="20"/>
                <w:szCs w:val="20"/>
              </w:rPr>
              <w:t>eg</w:t>
            </w:r>
            <w:proofErr w:type="spellEnd"/>
            <w:r w:rsidRPr="00866D0E">
              <w:rPr>
                <w:sz w:val="20"/>
                <w:szCs w:val="20"/>
              </w:rPr>
              <w:t>, trends in UREG participants not being approached for consideration in the study or higher rates of disinterest in clinical study participation in UREG participants).</w:t>
            </w:r>
          </w:p>
        </w:tc>
      </w:tr>
      <w:tr w:rsidR="00866D0E" w:rsidRPr="00866D0E" ns2:paraId="586AEA60" ns2:textId="77777777" w:rsidTr="00132A37">
        <w:trPr>
          <w:cantSplit/>
        </w:trPr>
        <w:tc>
          <w:tcPr>
            <w:tcW w:w="0" w:type="auto"/>
          </w:tcPr>
          <w:p ns2:paraId="01C69284" ns2:textId="77777777" w:rsidR="00866D0E" w:rsidRPr="00866D0E" w:rsidRDefault="00866D0E" w:rsidP="00866D0E">
            <w:pPr>
              <w:pStyle w:val="TableLeft"/>
              <w:rPr>
                <w:sz w:val="20"/>
                <w:szCs w:val="20"/>
              </w:rPr>
            </w:pPr>
            <w:r w:rsidRPr="00866D0E">
              <w:rPr>
                <w:sz w:val="20"/>
                <w:szCs w:val="20"/>
              </w:rPr>
              <w:lastRenderedPageBreak/>
              <w:t>Internal Monitoring and Tracking of Enrollment</w:t>
            </w:r>
          </w:p>
        </w:tc>
        <w:tc>
          <w:tcPr>
            <w:tcW w:w="0" w:type="auto"/>
          </w:tcPr>
          <w:p ns2:paraId="39EF7FA9" ns2:textId="6B36D6AD" w:rsidR="00866D0E" w:rsidRPr="00866D0E" w:rsidRDefault="00866D0E" w:rsidP="00866D0E">
            <w:pPr>
              <w:pStyle w:val="TableLeft"/>
              <w:rPr>
                <w:sz w:val="20"/>
                <w:szCs w:val="20"/>
              </w:rPr>
            </w:pPr>
            <w:r w:rsidRPr="00866D0E">
              <w:rPr>
                <w:sz w:val="20"/>
                <w:szCs w:val="20"/>
              </w:rPr>
              <w:t xml:space="preserve">Use internal data analytic systems to support diversity planning, site selection activities, and consistent monitoring of demographic enrollment against diversity goals throughout the lifecycle of </w:t>
            </w:r>
            <w:r w:rsidR="006C10F9">
              <w:rPr>
                <w:sz w:val="20"/>
                <w:szCs w:val="20"/>
              </w:rPr>
              <w:t>study</w:t>
            </w:r>
            <w:r w:rsidRPr="00866D0E">
              <w:rPr>
                <w:sz w:val="20"/>
                <w:szCs w:val="20"/>
              </w:rPr>
              <w:t xml:space="preserve"> enrollment (Note: Where applicable </w:t>
            </w:r>
            <w:r w:rsidR="00FE1376">
              <w:rPr>
                <w:sz w:val="20"/>
                <w:szCs w:val="20"/>
              </w:rPr>
              <w:t>and permitted</w:t>
            </w:r>
            <w:r w:rsidRPr="00866D0E">
              <w:rPr>
                <w:sz w:val="20"/>
                <w:szCs w:val="20"/>
              </w:rPr>
              <w:t xml:space="preserve"> by regional law).</w:t>
            </w:r>
          </w:p>
          <w:p ns2:paraId="34014898" ns2:textId="2471B644" w:rsidR="00866D0E" w:rsidRPr="00866D0E" w:rsidRDefault="00866D0E" w:rsidP="00866D0E">
            <w:pPr>
              <w:pStyle w:val="TableLeft"/>
              <w:rPr>
                <w:sz w:val="20"/>
                <w:szCs w:val="20"/>
              </w:rPr>
            </w:pPr>
            <w:r w:rsidRPr="00866D0E">
              <w:rPr>
                <w:sz w:val="20"/>
                <w:szCs w:val="20"/>
              </w:rPr>
              <w:t xml:space="preserve">The Sponsors internal demographics reporting tools/dashboards provide demographic information for the company’s clinical </w:t>
            </w:r>
            <w:r w:rsidR="006C10F9">
              <w:rPr>
                <w:sz w:val="20"/>
                <w:szCs w:val="20"/>
              </w:rPr>
              <w:t>studies</w:t>
            </w:r>
            <w:r w:rsidRPr="00866D0E">
              <w:rPr>
                <w:sz w:val="20"/>
                <w:szCs w:val="20"/>
              </w:rPr>
              <w:t xml:space="preserve"> over time. The dashboard also provides demographic comparison across therapeutic areas and regions, and by demographics at the study level and site level. Additionally, the dashboard has the capability to compare site-level demographic enrollment performance to US Census demographic data.</w:t>
            </w:r>
          </w:p>
          <w:p ns2:paraId="304AC3AA" ns2:textId="5F17EB77" w:rsidR="00866D0E" w:rsidRPr="00866D0E" w:rsidRDefault="00866D0E" w:rsidP="00866D0E">
            <w:pPr>
              <w:pStyle w:val="TableLeft"/>
              <w:rPr>
                <w:sz w:val="20"/>
                <w:szCs w:val="20"/>
              </w:rPr>
            </w:pPr>
            <w:r w:rsidRPr="00866D0E">
              <w:rPr>
                <w:sz w:val="20"/>
                <w:szCs w:val="20"/>
              </w:rPr>
              <w:t xml:space="preserve">Monitor screen failure and early termination activities to address reasons for the </w:t>
            </w:r>
            <w:proofErr w:type="spellStart"/>
            <w:r w:rsidR="006C10F9">
              <w:rPr>
                <w:sz w:val="20"/>
                <w:szCs w:val="20"/>
              </w:rPr>
              <w:t>non</w:t>
            </w:r>
            <w:r w:rsidRPr="00866D0E">
              <w:rPr>
                <w:sz w:val="20"/>
                <w:szCs w:val="20"/>
              </w:rPr>
              <w:t>inclusion</w:t>
            </w:r>
            <w:proofErr w:type="spellEnd"/>
            <w:r w:rsidRPr="00866D0E">
              <w:rPr>
                <w:sz w:val="20"/>
                <w:szCs w:val="20"/>
              </w:rPr>
              <w:t xml:space="preserve"> of diverse patients.</w:t>
            </w:r>
          </w:p>
          <w:p ns2:paraId="3F411F6F" ns2:textId="77777777" w:rsidR="00866D0E" w:rsidRPr="00866D0E" w:rsidRDefault="00866D0E" w:rsidP="00866D0E">
            <w:pPr>
              <w:pStyle w:val="TableLeft"/>
              <w:rPr>
                <w:sz w:val="20"/>
                <w:szCs w:val="20"/>
              </w:rPr>
            </w:pPr>
            <w:r w:rsidRPr="00866D0E">
              <w:rPr>
                <w:sz w:val="20"/>
                <w:szCs w:val="20"/>
              </w:rPr>
              <w:t>Review the protocol on an ongoing basis to identify amendment needs based on screen failure and early discontinuation evaluation.</w:t>
            </w:r>
          </w:p>
          <w:p ns2:paraId="405FB486" ns2:textId="36F5E170" w:rsidR="00866D0E" w:rsidRPr="00866D0E" w:rsidRDefault="00866D0E" w:rsidP="00866D0E">
            <w:pPr>
              <w:pStyle w:val="TableLeft"/>
              <w:rPr>
                <w:sz w:val="20"/>
                <w:szCs w:val="20"/>
              </w:rPr>
            </w:pPr>
            <w:r w:rsidRPr="00866D0E">
              <w:rPr>
                <w:sz w:val="20"/>
                <w:szCs w:val="20"/>
              </w:rPr>
              <w:t xml:space="preserve">Use diversity storyboards in US Country Operations group to capture demographic enrollment metrics, supportive activities, challenges, and mitigations implemented during enrollment of the </w:t>
            </w:r>
            <w:r w:rsidR="006C10F9">
              <w:rPr>
                <w:sz w:val="20"/>
                <w:szCs w:val="20"/>
              </w:rPr>
              <w:t>studies</w:t>
            </w:r>
            <w:r w:rsidRPr="00866D0E">
              <w:rPr>
                <w:sz w:val="20"/>
                <w:szCs w:val="20"/>
              </w:rPr>
              <w:t>.</w:t>
            </w:r>
          </w:p>
          <w:p ns2:paraId="329D524C" ns2:textId="77777777" w:rsidR="00866D0E" w:rsidRPr="00866D0E" w:rsidRDefault="00866D0E" w:rsidP="00866D0E">
            <w:pPr>
              <w:pStyle w:val="TableLeft"/>
              <w:rPr>
                <w:sz w:val="20"/>
                <w:szCs w:val="20"/>
              </w:rPr>
            </w:pPr>
            <w:r w:rsidRPr="00866D0E">
              <w:rPr>
                <w:sz w:val="20"/>
                <w:szCs w:val="20"/>
              </w:rPr>
              <w:t>Capture demographic enrollment metrics, supportive activities, challenges, and mitigations implemented throughout the lifecycle of the studies.</w:t>
            </w:r>
          </w:p>
        </w:tc>
      </w:tr>
      <w:tr w:rsidR="007F5B99" w:rsidRPr="00866D0E" ns2:paraId="1E588D9C" ns2:textId="77777777" w:rsidTr="00132A37">
        <w:trPr>
          <w:cantSplit/>
        </w:trPr>
        <w:tc>
          <w:tcPr>
            <w:tcW w:w="0" w:type="auto"/>
            <w:gridSpan w:val="2"/>
          </w:tcPr>
          <w:p ns2:paraId="10F83D69" ns2:textId="425A79AC" w:rsidR="007F5B99" w:rsidRPr="00866D0E" w:rsidRDefault="00F950E5" w:rsidP="00866D0E">
            <w:pPr>
              <w:pStyle w:val="TableLeft"/>
              <w:rPr>
                <w:sz w:val="20"/>
                <w:szCs w:val="20"/>
              </w:rPr>
            </w:pPr>
            <w:bookmarkStart w:id="35" w:name="_Ref100647108"/>
            <w:r w:rsidRPr="00E84D71">
              <w:rPr>
                <w:sz w:val="18"/>
                <w:szCs w:val="18"/>
              </w:rPr>
              <w:t xml:space="preserve">ACS=American Cancer Society; BCAN=Bladder Cancer Advocacy Network; BDO=Black Doctor.Org; </w:t>
            </w:r>
            <w:r w:rsidR="007F5B99" w:rsidRPr="00E84D71">
              <w:rPr>
                <w:sz w:val="18"/>
                <w:szCs w:val="18"/>
              </w:rPr>
              <w:t>CISCRP</w:t>
            </w:r>
            <w:r w:rsidRPr="00E84D71">
              <w:rPr>
                <w:sz w:val="18"/>
                <w:szCs w:val="18"/>
              </w:rPr>
              <w:t xml:space="preserve">=Center for Information and Study on Clinical Research Participation; </w:t>
            </w:r>
            <w:r w:rsidR="007F5B99" w:rsidRPr="00E84D71">
              <w:rPr>
                <w:sz w:val="18"/>
                <w:szCs w:val="18"/>
              </w:rPr>
              <w:t xml:space="preserve">DICT=Diversity &amp; Inclusion in Clinical Trials; IRB=Institutional Review Board; SOP=standard operating procedure; </w:t>
            </w:r>
            <w:r w:rsidRPr="00E84D71">
              <w:rPr>
                <w:sz w:val="18"/>
                <w:szCs w:val="18"/>
              </w:rPr>
              <w:t>UREG=</w:t>
            </w:r>
            <w:r w:rsidR="006C10F9" w:rsidRPr="00E84D71">
              <w:rPr>
                <w:sz w:val="18"/>
                <w:szCs w:val="18"/>
              </w:rPr>
              <w:t xml:space="preserve">underrepresented racial ethnic group; </w:t>
            </w:r>
            <w:r w:rsidR="007F5B99" w:rsidRPr="00E84D71">
              <w:rPr>
                <w:sz w:val="18"/>
                <w:szCs w:val="18"/>
              </w:rPr>
              <w:t>US=United States</w:t>
            </w:r>
            <w:r w:rsidRPr="00E84D71">
              <w:rPr>
                <w:sz w:val="18"/>
                <w:szCs w:val="18"/>
              </w:rPr>
              <w:t>.</w:t>
            </w:r>
          </w:p>
        </w:tc>
      </w:tr>
    </w:tbl>
    <w:p ns2:paraId="023F51DF" ns2:textId="77777777" w:rsidR="008329DB" w:rsidRDefault="008329DB" w:rsidP="00537B3A">
      <w:pPr>
        <w:pStyle w:val="Paragraph"/>
        <w:sectPr w:rsidR="008329DB" w:rsidSect="00531774">
          <w:headerReference w:type="default" ns3:id="rId14"/>
          <w:pgSz w:w="15840" w:h="12240" w:orient="landscape"/>
          <w:pgMar w:top="1800" w:right="1440" w:bottom="1440" w:left="1440" w:header="720" w:footer="720" w:gutter="0"/>
          <w:cols w:space="720"/>
          <w:docGrid w:linePitch="360"/>
        </w:sectPr>
      </w:pPr>
    </w:p>
    <w:p ns2:paraId="523495AD" ns2:textId="2459D901" w:rsidR="002C150B" w:rsidRPr="00310397" w:rsidRDefault="00490690" w:rsidP="00F5030C">
      <w:pPr>
        <w:pStyle w:val="Heading2"/>
      </w:pPr>
      <w:del w:id="1218" w:author="GoldenCorpusHarness" w:date="2026-03-28T22:23:45Z">
        <w:r>
          <w:delText>K</w:delText>
        </w:r>
      </w:del>
      <w:ins w:id="1219" w:author="GoldenCorpusHarness" w:date="2026-03-28T22:23:45Z">
        <w:r>
          <w:t>Tabl</w:t>
        </w:r>
      </w:ins>
      <w:r>
        <w:t>e</w:t>
      </w:r>
      <w:del w:id="1220" w:author="GoldenCorpusHarness" w:date="2026-03-28T22:23:45Z">
        <w:r>
          <w:delText>y</w:delText>
        </w:r>
      </w:del>
      <w:ins w:id="1221" w:author="GoldenCorpusHarness" w:date="2026-03-28T22:23:45Z">
        <w:r>
          <w:t xml:space="preserve"> 3Strategies to Enroll and Retain a Diverse</w:t>
        </w:r>
      </w:ins>
      <w:r>
        <w:t xml:space="preserve"> Part</w:t>
      </w:r>
      <w:del w:id="1222" w:author="GoldenCorpusHarness" w:date="2026-03-28T22:23:45Z">
        <w:r>
          <w:delText>nersh</w:delText>
        </w:r>
      </w:del>
      <w:ins w:id="1223" w:author="GoldenCorpusHarness" w:date="2026-03-28T22:23:45Z">
        <w:r>
          <w:t>ic</w:t>
        </w:r>
      </w:ins>
      <w:r>
        <w:t>ip</w:t>
      </w:r>
      <w:del w:id="1224" w:author="GoldenCorpusHarness" w:date="2026-03-28T22:23:45Z">
        <w:r>
          <w:delText xml:space="preserve">s </w:delText>
        </w:r>
      </w:del>
      <w:r>
        <w:t>a</w:t>
      </w:r>
      <w:del w:id="1225" w:author="GoldenCorpusHarness" w:date="2026-03-28T22:23:45Z">
        <w:r>
          <w:delText>nd Patient Engageme</w:delText>
        </w:r>
      </w:del>
      <w:r>
        <w:t>nt P</w:t>
      </w:r>
      <w:ins w:id="1226" w:author="GoldenCorpusHarness" w:date="2026-03-28T22:23:45Z">
        <w:r>
          <w:t>opu</w:t>
        </w:r>
      </w:ins>
      <w:r>
        <w:t>la</w:t>
      </w:r>
      <w:ins w:id="1227" w:author="GoldenCorpusHarness" w:date="2026-03-28T22:23:45Z">
        <w:r>
          <w:t>tio</w:t>
        </w:r>
      </w:ins>
      <w:r>
        <w:t>n</w:t>
      </w:r>
    </w:p>
    <w:p ns2:paraId="0B5CE15E" ns2:textId="08E197A7" w:rsidR="00647AA2" w:rsidRPr="00866D0E" w:rsidRDefault="0F36CF4C" w:rsidP="00071ED1">
      <w:pPr>
        <w:pStyle w:val="Paragraph"/>
      </w:pPr>
      <w:r w:rsidRPr="00866D0E">
        <w:t>E</w:t>
      </w:r>
      <w:r w:rsidR="56891B68" w:rsidRPr="00866D0E">
        <w:t xml:space="preserve">ngagement with </w:t>
      </w:r>
      <w:r w:rsidR="6455AB94" w:rsidRPr="00866D0E">
        <w:t>prospective participants,</w:t>
      </w:r>
      <w:r w:rsidR="7E0AFD7E" w:rsidRPr="00866D0E">
        <w:t xml:space="preserve"> </w:t>
      </w:r>
      <w:bookmarkStart w:id="36" w:name="_Hlk108495730"/>
      <w:r w:rsidR="00BB06EA" w:rsidRPr="00866D0E">
        <w:t>PAOs</w:t>
      </w:r>
      <w:r w:rsidR="00A42963" w:rsidRPr="00866D0E">
        <w:t>,</w:t>
      </w:r>
      <w:r w:rsidR="00BB06EA" w:rsidRPr="00866D0E">
        <w:t xml:space="preserve"> </w:t>
      </w:r>
      <w:r w:rsidR="19CEE2B5" w:rsidRPr="00866D0E">
        <w:t>and</w:t>
      </w:r>
      <w:r w:rsidR="00C14C26" w:rsidRPr="00866D0E">
        <w:t>/or</w:t>
      </w:r>
      <w:r w:rsidR="19CEE2B5" w:rsidRPr="00866D0E">
        <w:t xml:space="preserve"> </w:t>
      </w:r>
      <w:r w:rsidR="00BB06EA" w:rsidRPr="00866D0E">
        <w:t>CBOs</w:t>
      </w:r>
      <w:r w:rsidR="19CEE2B5" w:rsidRPr="00866D0E">
        <w:t xml:space="preserve"> </w:t>
      </w:r>
      <w:bookmarkEnd w:id="36"/>
      <w:r w:rsidR="78FF64F2" w:rsidRPr="00866D0E">
        <w:t xml:space="preserve">may </w:t>
      </w:r>
      <w:r w:rsidR="3A7E5FEE" w:rsidRPr="00866D0E">
        <w:t>be</w:t>
      </w:r>
      <w:r w:rsidR="713A74EA" w:rsidRPr="00866D0E">
        <w:t xml:space="preserve"> u</w:t>
      </w:r>
      <w:r w:rsidR="00CF5315" w:rsidRPr="00866D0E">
        <w:t>sed</w:t>
      </w:r>
      <w:r w:rsidR="713A74EA" w:rsidRPr="00866D0E">
        <w:t xml:space="preserve"> early on </w:t>
      </w:r>
      <w:r w:rsidR="00917F74" w:rsidRPr="00866D0E">
        <w:t xml:space="preserve">and throughout the lifecycle of the program </w:t>
      </w:r>
      <w:r w:rsidR="713A74EA" w:rsidRPr="00866D0E">
        <w:t xml:space="preserve">to provide operational insights both during protocol development and </w:t>
      </w:r>
      <w:r w:rsidR="00680419" w:rsidRPr="00866D0E">
        <w:t>study</w:t>
      </w:r>
      <w:r w:rsidR="713A74EA" w:rsidRPr="00866D0E">
        <w:t xml:space="preserve"> operation </w:t>
      </w:r>
      <w:r w:rsidR="5313A34C" w:rsidRPr="00866D0E">
        <w:t xml:space="preserve">to </w:t>
      </w:r>
      <w:r w:rsidR="56891B68" w:rsidRPr="00866D0E">
        <w:t>increase</w:t>
      </w:r>
      <w:r w:rsidR="713A74EA" w:rsidRPr="00866D0E">
        <w:t xml:space="preserve"> patient</w:t>
      </w:r>
      <w:r w:rsidR="56891B68" w:rsidRPr="00866D0E">
        <w:t xml:space="preserve"> awareness of the clinical </w:t>
      </w:r>
      <w:r w:rsidR="5313A34C" w:rsidRPr="00866D0E">
        <w:t>study</w:t>
      </w:r>
      <w:r w:rsidR="713A74EA" w:rsidRPr="00866D0E">
        <w:t>,</w:t>
      </w:r>
      <w:r w:rsidR="56891B68" w:rsidRPr="00866D0E">
        <w:t xml:space="preserve"> and support recruitment and retention efforts.</w:t>
      </w:r>
    </w:p>
    <w:p ns2:paraId="053E9D42" ns2:textId="0221A11F" w:rsidR="00647AA2" w:rsidRPr="00866D0E" w:rsidRDefault="00647AA2" w:rsidP="00647AA2">
      <w:pPr>
        <w:pStyle w:val="Paragraph"/>
      </w:pPr>
      <w:del w:id="1228" w:author="GoldenCorpusHarness" w:date="2026-03-28T22:23:45Z">
        <w:r>
          <w:delText>Partnerships with PAOs and/or CBOs allow the Sponsor to share information about the la/mUC clinical development program with these organizations, who can then share this information with their communities. The Sponsor will also consider obtaining and leveraging existing patient insights to learn about the needs of diverse populations that are directly or indirectly impacted by la/mUC and gather feedback on their perception, experience, and needs for considering participation in a clinical study.</w:delText>
        </w:r>
      </w:del>
    </w:p>
    <w:p ns2:paraId="101A9750" ns2:textId="77777777" w:rsidR="00647AA2" w:rsidRPr="0017116B" w:rsidRDefault="00647AA2" w:rsidP="00647AA2">
      <w:pPr>
        <w:pStyle w:val="Paragraph"/>
        <w:rPr>
          <w:b/>
          <w:bCs/>
        </w:rPr>
      </w:pPr>
      <w:del w:id="1229" w:author="GoldenCorpusHarness" w:date="2026-03-28T22:23:45Z">
        <w:r>
          <w:delText>Engagement with PAOs:</w:delText>
        </w:r>
      </w:del>
    </w:p>
    <w:p ns2:paraId="672B85FE" ns2:textId="09DC427F" w:rsidR="00647AA2" w:rsidRPr="00866D0E" w:rsidRDefault="00647AA2" w:rsidP="00647AA2">
      <w:pPr>
        <w:pStyle w:val="Paragraph"/>
      </w:pPr>
      <w:ins w:id="1230" w:author="GoldenCorpusHarness" w:date="2026-03-28T22:23:45Z">
        <w:r>
          <w:t xml:space="preserve">Key </w:t>
        </w:r>
      </w:ins>
      <w:r>
        <w:t>P</w:t>
      </w:r>
      <w:del w:id="1231" w:author="GoldenCorpusHarness" w:date="2026-03-28T22:23:45Z">
        <w:r>
          <w:delText>AOs have long-standing relationships with patients serving as trusted p</w:delText>
        </w:r>
      </w:del>
      <w:r>
        <w:t>artners</w:t>
      </w:r>
      <w:ins w:id="1232" w:author="GoldenCorpusHarness" w:date="2026-03-28T22:23:45Z">
        <w:r>
          <w:t>hips</w:t>
        </w:r>
      </w:ins>
      <w:r>
        <w:t xml:space="preserve"> and </w:t>
      </w:r>
      <w:del w:id="1233" w:author="GoldenCorpusHarness" w:date="2026-03-28T22:23:45Z">
        <w:r>
          <w:delText xml:space="preserve">educational resources for patients living with specific conditions. </w:delText>
        </w:r>
      </w:del>
      <w:r>
        <w:t>P</w:t>
      </w:r>
      <w:del w:id="1234" w:author="GoldenCorpusHarness" w:date="2026-03-28T22:23:45Z">
        <w:r>
          <w:delText>AOs also understand the needs of underrepresented racial and ethnic patients on a local level with an organizational presence in multiple US cities, which helps them create and maintain a climate of inclusion for patients by addressing social determinants such as financial and educational barriers that may limit p</w:delText>
        </w:r>
      </w:del>
      <w:r>
        <w:t xml:space="preserve">atient </w:t>
      </w:r>
      <w:ins w:id="1235" w:author="GoldenCorpusHarness" w:date="2026-03-28T22:23:45Z">
        <w:r>
          <w:t>Eng</w:t>
        </w:r>
      </w:ins>
      <w:r>
        <w:t>a</w:t>
      </w:r>
      <w:del w:id="1236" w:author="GoldenCorpusHarness" w:date="2026-03-28T22:23:45Z">
        <w:r>
          <w:delText>cc</w:delText>
        </w:r>
      </w:del>
      <w:ins w:id="1237" w:author="GoldenCorpusHarness" w:date="2026-03-28T22:23:45Z">
        <w:r>
          <w:t>g</w:t>
        </w:r>
      </w:ins>
      <w:r>
        <w:t>e</w:t>
      </w:r>
      <w:del w:id="1238" w:author="GoldenCorpusHarness" w:date="2026-03-28T22:23:45Z">
        <w:r>
          <w:delText xml:space="preserve">ss to care. PAOs also provide education and support to patients who </w:delText>
        </w:r>
      </w:del>
      <w:r>
        <w:t>m</w:t>
      </w:r>
      <w:del w:id="1239" w:author="GoldenCorpusHarness" w:date="2026-03-28T22:23:45Z">
        <w:r>
          <w:delText>ay be interested in clinical study participation. Support services may include access to clinical study finders, pati</w:delText>
        </w:r>
      </w:del>
      <w:r>
        <w:t xml:space="preserve">ent </w:t>
      </w:r>
      <w:del w:id="1240" w:author="GoldenCorpusHarness" w:date="2026-03-28T22:23:45Z">
        <w:r>
          <w:delText xml:space="preserve">navigation, </w:delText>
        </w:r>
      </w:del>
      <w:ins w:id="1241" w:author="GoldenCorpusHarness" w:date="2026-03-28T22:23:45Z">
        <w:r>
          <w:t>Pl</w:t>
        </w:r>
      </w:ins>
      <w:r>
        <w:t>an</w:t>
      </w:r>
      <w:del w:id="1242" w:author="GoldenCorpusHarness" w:date="2026-03-28T22:23:45Z">
        <w:r>
          <w:delText>d information on the research process provided in a health and digitally literate, culturally sensitive manner. Working with PAOs on local and national levels can help to raise awareness of the clinical study for the target population, caregivers, and HCPs.</w:delText>
        </w:r>
      </w:del>
    </w:p>
    <w:p ns2:paraId="0BC04861" ns2:textId="3EB72B9C" w:rsidR="00420888" w:rsidRPr="00866D0E" w:rsidRDefault="3904C6B8" w:rsidP="008A0377">
      <w:pPr>
        <w:pStyle w:val="Paragraph"/>
      </w:pPr>
      <w:del w:id="1243" w:author="GoldenCorpusHarness" w:date="2026-03-28T22:23:45Z">
        <w:r>
          <w:delText>Key partnership and patient ad</w:delText>
        </w:r>
      </w:del>
      <w:ins w:id="1244" w:author="GoldenCorpusHarness" w:date="2026-03-28T22:23:45Z">
        <w:r>
          <w:t>Engagement with prospecti</w:t>
        </w:r>
      </w:ins>
      <w:r>
        <w:t>v</w:t>
      </w:r>
      <w:del w:id="1245" w:author="GoldenCorpusHarness" w:date="2026-03-28T22:23:45Z">
        <w:r>
          <w:delText>ocacy measures may include</w:delText>
        </w:r>
      </w:del>
      <w:ins w:id="1246" w:author="GoldenCorpusHarness" w:date="2026-03-28T22:23:45Z">
        <w:r>
          <w:t>e participants, PAOs, and/or CBOs may</w:t>
        </w:r>
      </w:ins>
      <w:r>
        <w:t xml:space="preserve"> b</w:t>
      </w:r>
      <w:del w:id="1247" w:author="GoldenCorpusHarness" w:date="2026-03-28T22:23:45Z">
        <w:r>
          <w:delText>ut are not limited to:</w:delText>
        </w:r>
      </w:del>
      <w:ins w:id="1248" w:author="GoldenCorpusHarness" w:date="2026-03-28T22:23:45Z">
        <w:r>
          <w:t>e used early on and throughout the lifecycle of the program to provide operational insights both during protocol development and study operation to increase patient awareness of the clinical study, and support recruitment and retention efforts.</w:t>
        </w:r>
      </w:ins>
    </w:p>
    <w:p ns2:paraId="3713851C" ns2:textId="5ACEEF53" w:rsidR="00B6135A" w:rsidRPr="00443355" w:rsidRDefault="00B6135A" w:rsidP="00B6135A">
      <w:pPr>
        <w:pStyle w:val="ListBullet"/>
        <w:rPr>
          <w:rStyle w:val="SuggestedOptional"/>
          <w:color w:val="auto"/>
        </w:rPr>
      </w:pPr>
      <w:r>
        <w:t>P</w:t>
      </w:r>
      <w:del w:id="1249" w:author="GoldenCorpusHarness" w:date="2026-03-28T22:23:45Z">
        <w:r>
          <w:delText>otential to share la/mUC-specific patient resource</w:delText>
        </w:r>
      </w:del>
      <w:ins w:id="1250" w:author="GoldenCorpusHarness" w:date="2026-03-28T22:23:45Z">
        <w:r>
          <w:t>artnership</w:t>
        </w:r>
      </w:ins>
      <w:r>
        <w:t xml:space="preserve">s with PAOs </w:t>
      </w:r>
      <w:del w:id="1251" w:author="GoldenCorpusHarness" w:date="2026-03-28T22:23:45Z">
        <w:r>
          <w:delText>to share on their plat</w:delText>
        </w:r>
      </w:del>
      <w:ins w:id="1252" w:author="GoldenCorpusHarness" w:date="2026-03-28T22:23:45Z">
        <w:r>
          <w:t>and/or CBOs allow the Sponsor to share in</w:t>
        </w:r>
      </w:ins>
      <w:r>
        <w:t>form</w:t>
      </w:r>
      <w:del w:id="1253" w:author="GoldenCorpusHarness" w:date="2026-03-28T22:23:45Z">
        <w:r>
          <w:delText xml:space="preserve">s and </w:delText>
        </w:r>
      </w:del>
      <w:ins w:id="1254" w:author="GoldenCorpusHarness" w:date="2026-03-28T22:23:45Z">
        <w:r>
          <w:t>ation a</w:t>
        </w:r>
      </w:ins>
      <w:r>
        <w:t>b</w:t>
      </w:r>
      <w:del w:id="1255" w:author="GoldenCorpusHarness" w:date="2026-03-28T22:23:45Z">
        <w:r>
          <w:delText>roaden a</w:delText>
        </w:r>
      </w:del>
      <w:ins w:id="1256" w:author="GoldenCorpusHarness" w:date="2026-03-28T22:23:45Z">
        <w:r>
          <w:t xml:space="preserve">out the la/mUC clinical development program </w:t>
        </w:r>
      </w:ins>
      <w:r>
        <w:t>w</w:t>
      </w:r>
      <w:del w:id="1257" w:author="GoldenCorpusHarness" w:date="2026-03-28T22:23:45Z">
        <w:r>
          <w:delText>areness o</w:delText>
        </w:r>
      </w:del>
      <w:ins w:id="1258" w:author="GoldenCorpusHarness" w:date="2026-03-28T22:23:45Z">
        <w:r>
          <w:t>ith these organizations, who can then share this in</w:t>
        </w:r>
      </w:ins>
      <w:r>
        <w:t>f</w:t>
      </w:r>
      <w:del w:id="1259" w:author="GoldenCorpusHarness" w:date="2026-03-28T22:23:45Z">
        <w:r>
          <w:delText xml:space="preserve"> MK‑2870-031</w:delText>
        </w:r>
      </w:del>
      <w:ins w:id="1260" w:author="GoldenCorpusHarness" w:date="2026-03-28T22:23:45Z">
        <w:r>
          <w:t>ormation with their communities. The Sponsor will also consider obtaining and leveraging existing patient insights to learn about the needs of diverse populations that are directly or indirectly impacted by la/mUC and gather feedback on their perception, experience, and needs for considering participation in a</w:t>
        </w:r>
      </w:ins>
      <w:r>
        <w:t xml:space="preserve"> clinical study.</w:t>
      </w:r>
    </w:p>
    <w:p ns2:paraId="65B9964A" ns2:textId="36D423CC" w:rsidR="00AC3394" w:rsidRPr="00866D0E" w:rsidRDefault="00AC3394" w:rsidP="005805F3">
      <w:pPr>
        <w:pStyle w:val="ListBullet"/>
        <w:rPr>
          <w:rStyle w:val="SuggestedOptional"/>
          <w:color w:val="auto"/>
        </w:rPr>
      </w:pPr>
      <w:r>
        <w:t xml:space="preserve">Engagement with </w:t>
      </w:r>
      <w:del w:id="1261" w:author="GoldenCorpusHarness" w:date="2026-03-28T22:23:45Z">
        <w:r>
          <w:delText xml:space="preserve">5 </w:delText>
        </w:r>
      </w:del>
      <w:r>
        <w:t>PAOs</w:t>
      </w:r>
      <w:del w:id="1262" w:author="GoldenCorpusHarness" w:date="2026-03-28T22:23:45Z">
        <w:r>
          <w:delText xml:space="preserve"> that are involved with la/mUC patient population, such as the BCAN, UCF, ACS, Black Health Matters, and Black Doctor Org. Partnering with PAOs can help raise awareness of the clinical study population, identify any recruitment challenges, and understand the needs of underrepresented racial and ethnic patients on a local and national level.</w:delText>
        </w:r>
      </w:del>
      <w:ins w:id="1263" w:author="GoldenCorpusHarness" w:date="2026-03-28T22:23:45Z">
        <w:r>
          <w:t>:</w:t>
        </w:r>
      </w:ins>
    </w:p>
    <w:p ns2:paraId="1BC77F0F" ns2:textId="3B780CFE" w:rsidR="00647AA2" w:rsidRPr="00866D0E" w:rsidRDefault="00647AA2" w:rsidP="005805F3">
      <w:pPr>
        <w:pStyle w:val="ListBullet"/>
        <w:rPr>
          <w:rStyle w:val="SuggestedOptional"/>
          <w:color w:val="auto"/>
        </w:rPr>
      </w:pPr>
      <w:del w:id="1264" w:author="GoldenCorpusHarness" w:date="2026-03-28T22:23:45Z">
        <w:r>
          <w:delText xml:space="preserve">Schedule engagements with </w:delText>
        </w:r>
      </w:del>
      <w:r>
        <w:t>PAO</w:t>
      </w:r>
      <w:del w:id="1265" w:author="GoldenCorpusHarness" w:date="2026-03-28T22:23:45Z">
        <w:r>
          <w:delText xml:space="preserve"> leaders and/or nurse/peer/patient navigators/case managers at</w:delText>
        </w:r>
      </w:del>
      <w:ins w:id="1266" w:author="GoldenCorpusHarness" w:date="2026-03-28T22:23:45Z">
        <w:r>
          <w:t>s have long-standing relationships with patients serving as trusted partners and educational resources for patients living with specific conditions.</w:t>
        </w:r>
      </w:ins>
      <w:r>
        <w:t xml:space="preserve"> PAOs </w:t>
      </w:r>
      <w:del w:id="1267" w:author="GoldenCorpusHarness" w:date="2026-03-28T22:23:45Z">
        <w:r>
          <w:delText>to discuss and revie</w:delText>
        </w:r>
      </w:del>
      <w:ins w:id="1268" w:author="GoldenCorpusHarness" w:date="2026-03-28T22:23:45Z">
        <w:r>
          <w:t xml:space="preserve">also understand the needs of underrepresented racial and ethnic patients on a local level </w:t>
        </w:r>
      </w:ins>
      <w:r>
        <w:t>w</w:t>
      </w:r>
      <w:ins w:id="1269" w:author="GoldenCorpusHarness" w:date="2026-03-28T22:23:45Z">
        <w:r>
          <w:t>ith an organizational presence in multiple US cities, which helps them create and maintain a climate</w:t>
        </w:r>
      </w:ins>
      <w:r>
        <w:t xml:space="preserve"> of </w:t>
      </w:r>
      <w:del w:id="1270" w:author="GoldenCorpusHarness" w:date="2026-03-28T22:23:45Z">
        <w:r>
          <w:delText>the</w:delText>
        </w:r>
      </w:del>
      <w:ins w:id="1271" w:author="GoldenCorpusHarness" w:date="2026-03-28T22:23:45Z">
        <w:r>
          <w:t>inclusion for patients by addressing social determinants such as financial and educational barriers that may limit patient access to care. PAOs also provide education and support to patients who may be interested in clinical study participation.</w:t>
        </w:r>
      </w:ins>
      <w:r>
        <w:t xml:space="preserve"> S</w:t>
      </w:r>
      <w:del w:id="1272" w:author="GoldenCorpusHarness" w:date="2026-03-28T22:23:45Z">
        <w:r>
          <w:delText>ponsor’s ongoing and upcoming la/mU</w:delText>
        </w:r>
      </w:del>
      <w:ins w:id="1273" w:author="GoldenCorpusHarness" w:date="2026-03-28T22:23:45Z">
        <w:r>
          <w:t>upport services may include access to clinical study finders, patient navigation, and information on the research process provided in a health and digitally literate, culturally sensitive manner. Working with PAOs on local and national levels can help to raise awareness of the clinical study for the target population, caregivers, and H</w:t>
        </w:r>
      </w:ins>
      <w:r>
        <w:t>C</w:t>
      </w:r>
      <w:del w:id="1274" w:author="GoldenCorpusHarness" w:date="2026-03-28T22:23:45Z">
        <w:r>
          <w:delText xml:space="preserve"> clinical studie</w:delText>
        </w:r>
      </w:del>
      <w:ins w:id="1275" w:author="GoldenCorpusHarness" w:date="2026-03-28T22:23:45Z">
        <w:r>
          <w:t>P</w:t>
        </w:r>
      </w:ins>
      <w:r>
        <w:t>s.</w:t>
      </w:r>
      <w:del w:id="1276" w:author="GoldenCorpusHarness" w:date="2026-03-28T22:23:45Z">
        <w:r>
          <w:delText xml:space="preserve"> Nurse/peer/patient navigators/case managers play an important role in helping people with la/mUC to understand available treatment options, including Merck clinical studies.</w:delText>
        </w:r>
      </w:del>
    </w:p>
    <w:p ns2:paraId="4F6224AF" ns2:textId="77777777" w:rsidR="00647AA2" w:rsidRPr="00866D0E" w:rsidRDefault="00647AA2" w:rsidP="005805F3">
      <w:pPr>
        <w:pStyle w:val="ListBullet"/>
        <w:rPr>
          <w:rStyle w:val="SuggestedOptional"/>
          <w:color w:val="auto"/>
        </w:rPr>
      </w:pPr>
      <w:del w:id="1277" w:author="GoldenCorpusHarness" w:date="2026-03-28T22:23:45Z">
        <w:r>
          <w:delText>Outr</w:delText>
        </w:r>
      </w:del>
      <w:ins w:id="1278" w:author="GoldenCorpusHarness" w:date="2026-03-28T22:23:45Z">
        <w:r>
          <w:t>K</w:t>
        </w:r>
      </w:ins>
      <w:r>
        <w:t>e</w:t>
      </w:r>
      <w:del w:id="1279" w:author="GoldenCorpusHarness" w:date="2026-03-28T22:23:45Z">
        <w:r>
          <w:delText>ach for clinical stud</w:delText>
        </w:r>
      </w:del>
      <w:r>
        <w:t xml:space="preserve">y </w:t>
      </w:r>
      <w:del w:id="1280" w:author="GoldenCorpusHarness" w:date="2026-03-28T22:23:45Z">
        <w:r>
          <w:delText>aw</w:delText>
        </w:r>
      </w:del>
      <w:ins w:id="1281" w:author="GoldenCorpusHarness" w:date="2026-03-28T22:23:45Z">
        <w:r>
          <w:t>p</w:t>
        </w:r>
      </w:ins>
      <w:r>
        <w:t>ar</w:t>
      </w:r>
      <w:del w:id="1282" w:author="GoldenCorpusHarness" w:date="2026-03-28T22:23:45Z">
        <w:r>
          <w:delText>e</w:delText>
        </w:r>
      </w:del>
      <w:ins w:id="1283" w:author="GoldenCorpusHarness" w:date="2026-03-28T22:23:45Z">
        <w:r>
          <w:t>t</w:t>
        </w:r>
      </w:ins>
      <w:r>
        <w:t>ne</w:t>
      </w:r>
      <w:ins w:id="1284" w:author="GoldenCorpusHarness" w:date="2026-03-28T22:23:45Z">
        <w:r>
          <w:t>r</w:t>
        </w:r>
      </w:ins>
      <w:r>
        <w:t>s</w:t>
      </w:r>
      <w:del w:id="1285" w:author="GoldenCorpusHarness" w:date="2026-03-28T22:23:45Z">
        <w:r>
          <w:delText>s w</w:delText>
        </w:r>
      </w:del>
      <w:ins w:id="1286" w:author="GoldenCorpusHarness" w:date="2026-03-28T22:23:45Z">
        <w:r>
          <w:t>h</w:t>
        </w:r>
      </w:ins>
      <w:r>
        <w:t>i</w:t>
      </w:r>
      <w:del w:id="1287" w:author="GoldenCorpusHarness" w:date="2026-03-28T22:23:45Z">
        <w:r>
          <w:delText xml:space="preserve">th PAOs on </w:delText>
        </w:r>
      </w:del>
      <w:r>
        <w:t>p</w:t>
      </w:r>
      <w:del w:id="1288" w:author="GoldenCorpusHarness" w:date="2026-03-28T22:23:45Z">
        <w:r>
          <w:delText>rinted</w:delText>
        </w:r>
      </w:del>
      <w:r>
        <w:t xml:space="preserve"> and</w:t>
      </w:r>
      <w:del w:id="1289" w:author="GoldenCorpusHarness" w:date="2026-03-28T22:23:45Z">
        <w:r>
          <w:delText xml:space="preserve"> digital materials that will direct</w:delText>
        </w:r>
      </w:del>
      <w:r>
        <w:t xml:space="preserve"> patient</w:t>
      </w:r>
      <w:ins w:id="1290" w:author="GoldenCorpusHarness" w:date="2026-03-28T22:23:45Z">
        <w:r>
          <w:t xml:space="preserve"> advocacy mea</w:t>
        </w:r>
      </w:ins>
      <w:r>
        <w:t>s</w:t>
      </w:r>
      <w:ins w:id="1291" w:author="GoldenCorpusHarness" w:date="2026-03-28T22:23:45Z">
        <w:r>
          <w:t>ures may include but are not limited</w:t>
        </w:r>
      </w:ins>
      <w:r>
        <w:t xml:space="preserve"> to</w:t>
      </w:r>
      <w:del w:id="1292" w:author="GoldenCorpusHarness" w:date="2026-03-28T22:23:45Z">
        <w:r>
          <w:delText xml:space="preserve"> the Merck Clinical Trials webpage.</w:delText>
        </w:r>
      </w:del>
      <w:ins w:id="1293" w:author="GoldenCorpusHarness" w:date="2026-03-28T22:23:45Z">
        <w:r>
          <w:t>:</w:t>
        </w:r>
      </w:ins>
    </w:p>
    <w:p ns2:paraId="782CE40A" ns2:textId="77777777" w:rsidR="005805F3" w:rsidRDefault="005805F3" w:rsidP="002A321E">
      <w:pPr>
        <w:pStyle w:val="ListEnd"/>
      </w:pPr>
      <w:ins w:id="1294" w:author="GoldenCorpusHarness" w:date="2026-03-28T22:23:45Z">
        <w:r>
          <w:t>Potential to share la/mUC-specific patient resources with PAOs to share on their platforms and broaden awareness of MK‑2870-031 clinical study.</w:t>
        </w:r>
      </w:ins>
    </w:p>
    <w:p ns2:paraId="40A87D6C" ns2:textId="77777777" w:rsidR="002A321E" w:rsidRPr="002A321E" w:rsidRDefault="002A321E" w:rsidP="002A321E">
      <w:pPr>
        <w:pStyle w:val="Paragraph"/>
      </w:pPr>
      <w:ins w:id="1295" w:author="GoldenCorpusHarness" w:date="2026-03-28T22:23:45Z">
        <w:r>
          <w:t>Engagement with 5 PAOs that are involved with la/mUC patient population, such as the BCAN, UCF, ACS, Black Health Matters, and Black Doctor Org. Partnering with PAOs can help raise awareness of the clinical study population, identify any recruitment challenges, and understand the needs of underrepresented racial and ethnic patients on a local and national level.</w:t>
        </w:r>
      </w:ins>
    </w:p>
    <w:p ns2:paraId="03263D4C" ns2:textId="6A4A9A51" w:rsidR="00257B1E" w:rsidRPr="0017116B" w:rsidRDefault="00D05908" w:rsidP="0046445E">
      <w:pPr>
        <w:pStyle w:val="Paragraph"/>
        <w:rPr>
          <w:b/>
          <w:bCs/>
        </w:rPr>
      </w:pPr>
      <w:del w:id="1296" w:author="GoldenCorpusHarness" w:date="2026-03-28T22:23:45Z">
        <w:r>
          <w:delText>Engagement</w:delText>
        </w:r>
      </w:del>
      <w:ins w:id="1297" w:author="GoldenCorpusHarness" w:date="2026-03-28T22:23:45Z">
        <w:r>
          <w:t>Schedule engagements</w:t>
        </w:r>
      </w:ins>
      <w:r>
        <w:t xml:space="preserve"> with </w:t>
      </w:r>
      <w:ins w:id="1298" w:author="GoldenCorpusHarness" w:date="2026-03-28T22:23:45Z">
        <w:r>
          <w:t>PAO leaders and/or nurse/peer/patient navigators/case managers at PAOs to discuss and review of the Sponsor’s ongoing and upcoming la/mU</w:t>
        </w:r>
      </w:ins>
      <w:r>
        <w:t>C</w:t>
      </w:r>
      <w:del w:id="1299" w:author="GoldenCorpusHarness" w:date="2026-03-28T22:23:45Z">
        <w:r>
          <w:delText>BOs:</w:delText>
        </w:r>
      </w:del>
      <w:ins w:id="1300" w:author="GoldenCorpusHarness" w:date="2026-03-28T22:23:45Z">
        <w:r>
          <w:t xml:space="preserve"> clinical studies. Nurse/peer/patient navigators/case managers play an important role in helping people with la/mUC to understand available treatment options, including Merck clinical studies.</w:t>
        </w:r>
      </w:ins>
    </w:p>
    <w:p ns2:paraId="39C523EE" ns2:textId="43D20FF2" w:rsidR="00B5664E" w:rsidRPr="00866D0E" w:rsidRDefault="006D689B" w:rsidP="00537B3A">
      <w:pPr>
        <w:pStyle w:val="Paragraph"/>
      </w:pPr>
      <w:del w:id="1301" w:author="GoldenCorpusHarness" w:date="2026-03-28T22:23:45Z">
        <w:r>
          <w:delText>CB</w:delText>
        </w:r>
      </w:del>
      <w:r>
        <w:t>O</w:t>
      </w:r>
      <w:del w:id="1302" w:author="GoldenCorpusHarness" w:date="2026-03-28T22:23:45Z">
        <w:r>
          <w:delText>s are gro</w:delText>
        </w:r>
      </w:del>
      <w:r>
        <w:t>u</w:t>
      </w:r>
      <w:del w:id="1303" w:author="GoldenCorpusHarness" w:date="2026-03-28T22:23:45Z">
        <w:r>
          <w:delText xml:space="preserve">ps </w:delText>
        </w:r>
      </w:del>
      <w:r>
        <w:t>t</w:t>
      </w:r>
      <w:del w:id="1304" w:author="GoldenCorpusHarness" w:date="2026-03-28T22:23:45Z">
        <w:r>
          <w:delText>hat connect with individuals based on common interest or a shared value (ie, church-based organizations, lifestyle groups). Partnering with CBOs c</w:delText>
        </w:r>
      </w:del>
      <w:r>
        <w:t>rea</w:t>
      </w:r>
      <w:del w:id="1305" w:author="GoldenCorpusHarness" w:date="2026-03-28T22:23:45Z">
        <w:r>
          <w:delText>tes</w:delText>
        </w:r>
      </w:del>
      <w:ins w:id="1306" w:author="GoldenCorpusHarness" w:date="2026-03-28T22:23:45Z">
        <w:r>
          <w:t>ch</w:t>
        </w:r>
      </w:ins>
      <w:r>
        <w:t xml:space="preserve"> </w:t>
      </w:r>
      <w:del w:id="1307" w:author="GoldenCorpusHarness" w:date="2026-03-28T22:23:45Z">
        <w:r>
          <w:delText>the opp</w:delText>
        </w:r>
      </w:del>
      <w:ins w:id="1308" w:author="GoldenCorpusHarness" w:date="2026-03-28T22:23:45Z">
        <w:r>
          <w:t>f</w:t>
        </w:r>
      </w:ins>
      <w:r>
        <w:t>or</w:t>
      </w:r>
      <w:del w:id="1309" w:author="GoldenCorpusHarness" w:date="2026-03-28T22:23:45Z">
        <w:r>
          <w:delText>tunity to work with trusted community leaders to educate potential participants, establish communication between leaders and the local study sites, and may facilitate in the handoff of interested participants to study sites to discuss the study and potentially enroll. CBOs may also offer access to</w:delText>
        </w:r>
      </w:del>
      <w:r>
        <w:t xml:space="preserve"> clinical study </w:t>
      </w:r>
      <w:del w:id="1310" w:author="GoldenCorpusHarness" w:date="2026-03-28T22:23:45Z">
        <w:r>
          <w:delText>f</w:delText>
        </w:r>
      </w:del>
      <w:ins w:id="1311" w:author="GoldenCorpusHarness" w:date="2026-03-28T22:23:45Z">
        <w:r>
          <w:t>awareness with PAOs on pr</w:t>
        </w:r>
      </w:ins>
      <w:r>
        <w:t>in</w:t>
      </w:r>
      <w:ins w:id="1312" w:author="GoldenCorpusHarness" w:date="2026-03-28T22:23:45Z">
        <w:r>
          <w:t>te</w:t>
        </w:r>
      </w:ins>
      <w:r>
        <w:t>d</w:t>
      </w:r>
      <w:ins w:id="1313" w:author="GoldenCorpusHarness" w:date="2026-03-28T22:23:45Z">
        <w:r>
          <w:t xml:space="preserve"> and digital mat</w:t>
        </w:r>
      </w:ins>
      <w:r>
        <w:t>er</w:t>
      </w:r>
      <w:ins w:id="1314" w:author="GoldenCorpusHarness" w:date="2026-03-28T22:23:45Z">
        <w:r>
          <w:t>ial</w:t>
        </w:r>
      </w:ins>
      <w:r>
        <w:t>s</w:t>
      </w:r>
      <w:del w:id="1315" w:author="GoldenCorpusHarness" w:date="2026-03-28T22:23:45Z">
        <w:r>
          <w:delText>,</w:delText>
        </w:r>
      </w:del>
      <w:ins w:id="1316" w:author="GoldenCorpusHarness" w:date="2026-03-28T22:23:45Z">
        <w:r>
          <w:t xml:space="preserve"> that will direct</w:t>
        </w:r>
      </w:ins>
      <w:r>
        <w:t xml:space="preserve"> patient</w:t>
      </w:r>
      <w:ins w:id="1317" w:author="GoldenCorpusHarness" w:date="2026-03-28T22:23:45Z">
        <w:r>
          <w:t>s</w:t>
        </w:r>
      </w:ins>
      <w:r>
        <w:t xml:space="preserve"> </w:t>
      </w:r>
      <w:del w:id="1318" w:author="GoldenCorpusHarness" w:date="2026-03-28T22:23:45Z">
        <w:r>
          <w:delText>naviga</w:delText>
        </w:r>
      </w:del>
      <w:r>
        <w:t>t</w:t>
      </w:r>
      <w:del w:id="1319" w:author="GoldenCorpusHarness" w:date="2026-03-28T22:23:45Z">
        <w:r>
          <w:delText>i</w:delText>
        </w:r>
      </w:del>
      <w:r>
        <w:t>o</w:t>
      </w:r>
      <w:del w:id="1320" w:author="GoldenCorpusHarness" w:date="2026-03-28T22:23:45Z">
        <w:r>
          <w:delText>n,</w:delText>
        </w:r>
      </w:del>
      <w:r>
        <w:t xml:space="preserve"> </w:t>
      </w:r>
      <w:del w:id="1321" w:author="GoldenCorpusHarness" w:date="2026-03-28T22:23:45Z">
        <w:r>
          <w:delText xml:space="preserve">and </w:delText>
        </w:r>
      </w:del>
      <w:ins w:id="1322" w:author="GoldenCorpusHarness" w:date="2026-03-28T22:23:45Z">
        <w:r>
          <w:t>t</w:t>
        </w:r>
      </w:ins>
      <w:r>
        <w:t>he</w:t>
      </w:r>
      <w:del w:id="1323" w:author="GoldenCorpusHarness" w:date="2026-03-28T22:23:45Z">
        <w:r>
          <w:delText>alth-lit</w:delText>
        </w:r>
      </w:del>
      <w:ins w:id="1324" w:author="GoldenCorpusHarness" w:date="2026-03-28T22:23:45Z">
        <w:r>
          <w:t xml:space="preserve"> M</w:t>
        </w:r>
      </w:ins>
      <w:r>
        <w:t>er</w:t>
      </w:r>
      <w:del w:id="1325" w:author="GoldenCorpusHarness" w:date="2026-03-28T22:23:45Z">
        <w:r>
          <w:delText>ate,</w:delText>
        </w:r>
      </w:del>
      <w:ins w:id="1326" w:author="GoldenCorpusHarness" w:date="2026-03-28T22:23:45Z">
        <w:r>
          <w:t>ck</w:t>
        </w:r>
      </w:ins>
      <w:r>
        <w:t xml:space="preserve"> </w:t>
      </w:r>
      <w:del w:id="1327" w:author="GoldenCorpusHarness" w:date="2026-03-28T22:23:45Z">
        <w:r>
          <w:delText>culturally sensitive education about c</w:delText>
        </w:r>
      </w:del>
      <w:ins w:id="1328" w:author="GoldenCorpusHarness" w:date="2026-03-28T22:23:45Z">
        <w:r>
          <w:t>C</w:t>
        </w:r>
      </w:ins>
      <w:r>
        <w:t xml:space="preserve">linical </w:t>
      </w:r>
      <w:del w:id="1329" w:author="GoldenCorpusHarness" w:date="2026-03-28T22:23:45Z">
        <w:r>
          <w:delText xml:space="preserve">research, disease </w:delText>
        </w:r>
      </w:del>
      <w:ins w:id="1330" w:author="GoldenCorpusHarness" w:date="2026-03-28T22:23:45Z">
        <w:r>
          <w:t>T</w:t>
        </w:r>
      </w:ins>
      <w:r>
        <w:t>ri</w:t>
      </w:r>
      <w:del w:id="1331" w:author="GoldenCorpusHarness" w:date="2026-03-28T22:23:45Z">
        <w:r>
          <w:delText>sk f</w:delText>
        </w:r>
      </w:del>
      <w:r>
        <w:t>a</w:t>
      </w:r>
      <w:del w:id="1332" w:author="GoldenCorpusHarness" w:date="2026-03-28T22:23:45Z">
        <w:r>
          <w:delText>ctors, a</w:delText>
        </w:r>
      </w:del>
      <w:ins w:id="1333" w:author="GoldenCorpusHarness" w:date="2026-03-28T22:23:45Z">
        <w:r>
          <w:t>l</w:t>
        </w:r>
      </w:ins>
      <w:r>
        <w:t>s we</w:t>
      </w:r>
      <w:del w:id="1334" w:author="GoldenCorpusHarness" w:date="2026-03-28T22:23:45Z">
        <w:r>
          <w:delText xml:space="preserve">ll </w:delText>
        </w:r>
      </w:del>
      <w:ins w:id="1335" w:author="GoldenCorpusHarness" w:date="2026-03-28T22:23:45Z">
        <w:r>
          <w:t>bp</w:t>
        </w:r>
      </w:ins>
      <w:r>
        <w:t>a</w:t>
      </w:r>
      <w:del w:id="1336" w:author="GoldenCorpusHarness" w:date="2026-03-28T22:23:45Z">
        <w:r>
          <w:delText>s assist with visit schedulin</w:delText>
        </w:r>
      </w:del>
      <w:r>
        <w:t>g</w:t>
      </w:r>
      <w:del w:id="1337" w:author="GoldenCorpusHarness" w:date="2026-03-28T22:23:45Z">
        <w:r>
          <w:delText xml:space="preserve"> and attendanc</w:delText>
        </w:r>
      </w:del>
      <w:r>
        <w:t>e.</w:t>
      </w:r>
    </w:p>
    <w:p ns2:paraId="6C2062E1" ns2:textId="77777777" w:rsidR="00257B1E" w:rsidRPr="00866D0E" w:rsidRDefault="00257B1E" w:rsidP="00B5664E">
      <w:pPr>
        <w:pStyle w:val="ListBullet"/>
        <w:keepNext/>
        <w:numPr>
          <w:ilvl w:val="0"/>
          <w:numId w:val="0"/>
        </w:numPr>
      </w:pPr>
      <w:del w:id="1338" w:author="GoldenCorpusHarness" w:date="2026-03-28T22:23:45Z">
        <w:r>
          <w:delText>Engagement opportunities with local communities may include:</w:delText>
        </w:r>
      </w:del>
    </w:p>
    <w:p ns2:paraId="317E4248" ns2:textId="77777777" w:rsidR="00257B1E" w:rsidRPr="00866D0E" w:rsidRDefault="00257B1E" w:rsidP="006D689B">
      <w:pPr>
        <w:pStyle w:val="ListBullet"/>
        <w:keepNext/>
      </w:pPr>
      <w:del w:id="1339" w:author="GoldenCorpusHarness" w:date="2026-03-28T22:23:45Z">
        <w:r>
          <w:delText>Investigate opportunities for e</w:delText>
        </w:r>
      </w:del>
      <w:ins w:id="1340" w:author="GoldenCorpusHarness" w:date="2026-03-28T22:23:45Z">
        <w:r>
          <w:t>E</w:t>
        </w:r>
      </w:ins>
      <w:r>
        <w:t xml:space="preserve">ngagement with </w:t>
      </w:r>
      <w:del w:id="1341" w:author="GoldenCorpusHarness" w:date="2026-03-28T22:23:45Z">
        <w:r>
          <w:delText>community-ba</w:delText>
        </w:r>
      </w:del>
      <w:ins w:id="1342" w:author="GoldenCorpusHarness" w:date="2026-03-28T22:23:45Z">
        <w:r>
          <w:t>CBO</w:t>
        </w:r>
      </w:ins>
      <w:r>
        <w:t>s</w:t>
      </w:r>
      <w:del w:id="1343" w:author="GoldenCorpusHarness" w:date="2026-03-28T22:23:45Z">
        <w:r>
          <w:delText>ed sites and/or organizations in areas that represent highest disease burden.</w:delText>
        </w:r>
      </w:del>
      <w:ins w:id="1344" w:author="GoldenCorpusHarness" w:date="2026-03-28T22:23:45Z">
        <w:r>
          <w:t>:</w:t>
        </w:r>
      </w:ins>
    </w:p>
    <w:p ns2:paraId="53C19767" ns2:textId="344B976A" w:rsidR="00257B1E" w:rsidRPr="00866D0E" w:rsidRDefault="00CF5315" w:rsidP="00F5030C">
      <w:pPr>
        <w:pStyle w:val="ListBullet"/>
      </w:pPr>
      <w:del w:id="1345" w:author="GoldenCorpusHarness" w:date="2026-03-28T22:23:45Z">
        <w:r>
          <w:delText xml:space="preserve">Leverage US Patient Advocacy team connections to </w:delText>
        </w:r>
      </w:del>
      <w:r>
        <w:t xml:space="preserve">CBOs </w:t>
      </w:r>
      <w:ins w:id="1346" w:author="GoldenCorpusHarness" w:date="2026-03-28T22:23:45Z">
        <w:r>
          <w:t>are groups that connect with indi</w:t>
        </w:r>
      </w:ins>
      <w:r>
        <w:t>vi</w:t>
      </w:r>
      <w:del w:id="1347" w:author="GoldenCorpusHarness" w:date="2026-03-28T22:23:45Z">
        <w:r>
          <w:delText>a la</w:delText>
        </w:r>
      </w:del>
      <w:ins w:id="1348" w:author="GoldenCorpusHarness" w:date="2026-03-28T22:23:45Z">
        <w:r>
          <w:t>duals based on common interest or a shared value (ie, church-based o</w:t>
        </w:r>
      </w:ins>
      <w:r>
        <w:t>rg</w:t>
      </w:r>
      <w:del w:id="1349" w:author="GoldenCorpusHarness" w:date="2026-03-28T22:23:45Z">
        <w:r>
          <w:delText>er net</w:delText>
        </w:r>
      </w:del>
      <w:ins w:id="1350" w:author="GoldenCorpusHarness" w:date="2026-03-28T22:23:45Z">
        <w:r>
          <w:t xml:space="preserve">anizations, lifestyle groups). Partnering </w:t>
        </w:r>
      </w:ins>
      <w:r>
        <w:t>w</w:t>
      </w:r>
      <w:ins w:id="1351" w:author="GoldenCorpusHarness" w:date="2026-03-28T22:23:45Z">
        <w:r>
          <w:t>ith CBOs creates the opportunity to w</w:t>
        </w:r>
      </w:ins>
      <w:r>
        <w:t xml:space="preserve">ork </w:t>
      </w:r>
      <w:del w:id="1352" w:author="GoldenCorpusHarness" w:date="2026-03-28T22:23:45Z">
        <w:r>
          <w:delText>of PA</w:delText>
        </w:r>
      </w:del>
      <w:ins w:id="1353" w:author="GoldenCorpusHarness" w:date="2026-03-28T22:23:45Z">
        <w:r>
          <w:t>with trusted community leaders to educate potential participants, establish communication between leaders and the local study sites, and may facilitate in the handoff of interested participants to study sites to discuss the study and potentially enroll. CB</w:t>
        </w:r>
      </w:ins>
      <w:r>
        <w:t xml:space="preserve">Os </w:t>
      </w:r>
      <w:del w:id="1354" w:author="GoldenCorpusHarness" w:date="2026-03-28T22:23:45Z">
        <w:r>
          <w:delText>and local affiliates</w:delText>
        </w:r>
      </w:del>
      <w:ins w:id="1355" w:author="GoldenCorpusHarness" w:date="2026-03-28T22:23:45Z">
        <w:r>
          <w:t>may also offer access to clinical study finders, patient navigation, and health-literate, culturally sensitive education about clinical research, disease risk factors, as well as assist with visit scheduling and attendance</w:t>
        </w:r>
      </w:ins>
      <w:r>
        <w:t>.</w:t>
      </w:r>
    </w:p>
    <w:p ns2:paraId="7E8B76B5" ns2:textId="77777777" w:rsidR="00257B1E" w:rsidRPr="00866D0E" w:rsidRDefault="00257B1E" w:rsidP="00866D0E">
      <w:pPr>
        <w:pStyle w:val="ListEnd"/>
      </w:pPr>
      <w:ins w:id="1356" w:author="GoldenCorpusHarness" w:date="2026-03-28T22:23:45Z">
        <w:r>
          <w:t>Engagement opportunities with local communities may include:</w:t>
        </w:r>
      </w:ins>
    </w:p>
    <w:p ns2:paraId="4755F7BD" ns2:textId="77777777" w:rsidR="007F0CF3" w:rsidRPr="00056228" w:rsidRDefault="00F05E26" w:rsidP="00F5030C">
      <w:pPr>
        <w:pStyle w:val="Heading2"/>
      </w:pPr>
      <w:del w:id="1357" w:author="GoldenCorpusHarness" w:date="2026-03-28T22:23:45Z">
        <w:r>
          <w:delText>S</w:delText>
        </w:r>
      </w:del>
      <w:ins w:id="1358" w:author="GoldenCorpusHarness" w:date="2026-03-28T22:23:45Z">
        <w:r>
          <w:t>Investigate oppor</w:t>
        </w:r>
      </w:ins>
      <w:r>
        <w:t>tu</w:t>
      </w:r>
      <w:del w:id="1359" w:author="GoldenCorpusHarness" w:date="2026-03-28T22:23:45Z">
        <w:r>
          <w:delText>dy D</w:delText>
        </w:r>
      </w:del>
      <w:ins w:id="1360" w:author="GoldenCorpusHarness" w:date="2026-03-28T22:23:45Z">
        <w:r>
          <w:t>niti</w:t>
        </w:r>
      </w:ins>
      <w:r>
        <w:t>es</w:t>
      </w:r>
      <w:ins w:id="1361" w:author="GoldenCorpusHarness" w:date="2026-03-28T22:23:45Z">
        <w:r>
          <w:t xml:space="preserve"> for engagement w</w:t>
        </w:r>
      </w:ins>
      <w:r>
        <w:t>i</w:t>
      </w:r>
      <w:del w:id="1362" w:author="GoldenCorpusHarness" w:date="2026-03-28T22:23:45Z">
        <w:r>
          <w:delText>g</w:delText>
        </w:r>
      </w:del>
      <w:ins w:id="1363" w:author="GoldenCorpusHarness" w:date="2026-03-28T22:23:45Z">
        <w:r>
          <w:t>th commu</w:t>
        </w:r>
      </w:ins>
      <w:r>
        <w:t>n</w:t>
      </w:r>
      <w:ins w:id="1364" w:author="GoldenCorpusHarness" w:date="2026-03-28T22:23:45Z">
        <w:r>
          <w:t>ity-based sites</w:t>
        </w:r>
      </w:ins>
      <w:r>
        <w:t xml:space="preserve"> and</w:t>
      </w:r>
      <w:ins w:id="1365" w:author="GoldenCorpusHarness" w:date="2026-03-28T22:23:45Z">
        <w:r>
          <w:t>/or</w:t>
        </w:r>
      </w:ins>
      <w:r>
        <w:t xml:space="preserve"> </w:t>
      </w:r>
      <w:del w:id="1366" w:author="GoldenCorpusHarness" w:date="2026-03-28T22:23:45Z">
        <w:r>
          <w:delText>P</w:delText>
        </w:r>
      </w:del>
      <w:ins w:id="1367" w:author="GoldenCorpusHarness" w:date="2026-03-28T22:23:45Z">
        <w:r>
          <w:t>o</w:t>
        </w:r>
      </w:ins>
      <w:r>
        <w:t>r</w:t>
      </w:r>
      <w:del w:id="1368" w:author="GoldenCorpusHarness" w:date="2026-03-28T22:23:45Z">
        <w:r>
          <w:delText>ocedure Co</w:delText>
        </w:r>
      </w:del>
      <w:ins w:id="1369" w:author="GoldenCorpusHarness" w:date="2026-03-28T22:23:45Z">
        <w:r>
          <w:t>ga</w:t>
        </w:r>
      </w:ins>
      <w:r>
        <w:t>n</w:t>
      </w:r>
      <w:del w:id="1370" w:author="GoldenCorpusHarness" w:date="2026-03-28T22:23:45Z">
        <w:r>
          <w:delText>s</w:delText>
        </w:r>
      </w:del>
      <w:r>
        <w:t>i</w:t>
      </w:r>
      <w:del w:id="1371" w:author="GoldenCorpusHarness" w:date="2026-03-28T22:23:45Z">
        <w:r>
          <w:delText>der</w:delText>
        </w:r>
      </w:del>
      <w:ins w:id="1372" w:author="GoldenCorpusHarness" w:date="2026-03-28T22:23:45Z">
        <w:r>
          <w:t>z</w:t>
        </w:r>
      </w:ins>
      <w:r>
        <w:t>ations</w:t>
      </w:r>
      <w:ins w:id="1373" w:author="GoldenCorpusHarness" w:date="2026-03-28T22:23:45Z">
        <w:r>
          <w:t xml:space="preserve"> in areas that represent highest disease burden.</w:t>
        </w:r>
      </w:ins>
    </w:p>
    <w:p ns2:paraId="66D64B96" ns2:textId="14239234" w:rsidR="6D480C54" w:rsidRPr="00866D0E" w:rsidRDefault="6D480C54" w:rsidP="00537B3A">
      <w:pPr>
        <w:pStyle w:val="Paragraph"/>
      </w:pPr>
      <w:del w:id="1374" w:author="GoldenCorpusHarness" w:date="2026-03-28T22:23:45Z">
        <w:r>
          <w:delText xml:space="preserve">The </w:delText>
        </w:r>
      </w:del>
      <w:ins w:id="1375" w:author="GoldenCorpusHarness" w:date="2026-03-28T22:23:45Z">
        <w:r>
          <w:t>L</w:t>
        </w:r>
      </w:ins>
      <w:r>
        <w:t>ever</w:t>
      </w:r>
      <w:del w:id="1376" w:author="GoldenCorpusHarness" w:date="2026-03-28T22:23:45Z">
        <w:r>
          <w:delText>y</w:delText>
        </w:r>
      </w:del>
      <w:ins w:id="1377" w:author="GoldenCorpusHarness" w:date="2026-03-28T22:23:45Z">
        <w:r>
          <w:t>age US Patient A</w:t>
        </w:r>
      </w:ins>
      <w:r>
        <w:t>d</w:t>
      </w:r>
      <w:ins w:id="1378" w:author="GoldenCorpusHarness" w:date="2026-03-28T22:23:45Z">
        <w:r>
          <w:t>voc</w:t>
        </w:r>
      </w:ins>
      <w:r>
        <w:t>a</w:t>
      </w:r>
      <w:ins w:id="1379" w:author="GoldenCorpusHarness" w:date="2026-03-28T22:23:45Z">
        <w:r>
          <w:t>c</w:t>
        </w:r>
      </w:ins>
      <w:r>
        <w:t xml:space="preserve">y </w:t>
      </w:r>
      <w:ins w:id="1380" w:author="GoldenCorpusHarness" w:date="2026-03-28T22:23:45Z">
        <w:r>
          <w:t xml:space="preserve">team connections to CBOs via </w:t>
        </w:r>
      </w:ins>
      <w:r>
        <w:t>l</w:t>
      </w:r>
      <w:del w:id="1381" w:author="GoldenCorpusHarness" w:date="2026-03-28T22:23:45Z">
        <w:r>
          <w:delText>iv</w:delText>
        </w:r>
      </w:del>
      <w:ins w:id="1382" w:author="GoldenCorpusHarness" w:date="2026-03-28T22:23:45Z">
        <w:r>
          <w:t>arg</w:t>
        </w:r>
      </w:ins>
      <w:r>
        <w:t>e</w:t>
      </w:r>
      <w:del w:id="1383" w:author="GoldenCorpusHarness" w:date="2026-03-28T22:23:45Z">
        <w:r>
          <w:delText>s</w:delText>
        </w:r>
      </w:del>
      <w:ins w:id="1384" w:author="GoldenCorpusHarness" w:date="2026-03-28T22:23:45Z">
        <w:r>
          <w:t>r network</w:t>
        </w:r>
      </w:ins>
      <w:r>
        <w:t xml:space="preserve"> of </w:t>
      </w:r>
      <w:del w:id="1385" w:author="GoldenCorpusHarness" w:date="2026-03-28T22:23:45Z">
        <w:r>
          <w:delText xml:space="preserve">the </w:delText>
        </w:r>
      </w:del>
      <w:ins w:id="1386" w:author="GoldenCorpusHarness" w:date="2026-03-28T22:23:45Z">
        <w:r>
          <w:t>PAO</w:t>
        </w:r>
      </w:ins>
      <w:r>
        <w:t>s</w:t>
      </w:r>
      <w:del w:id="1387" w:author="GoldenCorpusHarness" w:date="2026-03-28T22:23:45Z">
        <w:r>
          <w:delText>tudy participants were carefully considered when designing the sacituzumab tirumotecan clinical studies for participants with la/mUC. To support participant engagement, lower study-related visit burden,</w:delText>
        </w:r>
      </w:del>
      <w:r>
        <w:t xml:space="preserve"> and </w:t>
      </w:r>
      <w:del w:id="1388" w:author="GoldenCorpusHarness" w:date="2026-03-28T22:23:45Z">
        <w:r>
          <w:delText>enh</w:delText>
        </w:r>
      </w:del>
      <w:ins w:id="1389" w:author="GoldenCorpusHarness" w:date="2026-03-28T22:23:45Z">
        <w:r>
          <w:t>loc</w:t>
        </w:r>
      </w:ins>
      <w:r>
        <w:t>a</w:t>
      </w:r>
      <w:del w:id="1390" w:author="GoldenCorpusHarness" w:date="2026-03-28T22:23:45Z">
        <w:r>
          <w:delText>nce</w:delText>
        </w:r>
      </w:del>
      <w:ins w:id="1391" w:author="GoldenCorpusHarness" w:date="2026-03-28T22:23:45Z">
        <w:r>
          <w:t>l</w:t>
        </w:r>
      </w:ins>
      <w:r>
        <w:t xml:space="preserve"> </w:t>
      </w:r>
      <w:del w:id="1392" w:author="GoldenCorpusHarness" w:date="2026-03-28T22:23:45Z">
        <w:r>
          <w:delText>study p</w:delText>
        </w:r>
      </w:del>
      <w:r>
        <w:t>a</w:t>
      </w:r>
      <w:del w:id="1393" w:author="GoldenCorpusHarness" w:date="2026-03-28T22:23:45Z">
        <w:r>
          <w:delText xml:space="preserve">rticipation </w:delText>
        </w:r>
      </w:del>
      <w:r>
        <w:t>f</w:t>
      </w:r>
      <w:del w:id="1394" w:author="GoldenCorpusHarness" w:date="2026-03-28T22:23:45Z">
        <w:r>
          <w:delText>or study participants, including but not limited to participants with disab</w:delText>
        </w:r>
      </w:del>
      <w:ins w:id="1395" w:author="GoldenCorpusHarness" w:date="2026-03-28T22:23:45Z">
        <w:r>
          <w:t>f</w:t>
        </w:r>
      </w:ins>
      <w:r>
        <w:t>ili</w:t>
      </w:r>
      <w:ins w:id="1396" w:author="GoldenCorpusHarness" w:date="2026-03-28T22:23:45Z">
        <w:r>
          <w:t>a</w:t>
        </w:r>
      </w:ins>
      <w:r>
        <w:t>t</w:t>
      </w:r>
      <w:del w:id="1397" w:author="GoldenCorpusHarness" w:date="2026-03-28T22:23:45Z">
        <w:r>
          <w:delText>i</w:delText>
        </w:r>
      </w:del>
      <w:r>
        <w:t>es</w:t>
      </w:r>
      <w:del w:id="1398" w:author="GoldenCorpusHarness" w:date="2026-03-28T22:23:45Z">
        <w:r>
          <w:delText>, the following factors will be implemented in the study protocols:</w:delText>
        </w:r>
      </w:del>
      <w:ins w:id="1399" w:author="GoldenCorpusHarness" w:date="2026-03-28T22:23:45Z">
        <w:r>
          <w:t>.</w:t>
        </w:r>
      </w:ins>
    </w:p>
    <w:p ns2:paraId="461E985B" ns2:textId="43BE592E" w:rsidR="00933002" w:rsidRPr="00866D0E" w:rsidRDefault="00933002" w:rsidP="00F5030C">
      <w:pPr>
        <w:pStyle w:val="ListBullet"/>
      </w:pPr>
      <w:del w:id="1400" w:author="GoldenCorpusHarness" w:date="2026-03-28T22:23:45Z">
        <w:r>
          <w:delText>Evaluate the impact of specific inclusion and exclusion criteria that may limit participation of underrepresented populations and broaden the criteria where possible.</w:delText>
        </w:r>
      </w:del>
    </w:p>
    <w:p ns2:paraId="64583D86" ns2:textId="0C706AB4" w:rsidR="00F315C8" w:rsidRPr="00866D0E" w:rsidRDefault="00F315C8" w:rsidP="00F5030C">
      <w:pPr>
        <w:pStyle w:val="ListBullet"/>
      </w:pPr>
      <w:del w:id="1401" w:author="GoldenCorpusHarness" w:date="2026-03-28T22:23:45Z">
        <w:r>
          <w:delText xml:space="preserve">The </w:delText>
        </w:r>
      </w:del>
      <w:r>
        <w:t>S</w:t>
      </w:r>
      <w:del w:id="1402" w:author="GoldenCorpusHarness" w:date="2026-03-28T22:23:45Z">
        <w:r>
          <w:delText>ponsor developed the s</w:delText>
        </w:r>
      </w:del>
      <w:r>
        <w:t xml:space="preserve">tudy </w:t>
      </w:r>
      <w:del w:id="1403" w:author="GoldenCorpusHarness" w:date="2026-03-28T22:23:45Z">
        <w:r>
          <w:delText>inclu</w:delText>
        </w:r>
      </w:del>
      <w:ins w:id="1404" w:author="GoldenCorpusHarness" w:date="2026-03-28T22:23:45Z">
        <w:r>
          <w:t>De</w:t>
        </w:r>
      </w:ins>
      <w:r>
        <w:t>si</w:t>
      </w:r>
      <w:del w:id="1405" w:author="GoldenCorpusHarness" w:date="2026-03-28T22:23:45Z">
        <w:r>
          <w:delText>o</w:delText>
        </w:r>
      </w:del>
      <w:ins w:id="1406" w:author="GoldenCorpusHarness" w:date="2026-03-28T22:23:45Z">
        <w:r>
          <w:t>g</w:t>
        </w:r>
      </w:ins>
      <w:r>
        <w:t xml:space="preserve">n and </w:t>
      </w:r>
      <w:del w:id="1407" w:author="GoldenCorpusHarness" w:date="2026-03-28T22:23:45Z">
        <w:r>
          <w:delText>ex</w:delText>
        </w:r>
      </w:del>
      <w:ins w:id="1408" w:author="GoldenCorpusHarness" w:date="2026-03-28T22:23:45Z">
        <w:r>
          <w:t>Pro</w:t>
        </w:r>
      </w:ins>
      <w:r>
        <w:t>c</w:t>
      </w:r>
      <w:del w:id="1409" w:author="GoldenCorpusHarness" w:date="2026-03-28T22:23:45Z">
        <w:r>
          <w:delText>lusion criteria to r</w:delText>
        </w:r>
      </w:del>
      <w:r>
        <w:t>edu</w:t>
      </w:r>
      <w:del w:id="1410" w:author="GoldenCorpusHarness" w:date="2026-03-28T22:23:45Z">
        <w:r>
          <w:delText>c</w:delText>
        </w:r>
      </w:del>
      <w:ins w:id="1411" w:author="GoldenCorpusHarness" w:date="2026-03-28T22:23:45Z">
        <w:r>
          <w:t>r</w:t>
        </w:r>
      </w:ins>
      <w:r>
        <w:t xml:space="preserve">e </w:t>
      </w:r>
      <w:del w:id="1412" w:author="GoldenCorpusHarness" w:date="2026-03-28T22:23:45Z">
        <w:r>
          <w:delText>l</w:delText>
        </w:r>
      </w:del>
      <w:ins w:id="1413" w:author="GoldenCorpusHarness" w:date="2026-03-28T22:23:45Z">
        <w:r>
          <w:t>Cons</w:t>
        </w:r>
      </w:ins>
      <w:r>
        <w:t>i</w:t>
      </w:r>
      <w:del w:id="1414" w:author="GoldenCorpusHarness" w:date="2026-03-28T22:23:45Z">
        <w:r>
          <w:delText>mit</w:delText>
        </w:r>
      </w:del>
      <w:ins w:id="1415" w:author="GoldenCorpusHarness" w:date="2026-03-28T22:23:45Z">
        <w:r>
          <w:t>der</w:t>
        </w:r>
      </w:ins>
      <w:r>
        <w:t>ations</w:t>
      </w:r>
      <w:del w:id="1416" w:author="GoldenCorpusHarness" w:date="2026-03-28T22:23:45Z">
        <w:r>
          <w:delText xml:space="preserve"> to participation of underrepresented populations, which include allowing participants with well controlled hepatitis B virus, hepatitis C virus, and human immunodeficiency virus infections to participate in the study. Participants with total bilirubin levels &gt;1.5 × ULN are eligible for the study if direct bilirubin is ≤ULN, which will ensure patients with Gilbert syndrome who have isolated, asymptomatic indirect hyperbilirubinemia can participate in the study.</w:delText>
        </w:r>
      </w:del>
    </w:p>
    <w:p ns2:paraId="1EC7A3E4" ns2:textId="0BD2AA85" w:rsidR="00933002" w:rsidRPr="00866D0E" w:rsidRDefault="009A7964" w:rsidP="00F5030C">
      <w:pPr>
        <w:pStyle w:val="ListBullet"/>
      </w:pPr>
      <w:r>
        <w:t>T</w:t>
      </w:r>
      <w:del w:id="1417" w:author="GoldenCorpusHarness" w:date="2026-03-28T22:23:45Z">
        <w:r>
          <w:delText xml:space="preserve">o reduce the </w:delText>
        </w:r>
      </w:del>
      <w:ins w:id="1418" w:author="GoldenCorpusHarness" w:date="2026-03-28T22:23:45Z">
        <w:r>
          <w:t>he everyday lives of the study participants were carefully considered when designing the sacituzuma</w:t>
        </w:r>
      </w:ins>
      <w:r>
        <w:t>b</w:t>
      </w:r>
      <w:del w:id="1419" w:author="GoldenCorpusHarness" w:date="2026-03-28T22:23:45Z">
        <w:r>
          <w:delText>urden of repeated examinations for participants in the study</w:delText>
        </w:r>
      </w:del>
      <w:ins w:id="1420" w:author="GoldenCorpusHarness" w:date="2026-03-28T22:23:45Z">
        <w:r>
          <w:t xml:space="preserve"> tirumotecan clinical studies for participants with la/mUC. To support participant engagement</w:t>
        </w:r>
      </w:ins>
      <w:r>
        <w:t xml:space="preserve">, </w:t>
      </w:r>
      <w:del w:id="1421" w:author="GoldenCorpusHarness" w:date="2026-03-28T22:23:45Z">
        <w:r>
          <w:delText>the protocol requires a directed physical examination only as clinically indicated per in</w:delText>
        </w:r>
      </w:del>
      <w:ins w:id="1422" w:author="GoldenCorpusHarness" w:date="2026-03-28T22:23:45Z">
        <w:r>
          <w:t xml:space="preserve">lower study-related </w:t>
        </w:r>
      </w:ins>
      <w:r>
        <w:t>v</w:t>
      </w:r>
      <w:del w:id="1423" w:author="GoldenCorpusHarness" w:date="2026-03-28T22:23:45Z">
        <w:r>
          <w:delText>estigator assessment.</w:delText>
        </w:r>
      </w:del>
      <w:ins w:id="1424" w:author="GoldenCorpusHarness" w:date="2026-03-28T22:23:45Z">
        <w:r>
          <w:t>isit burden, and enhance study participation for study participants, including but not limited to participants with disabilities, the following factors will be implemented in the study protocols:</w:t>
        </w:r>
      </w:ins>
    </w:p>
    <w:p ns2:paraId="6BE72A95" ns2:textId="77777777" w:rsidR="00933002" w:rsidRPr="00866D0E" w:rsidRDefault="00933002" w:rsidP="00F5030C">
      <w:pPr>
        <w:pStyle w:val="ListBullet"/>
      </w:pPr>
      <w:del w:id="1425" w:author="GoldenCorpusHarness" w:date="2026-03-28T22:23:45Z">
        <w:r>
          <w:delText>Use gender-neutr</w:delText>
        </w:r>
      </w:del>
      <w:ins w:id="1426" w:author="GoldenCorpusHarness" w:date="2026-03-28T22:23:45Z">
        <w:r>
          <w:t>Ev</w:t>
        </w:r>
      </w:ins>
      <w:r>
        <w:t>al</w:t>
      </w:r>
      <w:del w:id="1427" w:author="GoldenCorpusHarness" w:date="2026-03-28T22:23:45Z">
        <w:r>
          <w:delText xml:space="preserve"> lang</w:delText>
        </w:r>
      </w:del>
      <w:r>
        <w:t>ua</w:t>
      </w:r>
      <w:del w:id="1428" w:author="GoldenCorpusHarness" w:date="2026-03-28T22:23:45Z">
        <w:r>
          <w:delText>g</w:delText>
        </w:r>
      </w:del>
      <w:ins w:id="1429" w:author="GoldenCorpusHarness" w:date="2026-03-28T22:23:45Z">
        <w:r>
          <w:t>t</w:t>
        </w:r>
      </w:ins>
      <w:r>
        <w:t>e</w:t>
      </w:r>
      <w:del w:id="1430" w:author="GoldenCorpusHarness" w:date="2026-03-28T22:23:45Z">
        <w:r>
          <w:delText xml:space="preserve"> throughout</w:delText>
        </w:r>
      </w:del>
      <w:r>
        <w:t xml:space="preserve"> the </w:t>
      </w:r>
      <w:ins w:id="1431" w:author="GoldenCorpusHarness" w:date="2026-03-28T22:23:45Z">
        <w:r>
          <w:t>im</w:t>
        </w:r>
      </w:ins>
      <w:r>
        <w:t>p</w:t>
      </w:r>
      <w:del w:id="1432" w:author="GoldenCorpusHarness" w:date="2026-03-28T22:23:45Z">
        <w:r>
          <w:delText>r</w:delText>
        </w:r>
      </w:del>
      <w:ins w:id="1433" w:author="GoldenCorpusHarness" w:date="2026-03-28T22:23:45Z">
        <w:r>
          <w:t xml:space="preserve">act </w:t>
        </w:r>
      </w:ins>
      <w:r>
        <w:t>o</w:t>
      </w:r>
      <w:del w:id="1434" w:author="GoldenCorpusHarness" w:date="2026-03-28T22:23:45Z">
        <w:r>
          <w:delText>to</w:delText>
        </w:r>
      </w:del>
      <w:ins w:id="1435" w:author="GoldenCorpusHarness" w:date="2026-03-28T22:23:45Z">
        <w:r>
          <w:t>f spe</w:t>
        </w:r>
      </w:ins>
      <w:r>
        <w:t>c</w:t>
      </w:r>
      <w:del w:id="1436" w:author="GoldenCorpusHarness" w:date="2026-03-28T22:23:45Z">
        <w:r>
          <w:delText xml:space="preserve">ol to </w:delText>
        </w:r>
      </w:del>
      <w:ins w:id="1437" w:author="GoldenCorpusHarness" w:date="2026-03-28T22:23:45Z">
        <w:r>
          <w:t>i</w:t>
        </w:r>
      </w:ins>
      <w:r>
        <w:t>f</w:t>
      </w:r>
      <w:del w:id="1438" w:author="GoldenCorpusHarness" w:date="2026-03-28T22:23:45Z">
        <w:r>
          <w:delText>oster</w:delText>
        </w:r>
      </w:del>
      <w:ins w:id="1439" w:author="GoldenCorpusHarness" w:date="2026-03-28T22:23:45Z">
        <w:r>
          <w:t>ic</w:t>
        </w:r>
      </w:ins>
      <w:r>
        <w:t xml:space="preserve"> inclusi</w:t>
      </w:r>
      <w:del w:id="1440" w:author="GoldenCorpusHarness" w:date="2026-03-28T22:23:45Z">
        <w:r>
          <w:delText>v</w:delText>
        </w:r>
      </w:del>
      <w:ins w:id="1441" w:author="GoldenCorpusHarness" w:date="2026-03-28T22:23:45Z">
        <w:r>
          <w:t>on and exclusion cr</w:t>
        </w:r>
      </w:ins>
      <w:r>
        <w:t>it</w:t>
      </w:r>
      <w:ins w:id="1442" w:author="GoldenCorpusHarness" w:date="2026-03-28T22:23:45Z">
        <w:r>
          <w:t>eria that ma</w:t>
        </w:r>
      </w:ins>
      <w:r>
        <w:t>y</w:t>
      </w:r>
      <w:ins w:id="1443" w:author="GoldenCorpusHarness" w:date="2026-03-28T22:23:45Z">
        <w:r>
          <w:t xml:space="preserve"> limit participation of underrepresented populations and broaden the criteria where possible</w:t>
        </w:r>
      </w:ins>
      <w:r>
        <w:t>.</w:t>
      </w:r>
    </w:p>
    <w:p ns2:paraId="2869EF84" ns2:textId="0FB0A233" w:rsidR="00502BAA" w:rsidRPr="00866D0E" w:rsidRDefault="00502BAA" w:rsidP="00502BAA">
      <w:pPr>
        <w:pStyle w:val="ListBullet"/>
      </w:pPr>
      <w:del w:id="1444" w:author="GoldenCorpusHarness" w:date="2026-03-28T22:23:45Z">
        <w:r>
          <w:delText>Alternati</w:delText>
        </w:r>
      </w:del>
      <w:ins w:id="1445" w:author="GoldenCorpusHarness" w:date="2026-03-28T22:23:45Z">
        <w:r>
          <w:t>The Sponsor de</w:t>
        </w:r>
      </w:ins>
      <w:r>
        <w:t>ve</w:t>
      </w:r>
      <w:del w:id="1446" w:author="GoldenCorpusHarness" w:date="2026-03-28T22:23:45Z">
        <w:r>
          <w:delText xml:space="preserve"> methods</w:delText>
        </w:r>
      </w:del>
      <w:ins w:id="1447" w:author="GoldenCorpusHarness" w:date="2026-03-28T22:23:45Z">
        <w:r>
          <w:t>loped the study inclusion and exclusion criteria to reduce limitations to participation</w:t>
        </w:r>
      </w:ins>
      <w:r>
        <w:t xml:space="preserve"> of </w:t>
      </w:r>
      <w:del w:id="1448" w:author="GoldenCorpusHarness" w:date="2026-03-28T22:23:45Z">
        <w:r>
          <w:delText>administer</w:delText>
        </w:r>
      </w:del>
      <w:ins w:id="1449" w:author="GoldenCorpusHarness" w:date="2026-03-28T22:23:45Z">
        <w:r>
          <w:t>underrepresented populations, which include allow</w:t>
        </w:r>
      </w:ins>
      <w:r>
        <w:t xml:space="preserve">ing </w:t>
      </w:r>
      <w:ins w:id="1450" w:author="GoldenCorpusHarness" w:date="2026-03-28T22:23:45Z">
        <w:r>
          <w:t xml:space="preserve">participants with well controlled hepatitis B virus, hepatitis C virus, and human immunodeficiency virus infections to participate in the study. </w:t>
        </w:r>
      </w:ins>
      <w:r>
        <w:t>P</w:t>
      </w:r>
      <w:del w:id="1451" w:author="GoldenCorpusHarness" w:date="2026-03-28T22:23:45Z">
        <w:r>
          <w:delText>RO questionnaires (such as appro</w:delText>
        </w:r>
      </w:del>
      <w:ins w:id="1452" w:author="GoldenCorpusHarness" w:date="2026-03-28T22:23:45Z">
        <w:r>
          <w:t>articipants with total bilirubin le</w:t>
        </w:r>
      </w:ins>
      <w:r>
        <w:t>ve</w:t>
      </w:r>
      <w:del w:id="1453" w:author="GoldenCorpusHarness" w:date="2026-03-28T22:23:45Z">
        <w:r>
          <w:delText>d inter</w:delText>
        </w:r>
      </w:del>
      <w:ins w:id="1454" w:author="GoldenCorpusHarness" w:date="2026-03-28T22:23:45Z">
        <w:r>
          <w:t>ls &gt;1.5 × ULN are eligible for the study if direct bilirubin is ≤ULN, which will ensure patients with Gilbert syndrome who ha</w:t>
        </w:r>
      </w:ins>
      <w:r>
        <w:t>v</w:t>
      </w:r>
      <w:del w:id="1455" w:author="GoldenCorpusHarness" w:date="2026-03-28T22:23:45Z">
        <w:r>
          <w:delText>iewer scripts) may be offered to enable participation of individuals when PRO collection via electronic administration (ie</w:delText>
        </w:r>
      </w:del>
      <w:ins w:id="1456" w:author="GoldenCorpusHarness" w:date="2026-03-28T22:23:45Z">
        <w:r>
          <w:t>e isolated</w:t>
        </w:r>
      </w:ins>
      <w:r>
        <w:t xml:space="preserve">, </w:t>
      </w:r>
      <w:del w:id="1457" w:author="GoldenCorpusHarness" w:date="2026-03-28T22:23:45Z">
        <w:r>
          <w:delText>via tablet or web-based backup) is not feasible (eg, during a global pandemic, participants are visually impaired, illiterate [unable to read or write], or physically unable to complete the questionnaire)</w:delText>
        </w:r>
      </w:del>
      <w:ins w:id="1458" w:author="GoldenCorpusHarness" w:date="2026-03-28T22:23:45Z">
        <w:r>
          <w:t>asymptomatic indirect hyperbilirubinemia can participate in the study</w:t>
        </w:r>
      </w:ins>
      <w:r>
        <w:t>.</w:t>
      </w:r>
      <w:del w:id="1459" w:author="GoldenCorpusHarness" w:date="2026-03-28T22:23:45Z">
        <w:r>
          <w:delText xml:space="preserve"> All site personnel must be trained on alternative data collection methods.</w:delText>
        </w:r>
      </w:del>
    </w:p>
    <w:p ns2:paraId="7867FC48" ns2:textId="77777777" w:rsidR="00336774" w:rsidRDefault="00BF2FAA" w:rsidP="00F950E5">
      <w:pPr>
        <w:pStyle w:val="ListBullet"/>
      </w:pPr>
      <w:del w:id="1460" w:author="GoldenCorpusHarness" w:date="2026-03-28T22:23:45Z">
        <w:r>
          <w:delText>S</w:delText>
        </w:r>
      </w:del>
      <w:ins w:id="1461" w:author="GoldenCorpusHarness" w:date="2026-03-28T22:23:45Z">
        <w:r>
          <w:t xml:space="preserve">To reduce </w:t>
        </w:r>
      </w:ins>
      <w:r>
        <w:t>t</w:t>
      </w:r>
      <w:ins w:id="1462" w:author="GoldenCorpusHarness" w:date="2026-03-28T22:23:45Z">
        <w:r>
          <w:t>he b</w:t>
        </w:r>
      </w:ins>
      <w:r>
        <w:t>u</w:t>
      </w:r>
      <w:ins w:id="1463" w:author="GoldenCorpusHarness" w:date="2026-03-28T22:23:45Z">
        <w:r>
          <w:t>r</w:t>
        </w:r>
      </w:ins>
      <w:r>
        <w:t>d</w:t>
      </w:r>
      <w:del w:id="1464" w:author="GoldenCorpusHarness" w:date="2026-03-28T22:23:45Z">
        <w:r>
          <w:delText>y int</w:delText>
        </w:r>
      </w:del>
      <w:r>
        <w:t>e</w:t>
      </w:r>
      <w:del w:id="1465" w:author="GoldenCorpusHarness" w:date="2026-03-28T22:23:45Z">
        <w:r>
          <w:delText>rvention, collectio</w:delText>
        </w:r>
      </w:del>
      <w:r>
        <w:t xml:space="preserve">n of </w:t>
      </w:r>
      <w:del w:id="1466" w:author="GoldenCorpusHarness" w:date="2026-03-28T22:23:45Z">
        <w:r>
          <w:delText>l</w:delText>
        </w:r>
      </w:del>
      <w:ins w:id="1467" w:author="GoldenCorpusHarness" w:date="2026-03-28T22:23:45Z">
        <w:r>
          <w:t>repe</w:t>
        </w:r>
      </w:ins>
      <w:r>
        <w:t>a</w:t>
      </w:r>
      <w:del w:id="1468" w:author="GoldenCorpusHarness" w:date="2026-03-28T22:23:45Z">
        <w:r>
          <w:delText>b</w:delText>
        </w:r>
      </w:del>
      <w:ins w:id="1469" w:author="GoldenCorpusHarness" w:date="2026-03-28T22:23:45Z">
        <w:r>
          <w:t>ted examinations f</w:t>
        </w:r>
      </w:ins>
      <w:r>
        <w:t>or</w:t>
      </w:r>
      <w:ins w:id="1470" w:author="GoldenCorpusHarness" w:date="2026-03-28T22:23:45Z">
        <w:r>
          <w:t xml:space="preserve"> p</w:t>
        </w:r>
      </w:ins>
      <w:r>
        <w:t>a</w:t>
      </w:r>
      <w:ins w:id="1471" w:author="GoldenCorpusHarness" w:date="2026-03-28T22:23:45Z">
        <w:r>
          <w:t>r</w:t>
        </w:r>
      </w:ins>
      <w:r>
        <w:t>t</w:t>
      </w:r>
      <w:del w:id="1472" w:author="GoldenCorpusHarness" w:date="2026-03-28T22:23:45Z">
        <w:r>
          <w:delText>ory sam</w:delText>
        </w:r>
      </w:del>
      <w:ins w:id="1473" w:author="GoldenCorpusHarness" w:date="2026-03-28T22:23:45Z">
        <w:r>
          <w:t>ici</w:t>
        </w:r>
      </w:ins>
      <w:r>
        <w:t>p</w:t>
      </w:r>
      <w:del w:id="1474" w:author="GoldenCorpusHarness" w:date="2026-03-28T22:23:45Z">
        <w:r>
          <w:delText xml:space="preserve">les, </w:delText>
        </w:r>
      </w:del>
      <w:r>
        <w:t>an</w:t>
      </w:r>
      <w:del w:id="1475" w:author="GoldenCorpusHarness" w:date="2026-03-28T22:23:45Z">
        <w:r>
          <w:delText>d procedures (eg, laboratory testing and imaging scans) during study visi</w:delText>
        </w:r>
      </w:del>
      <w:r>
        <w:t xml:space="preserve">ts </w:t>
      </w:r>
      <w:del w:id="1476" w:author="GoldenCorpusHarness" w:date="2026-03-28T22:23:45Z">
        <w:r>
          <w:delText>are pert</w:delText>
        </w:r>
      </w:del>
      <w:r>
        <w:t>in</w:t>
      </w:r>
      <w:del w:id="1477" w:author="GoldenCorpusHarness" w:date="2026-03-28T22:23:45Z">
        <w:r>
          <w:delText>ent to those that will directly address</w:delText>
        </w:r>
      </w:del>
      <w:r>
        <w:t xml:space="preserve"> the study</w:t>
      </w:r>
      <w:ins w:id="1478" w:author="GoldenCorpusHarness" w:date="2026-03-28T22:23:45Z">
        <w:r>
          <w:t>,</w:t>
        </w:r>
      </w:ins>
      <w:r>
        <w:t xml:space="preserve"> </w:t>
      </w:r>
      <w:ins w:id="1479" w:author="GoldenCorpusHarness" w:date="2026-03-28T22:23:45Z">
        <w:r>
          <w:t>the pr</w:t>
        </w:r>
      </w:ins>
      <w:r>
        <w:t>o</w:t>
      </w:r>
      <w:del w:id="1480" w:author="GoldenCorpusHarness" w:date="2026-03-28T22:23:45Z">
        <w:r>
          <w:delText>bj</w:delText>
        </w:r>
      </w:del>
      <w:ins w:id="1481" w:author="GoldenCorpusHarness" w:date="2026-03-28T22:23:45Z">
        <w:r>
          <w:t>tocol requires a dir</w:t>
        </w:r>
      </w:ins>
      <w:r>
        <w:t>ect</w:t>
      </w:r>
      <w:ins w:id="1482" w:author="GoldenCorpusHarness" w:date="2026-03-28T22:23:45Z">
        <w:r>
          <w:t>ed phys</w:t>
        </w:r>
      </w:ins>
      <w:r>
        <w:t>i</w:t>
      </w:r>
      <w:ins w:id="1483" w:author="GoldenCorpusHarness" w:date="2026-03-28T22:23:45Z">
        <w:r>
          <w:t>cal examination only as clinically indicated per in</w:t>
        </w:r>
      </w:ins>
      <w:r>
        <w:t>ves</w:t>
      </w:r>
      <w:ins w:id="1484" w:author="GoldenCorpusHarness" w:date="2026-03-28T22:23:45Z">
        <w:r>
          <w:t>tigator assessment</w:t>
        </w:r>
      </w:ins>
      <w:r>
        <w:t>.</w:t>
      </w:r>
    </w:p>
    <w:p ns2:paraId="16FED00E" ns2:textId="321A3835" w:rsidR="00F9139C" w:rsidRDefault="002C68D1" w:rsidP="00F950E5">
      <w:pPr>
        <w:pStyle w:val="ListBullet"/>
      </w:pPr>
      <w:del w:id="1485" w:author="GoldenCorpusHarness" w:date="2026-03-28T22:23:45Z">
        <w:r>
          <w:delText>Infographic will b</w:delText>
        </w:r>
      </w:del>
      <w:ins w:id="1486" w:author="GoldenCorpusHarness" w:date="2026-03-28T22:23:45Z">
        <w:r>
          <w:t>Us</w:t>
        </w:r>
      </w:ins>
      <w:r>
        <w:t xml:space="preserve">e </w:t>
      </w:r>
      <w:del w:id="1487" w:author="GoldenCorpusHarness" w:date="2026-03-28T22:23:45Z">
        <w:r>
          <w:delText>provi</w:delText>
        </w:r>
      </w:del>
      <w:ins w:id="1488" w:author="GoldenCorpusHarness" w:date="2026-03-28T22:23:45Z">
        <w:r>
          <w:t>gen</w:t>
        </w:r>
      </w:ins>
      <w:r>
        <w:t>de</w:t>
      </w:r>
      <w:del w:id="1489" w:author="GoldenCorpusHarness" w:date="2026-03-28T22:23:45Z">
        <w:r>
          <w:delText xml:space="preserve">d </w:delText>
        </w:r>
      </w:del>
      <w:ins w:id="1490" w:author="GoldenCorpusHarness" w:date="2026-03-28T22:23:45Z">
        <w:r>
          <w:t>r-neu</w:t>
        </w:r>
      </w:ins>
      <w:r>
        <w:t>t</w:t>
      </w:r>
      <w:del w:id="1491" w:author="GoldenCorpusHarness" w:date="2026-03-28T22:23:45Z">
        <w:r>
          <w:delText>o clinic</w:delText>
        </w:r>
      </w:del>
      <w:ins w:id="1492" w:author="GoldenCorpusHarness" w:date="2026-03-28T22:23:45Z">
        <w:r>
          <w:t>r</w:t>
        </w:r>
      </w:ins>
      <w:r>
        <w:t xml:space="preserve">al </w:t>
      </w:r>
      <w:del w:id="1493" w:author="GoldenCorpusHarness" w:date="2026-03-28T22:23:45Z">
        <w:r>
          <w:delText>sites to distrib</w:delText>
        </w:r>
      </w:del>
      <w:ins w:id="1494" w:author="GoldenCorpusHarness" w:date="2026-03-28T22:23:45Z">
        <w:r>
          <w:t>lang</w:t>
        </w:r>
      </w:ins>
      <w:r>
        <w:t>u</w:t>
      </w:r>
      <w:del w:id="1495" w:author="GoldenCorpusHarness" w:date="2026-03-28T22:23:45Z">
        <w:r>
          <w:delText>t</w:delText>
        </w:r>
      </w:del>
      <w:ins w:id="1496" w:author="GoldenCorpusHarness" w:date="2026-03-28T22:23:45Z">
        <w:r>
          <w:t>ag</w:t>
        </w:r>
      </w:ins>
      <w:r>
        <w:t>e t</w:t>
      </w:r>
      <w:del w:id="1497" w:author="GoldenCorpusHarness" w:date="2026-03-28T22:23:45Z">
        <w:r>
          <w:delText>o participants to p</w:delText>
        </w:r>
      </w:del>
      <w:ins w:id="1498" w:author="GoldenCorpusHarness" w:date="2026-03-28T22:23:45Z">
        <w:r>
          <w:t>h</w:t>
        </w:r>
      </w:ins>
      <w:r>
        <w:t>ro</w:t>
      </w:r>
      <w:del w:id="1499" w:author="GoldenCorpusHarness" w:date="2026-03-28T22:23:45Z">
        <w:r>
          <w:delText>mote awareness and ed</w:delText>
        </w:r>
      </w:del>
      <w:r>
        <w:t>u</w:t>
      </w:r>
      <w:del w:id="1500" w:author="GoldenCorpusHarness" w:date="2026-03-28T22:23:45Z">
        <w:r>
          <w:delText>cation ab</w:delText>
        </w:r>
      </w:del>
      <w:ins w:id="1501" w:author="GoldenCorpusHarness" w:date="2026-03-28T22:23:45Z">
        <w:r>
          <w:t>gh</w:t>
        </w:r>
      </w:ins>
      <w:r>
        <w:t xml:space="preserve">out the </w:t>
      </w:r>
      <w:ins w:id="1502" w:author="GoldenCorpusHarness" w:date="2026-03-28T22:23:45Z">
        <w:r>
          <w:t>protocol to fo</w:t>
        </w:r>
      </w:ins>
      <w:r>
        <w:t>st</w:t>
      </w:r>
      <w:del w:id="1503" w:author="GoldenCorpusHarness" w:date="2026-03-28T22:23:45Z">
        <w:r>
          <w:delText>omatitis sid</w:delText>
        </w:r>
      </w:del>
      <w:r>
        <w:t>e</w:t>
      </w:r>
      <w:del w:id="1504" w:author="GoldenCorpusHarness" w:date="2026-03-28T22:23:45Z">
        <w:r>
          <w:delText xml:space="preserve"> effect associated with</w:delText>
        </w:r>
      </w:del>
      <w:ins w:id="1505" w:author="GoldenCorpusHarness" w:date="2026-03-28T22:23:45Z">
        <w:r>
          <w:t>r</w:t>
        </w:r>
      </w:ins>
      <w:r>
        <w:t xml:space="preserve"> in</w:t>
      </w:r>
      <w:ins w:id="1506" w:author="GoldenCorpusHarness" w:date="2026-03-28T22:23:45Z">
        <w:r>
          <w:t>clusi</w:t>
        </w:r>
      </w:ins>
      <w:r>
        <w:t>v</w:t>
      </w:r>
      <w:del w:id="1507" w:author="GoldenCorpusHarness" w:date="2026-03-28T22:23:45Z">
        <w:r>
          <w:delText>estigational drug sac</w:delText>
        </w:r>
      </w:del>
      <w:r>
        <w:t>it</w:t>
      </w:r>
      <w:del w:id="1508" w:author="GoldenCorpusHarness" w:date="2026-03-28T22:23:45Z">
        <w:r>
          <w:delText>uzumab tirumotecan</w:delText>
        </w:r>
      </w:del>
      <w:ins w:id="1509" w:author="GoldenCorpusHarness" w:date="2026-03-28T22:23:45Z">
        <w:r>
          <w:t>y</w:t>
        </w:r>
      </w:ins>
      <w:r>
        <w:t>.</w:t>
      </w:r>
    </w:p>
    <w:p ns2:paraId="7F527C8C" ns2:textId="77777777" w:rsidR="00336774" w:rsidRPr="00F36432" w:rsidRDefault="00336774" w:rsidP="00336774">
      <w:pPr>
        <w:pStyle w:val="ListEnd"/>
      </w:pPr>
      <w:ins w:id="1510" w:author="GoldenCorpusHarness" w:date="2026-03-28T22:23:45Z">
        <w:r>
          <w:t>Alternative methods of administering PRO questionnaires (such as approved interviewer scripts) may be offered to enable participation of individuals when PRO collection via electronic administration (ie, via tablet or web-based backup) is not feasible (eg, during a global pandemic, participants are visually impaired, illiterate [unable to read or write], or physically unable to complete the questionnaire). All site personnel must be trained on alternative data collection methods.</w:t>
        </w:r>
      </w:ins>
    </w:p>
    <w:p ns2:paraId="48805777" ns2:textId="77777777" w:rsidR="0023323F" w:rsidRDefault="4D886B9D" w:rsidP="00F5030C">
      <w:pPr>
        <w:pStyle w:val="Heading2"/>
      </w:pPr>
      <w:del w:id="1511" w:author="GoldenCorpusHarness" w:date="2026-03-28T22:23:45Z">
        <w:r>
          <w:delText>Planned Use</w:delText>
        </w:r>
      </w:del>
      <w:ins w:id="1512" w:author="GoldenCorpusHarness" w:date="2026-03-28T22:23:45Z">
        <w:r>
          <w:t>Study intervention, collection</w:t>
        </w:r>
      </w:ins>
      <w:r>
        <w:t xml:space="preserve"> of </w:t>
      </w:r>
      <w:del w:id="1513" w:author="GoldenCorpusHarness" w:date="2026-03-28T22:23:45Z">
        <w:r>
          <w:delText>Data Fro</w:delText>
        </w:r>
      </w:del>
      <w:ins w:id="1514" w:author="GoldenCorpusHarness" w:date="2026-03-28T22:23:45Z">
        <w:r>
          <w:t>laboratory sa</w:t>
        </w:r>
      </w:ins>
      <w:r>
        <w:t>m</w:t>
      </w:r>
      <w:del w:id="1515" w:author="GoldenCorpusHarness" w:date="2026-03-28T22:23:45Z">
        <w:r>
          <w:delText xml:space="preserve"> Underre</w:delText>
        </w:r>
      </w:del>
      <w:r>
        <w:t>p</w:t>
      </w:r>
      <w:del w:id="1516" w:author="GoldenCorpusHarness" w:date="2026-03-28T22:23:45Z">
        <w:r>
          <w:delText>resented Racial and E</w:delText>
        </w:r>
      </w:del>
      <w:ins w:id="1517" w:author="GoldenCorpusHarness" w:date="2026-03-28T22:23:45Z">
        <w:r>
          <w:t xml:space="preserve">les, and procedures (eg, laboratory testing and imaging scans) during study visits are pertinent to </w:t>
        </w:r>
      </w:ins>
      <w:r>
        <w:t>th</w:t>
      </w:r>
      <w:del w:id="1518" w:author="GoldenCorpusHarness" w:date="2026-03-28T22:23:45Z">
        <w:r>
          <w:delText>nic Participants</w:delText>
        </w:r>
      </w:del>
      <w:ins w:id="1519" w:author="GoldenCorpusHarness" w:date="2026-03-28T22:23:45Z">
        <w:r>
          <w:t>ose that will directly address the study objectives.</w:t>
        </w:r>
      </w:ins>
    </w:p>
    <w:p ns2:paraId="0DA77B0B" ns2:textId="1D82C357" w:rsidR="00A9735C" w:rsidRPr="00800E81" w:rsidRDefault="00A9735C" w:rsidP="00A9735C">
      <w:pPr>
        <w:pStyle w:val="Paragraph"/>
      </w:pPr>
      <w:del w:id="1520" w:author="GoldenCorpusHarness" w:date="2026-03-28T22:23:45Z">
        <w:r>
          <w:delText>Dem</w:delText>
        </w:r>
      </w:del>
      <w:ins w:id="1521" w:author="GoldenCorpusHarness" w:date="2026-03-28T22:23:45Z">
        <w:r>
          <w:t>Inf</w:t>
        </w:r>
      </w:ins>
      <w:r>
        <w:t xml:space="preserve">ographic </w:t>
      </w:r>
      <w:ins w:id="1522" w:author="GoldenCorpusHarness" w:date="2026-03-28T22:23:45Z">
        <w:r>
          <w:t>will be pro</w:t>
        </w:r>
      </w:ins>
      <w:r>
        <w:t>v</w:t>
      </w:r>
      <w:del w:id="1523" w:author="GoldenCorpusHarness" w:date="2026-03-28T22:23:45Z">
        <w:r>
          <w:delText>ariables (eg, age, race, sex, and gender) and baseline c</w:delText>
        </w:r>
      </w:del>
      <w:ins w:id="1524" w:author="GoldenCorpusHarness" w:date="2026-03-28T22:23:45Z">
        <w:r>
          <w:t>ided to clinical sites to distribute to participants to promote awareness and education about t</w:t>
        </w:r>
      </w:ins>
      <w:r>
        <w:t>h</w:t>
      </w:r>
      <w:del w:id="1525" w:author="GoldenCorpusHarness" w:date="2026-03-28T22:23:45Z">
        <w:r>
          <w:delText>aracteristics will be collected. These data will be tabulated as descriptive statistics (eg, counts and percentages) to describe the population studied. The comparability of the treatment groups for each relevant demographic and baseline characteristic will be assessed by table or graph. No statistical hypothesis testing will be performed on these characteristics. Subgroup analyses by age category (&lt;65 years, ≥65 years), race (White, all others), and sex (female, male) will be performed for the primary and secondary</w:delText>
        </w:r>
      </w:del>
      <w:ins w:id="1526" w:author="GoldenCorpusHarness" w:date="2026-03-28T22:23:45Z">
        <w:r>
          <w:t>e stomatitis side</w:t>
        </w:r>
      </w:ins>
      <w:r>
        <w:t xml:space="preserve"> eff</w:t>
      </w:r>
      <w:del w:id="1527" w:author="GoldenCorpusHarness" w:date="2026-03-28T22:23:45Z">
        <w:r>
          <w:delText xml:space="preserve">icacy endpoints as per </w:delText>
        </w:r>
      </w:del>
      <w:ins w:id="1528" w:author="GoldenCorpusHarness" w:date="2026-03-28T22:23:45Z">
        <w:r>
          <w:t>ect associated wi</w:t>
        </w:r>
      </w:ins>
      <w:r>
        <w:t>th</w:t>
      </w:r>
      <w:del w:id="1529" w:author="GoldenCorpusHarness" w:date="2026-03-28T22:23:45Z">
        <w:r>
          <w:delText>e SAP for each study</w:delText>
        </w:r>
      </w:del>
      <w:ins w:id="1530" w:author="GoldenCorpusHarness" w:date="2026-03-28T22:23:45Z">
        <w:r>
          <w:t xml:space="preserve"> investigational drug sacituzumab tirumotecan</w:t>
        </w:r>
      </w:ins>
      <w:r>
        <w:t>.</w:t>
      </w:r>
      <w:del w:id="1531" w:author="GoldenCorpusHarness" w:date="2026-03-28T22:23:45Z">
        <w:r>
          <w:delText xml:space="preserve"> Results of the subgroup analyses will be summarized as part of the CSR for each study.</w:delText>
        </w:r>
      </w:del>
    </w:p>
    <w:p ns2:paraId="6D280A91" ns2:textId="61E2FA9D" w:rsidR="00EB4F0E" w:rsidRPr="00800E81" w:rsidRDefault="00A9735C" w:rsidP="00EB4F0E">
      <w:pPr>
        <w:pStyle w:val="Paragraph"/>
      </w:pPr>
      <w:del w:id="1532" w:author="GoldenCorpusHarness" w:date="2026-03-28T22:23:45Z">
        <w:r>
          <w:delText>Any differences observed in efficacy across the treatment groups by subgroup will be assessed and characterized further by the Sponsor.</w:delText>
        </w:r>
      </w:del>
    </w:p>
    <w:p ns2:paraId="342A5802" ns2:textId="77777777" w:rsidR="00E85AEB" w:rsidRDefault="377E4AFA" w:rsidP="00F5030C">
      <w:pPr>
        <w:pStyle w:val="Heading2"/>
      </w:pPr>
      <w:del w:id="1533" w:author="GoldenCorpusHarness" w:date="2026-03-28T22:23:45Z">
        <w:r>
          <w:delText>Stu</w:delText>
        </w:r>
      </w:del>
      <w:ins w:id="1534" w:author="GoldenCorpusHarness" w:date="2026-03-28T22:23:45Z">
        <w:r>
          <w:t>Planne</w:t>
        </w:r>
      </w:ins>
      <w:r>
        <w:t>d</w:t>
      </w:r>
      <w:del w:id="1535" w:author="GoldenCorpusHarness" w:date="2026-03-28T22:23:45Z">
        <w:r>
          <w:delText>y</w:delText>
        </w:r>
      </w:del>
      <w:r>
        <w:t xml:space="preserve"> </w:t>
      </w:r>
      <w:del w:id="1536" w:author="GoldenCorpusHarness" w:date="2026-03-28T22:23:45Z">
        <w:r>
          <w:delText>Ov</w:delText>
        </w:r>
      </w:del>
      <w:ins w:id="1537" w:author="GoldenCorpusHarness" w:date="2026-03-28T22:23:45Z">
        <w:r>
          <w:t>Us</w:t>
        </w:r>
      </w:ins>
      <w:r>
        <w:t>e</w:t>
      </w:r>
      <w:del w:id="1538" w:author="GoldenCorpusHarness" w:date="2026-03-28T22:23:45Z">
        <w:r>
          <w:delText>rsight</w:delText>
        </w:r>
      </w:del>
      <w:r>
        <w:t xml:space="preserve"> of</w:t>
      </w:r>
      <w:ins w:id="1539" w:author="GoldenCorpusHarness" w:date="2026-03-28T22:23:45Z">
        <w:r>
          <w:t xml:space="preserve"> Data From</w:t>
        </w:r>
      </w:ins>
      <w:r>
        <w:t xml:space="preserve"> Underrepresented Racial and Ethnic </w:t>
      </w:r>
      <w:del w:id="1540" w:author="GoldenCorpusHarness" w:date="2026-03-28T22:23:45Z">
        <w:r>
          <w:delText>En</w:delText>
        </w:r>
      </w:del>
      <w:ins w:id="1541" w:author="GoldenCorpusHarness" w:date="2026-03-28T22:23:45Z">
        <w:r>
          <w:t>Pa</w:t>
        </w:r>
      </w:ins>
      <w:r>
        <w:t>r</w:t>
      </w:r>
      <w:del w:id="1542" w:author="GoldenCorpusHarness" w:date="2026-03-28T22:23:45Z">
        <w:r>
          <w:delText>ollme</w:delText>
        </w:r>
      </w:del>
      <w:ins w:id="1543" w:author="GoldenCorpusHarness" w:date="2026-03-28T22:23:45Z">
        <w:r>
          <w:t>ticipa</w:t>
        </w:r>
      </w:ins>
      <w:r>
        <w:t>nt</w:t>
      </w:r>
      <w:ins w:id="1544" w:author="GoldenCorpusHarness" w:date="2026-03-28T22:23:45Z">
        <w:r>
          <w:t>s</w:t>
        </w:r>
      </w:ins>
    </w:p>
    <w:p ns2:paraId="3EAA9ACF" ns2:textId="184B3AE4" w:rsidR="00E85AEB" w:rsidRPr="008F6EF5" w:rsidRDefault="00E85AEB" w:rsidP="00E85AEB">
      <w:pPr>
        <w:pStyle w:val="Paragraph"/>
      </w:pPr>
      <w:del w:id="1545" w:author="GoldenCorpusHarness" w:date="2026-03-28T22:23:45Z">
        <w:r>
          <w:delText>Enrollment metrics to support the inclusion of di</w:delText>
        </w:r>
      </w:del>
      <w:ins w:id="1546" w:author="GoldenCorpusHarness" w:date="2026-03-28T22:23:45Z">
        <w:r>
          <w:t xml:space="preserve">Demographic </w:t>
        </w:r>
      </w:ins>
      <w:r>
        <w:t>v</w:t>
      </w:r>
      <w:del w:id="1547" w:author="GoldenCorpusHarness" w:date="2026-03-28T22:23:45Z">
        <w:r>
          <w:delText>erse population</w:delText>
        </w:r>
      </w:del>
      <w:ins w:id="1548" w:author="GoldenCorpusHarness" w:date="2026-03-28T22:23:45Z">
        <w:r>
          <w:t>ariables (eg, age, race, sex, and gender) and baseline characteristic</w:t>
        </w:r>
      </w:ins>
      <w:r>
        <w:t xml:space="preserve">s will be </w:t>
      </w:r>
      <w:del w:id="1549" w:author="GoldenCorpusHarness" w:date="2026-03-28T22:23:45Z">
        <w:r>
          <w:delText>monitored regularly throughout the study using a</w:delText>
        </w:r>
      </w:del>
      <w:ins w:id="1550" w:author="GoldenCorpusHarness" w:date="2026-03-28T22:23:45Z">
        <w:r>
          <w:t>collected. These data will be tabulated as descriptive statistics (eg, counts and percentages) to describe the population studied. The comparability of the treatment groups for each relevant demographic and baseline characteristic will be assessed by table or graph. No statistical hypothesis testing will be performed on these characteristics.</w:t>
        </w:r>
      </w:ins>
      <w:r>
        <w:t xml:space="preserve"> S</w:t>
      </w:r>
      <w:del w:id="1551" w:author="GoldenCorpusHarness" w:date="2026-03-28T22:23:45Z">
        <w:r>
          <w:delText>ponsor diversity dashboard that provides demographic information from the studies</w:delText>
        </w:r>
      </w:del>
      <w:ins w:id="1552" w:author="GoldenCorpusHarness" w:date="2026-03-28T22:23:45Z">
        <w:r>
          <w:t>ubgroup analyses by age category (&lt;65 years, ≥65 years), race (White, all others), and sex (female, male) may be performed for the primary and secondary efficacy endpoints as per the SAP for each study</w:t>
        </w:r>
      </w:ins>
      <w:r>
        <w:t xml:space="preserve">. </w:t>
      </w:r>
      <w:del w:id="1553" w:author="GoldenCorpusHarness" w:date="2026-03-28T22:23:45Z">
        <w:r>
          <w:delText>The diversity dashboard includes a breakdo</w:delText>
        </w:r>
      </w:del>
      <w:ins w:id="1554" w:author="GoldenCorpusHarness" w:date="2026-03-28T22:23:45Z">
        <w:r>
          <w:t xml:space="preserve">Results of the subgroup analyses </w:t>
        </w:r>
      </w:ins>
      <w:r>
        <w:t>w</w:t>
      </w:r>
      <w:del w:id="1555" w:author="GoldenCorpusHarness" w:date="2026-03-28T22:23:45Z">
        <w:r>
          <w:delText>n of enrollment data by race and ethnicity for screened and random</w:delText>
        </w:r>
      </w:del>
      <w:ins w:id="1556" w:author="GoldenCorpusHarness" w:date="2026-03-28T22:23:45Z">
        <w:r>
          <w:t>ill be summar</w:t>
        </w:r>
      </w:ins>
      <w:r>
        <w:t xml:space="preserve">ized </w:t>
      </w:r>
      <w:del w:id="1557" w:author="GoldenCorpusHarness" w:date="2026-03-28T22:23:45Z">
        <w:r>
          <w:delText xml:space="preserve">participants in the </w:delText>
        </w:r>
      </w:del>
      <w:ins w:id="1558" w:author="GoldenCorpusHarness" w:date="2026-03-28T22:23:45Z">
        <w:r>
          <w:t>as part of the C</w:t>
        </w:r>
      </w:ins>
      <w:r>
        <w:t>S</w:t>
      </w:r>
      <w:del w:id="1559" w:author="GoldenCorpusHarness" w:date="2026-03-28T22:23:45Z">
        <w:r>
          <w:delText>ponsor’s clinical studies</w:delText>
        </w:r>
      </w:del>
      <w:ins w:id="1560" w:author="GoldenCorpusHarness" w:date="2026-03-28T22:23:45Z">
        <w:r>
          <w:t>R for each study</w:t>
        </w:r>
      </w:ins>
      <w:r>
        <w:t>.</w:t>
      </w:r>
      <w:del w:id="1561" w:author="GoldenCorpusHarness" w:date="2026-03-28T22:23:45Z">
        <w:r>
          <w:delText xml:space="preserve"> At routine internal US country-level clinical study meetings, the diversity dashboard will provide insight into site-level and country-level diversity and enrollment metrics. After these meetings, enrollment metrics will then be discussed with site personnel and internal team members for additional mitigation and support, with the overall goal of achieving both diverse and total enrollment targets. The Sponsor will continually engage in discussions and strategy planning with sites to encourage robust diversity-oriented activities designed to provide a diverse participant population access to the study. The Sponsor will also share specific site enrollment performance data to help sites assess their diverse and inclusive recruitment measures throughout the study. Additionally, activities to ensure increased enrollment of underrepresented racial and ethnic populations will be implemented as described in [Sec. 4.2]. Enrollment of underrepresented racial and ethnic populations will be continually evaluated, and adjustments made to ensure the achievement of planned goals.</w:delText>
        </w:r>
      </w:del>
    </w:p>
    <w:p ns2:paraId="5DAE67D7" ns2:textId="6DAEA1D3" w:rsidR="008757DF" w:rsidRDefault="008757DF" w:rsidP="003E560A">
      <w:pPr>
        <w:pStyle w:val="Paragraph"/>
        <w:sectPr w:rsidR="008757DF" w:rsidSect="00F5030C">
          <w:headerReference w:type="default" ns3:id="rId15"/>
          <w:pgSz w:w="12240" w:h="15840"/>
          <w:pgMar w:top="1440" w:right="1440" w:bottom="1440" w:left="1800" w:header="720" w:footer="720" w:gutter="0"/>
          <w:cols w:space="720"/>
          <w:docGrid w:linePitch="360"/>
        </w:sectPr>
      </w:pPr>
      <w:ins w:id="1562" w:author="GoldenCorpusHarness" w:date="2026-03-28T22:23:45Z">
        <w:r>
          <w:t>Any differences observed in efficacy across the treatment groups by subgroup will be assessed and characterized further by the Sponsor.</w:t>
        </w:r>
      </w:ins>
    </w:p>
    <w:p ns2:paraId="3201DF20" ns2:textId="77777777" w:rsidR="00C01A69" w:rsidRDefault="002E47A0" w:rsidP="00F5030C">
      <w:pPr>
        <w:pStyle w:val="Heading1"/>
      </w:pPr>
      <w:r>
        <w:t>S</w:t>
      </w:r>
      <w:del w:id="1563" w:author="GoldenCorpusHarness" w:date="2026-03-28T22:23:45Z">
        <w:r>
          <w:delText>TATUS</w:delText>
        </w:r>
      </w:del>
      <w:ins w:id="1564" w:author="GoldenCorpusHarness" w:date="2026-03-28T22:23:45Z">
        <w:r>
          <w:t>tudy</w:t>
        </w:r>
      </w:ins>
      <w:r>
        <w:t xml:space="preserve"> O</w:t>
      </w:r>
      <w:del w:id="1565" w:author="GoldenCorpusHarness" w:date="2026-03-28T22:23:45Z">
        <w:r>
          <w:delText>F</w:delText>
        </w:r>
      </w:del>
      <w:ins w:id="1566" w:author="GoldenCorpusHarness" w:date="2026-03-28T22:23:45Z">
        <w:r>
          <w:t>versight</w:t>
        </w:r>
      </w:ins>
      <w:r>
        <w:t xml:space="preserve"> </w:t>
      </w:r>
      <w:del w:id="1567" w:author="GoldenCorpusHarness" w:date="2026-03-28T22:23:45Z">
        <w:r>
          <w:delText>MEETING</w:delText>
        </w:r>
      </w:del>
      <w:ins w:id="1568" w:author="GoldenCorpusHarness" w:date="2026-03-28T22:23:45Z">
        <w:r>
          <w:t>of Underrepresented Racial and</w:t>
        </w:r>
      </w:ins>
      <w:r>
        <w:t xml:space="preserve"> E</w:t>
      </w:r>
      <w:del w:id="1569" w:author="GoldenCorpusHarness" w:date="2026-03-28T22:23:45Z">
        <w:r>
          <w:delText>NROLLM</w:delText>
        </w:r>
      </w:del>
      <w:ins w:id="1570" w:author="GoldenCorpusHarness" w:date="2026-03-28T22:23:45Z">
        <w:r>
          <w:t xml:space="preserve">thnic </w:t>
        </w:r>
      </w:ins>
      <w:r>
        <w:t>E</w:t>
      </w:r>
      <w:del w:id="1571" w:author="GoldenCorpusHarness" w:date="2026-03-28T22:23:45Z">
        <w:r>
          <w:delText>NT GOALS</w:delText>
        </w:r>
      </w:del>
      <w:ins w:id="1572" w:author="GoldenCorpusHarness" w:date="2026-03-28T22:23:45Z">
        <w:r>
          <w:t>nrollment</w:t>
        </w:r>
      </w:ins>
    </w:p>
    <w:p ns2:paraId="0EC0C979" ns2:textId="1754B9AD" w:rsidR="00D10BD4" w:rsidRPr="00D10BD4" w:rsidRDefault="00D10BD4" w:rsidP="00D10BD4">
      <w:pPr>
        <w:pStyle w:val="Paragraph"/>
      </w:pPr>
      <w:del w:id="1573" w:author="GoldenCorpusHarness" w:date="2026-03-28T22:23:45Z">
        <w:r>
          <w:delText>Not applica</w:delText>
        </w:r>
      </w:del>
      <w:ins w:id="1574" w:author="GoldenCorpusHarness" w:date="2026-03-28T22:23:45Z">
        <w:r>
          <w:t xml:space="preserve">Enrollment metrics to support the inclusion of diverse populations will </w:t>
        </w:r>
      </w:ins>
      <w:r>
        <w:t>b</w:t>
      </w:r>
      <w:del w:id="1575" w:author="GoldenCorpusHarness" w:date="2026-03-28T22:23:45Z">
        <w:r>
          <w:delText>le</w:delText>
        </w:r>
      </w:del>
      <w:ins w:id="1576" w:author="GoldenCorpusHarness" w:date="2026-03-28T22:23:45Z">
        <w:r>
          <w:t>e monitored regularly throughout the study using a Sponsor diversity dashboard that provides demographic information from the studies. The diversity dashboard includes a breakdown of enrollment data by race and ethnicity for screened and randomized participants in the Sponsor’s clinical studies. At routine internal US country-level clinical study meetings</w:t>
        </w:r>
      </w:ins>
      <w:r>
        <w:t xml:space="preserve">, </w:t>
      </w:r>
      <w:del w:id="1577" w:author="GoldenCorpusHarness" w:date="2026-03-28T22:23:45Z">
        <w:r>
          <w:delText xml:space="preserve">as this is the initial Diversity Plan </w:delText>
        </w:r>
      </w:del>
      <w:ins w:id="1578" w:author="GoldenCorpusHarness" w:date="2026-03-28T22:23:45Z">
        <w:r>
          <w:t>the diversity dashboard will provide insight into site-level and country-level diversity and enrollment metrics. A</w:t>
        </w:r>
      </w:ins>
      <w:r>
        <w:t>f</w:t>
      </w:r>
      <w:del w:id="1579" w:author="GoldenCorpusHarness" w:date="2026-03-28T22:23:45Z">
        <w:r>
          <w:delText>or la/mUC in the sacituzuma</w:delText>
        </w:r>
      </w:del>
      <w:ins w:id="1580" w:author="GoldenCorpusHarness" w:date="2026-03-28T22:23:45Z">
        <w:r>
          <w:t xml:space="preserve">ter these meetings, enrollment metrics will then </w:t>
        </w:r>
      </w:ins>
      <w:r>
        <w:t>b</w:t>
      </w:r>
      <w:del w:id="1581" w:author="GoldenCorpusHarness" w:date="2026-03-28T22:23:45Z">
        <w:r>
          <w:delText xml:space="preserve"> tirumotecan program</w:delText>
        </w:r>
      </w:del>
      <w:ins w:id="1582" w:author="GoldenCorpusHarness" w:date="2026-03-28T22:23:45Z">
        <w:r>
          <w:t>e discussed with site personnel and internal team members for additional mitigation and support, with the overall goal of achieving both diverse and total enrollment targets</w:t>
        </w:r>
      </w:ins>
      <w:r>
        <w:t>.</w:t>
      </w:r>
      <w:ins w:id="1583" w:author="GoldenCorpusHarness" w:date="2026-03-28T22:23:45Z">
        <w:r>
          <w:t xml:space="preserve"> The Sponsor will continually engage in discussions and strategy planning with sites to encourage robust diversity-oriented activities designed to provide a diverse participant population access to the study. The Sponsor will also share specific site enrollment performance data to help sites assess their diverse and inclusive recruitment measures throughout the study. Additionally, activities to ensure increased enrollment of underrepresented racial and ethnic populations will be implemented as described in [Sec. 4.2]. Enrollment of underrepresented racial and ethnic populations will be continually evaluated, and adjustments made to ensure the achievement of planned goals.</w:t>
        </w:r>
      </w:ins>
    </w:p>
    <w:bookmarkEnd w:id="37"/>
    <w:p ns2:paraId="4872F5BF" ns2:textId="77777777" w:rsidR="00B4667E" w:rsidRDefault="6CC15B49" w:rsidP="00F5030C">
      <w:pPr>
        <w:pStyle w:val="Heading1"/>
        <w:pageBreakBefore/>
      </w:pPr>
      <w:del w:id="1584" w:author="GoldenCorpusHarness" w:date="2026-03-28T22:23:45Z">
        <w:r>
          <w:delText>REFERENCES</w:delText>
        </w:r>
      </w:del>
    </w:p>
    <w:tbl>
      <w:tblPr>
        <w:tblW w:w="9090" w:type="dxa"/>
        <w:tblLayout w:type="fixed"/>
        <w:tblLook w:val="0000" w:firstRow="0" w:lastRow="0" w:firstColumn="0" w:lastColumn="0" w:noHBand="0" w:noVBand="0"/>
      </w:tblPr>
      <w:tblGrid>
        <w:gridCol w:w="2610"/>
        <w:gridCol w:w="6480"/>
      </w:tblGrid>
      <w:tr w:rsidR="00EF74DE" w:rsidRPr="00F5292C" ns2:paraId="1E3DAA8F" ns2:textId="77777777" w:rsidTr="00EF74DE">
        <w:tc>
          <w:tcPr>
            <w:tcW w:w="2610" w:type="dxa"/>
          </w:tcPr>
          <w:bookmarkEnd w:id="0"/>
          <w:p ns2:paraId="08D284C7" ns2:textId="77777777" w:rsidR="00EF74DE" w:rsidRPr="00F5292C" w:rsidRDefault="00EF74DE" w:rsidP="00C6362A">
            <w:pPr>
              <w:spacing w:before="60" w:after="240"/>
            </w:pPr>
            <w:r w:rsidRPr="00F5292C">
              <w:t>[Ref. 5.4: 04T3DT]</w:t>
            </w:r>
          </w:p>
        </w:tc>
        <w:tc>
          <w:tcPr>
            <w:tcW w:w="6480" w:type="dxa"/>
          </w:tcPr>
          <w:p ns2:paraId="0F3C7ABF" ns2:textId="77777777" w:rsidR="00EF74DE" w:rsidRPr="00F5292C" w:rsidRDefault="00EF74DE" w:rsidP="00C6362A">
            <w:pPr>
              <w:spacing w:before="60" w:after="240"/>
            </w:pPr>
            <w:r w:rsidRPr="00F5292C">
              <w:t xml:space="preserve">Stein JP, Lieskovsky G, Cote R, </w:t>
            </w:r>
            <w:proofErr w:type="spellStart"/>
            <w:r w:rsidRPr="00F5292C">
              <w:t>Groshen</w:t>
            </w:r>
            <w:proofErr w:type="spellEnd"/>
            <w:r w:rsidRPr="00F5292C">
              <w:t xml:space="preserve"> S, Feng AC, Boyd S, et al. Radical cystectomy in the treatment of invasive bladder cancer: long-term results in 1,054 patients. J Clin Oncol. 2001 Feb;19(3):666-75.</w:t>
            </w:r>
          </w:p>
        </w:tc>
      </w:tr>
      <w:tr w:rsidR="00EF74DE" w:rsidRPr="00F5292C" ns2:paraId="4EFCEB54" ns2:textId="77777777" w:rsidTr="00EF74DE">
        <w:tc>
          <w:tcPr>
            <w:tcW w:w="2610" w:type="dxa"/>
          </w:tcPr>
          <w:p ns2:paraId="3EC4FA21" ns2:textId="77777777" w:rsidR="00EF74DE" w:rsidRPr="00F5292C" w:rsidRDefault="00EF74DE" w:rsidP="00C6362A">
            <w:pPr>
              <w:spacing w:before="60" w:after="240"/>
            </w:pPr>
            <w:r w:rsidRPr="00F5292C">
              <w:t>[Ref. 5.4: 050DXR]</w:t>
            </w:r>
          </w:p>
        </w:tc>
        <w:tc>
          <w:tcPr>
            <w:tcW w:w="6480" w:type="dxa"/>
          </w:tcPr>
          <w:p ns2:paraId="25BC9716" ns2:textId="77777777" w:rsidR="00EF74DE" w:rsidRPr="00F5292C" w:rsidRDefault="00EF74DE" w:rsidP="00C6362A">
            <w:pPr>
              <w:spacing w:before="60" w:after="240"/>
            </w:pPr>
            <w:r w:rsidRPr="00F5292C">
              <w:t>Kaufman DS, Shipley WU, Feldman AS. Bladder cancer. Lancet. 2009 Jul 18;374:239-49.</w:t>
            </w:r>
          </w:p>
        </w:tc>
      </w:tr>
      <w:tr w:rsidR="00EF74DE" w:rsidRPr="00F5292C" ns2:paraId="02C5BD92" ns2:textId="77777777" w:rsidTr="00EF74DE">
        <w:tc>
          <w:tcPr>
            <w:tcW w:w="2610" w:type="dxa"/>
          </w:tcPr>
          <w:p ns2:paraId="57DCC22B" ns2:textId="77777777" w:rsidR="00EF74DE" w:rsidRPr="00F5292C" w:rsidRDefault="00EF74DE" w:rsidP="00C6362A">
            <w:pPr>
              <w:spacing w:before="60" w:after="240"/>
            </w:pPr>
            <w:r w:rsidRPr="00F5292C">
              <w:t>[Ref. 5.4: 05PGXB]</w:t>
            </w:r>
          </w:p>
        </w:tc>
        <w:tc>
          <w:tcPr>
            <w:tcW w:w="6480" w:type="dxa"/>
          </w:tcPr>
          <w:p ns2:paraId="4B11BE7E" ns2:textId="77777777" w:rsidR="00EF74DE" w:rsidRPr="00F5292C" w:rsidRDefault="00EF74DE" w:rsidP="00C6362A">
            <w:pPr>
              <w:spacing w:before="60" w:after="240"/>
            </w:pPr>
            <w:r w:rsidRPr="00F5292C">
              <w:t xml:space="preserve">Freedman ND, Silverman DT, Hollenbeck AR, </w:t>
            </w:r>
            <w:proofErr w:type="spellStart"/>
            <w:r w:rsidRPr="00F5292C">
              <w:t>Schatzkin</w:t>
            </w:r>
            <w:proofErr w:type="spellEnd"/>
            <w:r w:rsidRPr="00F5292C">
              <w:t xml:space="preserve"> A, Abnet CC. Association between smoking and risk of bladder cancer among men and women. JAMA. 2011 Aug 17;306(7):737-45. Erratum in: JAMA. 2011 Nov 23/30;306(20):2220.</w:t>
            </w:r>
          </w:p>
        </w:tc>
      </w:tr>
      <w:tr w:rsidR="00EF74DE" w:rsidRPr="00F5292C" ns2:paraId="219AD7B9" ns2:textId="77777777" w:rsidTr="00EF74DE">
        <w:tc>
          <w:tcPr>
            <w:tcW w:w="2610" w:type="dxa"/>
          </w:tcPr>
          <w:p ns2:paraId="77063CB0" ns2:textId="77777777" w:rsidR="00EF74DE" w:rsidRPr="00F5292C" w:rsidRDefault="00EF74DE" w:rsidP="00C6362A">
            <w:pPr>
              <w:spacing w:before="60" w:after="240"/>
            </w:pPr>
            <w:r w:rsidRPr="00F5292C">
              <w:t>[Ref. 5.4: 082XZK]</w:t>
            </w:r>
          </w:p>
        </w:tc>
        <w:tc>
          <w:tcPr>
            <w:tcW w:w="6480" w:type="dxa"/>
          </w:tcPr>
          <w:p ns2:paraId="4553240D" ns2:textId="77777777" w:rsidR="00EF74DE" w:rsidRPr="00F5292C" w:rsidRDefault="00EF74DE" w:rsidP="00C6362A">
            <w:pPr>
              <w:spacing w:before="60" w:after="240"/>
            </w:pPr>
            <w:r w:rsidRPr="00F5292C">
              <w:t xml:space="preserve">Lenis AT, </w:t>
            </w:r>
            <w:proofErr w:type="spellStart"/>
            <w:r w:rsidRPr="00F5292C">
              <w:t>Lec</w:t>
            </w:r>
            <w:proofErr w:type="spellEnd"/>
            <w:r w:rsidRPr="00F5292C">
              <w:t xml:space="preserve"> PM, Chamie K, </w:t>
            </w:r>
            <w:proofErr w:type="spellStart"/>
            <w:r w:rsidRPr="00F5292C">
              <w:t>Mshs</w:t>
            </w:r>
            <w:proofErr w:type="spellEnd"/>
            <w:r w:rsidRPr="00F5292C">
              <w:t xml:space="preserve"> MD. Bladder cancer: a review. JAMA. 2020 Nov 17;324(19):1980-91.</w:t>
            </w:r>
          </w:p>
        </w:tc>
      </w:tr>
      <w:tr w:rsidR="00EF74DE" w:rsidRPr="00F5292C" ns2:paraId="4F27267C" ns2:textId="77777777" w:rsidTr="00EF74DE">
        <w:tc>
          <w:tcPr>
            <w:tcW w:w="2610" w:type="dxa"/>
          </w:tcPr>
          <w:p ns2:paraId="4C52953F" ns2:textId="77777777" w:rsidR="00EF74DE" w:rsidRPr="00F5292C" w:rsidRDefault="00EF74DE" w:rsidP="00C6362A">
            <w:pPr>
              <w:spacing w:before="60" w:after="240"/>
            </w:pPr>
            <w:r w:rsidRPr="00F5292C">
              <w:t>[Ref. 5.4: 08CW5S]</w:t>
            </w:r>
          </w:p>
        </w:tc>
        <w:tc>
          <w:tcPr>
            <w:tcW w:w="6480" w:type="dxa"/>
          </w:tcPr>
          <w:p ns2:paraId="17345ED7" ns2:textId="77777777" w:rsidR="00EF74DE" w:rsidRPr="00F5292C" w:rsidRDefault="00EF74DE" w:rsidP="00C6362A">
            <w:pPr>
              <w:spacing w:before="60" w:after="240"/>
            </w:pPr>
            <w:r w:rsidRPr="00F5292C">
              <w:t xml:space="preserve">Butler SS, </w:t>
            </w:r>
            <w:proofErr w:type="spellStart"/>
            <w:r w:rsidRPr="00F5292C">
              <w:t>Winkfield</w:t>
            </w:r>
            <w:proofErr w:type="spellEnd"/>
            <w:r w:rsidRPr="00F5292C">
              <w:t xml:space="preserve"> KM, Ahn C, Song Z, Dee EC, Mahal BA, et al. Racial disparities in patient-reported measures of physician cultural competency among cancer survivors in the United States [letter]. JAMA Oncol. 2020 Jan;6(1):152-4.</w:t>
            </w:r>
          </w:p>
        </w:tc>
      </w:tr>
      <w:tr w:rsidR="00EF74DE" w:rsidRPr="00F5292C" ns2:paraId="79A76414" ns2:textId="77777777" w:rsidTr="00EF74DE">
        <w:tc>
          <w:tcPr>
            <w:tcW w:w="2610" w:type="dxa"/>
          </w:tcPr>
          <w:p ns2:paraId="2BFC4EB8" ns2:textId="77777777" w:rsidR="00EF74DE" w:rsidRPr="00F5292C" w:rsidRDefault="00EF74DE" w:rsidP="00C6362A">
            <w:pPr>
              <w:spacing w:before="60" w:after="240"/>
            </w:pPr>
            <w:r w:rsidRPr="00F5292C">
              <w:t>[Ref. 5.4: 08CWNK]</w:t>
            </w:r>
          </w:p>
        </w:tc>
        <w:tc>
          <w:tcPr>
            <w:tcW w:w="6480" w:type="dxa"/>
          </w:tcPr>
          <w:p ns2:paraId="0964C35C" ns2:textId="77777777" w:rsidR="00EF74DE" w:rsidRPr="00F5292C" w:rsidRDefault="00EF74DE" w:rsidP="00C6362A">
            <w:pPr>
              <w:spacing w:before="60" w:after="240"/>
            </w:pPr>
            <w:r w:rsidRPr="00F5292C">
              <w:t xml:space="preserve">Alsan M, Garrick O, Graziani G. Does diversity matter for health? </w:t>
            </w:r>
            <w:proofErr w:type="gramStart"/>
            <w:r w:rsidRPr="00F5292C">
              <w:t>experimental</w:t>
            </w:r>
            <w:proofErr w:type="gramEnd"/>
            <w:r w:rsidRPr="00F5292C">
              <w:t xml:space="preserve"> evidence from Oakland. Am Econ Rev. 2019 Dec;109(12):4071–111. Additional material; 1 p.</w:t>
            </w:r>
          </w:p>
        </w:tc>
      </w:tr>
      <w:tr w:rsidR="00EF74DE" w:rsidRPr="00F5292C" ns2:paraId="26F8FAA2" ns2:textId="77777777" w:rsidTr="00EF74DE">
        <w:tc>
          <w:tcPr>
            <w:tcW w:w="2610" w:type="dxa"/>
          </w:tcPr>
          <w:p ns2:paraId="25B7544B" ns2:textId="77777777" w:rsidR="00EF74DE" w:rsidRPr="00F5292C" w:rsidRDefault="00EF74DE" w:rsidP="00C6362A">
            <w:pPr>
              <w:spacing w:before="60" w:after="240"/>
            </w:pPr>
            <w:r w:rsidRPr="00F5292C">
              <w:t>[Ref. 5.4: 08HZXM]</w:t>
            </w:r>
          </w:p>
        </w:tc>
        <w:tc>
          <w:tcPr>
            <w:tcW w:w="6480" w:type="dxa"/>
          </w:tcPr>
          <w:p ns2:paraId="052992FF" ns2:textId="77777777" w:rsidR="00EF74DE" w:rsidRPr="00F5292C" w:rsidRDefault="00EF74DE" w:rsidP="00C6362A">
            <w:pPr>
              <w:spacing w:before="60" w:after="240"/>
            </w:pPr>
            <w:r w:rsidRPr="00F5292C">
              <w:t>Siegel RL, Giaquinto AN, Jemal A. Cancer statistics, 2024. CA Cancer J Clin. 2024;74:12-49.</w:t>
            </w:r>
          </w:p>
        </w:tc>
      </w:tr>
      <w:tr w:rsidR="00EF74DE" w:rsidRPr="00F5292C" ns2:paraId="4696E9CF" ns2:textId="77777777" w:rsidTr="00EF74DE">
        <w:tc>
          <w:tcPr>
            <w:tcW w:w="2610" w:type="dxa"/>
          </w:tcPr>
          <w:p ns2:paraId="38B3E2F5" ns2:textId="77777777" w:rsidR="00EF74DE" w:rsidRPr="00F5292C" w:rsidRDefault="00EF74DE" w:rsidP="00C6362A">
            <w:pPr>
              <w:spacing w:before="60" w:after="240"/>
            </w:pPr>
            <w:r w:rsidRPr="00F5292C">
              <w:t>[Ref. 5.4: 08PTKW]</w:t>
            </w:r>
          </w:p>
        </w:tc>
        <w:tc>
          <w:tcPr>
            <w:tcW w:w="6480" w:type="dxa"/>
          </w:tcPr>
          <w:p ns2:paraId="68169D21" ns2:textId="77777777" w:rsidR="00EF74DE" w:rsidRPr="00F5292C" w:rsidRDefault="00EF74DE" w:rsidP="00C6362A">
            <w:pPr>
              <w:spacing w:before="60" w:after="240"/>
            </w:pPr>
            <w:r w:rsidRPr="00F5292C">
              <w:t>Surveillance, Epidemiology, and End Results Program [Internet]. Bethesda (MD): National Cancer Institute (NCI). Cancer stat facts: bladder cancer; [cited 2024 Oct 27]; [about 19 screens]. Available from: https://seer.cancer.gov/statfacts/html/urinb.html.</w:t>
            </w:r>
          </w:p>
        </w:tc>
      </w:tr>
      <w:tr w:rsidR="00EF74DE" w:rsidRPr="00F5292C" ns2:paraId="0398BC85" ns2:textId="77777777" w:rsidTr="00EF74DE">
        <w:tc>
          <w:tcPr>
            <w:tcW w:w="2610" w:type="dxa"/>
          </w:tcPr>
          <w:p ns2:paraId="2694767A" ns2:textId="77777777" w:rsidR="00EF74DE" w:rsidRPr="00F5292C" w:rsidRDefault="00EF74DE" w:rsidP="00C6362A">
            <w:pPr>
              <w:spacing w:before="60" w:after="240"/>
            </w:pPr>
            <w:r w:rsidRPr="00F5292C">
              <w:t>[Ref. 5.4: 08PZLB]</w:t>
            </w:r>
          </w:p>
        </w:tc>
        <w:tc>
          <w:tcPr>
            <w:tcW w:w="6480" w:type="dxa"/>
          </w:tcPr>
          <w:p ns2:paraId="2891FCB7" ns2:textId="77777777" w:rsidR="00EF74DE" w:rsidRPr="00F5292C" w:rsidRDefault="00EF74DE" w:rsidP="00C6362A">
            <w:pPr>
              <w:spacing w:before="60" w:after="240"/>
            </w:pPr>
            <w:r w:rsidRPr="00F5292C">
              <w:t>National Comprehensive Cancer Network. NCCN clinical practice guidelines in oncology: bladder cancer; version 5.2024. Plymouth Meeting (PA): National Comprehensive Cancer Network (NCCN); 2024. 136 p.</w:t>
            </w:r>
          </w:p>
        </w:tc>
      </w:tr>
      <w:tr w:rsidR="00EF74DE" w:rsidRPr="00F5292C" ns2:paraId="3E503C32" ns2:textId="77777777" w:rsidTr="00EF74DE">
        <w:tc>
          <w:tcPr>
            <w:tcW w:w="2610" w:type="dxa"/>
          </w:tcPr>
          <w:p ns2:paraId="1584EB19" ns2:textId="77777777" w:rsidR="00EF74DE" w:rsidRPr="00F5292C" w:rsidRDefault="00EF74DE" w:rsidP="00C6362A">
            <w:pPr>
              <w:spacing w:before="60" w:after="240"/>
            </w:pPr>
            <w:r w:rsidRPr="00F5292C">
              <w:t>[Ref. 5.4: 08QDBN]</w:t>
            </w:r>
          </w:p>
        </w:tc>
        <w:tc>
          <w:tcPr>
            <w:tcW w:w="6480" w:type="dxa"/>
          </w:tcPr>
          <w:p ns2:paraId="273BDB13" ns2:textId="77777777" w:rsidR="00EF74DE" w:rsidRPr="00F5292C" w:rsidRDefault="00EF74DE" w:rsidP="00C6362A">
            <w:pPr>
              <w:spacing w:before="60" w:after="240"/>
            </w:pPr>
            <w:r w:rsidRPr="00F5292C">
              <w:t>Schrag D, Hsieh LJ, Rabbani F, Bach PB, Herr H, Begg CB. Adherence to surveillance among patients with superficial bladder cancer. J Natl Cancer Inst. 2003 Apr 16;95(8):588-97.</w:t>
            </w:r>
          </w:p>
        </w:tc>
      </w:tr>
      <w:tr w:rsidR="00EF74DE" w:rsidRPr="00F5292C" ns2:paraId="64A5C54E" ns2:textId="77777777" w:rsidTr="00EF74DE">
        <w:tc>
          <w:tcPr>
            <w:tcW w:w="2610" w:type="dxa"/>
          </w:tcPr>
          <w:p ns2:paraId="27223144" ns2:textId="77777777" w:rsidR="00EF74DE" w:rsidRPr="00F5292C" w:rsidRDefault="00EF74DE" w:rsidP="00C6362A">
            <w:pPr>
              <w:spacing w:before="60" w:after="240"/>
            </w:pPr>
            <w:r w:rsidRPr="00F5292C">
              <w:lastRenderedPageBreak/>
              <w:t>[Ref. 5.4: 08QDBP]</w:t>
            </w:r>
          </w:p>
        </w:tc>
        <w:tc>
          <w:tcPr>
            <w:tcW w:w="6480" w:type="dxa"/>
          </w:tcPr>
          <w:p ns2:paraId="65C8D524" ns2:textId="77777777" w:rsidR="00EF74DE" w:rsidRPr="00F5292C" w:rsidRDefault="00EF74DE" w:rsidP="00C6362A">
            <w:pPr>
              <w:spacing w:before="60" w:after="240"/>
            </w:pPr>
            <w:r w:rsidRPr="00F5292C">
              <w:t>Washington SL 3rd, Neuhaus J, Meng MV, Porten SP. Social Determinants of appropriate treatment for muscle-invasive bladder cancer. Cancer Epidemiol Biomarkers Prev. 2019 Aug;28(8):1339-44.</w:t>
            </w:r>
          </w:p>
        </w:tc>
      </w:tr>
      <w:tr w:rsidR="00EF74DE" w:rsidRPr="00F5292C" ns2:paraId="72CA485E" ns2:textId="77777777" w:rsidTr="00EF74DE">
        <w:tc>
          <w:tcPr>
            <w:tcW w:w="2610" w:type="dxa"/>
          </w:tcPr>
          <w:p ns2:paraId="468F2B82" ns2:textId="77777777" w:rsidR="00EF74DE" w:rsidRPr="00F5292C" w:rsidRDefault="00EF74DE" w:rsidP="00C6362A">
            <w:pPr>
              <w:spacing w:before="60" w:after="240"/>
            </w:pPr>
            <w:r w:rsidRPr="00F5292C">
              <w:t>[Ref. 5.4: 08QDBT]</w:t>
            </w:r>
          </w:p>
        </w:tc>
        <w:tc>
          <w:tcPr>
            <w:tcW w:w="6480" w:type="dxa"/>
          </w:tcPr>
          <w:p ns2:paraId="7D8502D3" ns2:textId="77777777" w:rsidR="00EF74DE" w:rsidRPr="00F5292C" w:rsidRDefault="00EF74DE" w:rsidP="00C6362A">
            <w:pPr>
              <w:spacing w:before="60" w:after="240"/>
            </w:pPr>
            <w:r w:rsidRPr="00F5292C">
              <w:t>Williams SB, Huo J, Kosarek CD, Chamie K, Rogers SO Jr, Williams MA, et al. Population-based assessment of racial/ethnic differences in utilization of radical cystectomy for patients diagnosed with bladder cancer. Cancer Causes Control. 2017;28:755-66.</w:t>
            </w:r>
          </w:p>
        </w:tc>
      </w:tr>
      <w:tr w:rsidR="00EF74DE" w:rsidRPr="00F5292C" ns2:paraId="42C16D08" ns2:textId="77777777" w:rsidTr="00EF74DE">
        <w:tc>
          <w:tcPr>
            <w:tcW w:w="2610" w:type="dxa"/>
          </w:tcPr>
          <w:p ns2:paraId="554737C2" ns2:textId="77777777" w:rsidR="00EF74DE" w:rsidRPr="00F5292C" w:rsidRDefault="00EF74DE" w:rsidP="00C6362A">
            <w:pPr>
              <w:spacing w:before="60" w:after="240"/>
            </w:pPr>
            <w:r w:rsidRPr="00F5292C">
              <w:t>[Ref. 5.4: 08QN0L]</w:t>
            </w:r>
          </w:p>
        </w:tc>
        <w:tc>
          <w:tcPr>
            <w:tcW w:w="6480" w:type="dxa"/>
          </w:tcPr>
          <w:p ns2:paraId="2832DFD3" ns2:textId="77777777" w:rsidR="00EF74DE" w:rsidRPr="00F5292C" w:rsidRDefault="00EF74DE" w:rsidP="00C6362A">
            <w:pPr>
              <w:spacing w:before="60" w:after="240"/>
            </w:pPr>
            <w:r w:rsidRPr="00F5292C">
              <w:t xml:space="preserve">Jacobs BL, Montgomery JS, Zhang Y, </w:t>
            </w:r>
            <w:proofErr w:type="spellStart"/>
            <w:r w:rsidRPr="00F5292C">
              <w:t>Skolarus</w:t>
            </w:r>
            <w:proofErr w:type="spellEnd"/>
            <w:r w:rsidRPr="00F5292C">
              <w:t xml:space="preserve"> TA, Weizer AZ, Hollenbeck BK. Disparities in bladder cancer. </w:t>
            </w:r>
            <w:proofErr w:type="spellStart"/>
            <w:r w:rsidRPr="00F5292C">
              <w:t>Urol</w:t>
            </w:r>
            <w:proofErr w:type="spellEnd"/>
            <w:r w:rsidRPr="00F5292C">
              <w:t xml:space="preserve"> Oncol. 2012;30:81-8.</w:t>
            </w:r>
          </w:p>
        </w:tc>
      </w:tr>
      <w:tr w:rsidR="00EF74DE" w:rsidRPr="00F5292C" ns2:paraId="00C09DEE" ns2:textId="77777777" w:rsidTr="00EF74DE">
        <w:tc>
          <w:tcPr>
            <w:tcW w:w="2610" w:type="dxa"/>
          </w:tcPr>
          <w:p ns2:paraId="11809B69" ns2:textId="77777777" w:rsidR="00EF74DE" w:rsidRPr="00F5292C" w:rsidRDefault="00EF74DE" w:rsidP="00C6362A">
            <w:pPr>
              <w:spacing w:before="60" w:after="240"/>
            </w:pPr>
            <w:r w:rsidRPr="00F5292C">
              <w:t>[Ref. 5.4: 08QN0N]</w:t>
            </w:r>
          </w:p>
        </w:tc>
        <w:tc>
          <w:tcPr>
            <w:tcW w:w="6480" w:type="dxa"/>
          </w:tcPr>
          <w:p ns2:paraId="0DD6B3E9" ns2:textId="77777777" w:rsidR="00EF74DE" w:rsidRPr="00F5292C" w:rsidRDefault="00EF74DE" w:rsidP="00C6362A">
            <w:pPr>
              <w:spacing w:before="60" w:after="240"/>
            </w:pPr>
            <w:r w:rsidRPr="00F5292C">
              <w:t xml:space="preserve">Lindner AK, Schachtner G, </w:t>
            </w:r>
            <w:proofErr w:type="spellStart"/>
            <w:r w:rsidRPr="00F5292C">
              <w:t>Tulchiner</w:t>
            </w:r>
            <w:proofErr w:type="spellEnd"/>
            <w:r w:rsidRPr="00F5292C">
              <w:t xml:space="preserve"> G, </w:t>
            </w:r>
            <w:proofErr w:type="spellStart"/>
            <w:r w:rsidRPr="00F5292C">
              <w:t>Thurnher</w:t>
            </w:r>
            <w:proofErr w:type="spellEnd"/>
            <w:r w:rsidRPr="00F5292C">
              <w:t xml:space="preserve"> M, </w:t>
            </w:r>
            <w:proofErr w:type="spellStart"/>
            <w:r w:rsidRPr="00F5292C">
              <w:t>Untergasser</w:t>
            </w:r>
            <w:proofErr w:type="spellEnd"/>
            <w:r w:rsidRPr="00F5292C">
              <w:t xml:space="preserve"> G, Obrist P, et al. Lynch syndrome: its impact on urothelial carcinoma. Int J Mol Sci. 2021 Jan 7;22:531.</w:t>
            </w:r>
          </w:p>
        </w:tc>
      </w:tr>
      <w:tr w:rsidR="00EF74DE" w:rsidRPr="00F5292C" ns2:paraId="2ADFA55B" ns2:textId="77777777" w:rsidTr="00EF74DE">
        <w:tc>
          <w:tcPr>
            <w:tcW w:w="2610" w:type="dxa"/>
          </w:tcPr>
          <w:p ns2:paraId="78777459" ns2:textId="77777777" w:rsidR="00EF74DE" w:rsidRPr="00F5292C" w:rsidRDefault="00EF74DE" w:rsidP="00C6362A">
            <w:pPr>
              <w:spacing w:before="60" w:after="240"/>
            </w:pPr>
            <w:r w:rsidRPr="00F5292C">
              <w:t>[Ref. 5.4: 08QPHJ]</w:t>
            </w:r>
          </w:p>
        </w:tc>
        <w:tc>
          <w:tcPr>
            <w:tcW w:w="6480" w:type="dxa"/>
          </w:tcPr>
          <w:p ns2:paraId="19B75FB7" ns2:textId="77777777" w:rsidR="00EF74DE" w:rsidRPr="00F5292C" w:rsidRDefault="00EF74DE" w:rsidP="00C6362A">
            <w:pPr>
              <w:spacing w:before="60" w:after="240"/>
            </w:pPr>
            <w:proofErr w:type="spellStart"/>
            <w:r w:rsidRPr="00F5292C">
              <w:t>Scosyrev</w:t>
            </w:r>
            <w:proofErr w:type="spellEnd"/>
            <w:r w:rsidRPr="00F5292C">
              <w:t xml:space="preserve"> E, Noyes K, Feng C, Messing E. Sex and racial differences in bladder cancer presentation and mortality in the US. Cancer. 2009 Jan 1;115:68-74.</w:t>
            </w:r>
          </w:p>
        </w:tc>
      </w:tr>
      <w:tr w:rsidR="00EF74DE" w:rsidRPr="00F5292C" ns2:paraId="1953D8E0" ns2:textId="77777777" w:rsidTr="00EF74DE">
        <w:tc>
          <w:tcPr>
            <w:tcW w:w="2610" w:type="dxa"/>
          </w:tcPr>
          <w:p ns2:paraId="60D75E89" ns2:textId="77777777" w:rsidR="00EF74DE" w:rsidRPr="00F5292C" w:rsidRDefault="00EF74DE" w:rsidP="00C6362A">
            <w:pPr>
              <w:spacing w:before="60" w:after="240"/>
            </w:pPr>
            <w:r w:rsidRPr="00F5292C">
              <w:t>[Ref. 5.4: 08QPHK]</w:t>
            </w:r>
          </w:p>
        </w:tc>
        <w:tc>
          <w:tcPr>
            <w:tcW w:w="6480" w:type="dxa"/>
          </w:tcPr>
          <w:p ns2:paraId="41529CBD" ns2:textId="77777777" w:rsidR="00EF74DE" w:rsidRPr="00F5292C" w:rsidRDefault="00EF74DE" w:rsidP="00C6362A">
            <w:pPr>
              <w:spacing w:before="60" w:after="240"/>
            </w:pPr>
            <w:r w:rsidRPr="00F5292C">
              <w:t xml:space="preserve">Gild P, </w:t>
            </w:r>
            <w:proofErr w:type="spellStart"/>
            <w:r w:rsidRPr="00F5292C">
              <w:t>Wankowicz</w:t>
            </w:r>
            <w:proofErr w:type="spellEnd"/>
            <w:r w:rsidRPr="00F5292C">
              <w:t xml:space="preserve"> SA, Sood A, von Landenberg N, Friedlander DF, Alanee S, et al. Racial disparity in quality of care and overall survival among black vs. white patients with muscle-invasive bladder cancer treated with radical cystectomy: a national cancer database analysis. </w:t>
            </w:r>
            <w:proofErr w:type="spellStart"/>
            <w:r w:rsidRPr="00F5292C">
              <w:t>Urol</w:t>
            </w:r>
            <w:proofErr w:type="spellEnd"/>
            <w:r w:rsidRPr="00F5292C">
              <w:t xml:space="preserve"> Oncol. 2018;36:469.e1-11.</w:t>
            </w:r>
          </w:p>
        </w:tc>
      </w:tr>
      <w:tr w:rsidR="00EF74DE" w:rsidRPr="00F5292C" ns2:paraId="57F2071D" ns2:textId="77777777" w:rsidTr="00EF74DE">
        <w:tc>
          <w:tcPr>
            <w:tcW w:w="2610" w:type="dxa"/>
          </w:tcPr>
          <w:p ns2:paraId="40B3D787" ns2:textId="77777777" w:rsidR="00EF74DE" w:rsidRPr="00F5292C" w:rsidRDefault="00EF74DE" w:rsidP="00C6362A">
            <w:pPr>
              <w:spacing w:before="60" w:after="240"/>
            </w:pPr>
            <w:r w:rsidRPr="00F5292C">
              <w:t>[Ref. 5.4: 08QPHP]</w:t>
            </w:r>
          </w:p>
        </w:tc>
        <w:tc>
          <w:tcPr>
            <w:tcW w:w="6480" w:type="dxa"/>
          </w:tcPr>
          <w:p ns2:paraId="4E601AD4" ns2:textId="77777777" w:rsidR="00EF74DE" w:rsidRPr="00F5292C" w:rsidRDefault="00EF74DE" w:rsidP="00C6362A">
            <w:pPr>
              <w:spacing w:before="60" w:after="240"/>
            </w:pPr>
            <w:proofErr w:type="spellStart"/>
            <w:r w:rsidRPr="00F5292C">
              <w:t>Jubber</w:t>
            </w:r>
            <w:proofErr w:type="spellEnd"/>
            <w:r w:rsidRPr="00F5292C">
              <w:t xml:space="preserve"> I, Ong S, </w:t>
            </w:r>
            <w:proofErr w:type="spellStart"/>
            <w:r w:rsidRPr="00F5292C">
              <w:t>Bukavina</w:t>
            </w:r>
            <w:proofErr w:type="spellEnd"/>
            <w:r w:rsidRPr="00F5292C">
              <w:t xml:space="preserve"> L, Black PC, </w:t>
            </w:r>
            <w:proofErr w:type="spellStart"/>
            <w:r w:rsidRPr="00F5292C">
              <w:t>Comperat</w:t>
            </w:r>
            <w:proofErr w:type="spellEnd"/>
            <w:r w:rsidRPr="00F5292C">
              <w:t xml:space="preserve"> E, Kamat AM, et al. Epidemiology of bladder cancer in 2023: a systematic review of risk factors. </w:t>
            </w:r>
            <w:proofErr w:type="spellStart"/>
            <w:r w:rsidRPr="00F5292C">
              <w:t>Eur</w:t>
            </w:r>
            <w:proofErr w:type="spellEnd"/>
            <w:r w:rsidRPr="00F5292C">
              <w:t xml:space="preserve"> Urol. 2023;84:176-90.</w:t>
            </w:r>
          </w:p>
        </w:tc>
      </w:tr>
      <w:tr w:rsidR="00EF74DE" w:rsidRPr="00F5292C" ns2:paraId="26D2ED98" ns2:textId="77777777" w:rsidTr="00EF74DE">
        <w:tc>
          <w:tcPr>
            <w:tcW w:w="2610" w:type="dxa"/>
          </w:tcPr>
          <w:p ns2:paraId="7B07C40A" ns2:textId="77777777" w:rsidR="00EF74DE" w:rsidRPr="00F5292C" w:rsidRDefault="00EF74DE" w:rsidP="00C6362A">
            <w:pPr>
              <w:spacing w:before="60" w:after="240"/>
            </w:pPr>
            <w:r w:rsidRPr="00F5292C">
              <w:t>[Ref. 5.4: 08QPHT]</w:t>
            </w:r>
          </w:p>
        </w:tc>
        <w:tc>
          <w:tcPr>
            <w:tcW w:w="6480" w:type="dxa"/>
          </w:tcPr>
          <w:p ns2:paraId="73F8B209" ns2:textId="77777777" w:rsidR="00EF74DE" w:rsidRPr="00F5292C" w:rsidRDefault="00EF74DE" w:rsidP="00C6362A">
            <w:pPr>
              <w:spacing w:before="60" w:after="240"/>
            </w:pPr>
            <w:r w:rsidRPr="00F5292C">
              <w:t>Michaud DS, Clinton SK, Rimm EB, Willett WC, Giovannucci E. Risk of bladder cancer by geographic region in a U.S. cohort of male health professionals. Epidemiology. 2001 Nov;12(6):719-26.</w:t>
            </w:r>
          </w:p>
        </w:tc>
      </w:tr>
      <w:tr w:rsidR="00EF74DE" w:rsidRPr="00F5292C" ns2:paraId="26F8C3A6" ns2:textId="77777777" w:rsidTr="00EF74DE">
        <w:tc>
          <w:tcPr>
            <w:tcW w:w="2610" w:type="dxa"/>
          </w:tcPr>
          <w:p ns2:paraId="04F1B079" ns2:textId="77777777" w:rsidR="00EF74DE" w:rsidRPr="00F5292C" w:rsidRDefault="00EF74DE" w:rsidP="00C6362A">
            <w:pPr>
              <w:spacing w:before="60" w:after="240"/>
            </w:pPr>
            <w:r w:rsidRPr="00F5292C">
              <w:t>[Ref. 5.4: 08QPHV]</w:t>
            </w:r>
          </w:p>
        </w:tc>
        <w:tc>
          <w:tcPr>
            <w:tcW w:w="6480" w:type="dxa"/>
          </w:tcPr>
          <w:p ns2:paraId="470BB3AD" ns2:textId="77777777" w:rsidR="00EF74DE" w:rsidRPr="00F5292C" w:rsidRDefault="00EF74DE" w:rsidP="00C6362A">
            <w:pPr>
              <w:spacing w:before="60" w:after="240"/>
            </w:pPr>
            <w:r w:rsidRPr="00F5292C">
              <w:t xml:space="preserve">Ritch CR, Velasquez MC, Kwon D, Becerra MF, </w:t>
            </w:r>
            <w:proofErr w:type="spellStart"/>
            <w:r w:rsidRPr="00F5292C">
              <w:t>Soodana</w:t>
            </w:r>
            <w:proofErr w:type="spellEnd"/>
            <w:r w:rsidRPr="00F5292C">
              <w:t xml:space="preserve">-Prakash N, Atluri VS, et al. Use and validation of the AUA/SUO risk grouping for </w:t>
            </w:r>
            <w:proofErr w:type="spellStart"/>
            <w:r w:rsidRPr="00F5292C">
              <w:t>nonmuscle</w:t>
            </w:r>
            <w:proofErr w:type="spellEnd"/>
            <w:r w:rsidRPr="00F5292C">
              <w:t xml:space="preserve"> invasive bladder cancer in a contemporary cohort. J Urol. 2020 Mar;203:505-11.</w:t>
            </w:r>
          </w:p>
        </w:tc>
      </w:tr>
      <w:tr w:rsidR="00EF74DE" w:rsidRPr="00F5292C" ns2:paraId="07D8C4DF" ns2:textId="77777777" w:rsidTr="00EF74DE">
        <w:tc>
          <w:tcPr>
            <w:tcW w:w="2610" w:type="dxa"/>
          </w:tcPr>
          <w:p ns2:paraId="30767BF1" ns2:textId="77777777" w:rsidR="00EF74DE" w:rsidRPr="00F5292C" w:rsidRDefault="00EF74DE" w:rsidP="00C6362A">
            <w:pPr>
              <w:spacing w:before="60" w:after="240"/>
            </w:pPr>
            <w:r w:rsidRPr="00F5292C">
              <w:lastRenderedPageBreak/>
              <w:t>[Ref. 5.4: 08QPJ3]</w:t>
            </w:r>
          </w:p>
        </w:tc>
        <w:tc>
          <w:tcPr>
            <w:tcW w:w="6480" w:type="dxa"/>
          </w:tcPr>
          <w:p ns2:paraId="4C7D8EB6" ns2:textId="77777777" w:rsidR="00EF74DE" w:rsidRPr="00F5292C" w:rsidRDefault="00EF74DE" w:rsidP="00C6362A">
            <w:pPr>
              <w:spacing w:before="60" w:after="240"/>
            </w:pPr>
            <w:r w:rsidRPr="00F5292C">
              <w:t>Surveillance, Epidemiology, and End Results Program [Internet]. Bethesda (MD): National Cancer Institute (NCI). SEER*Explorer: an interactive website for SEER cancer statistics; [updated 2024 Nov 5; cited 2024 Dec 4]; [about 33 screens]. Available from: https://seer.cancer.gov/statistics-network/explorer/.</w:t>
            </w:r>
          </w:p>
        </w:tc>
      </w:tr>
      <w:tr w:rsidR="00EF74DE" w:rsidRPr="00F5292C" ns2:paraId="50D189BC" ns2:textId="77777777" w:rsidTr="00EF74DE">
        <w:tc>
          <w:tcPr>
            <w:tcW w:w="2610" w:type="dxa"/>
          </w:tcPr>
          <w:p ns2:paraId="22054FF1" ns2:textId="77777777" w:rsidR="00EF74DE" w:rsidRPr="00F5292C" w:rsidRDefault="00EF74DE" w:rsidP="00C6362A">
            <w:pPr>
              <w:spacing w:before="60" w:after="240"/>
            </w:pPr>
            <w:r w:rsidRPr="00F5292C">
              <w:t>[Ref. 5.4: 08QPJ8]</w:t>
            </w:r>
          </w:p>
        </w:tc>
        <w:tc>
          <w:tcPr>
            <w:tcW w:w="6480" w:type="dxa"/>
          </w:tcPr>
          <w:p ns2:paraId="40D89B7B" ns2:textId="77777777" w:rsidR="00EF74DE" w:rsidRPr="00F5292C" w:rsidRDefault="00EF74DE" w:rsidP="00C6362A">
            <w:pPr>
              <w:spacing w:before="60" w:after="240"/>
            </w:pPr>
            <w:proofErr w:type="spellStart"/>
            <w:r w:rsidRPr="00F5292C">
              <w:t>Tonorezos</w:t>
            </w:r>
            <w:proofErr w:type="spellEnd"/>
            <w:r w:rsidRPr="00F5292C">
              <w:t xml:space="preserve"> E, Devasia T, Mariotto AB, Mollica MA, Gallicchio L, Green P, et al. Prevalence of cancer survivors in the United States. J Natl Cancer Inst. 2024;116(11):1784-90.</w:t>
            </w:r>
          </w:p>
        </w:tc>
      </w:tr>
      <w:tr w:rsidR="00EF74DE" w:rsidRPr="00F5292C" ns2:paraId="753E3BE8" ns2:textId="77777777" w:rsidTr="00EF74DE">
        <w:tc>
          <w:tcPr>
            <w:tcW w:w="2610" w:type="dxa"/>
          </w:tcPr>
          <w:p ns2:paraId="119DD927" ns2:textId="77777777" w:rsidR="00EF74DE" w:rsidRPr="00F5292C" w:rsidRDefault="00EF74DE" w:rsidP="00C6362A">
            <w:pPr>
              <w:spacing w:before="60" w:after="240"/>
            </w:pPr>
            <w:r w:rsidRPr="00F5292C">
              <w:t>[Ref. 5.4: 08QPJ9]</w:t>
            </w:r>
          </w:p>
        </w:tc>
        <w:tc>
          <w:tcPr>
            <w:tcW w:w="6480" w:type="dxa"/>
          </w:tcPr>
          <w:p ns2:paraId="6FA05733" ns2:textId="77777777" w:rsidR="00EF74DE" w:rsidRPr="00F5292C" w:rsidRDefault="00EF74DE" w:rsidP="00C6362A">
            <w:pPr>
              <w:spacing w:before="60" w:after="240"/>
            </w:pPr>
            <w:r w:rsidRPr="00F5292C">
              <w:t>Wang Y, Chang Q, Li Y. Racial differences in urinary bladder cancer in the United States. Sci Rep. 2018;8:12521.</w:t>
            </w:r>
          </w:p>
        </w:tc>
      </w:tr>
      <w:tr w:rsidR="00EF74DE" w:rsidRPr="00F5292C" ns2:paraId="651E77DB" ns2:textId="77777777" w:rsidTr="00EF74DE">
        <w:tc>
          <w:tcPr>
            <w:tcW w:w="2610" w:type="dxa"/>
          </w:tcPr>
          <w:p ns2:paraId="6F8D2133" ns2:textId="77777777" w:rsidR="00EF74DE" w:rsidRPr="00F5292C" w:rsidRDefault="00EF74DE" w:rsidP="00C6362A">
            <w:pPr>
              <w:spacing w:before="60" w:after="240"/>
            </w:pPr>
            <w:r w:rsidRPr="00F5292C">
              <w:t>[Ref. 5.4: 08QPTC]</w:t>
            </w:r>
          </w:p>
        </w:tc>
        <w:tc>
          <w:tcPr>
            <w:tcW w:w="6480" w:type="dxa"/>
          </w:tcPr>
          <w:p ns2:paraId="143F8D5A" ns2:textId="77777777" w:rsidR="00EF74DE" w:rsidRPr="00F5292C" w:rsidRDefault="00EF74DE" w:rsidP="00C6362A">
            <w:pPr>
              <w:spacing w:before="60" w:after="240"/>
            </w:pPr>
            <w:r w:rsidRPr="00F5292C">
              <w:t xml:space="preserve">Surveillance, Epidemiology, and End Results Program [Internet]. Bethesda (MD): National Cancer Institute (NCI). SEER*Stat database: </w:t>
            </w:r>
            <w:proofErr w:type="gramStart"/>
            <w:r w:rsidRPr="00F5292C">
              <w:t>incidence</w:t>
            </w:r>
            <w:proofErr w:type="gramEnd"/>
            <w:r w:rsidRPr="00F5292C">
              <w:t xml:space="preserve"> - SEER research data, 17 registries, Nov 2023 Sub (2000-2021); [cited 2024 Dec 4]; 9 p. Available from: http://www.seer.cancer.gov/.</w:t>
            </w:r>
          </w:p>
        </w:tc>
      </w:tr>
    </w:tbl>
    <w:p ns2:paraId="7D4A8F21" ns2:textId="34F9DD20" w:rsidR="00B4667E" w:rsidRPr="00D10BD4" w:rsidRDefault="00B4667E" w:rsidP="00B1720F">
      <w:pPr>
        <w:pStyle w:val="Paragraph"/>
      </w:pPr>
      <w:ins w:id="1585" w:author="GoldenCorpusHarness" w:date="2026-03-28T22:23:45Z">
        <w:r>
          <w:t>Not applicable.</w:t>
        </w:r>
      </w:ins>
    </w:p>
    <w:sectPr w:rsidR="00B4667E" w:rsidRPr="00D10BD4" w:rsidSect="00F5030C">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E8483" w14:textId="77777777" w:rsidR="007A78B8" w:rsidRDefault="007A78B8" w:rsidP="00C01A69">
      <w:r>
        <w:separator/>
      </w:r>
    </w:p>
  </w:endnote>
  <w:endnote w:type="continuationSeparator" w:id="0">
    <w:p w14:paraId="571F093D" w14:textId="77777777" w:rsidR="007A78B8" w:rsidRDefault="007A78B8" w:rsidP="00C01A69">
      <w:r>
        <w:continuationSeparator/>
      </w:r>
    </w:p>
  </w:endnote>
  <w:endnote w:type="continuationNotice" w:id="1">
    <w:p w14:paraId="41E2F915" w14:textId="77777777" w:rsidR="007A78B8" w:rsidRDefault="007A78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4D172917" ns2:textId="77777777" w:rsidR="0089157A" w:rsidRDefault="006C2655" w:rsidP="009E15F4">
    <w:pPr>
      <w:pStyle w:val="Footer"/>
      <w:jc w:val="center"/>
      <w:rPr>
        <w:szCs w:val="16"/>
      </w:rPr>
    </w:pPr>
    <w:r>
      <w:rPr>
        <w:noProof/>
      </w:rPr>
      <w:drawing>
        <ns3:inline distT="0" distB="0" distL="0" distR="0" ns4:anchorId="1B6B18B7" ns4:editId="769FF58D">
          <ns3:extent cx="1017905" cy="149225"/>
          <ns3:effectExtent l="0" t="0" r="0" b="3175"/>
          <ns3:docPr id="677623" name="Picture 677623"/>
          <ns3:cNvGraphicFramePr>
            <ns5:graphicFrameLocks noChangeAspect="1"/>
          </ns3:cNvGraphicFramePr>
          <ns5:graphic>
            <ns5:graphicData uri="http://schemas.openxmlformats.org/drawingml/2006/picture">
              <ns6:pic>
                <ns6:nvPicPr>
                  <ns6:cNvPr id="1" name="Picture 1"/>
                  <ns6:cNvPicPr>
                    <ns5:picLocks noChangeAspect="1"/>
                  </ns6:cNvPicPr>
                </ns6:nvPicPr>
                <ns6:blipFill>
                  <ns5:blip ns7:embed="rId1" cstate="print">
                    <ns5:extLst>
                      <ns5:ext uri="{28A0092B-C50C-407E-A947-70E740481C1C}">
                        <ns8:useLocalDpi val="0"/>
                      </ns5:ext>
                    </ns5:extLst>
                  </ns5:blip>
                  <ns5:stretch>
                    <ns5:fillRect/>
                  </ns5:stretch>
                </ns6:blipFill>
                <ns6:spPr>
                  <ns5:xfrm>
                    <ns5:off x="0" y="0"/>
                    <ns5:ext cx="1017905" cy="149225"/>
                  </ns5:xfrm>
                  <ns5:prstGeom prst="rect">
                    <ns5:avLst/>
                  </ns5:prstGeom>
                </ns6:spPr>
              </ns6:pic>
            </ns5:graphicData>
          </ns5:graphic>
        </ns3: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55CB5" w14:textId="77777777" w:rsidR="007A78B8" w:rsidRDefault="007A78B8" w:rsidP="00C01A69">
      <w:r>
        <w:separator/>
      </w:r>
    </w:p>
  </w:footnote>
  <w:footnote w:type="continuationSeparator" w:id="0">
    <w:p w14:paraId="4E963965" w14:textId="77777777" w:rsidR="007A78B8" w:rsidRDefault="007A78B8" w:rsidP="00C01A69">
      <w:r>
        <w:continuationSeparator/>
      </w:r>
    </w:p>
  </w:footnote>
  <w:footnote w:type="continuationNotice" w:id="1">
    <w:p w14:paraId="3D09739B" w14:textId="77777777" w:rsidR="007A78B8" w:rsidRDefault="007A78B8"/>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70F5398" ns2:textId="0CE7FD2E" w:rsidR="00F03BD1" w:rsidRDefault="00E63255" w:rsidP="00F03BD1">
    <w:pPr>
      <w:pStyle w:val="Header"/>
    </w:pPr>
    <w:r w:rsidRPr="00E63255">
      <w:t>MK-</w:t>
    </w:r>
    <w:r w:rsidR="00D10BD4">
      <w:t>2870</w:t>
    </w:r>
    <w:r w:rsidR="002254AB">
      <w:t xml:space="preserve"> </w:t>
    </w:r>
    <w:r w:rsidR="001B7681">
      <w:t>(</w:t>
    </w:r>
    <w:r w:rsidR="00D10BD4" w:rsidRPr="00D10BD4">
      <w:t>Sacituzumab tirumotecan</w:t>
    </w:r>
    <w:r w:rsidR="001B7681">
      <w:t>)</w:t>
    </w:r>
    <w:r w:rsidR="00F03BD1">
      <w:rPr>
        <w:b/>
        <w:bCs/>
      </w:rPr>
      <w:tab/>
    </w:r>
    <w:r w:rsidR="00F03BD1">
      <w:t xml:space="preserve">PAGE </w:t>
    </w:r>
    <w:r w:rsidR="00F03BD1">
      <w:fldChar w:fldCharType="begin"/>
    </w:r>
    <w:r w:rsidR="00F03BD1">
      <w:instrText xml:space="preserve"> PAGE  \* Arabic  \* MERGEFORMAT </w:instrText>
    </w:r>
    <w:r w:rsidR="00F03BD1">
      <w:fldChar w:fldCharType="separate"/>
    </w:r>
    <w:r w:rsidR="00F03BD1">
      <w:rPr>
        <w:noProof/>
      </w:rPr>
      <w:t>1</w:t>
    </w:r>
    <w:r w:rsidR="00F03BD1">
      <w:fldChar w:fldCharType="end"/>
    </w:r>
  </w:p>
  <w:p ns2:paraId="0206E3DC" ns2:textId="3B7A15BA" w:rsidR="00F03BD1" w:rsidRPr="00F03BD1" w:rsidRDefault="00F03BD1" w:rsidP="00456D95">
    <w:pPr>
      <w:pStyle w:val="Header"/>
      <w:pBdr>
        <w:bottom w:val="single" w:sz="4" w:space="1" w:color="auto"/>
      </w:pBdr>
    </w:pPr>
    <w:r>
      <w:t xml:space="preserve">DIVERSITY PlaNlocally advanced or metastatic urothelial carcinoma – VERSION </w:t>
    </w:r>
    <w:del w:id="1586" w:author="GoldenCorpusHarness" w:date="2026-03-28T22:23:45Z">
      <w:r>
        <w:delText>1</w:delText>
      </w:r>
    </w:del>
    <w:ins w:id="1587" w:author="GoldenCorpusHarness" w:date="2026-03-28T22:23:45Z">
      <w:r>
        <w:t>2</w:t>
      </w:r>
    </w:ins>
  </w:p>
</w:hdr>
</file>

<file path=word/header2.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289C813" ns2:textId="77777777" w:rsidR="00466412" w:rsidRDefault="00466412" w:rsidP="00E84D71">
    <w:pPr>
      <w:pStyle w:val="Header"/>
      <w:tabs>
        <w:tab w:val="clear" w:pos="4507"/>
        <w:tab w:val="center" w:pos="6480"/>
      </w:tabs>
    </w:pPr>
    <w:r>
      <w:t xml:space="preserve">MK-2870 </w:t>
    </w:r>
    <w:ins w:id="1588" w:author="GoldenCorpusHarness" w:date="2026-03-28T22:23:45Z">
      <w:r>
        <w:t>(</w:t>
      </w:r>
    </w:ins>
    <w:r>
      <w:t>Sacituzumab tirumotecan</w:t>
    </w:r>
    <w:ins w:id="1589" w:author="GoldenCorpusHarness" w:date="2026-03-28T22:23:45Z">
      <w:r>
        <w:t>)</w:t>
      </w:r>
    </w:ins>
    <w:r>
      <w:t>PAGE 1</w:t>
    </w:r>
  </w:p>
  <w:p ns2:paraId="2ACD6947" ns2:textId="77777777" w:rsidR="00466412" w:rsidRPr="00F03BD1" w:rsidRDefault="00466412" w:rsidP="00456D95">
    <w:pPr>
      <w:pStyle w:val="Header"/>
      <w:pBdr>
        <w:bottom w:val="single" w:sz="4" w:space="1" w:color="auto"/>
      </w:pBdr>
    </w:pPr>
    <w:r>
      <w:t xml:space="preserve">DIVERSITY PlaNlocally advanced or metastatic urothelial carcinoma – VERSION </w:t>
    </w:r>
    <w:del w:id="1590" w:author="GoldenCorpusHarness" w:date="2026-03-28T22:23:45Z">
      <w:r>
        <w:delText>1</w:delText>
      </w:r>
    </w:del>
    <w:ins w:id="1591" w:author="GoldenCorpusHarness" w:date="2026-03-28T22:23:45Z">
      <w:r>
        <w:t>2</w:t>
      </w:r>
    </w:ins>
  </w:p>
</w:hdr>
</file>

<file path=word/header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DFDD0F0" ns2:textId="77777777" w:rsidR="00EB3066" w:rsidRDefault="00EB3066">
    <w:pPr>
      <w:pStyle w:val="Header"/>
    </w:pPr>
    <w:r>
      <w:t xml:space="preserve">MK-2870 </w:t>
    </w:r>
    <w:ins w:id="1592" w:author="GoldenCorpusHarness" w:date="2026-03-28T22:23:45Z">
      <w:r>
        <w:t>(</w:t>
      </w:r>
    </w:ins>
    <w:r>
      <w:t>Sacituzumab tirumotecan</w:t>
    </w:r>
    <w:ins w:id="1593" w:author="GoldenCorpusHarness" w:date="2026-03-28T22:23:45Z">
      <w:r>
        <w:t>)</w:t>
      </w:r>
    </w:ins>
    <w:r>
      <w:t>PAGE 1</w:t>
    </w:r>
    <w:ins w:id="1594" w:author="GoldenCorpusHarness" w:date="2026-03-28T22:23:45Z">
      <w:r>
        <w:t>6</w:t>
      </w:r>
    </w:ins>
  </w:p>
  <w:p ns2:paraId="0D459554" ns2:textId="77777777" w:rsidR="00EB3066" w:rsidRPr="00F03BD1" w:rsidRDefault="00EB3066" w:rsidP="00456D95">
    <w:pPr>
      <w:pStyle w:val="Header"/>
      <w:pBdr>
        <w:bottom w:val="single" w:sz="4" w:space="1" w:color="auto"/>
      </w:pBdr>
    </w:pPr>
    <w:r>
      <w:t xml:space="preserve">DIVERSITY PlaNlocally advanced or metastatic urothelial carcinoma – VERSION </w:t>
    </w:r>
    <w:del w:id="1595" w:author="GoldenCorpusHarness" w:date="2026-03-28T22:23:45Z">
      <w:r>
        <w:delText>1</w:delText>
      </w:r>
    </w:del>
    <w:ins w:id="1596" w:author="GoldenCorpusHarness" w:date="2026-03-28T22:23:45Z">
      <w:r>
        <w:t>2</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vanish w:val="0"/>
        <w:color w:val="auto"/>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noFill/>
        </w14:textFill>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AC26666"/>
    <w:multiLevelType w:val="singleLevel"/>
    <w:tmpl w:val="4C1AFE78"/>
    <w:name w:val="at"/>
    <w:lvl w:ilvl="0">
      <w:start w:val="1"/>
      <w:numFmt w:val="decimal"/>
      <w:lvlText w:val="Appendix %1"/>
      <w:lvlJc w:val="left"/>
      <w:pPr>
        <w:tabs>
          <w:tab w:val="num" w:pos="2160"/>
        </w:tabs>
        <w:ind w:left="2160" w:hanging="2160"/>
      </w:pPr>
      <w:rPr>
        <w:rFonts w:ascii="Arial" w:hAnsi="Arial" w:cs="Arial"/>
        <w:b/>
        <w:i w:val="0"/>
        <w:caps w:val="0"/>
        <w:sz w:val="26"/>
        <w:u w:val="none"/>
        <w:vertAlign w:val="baseline"/>
      </w:rPr>
    </w:lvl>
  </w:abstractNum>
  <w:abstractNum w:abstractNumId="7"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0C7804D9"/>
    <w:multiLevelType w:val="singleLevel"/>
    <w:tmpl w:val="17DA7A5C"/>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9" w15:restartNumberingAfterBreak="0">
    <w:nsid w:val="0CD2767F"/>
    <w:multiLevelType w:val="hybridMultilevel"/>
    <w:tmpl w:val="4EB85840"/>
    <w:lvl w:ilvl="0" w:tplc="DF9057DC">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108162F"/>
    <w:multiLevelType w:val="singleLevel"/>
    <w:tmpl w:val="1C0EBF70"/>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1"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2"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16200C82"/>
    <w:multiLevelType w:val="singleLevel"/>
    <w:tmpl w:val="AB7656B0"/>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5" w15:restartNumberingAfterBreak="0">
    <w:nsid w:val="1646397D"/>
    <w:multiLevelType w:val="hybridMultilevel"/>
    <w:tmpl w:val="A350CA8A"/>
    <w:name w:val="WWtfl2"/>
    <w:lvl w:ilvl="0" w:tplc="2788F12E">
      <w:start w:val="1"/>
      <w:numFmt w:val="decimal"/>
      <w:lvlText w:val="Attachment %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 w15:restartNumberingAfterBreak="0">
    <w:nsid w:val="16C83DDE"/>
    <w:multiLevelType w:val="singleLevel"/>
    <w:tmpl w:val="34A27B02"/>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7" w15:restartNumberingAfterBreak="0">
    <w:nsid w:val="1C220985"/>
    <w:multiLevelType w:val="singleLevel"/>
    <w:tmpl w:val="6CEAA9B2"/>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8" w15:restartNumberingAfterBreak="0">
    <w:nsid w:val="1D0D31C3"/>
    <w:multiLevelType w:val="singleLevel"/>
    <w:tmpl w:val="5CA8EC80"/>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9" w15:restartNumberingAfterBreak="0">
    <w:nsid w:val="209D654F"/>
    <w:multiLevelType w:val="singleLevel"/>
    <w:tmpl w:val="9BC672E0"/>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0" w15:restartNumberingAfterBreak="0">
    <w:nsid w:val="217E193E"/>
    <w:multiLevelType w:val="singleLevel"/>
    <w:tmpl w:val="F782FB82"/>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1" w15:restartNumberingAfterBreak="0">
    <w:nsid w:val="228B63DE"/>
    <w:multiLevelType w:val="singleLevel"/>
    <w:tmpl w:val="40042474"/>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2" w15:restartNumberingAfterBreak="0">
    <w:nsid w:val="25DD4932"/>
    <w:multiLevelType w:val="singleLevel"/>
    <w:tmpl w:val="7062EAB6"/>
    <w:name w:val="WW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3" w15:restartNumberingAfterBreak="0">
    <w:nsid w:val="2AD90243"/>
    <w:multiLevelType w:val="singleLevel"/>
    <w:tmpl w:val="DC009674"/>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4" w15:restartNumberingAfterBreak="0">
    <w:nsid w:val="2C671AB3"/>
    <w:multiLevelType w:val="singleLevel"/>
    <w:tmpl w:val="32E6EB86"/>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5" w15:restartNumberingAfterBreak="0">
    <w:nsid w:val="2DD1679B"/>
    <w:multiLevelType w:val="singleLevel"/>
    <w:tmpl w:val="BFA83E1C"/>
    <w:name w:val="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6" w15:restartNumberingAfterBreak="0">
    <w:nsid w:val="30352676"/>
    <w:multiLevelType w:val="singleLevel"/>
    <w:tmpl w:val="D6EC99C2"/>
    <w:name w:val="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7" w15:restartNumberingAfterBreak="0">
    <w:nsid w:val="338C5285"/>
    <w:multiLevelType w:val="singleLevel"/>
    <w:tmpl w:val="F7889D02"/>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28" w15:restartNumberingAfterBreak="0">
    <w:nsid w:val="359A2199"/>
    <w:multiLevelType w:val="singleLevel"/>
    <w:tmpl w:val="256AA206"/>
    <w:name w:val="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9" w15:restartNumberingAfterBreak="0">
    <w:nsid w:val="37CD7358"/>
    <w:multiLevelType w:val="singleLevel"/>
    <w:tmpl w:val="A4DE7A3C"/>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0" w15:restartNumberingAfterBreak="0">
    <w:nsid w:val="39C62024"/>
    <w:multiLevelType w:val="singleLevel"/>
    <w:tmpl w:val="84D0BA9C"/>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1" w15:restartNumberingAfterBreak="0">
    <w:nsid w:val="3E545C81"/>
    <w:multiLevelType w:val="singleLevel"/>
    <w:tmpl w:val="E1C01014"/>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2" w15:restartNumberingAfterBreak="0">
    <w:nsid w:val="3FD33ED7"/>
    <w:multiLevelType w:val="singleLevel"/>
    <w:tmpl w:val="617073DE"/>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24"/>
        <w:szCs w:val="16"/>
        <w:u w:val="none"/>
        <w:vertAlign w:val="baseline"/>
      </w:rPr>
    </w:lvl>
  </w:abstractNum>
  <w:abstractNum w:abstractNumId="33" w15:restartNumberingAfterBreak="0">
    <w:nsid w:val="45FB7F07"/>
    <w:multiLevelType w:val="singleLevel"/>
    <w:tmpl w:val="DCF66D02"/>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4"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5" w15:restartNumberingAfterBreak="0">
    <w:nsid w:val="46ED2823"/>
    <w:multiLevelType w:val="singleLevel"/>
    <w:tmpl w:val="ABB01566"/>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6" w15:restartNumberingAfterBreak="0">
    <w:nsid w:val="47F425B3"/>
    <w:multiLevelType w:val="singleLevel"/>
    <w:tmpl w:val="CFA228D4"/>
    <w:name w:val="WW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7"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4CA52C28"/>
    <w:multiLevelType w:val="singleLevel"/>
    <w:tmpl w:val="FE6E516A"/>
    <w:name w:val="WWlb"/>
    <w:lvl w:ilvl="0">
      <w:start w:val="1"/>
      <w:numFmt w:val="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39" w15:restartNumberingAfterBreak="0">
    <w:nsid w:val="4E571DF2"/>
    <w:multiLevelType w:val="singleLevel"/>
    <w:tmpl w:val="C30E949A"/>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0" w15:restartNumberingAfterBreak="0">
    <w:nsid w:val="530A60E5"/>
    <w:multiLevelType w:val="singleLevel"/>
    <w:tmpl w:val="1832B15E"/>
    <w:name w:val="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1"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2D3535"/>
    <w:multiLevelType w:val="singleLevel"/>
    <w:tmpl w:val="9CE2245E"/>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3" w15:restartNumberingAfterBreak="0">
    <w:nsid w:val="600F71FA"/>
    <w:multiLevelType w:val="singleLevel"/>
    <w:tmpl w:val="7A04461E"/>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4" w15:restartNumberingAfterBreak="0">
    <w:nsid w:val="62B63A25"/>
    <w:multiLevelType w:val="multilevel"/>
    <w:tmpl w:val="27346F06"/>
    <w:name w:val="WWH"/>
    <w:lvl w:ilvl="0">
      <w:start w:val="1"/>
      <w:numFmt w:val="decimal"/>
      <w:lvlRestart w:val="0"/>
      <w:pStyle w:val="Heading1"/>
      <w:lvlText w:val="%1"/>
      <w:lvlJc w:val="left"/>
      <w:pPr>
        <w:tabs>
          <w:tab w:val="num" w:pos="480"/>
        </w:tabs>
        <w:ind w:left="480" w:hanging="480"/>
      </w:pPr>
      <w:rPr>
        <w:rFonts w:ascii="Times New Roman" w:hAnsi="Times New Roman" w:cs="Times New Roman"/>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0"/>
        </w:tabs>
        <w:ind w:left="0" w:firstLine="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0"/>
        </w:tabs>
        <w:ind w:left="0" w:firstLine="0"/>
      </w:pPr>
      <w:rPr>
        <w:rFonts w:ascii="Times New Roman" w:hAnsi="Times New Roman" w:cs="Times New Roman"/>
        <w:b/>
        <w:i w:val="0"/>
        <w:caps w:val="0"/>
        <w:sz w:val="24"/>
        <w:u w:val="none"/>
        <w:vertAlign w:val="baseline"/>
      </w:rPr>
    </w:lvl>
  </w:abstractNum>
  <w:abstractNum w:abstractNumId="45"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86D6D1F"/>
    <w:multiLevelType w:val="singleLevel"/>
    <w:tmpl w:val="5218B392"/>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8"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49" w15:restartNumberingAfterBreak="0">
    <w:nsid w:val="6DA93C6D"/>
    <w:multiLevelType w:val="singleLevel"/>
    <w:tmpl w:val="95CEA6C4"/>
    <w:name w:val="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50"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1" w15:restartNumberingAfterBreak="0">
    <w:nsid w:val="6FEF7E2F"/>
    <w:multiLevelType w:val="hybridMultilevel"/>
    <w:tmpl w:val="3A8428BE"/>
    <w:lvl w:ilvl="0" w:tplc="EE6A0EEC">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2" w15:restartNumberingAfterBreak="0">
    <w:nsid w:val="723773B9"/>
    <w:multiLevelType w:val="singleLevel"/>
    <w:tmpl w:val="87A67232"/>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53" w15:restartNumberingAfterBreak="0">
    <w:nsid w:val="756038F4"/>
    <w:multiLevelType w:val="singleLevel"/>
    <w:tmpl w:val="E658767E"/>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54"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5"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6" w15:restartNumberingAfterBreak="0">
    <w:nsid w:val="7E333743"/>
    <w:multiLevelType w:val="singleLevel"/>
    <w:tmpl w:val="E1AC44F6"/>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57"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vanish w:val="0"/>
        <w:color w:val="auto"/>
        <w:sz w:val="22"/>
        <w:u w:val="none"/>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35652740">
    <w:abstractNumId w:val="31"/>
  </w:num>
  <w:num w:numId="2" w16cid:durableId="404761628">
    <w:abstractNumId w:val="29"/>
  </w:num>
  <w:num w:numId="3" w16cid:durableId="1366831909">
    <w:abstractNumId w:val="21"/>
  </w:num>
  <w:num w:numId="4" w16cid:durableId="1884248897">
    <w:abstractNumId w:val="53"/>
  </w:num>
  <w:num w:numId="5" w16cid:durableId="1664813421">
    <w:abstractNumId w:val="54"/>
  </w:num>
  <w:num w:numId="6" w16cid:durableId="1802191090">
    <w:abstractNumId w:val="46"/>
  </w:num>
  <w:num w:numId="7" w16cid:durableId="265579210">
    <w:abstractNumId w:val="50"/>
  </w:num>
  <w:num w:numId="8" w16cid:durableId="59526179">
    <w:abstractNumId w:val="32"/>
  </w:num>
  <w:num w:numId="9" w16cid:durableId="829445545">
    <w:abstractNumId w:val="27"/>
  </w:num>
  <w:num w:numId="10" w16cid:durableId="446698612">
    <w:abstractNumId w:val="43"/>
  </w:num>
  <w:num w:numId="11" w16cid:durableId="227376985">
    <w:abstractNumId w:val="22"/>
  </w:num>
  <w:num w:numId="12" w16cid:durableId="1799567080">
    <w:abstractNumId w:val="16"/>
  </w:num>
  <w:num w:numId="13" w16cid:durableId="1016469320">
    <w:abstractNumId w:val="36"/>
  </w:num>
  <w:num w:numId="14" w16cid:durableId="520970273">
    <w:abstractNumId w:val="44"/>
  </w:num>
  <w:num w:numId="15" w16cid:durableId="494153244">
    <w:abstractNumId w:val="33"/>
  </w:num>
  <w:num w:numId="16" w16cid:durableId="533006913">
    <w:abstractNumId w:val="19"/>
  </w:num>
  <w:num w:numId="17" w16cid:durableId="2034916505">
    <w:abstractNumId w:val="1"/>
  </w:num>
  <w:num w:numId="18" w16cid:durableId="808984001">
    <w:abstractNumId w:val="0"/>
  </w:num>
  <w:num w:numId="19" w16cid:durableId="718163010">
    <w:abstractNumId w:val="11"/>
  </w:num>
  <w:num w:numId="20" w16cid:durableId="1386489680">
    <w:abstractNumId w:val="34"/>
  </w:num>
  <w:num w:numId="21" w16cid:durableId="1354065871">
    <w:abstractNumId w:val="13"/>
  </w:num>
  <w:num w:numId="22" w16cid:durableId="892889596">
    <w:abstractNumId w:val="3"/>
  </w:num>
  <w:num w:numId="23" w16cid:durableId="1117024540">
    <w:abstractNumId w:val="37"/>
  </w:num>
  <w:num w:numId="24" w16cid:durableId="1596936749">
    <w:abstractNumId w:val="9"/>
  </w:num>
  <w:num w:numId="25" w16cid:durableId="1100174186">
    <w:abstractNumId w:val="4"/>
  </w:num>
  <w:num w:numId="26" w16cid:durableId="1112670927">
    <w:abstractNumId w:val="51"/>
  </w:num>
  <w:num w:numId="27" w16cid:durableId="2003970109">
    <w:abstractNumId w:val="41"/>
  </w:num>
  <w:num w:numId="28" w16cid:durableId="1235974456">
    <w:abstractNumId w:val="5"/>
  </w:num>
  <w:num w:numId="29" w16cid:durableId="1368720201">
    <w:abstractNumId w:val="48"/>
  </w:num>
  <w:num w:numId="30" w16cid:durableId="851337821">
    <w:abstractNumId w:val="7"/>
  </w:num>
  <w:num w:numId="31" w16cid:durableId="180847589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65985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3169951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590059">
    <w:abstractNumId w:val="56"/>
  </w:num>
  <w:num w:numId="35" w16cid:durableId="383793787">
    <w:abstractNumId w:val="56"/>
    <w:lvlOverride w:ilvl="0">
      <w:startOverride w:val="1"/>
    </w:lvlOverride>
  </w:num>
  <w:num w:numId="36" w16cid:durableId="1285771582">
    <w:abstractNumId w:val="4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6/29/2021"/>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HeaderType" w:val="0"/>
    <w:docVar w:name="HeadingLevels" w:val="9"/>
    <w:docVar w:name="IsCustomized" w:val="YES"/>
    <w:docVar w:name="NoIndentIncrease" w:val="0"/>
    <w:docVar w:name="PeriodAfter" w:val="0"/>
    <w:docVar w:name="RefListStyle" w:val="2"/>
    <w:docVar w:name="refmgr-04T3DT" w:val="[Ref. 5.4: 04T3DT]"/>
    <w:docVar w:name="refmgr-050DXR" w:val="[Ref. 5.4: 050DXR]"/>
    <w:docVar w:name="refmgr-05PGXB" w:val="[Ref. 5.4: 05PGXB]"/>
    <w:docVar w:name="refmgr-082XZK" w:val="[Ref. 5.4: 082XZK]"/>
    <w:docVar w:name="refmgr-08CW5S" w:val="[Ref. 5.4: 08CW5S]"/>
    <w:docVar w:name="refmgr-08CWNK" w:val="[Ref. 5.4: 08CWNK]"/>
    <w:docVar w:name="refmgr-08HZXM" w:val="[Ref. 5.4: 08HZXM]"/>
    <w:docVar w:name="refmgr-08PTKW" w:val="[Ref. 5.4: 08PTKW]"/>
    <w:docVar w:name="refmgr-08PZLB" w:val="[Ref. 5.4: 08PZLB]"/>
    <w:docVar w:name="refmgr-08QDBN" w:val="[Ref. 5.4: 08QDBN]"/>
    <w:docVar w:name="refmgr-08QDBP" w:val="[Ref. 5.4: 08QDBP]"/>
    <w:docVar w:name="refmgr-08QDBT" w:val="[Ref. 5.4: 08QDBT]"/>
    <w:docVar w:name="refmgr-08QN0L" w:val="[Ref. 5.4: 08QN0L]"/>
    <w:docVar w:name="refmgr-08QN0N" w:val="[Ref. 5.4: 08QN0N]"/>
    <w:docVar w:name="refmgr-08QPHJ" w:val="[Ref. 5.4: 08QPHJ]"/>
    <w:docVar w:name="refmgr-08QPHK" w:val="[Ref. 5.4: 08QPHK]"/>
    <w:docVar w:name="refmgr-08QPHP" w:val="[Ref. 5.4: 08QPHP]"/>
    <w:docVar w:name="refmgr-08QPHT" w:val="[Ref. 5.4: 08QPHT]"/>
    <w:docVar w:name="refmgr-08QPHV" w:val="[Ref. 5.4: 08QPHV]"/>
    <w:docVar w:name="refmgr-08QPJ3" w:val="[Ref. 5.4: 08QPJ3]"/>
    <w:docVar w:name="refmgr-08QPJ8" w:val="[Ref. 5.4: 08QPJ8]"/>
    <w:docVar w:name="refmgr-08QPJ9" w:val="[Ref. 5.4: 08QPJ9]"/>
    <w:docVar w:name="refmgr-08QPTC" w:val="[Ref. 5.4: 08QPTC]"/>
    <w:docVar w:name="refmgr-biblio-04T3DT" w:val="Stein JP, Lieskovsky G, Cote R, Groshen S, Feng AC, Boyd S, et al. Radical cystectomy in the treatment of invasive bladder cancer: long-term results in 1,054 patients. J Clin Oncol. 2001 Feb;19(3):666-75."/>
    <w:docVar w:name="refmgr-biblio-050DXR" w:val="Kaufman DS, Shipley WU, Feldman AS. Bladder cancer. Lancet. 2009 Jul 18;374:239-49."/>
    <w:docVar w:name="refmgr-biblio-05PGXB" w:val="Freedman ND, Silverman DT, Hollenbeck AR, Schatzkin A, Abnet CC. Association between smoking and risk of bladder cancer among men and women. JAMA. 2011 Aug 17;306(7):737-45. Erratum in: JAMA. 2011 Nov 23/30;306(20):2220."/>
    <w:docVar w:name="refmgr-biblio-082XZK" w:val="Lenis AT, Lec PM, Chamie K, Mshs MD. Bladder cancer: a review. JAMA. 2020 Nov 17;324(19):1980-91."/>
    <w:docVar w:name="refmgr-biblio-08CW5S" w:val="Butler SS, Winkfield KM, Ahn C, Song Z, Dee EC, Mahal BA, et al. Racial disparities in patient-reported measures of physician cultural competency among cancer survivors in the United States [letter]. JAMA Oncol. 2020 Jan;6(1):152-4."/>
    <w:docVar w:name="refmgr-biblio-08CWNK" w:val="Alsan M, Garrick O, Graziani G. Does diversity matter for health? experimental evidence from Oakland. Am Econ Rev. 2019 Dec;109(12):4071–111. Additional material; 1 p."/>
    <w:docVar w:name="refmgr-biblio-08HZXM" w:val="Siegel RL, Giaquinto AN, Jemal A. Cancer statistics, 2024. CA Cancer J Clin. 2024;74:12-49."/>
    <w:docVar w:name="refmgr-biblio-08PTKW" w:val="Surveillance, Epidemiology, and End Results Program [Internet]. Bethesda (MD): National Cancer Institute (NCI). Cancer stat facts: bladder cancer; [cited 2024 Oct 27]; [about 19 screens]. Available from: https://seer.cancer.gov/statfacts/html/urinb.html."/>
    <w:docVar w:name="refmgr-biblio-08PZLB" w:val="National Comprehensive Cancer Network. NCCN clinical practice guidelines in oncology: bladder cancer; version 5.2024. Plymouth Meeting (PA): National Comprehensive Cancer Network (NCCN); 2024. 136 p."/>
    <w:docVar w:name="refmgr-biblio-08QDBN" w:val="Schrag D, Hsieh LJ, Rabbani F, Bach PB, Herr H, Begg CB. Adherence to surveillance among patients with superficial bladder cancer. J Natl Cancer Inst. 2003 Apr 16;95(8):588-97."/>
    <w:docVar w:name="refmgr-biblio-08QDBP" w:val="Washington SL 3rd, Neuhaus J, Meng MV, Porten SP. Social Determinants of appropriate treatment for muscle-invasive bladder cancer. Cancer Epidemiol Biomarkers Prev. 2019 Aug;28(8):1339-44."/>
    <w:docVar w:name="refmgr-biblio-08QDBT" w:val="Williams SB, Huo J, Kosarek CD, Chamie K, Rogers SO Jr, Williams MA, et al. Population-based assessment of racial/ethnic differences in utilization of radical cystectomy for patients diagnosed with bladder cancer. Cancer Causes Control. 2017;28:755-66."/>
    <w:docVar w:name="refmgr-biblio-08QN0L" w:val="Jacobs BL, Montgomery JS, Zhang Y, Skolarus TA, Weizer AZ, Hollenbeck BK. Disparities in bladder cancer. Urol Oncol. 2012;30:81-8."/>
    <w:docVar w:name="refmgr-biblio-08QN0N" w:val="Lindner AK, Schachtner G, Tulchiner G, Thurnher M, Untergasser G, Obrist P, et al. Lynch syndrome: its impact on urothelial carcinoma. Int J Mol Sci. 2021 Jan 7;22:531."/>
    <w:docVar w:name="refmgr-biblio-08QPHJ" w:val="Scosyrev E, Noyes K, Feng C, Messing E. Sex and racial differences in bladder cancer presentation and mortality in the US. Cancer. 2009 Jan 1;115:68-74."/>
    <w:docVar w:name="refmgr-biblio-08QPHK" w:val="Gild P, Wankowicz SA, Sood A, von Landenberg N, Friedlander DF, Alanee S, et al. Racial disparity in quality of care and overall survival among black vs. white patients with muscle-invasive bladder cancer treated with radical cystectomy: a national cancer database analysis. Urol Oncol. 2018;36:469.e1-11."/>
    <w:docVar w:name="refmgr-biblio-08QPHP" w:val="Jubber I, Ong S, Bukavina L, Black PC, Comperat E, Kamat AM, et al. Epidemiology of bladder cancer in 2023: a systematic review of risk factors. Eur Urol. 2023;84:176-90."/>
    <w:docVar w:name="refmgr-biblio-08QPHT" w:val="Michaud DS, Clinton SK, Rimm EB, Willett WC, Giovannucci E. Risk of bladder cancer by geographic region in a U.S. cohort of male health professionals. Epidemiology. 2001 Nov;12(6):719-26."/>
    <w:docVar w:name="refmgr-biblio-08QPHV" w:val="Ritch CR, Velasquez MC, Kwon D, Becerra MF, Soodana-Prakash N, Atluri VS, et al. Use and validation of the AUA/SUO risk grouping for nonmuscle invasive bladder cancer in a contemporary cohort. J Urol. 2020 Mar;203:505-11."/>
    <w:docVar w:name="refmgr-biblio-08QPJ3" w:val="Surveillance, Epidemiology, and End Results Program [Internet]. Bethesda (MD): National Cancer Institute (NCI). SEER*Explorer: an interactive website for SEER cancer statistics; [updated 2024 Nov 5; cited 2024 Dec 4]; [about 33 screens]. Available from: https://seer.cancer.gov/statistics-network/explorer/."/>
    <w:docVar w:name="refmgr-biblio-08QPJ8" w:val="Tonorezos E, Devasia T, Mariotto AB, Mollica MA, Gallicchio L, Green P, et al. Prevalence of cancer survivors in the United States. J Natl Cancer Inst. 2024;116(11):1784-90."/>
    <w:docVar w:name="refmgr-biblio-08QPJ9" w:val="Wang Y, Chang Q, Li Y. Racial differences in urinary bladder cancer in the United States. Sci Rep. 2018;8:12521."/>
    <w:docVar w:name="refmgr-biblio-08QPTC" w:val="Surveillance, Epidemiology, and End Results Program [Internet]. Bethesda (MD): National Cancer Institute (NCI). SEER*Stat database: incidence - SEER research data, 17 registries, Nov 2023 Sub (2000-2021); [cited 2024 Dec 4]; 9 p. Available from: http://www.seer.cancer.gov/."/>
    <w:docVar w:name="refmgr-ctdused-04T3DT" w:val="5.4"/>
    <w:docVar w:name="refmgr-ctdused-050DXR" w:val="5.4"/>
    <w:docVar w:name="refmgr-ctdused-05PGXB" w:val="5.4"/>
    <w:docVar w:name="refmgr-ctdused-082XZK" w:val="5.4"/>
    <w:docVar w:name="refmgr-ctdused-08CW5S" w:val="5.4"/>
    <w:docVar w:name="refmgr-ctdused-08CWNK" w:val="5.4"/>
    <w:docVar w:name="refmgr-ctdused-08HZXM" w:val="5.4"/>
    <w:docVar w:name="refmgr-ctdused-08PTKW" w:val="5.4"/>
    <w:docVar w:name="refmgr-ctdused-08PZLB" w:val="5.4"/>
    <w:docVar w:name="refmgr-ctdused-08QDBN" w:val="5.4"/>
    <w:docVar w:name="refmgr-ctdused-08QDBP" w:val="5.4"/>
    <w:docVar w:name="refmgr-ctdused-08QDBT" w:val="5.4"/>
    <w:docVar w:name="refmgr-ctdused-08QN0L" w:val="5.4"/>
    <w:docVar w:name="refmgr-ctdused-08QN0N" w:val="5.4"/>
    <w:docVar w:name="refmgr-ctdused-08QPHJ" w:val="5.4"/>
    <w:docVar w:name="refmgr-ctdused-08QPHK" w:val="5.4"/>
    <w:docVar w:name="refmgr-ctdused-08QPHP" w:val="5.4"/>
    <w:docVar w:name="refmgr-ctdused-08QPHT" w:val="5.4"/>
    <w:docVar w:name="refmgr-ctdused-08QPHV" w:val="5.4"/>
    <w:docVar w:name="refmgr-ctdused-08QPJ3" w:val="5.4"/>
    <w:docVar w:name="refmgr-ctdused-08QPJ8" w:val="5.4"/>
    <w:docVar w:name="refmgr-ctdused-08QPJ9" w:val="5.4"/>
    <w:docVar w:name="refmgr-ctdused-08QPTC" w:val="5.4"/>
    <w:docVar w:name="refmgr-docid-04T3DT" w:val="04T3DT"/>
    <w:docVar w:name="refmgr-docid-050DXR" w:val="050DXR"/>
    <w:docVar w:name="refmgr-docid-05PGXB" w:val="05PGXB"/>
    <w:docVar w:name="refmgr-docid-082XZK" w:val="082XZK"/>
    <w:docVar w:name="refmgr-docid-08CW5S" w:val="08CW5S"/>
    <w:docVar w:name="refmgr-docid-08CWNK" w:val="08CWNK"/>
    <w:docVar w:name="refmgr-docid-08HZXM" w:val="08HZXM"/>
    <w:docVar w:name="refmgr-docid-08PTKW" w:val="08PTKW"/>
    <w:docVar w:name="refmgr-docid-08PZLB" w:val="08PZLB"/>
    <w:docVar w:name="refmgr-docid-08QDBN" w:val="08QDBN"/>
    <w:docVar w:name="refmgr-docid-08QDBP" w:val="08QDBP"/>
    <w:docVar w:name="refmgr-docid-08QDBT" w:val="08QDBT"/>
    <w:docVar w:name="refmgr-docid-08QN0L" w:val="08QN0L"/>
    <w:docVar w:name="refmgr-docid-08QN0N" w:val="08QN0N"/>
    <w:docVar w:name="refmgr-docid-08QPHJ" w:val="08QPHJ"/>
    <w:docVar w:name="refmgr-docid-08QPHK" w:val="08QPHK"/>
    <w:docVar w:name="refmgr-docid-08QPHP" w:val="08QPHP"/>
    <w:docVar w:name="refmgr-docid-08QPHT" w:val="08QPHT"/>
    <w:docVar w:name="refmgr-docid-08QPHV" w:val="08QPHV"/>
    <w:docVar w:name="refmgr-docid-08QPJ3" w:val="08QPJ3"/>
    <w:docVar w:name="refmgr-docid-08QPJ8" w:val="08QPJ8"/>
    <w:docVar w:name="refmgr-docid-08QPJ9" w:val="08QPJ9"/>
    <w:docVar w:name="refmgr-docid-08QPTC" w:val="08QPTC"/>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UnlinkObjects" w:val="0"/>
    <w:docVar w:name="UpdateFieldsBeforePrinting" w:val="1"/>
    <w:docVar w:name="UpdateFieldsStart" w:val="1"/>
    <w:docVar w:name="WordDocUniqueId" w:val="360c965d-131b-4583-abb5-74333849db8c"/>
  </w:docVars>
  <w:rsids>
    <w:rsidRoot w:val="00C01A69"/>
    <w:rsid w:val="00000428"/>
    <w:rsid w:val="00000456"/>
    <w:rsid w:val="00000EBA"/>
    <w:rsid w:val="000016D0"/>
    <w:rsid w:val="000019D3"/>
    <w:rsid w:val="000019D8"/>
    <w:rsid w:val="00001E63"/>
    <w:rsid w:val="00002E6C"/>
    <w:rsid w:val="00003240"/>
    <w:rsid w:val="000035D5"/>
    <w:rsid w:val="000035EF"/>
    <w:rsid w:val="0000391C"/>
    <w:rsid w:val="00003C0F"/>
    <w:rsid w:val="000044D1"/>
    <w:rsid w:val="00004910"/>
    <w:rsid w:val="00004AE0"/>
    <w:rsid w:val="00005579"/>
    <w:rsid w:val="000055AF"/>
    <w:rsid w:val="000060FF"/>
    <w:rsid w:val="000065C0"/>
    <w:rsid w:val="00006CA0"/>
    <w:rsid w:val="00007274"/>
    <w:rsid w:val="000073F9"/>
    <w:rsid w:val="0000789B"/>
    <w:rsid w:val="000100E3"/>
    <w:rsid w:val="00010895"/>
    <w:rsid w:val="00010D67"/>
    <w:rsid w:val="0001219B"/>
    <w:rsid w:val="0001283F"/>
    <w:rsid w:val="00012856"/>
    <w:rsid w:val="000129AA"/>
    <w:rsid w:val="00012D49"/>
    <w:rsid w:val="000134E4"/>
    <w:rsid w:val="00013595"/>
    <w:rsid w:val="000141E2"/>
    <w:rsid w:val="000142AA"/>
    <w:rsid w:val="000146DD"/>
    <w:rsid w:val="00014E87"/>
    <w:rsid w:val="000150BC"/>
    <w:rsid w:val="00015F5D"/>
    <w:rsid w:val="00016870"/>
    <w:rsid w:val="000173CD"/>
    <w:rsid w:val="00017C2E"/>
    <w:rsid w:val="00017C34"/>
    <w:rsid w:val="00017E19"/>
    <w:rsid w:val="0001ABA6"/>
    <w:rsid w:val="00020959"/>
    <w:rsid w:val="00020DF2"/>
    <w:rsid w:val="00021F98"/>
    <w:rsid w:val="000220CD"/>
    <w:rsid w:val="0002270D"/>
    <w:rsid w:val="00022ED9"/>
    <w:rsid w:val="00023093"/>
    <w:rsid w:val="0002346E"/>
    <w:rsid w:val="000236D0"/>
    <w:rsid w:val="00024358"/>
    <w:rsid w:val="0002440B"/>
    <w:rsid w:val="0002464E"/>
    <w:rsid w:val="000247EB"/>
    <w:rsid w:val="000257D4"/>
    <w:rsid w:val="0002591F"/>
    <w:rsid w:val="000259BD"/>
    <w:rsid w:val="000267DD"/>
    <w:rsid w:val="00026890"/>
    <w:rsid w:val="00026B96"/>
    <w:rsid w:val="00026D3E"/>
    <w:rsid w:val="0002703F"/>
    <w:rsid w:val="00027454"/>
    <w:rsid w:val="0002745A"/>
    <w:rsid w:val="00027659"/>
    <w:rsid w:val="00027789"/>
    <w:rsid w:val="00027F70"/>
    <w:rsid w:val="000302E2"/>
    <w:rsid w:val="00030687"/>
    <w:rsid w:val="000315E9"/>
    <w:rsid w:val="00031737"/>
    <w:rsid w:val="000317BD"/>
    <w:rsid w:val="000336AC"/>
    <w:rsid w:val="0003390D"/>
    <w:rsid w:val="00033D86"/>
    <w:rsid w:val="000355D2"/>
    <w:rsid w:val="0003582D"/>
    <w:rsid w:val="00035DE3"/>
    <w:rsid w:val="0003692A"/>
    <w:rsid w:val="00036B92"/>
    <w:rsid w:val="00036B9E"/>
    <w:rsid w:val="000373A9"/>
    <w:rsid w:val="00037521"/>
    <w:rsid w:val="000400A2"/>
    <w:rsid w:val="000400F6"/>
    <w:rsid w:val="000402A3"/>
    <w:rsid w:val="0004037C"/>
    <w:rsid w:val="000406C7"/>
    <w:rsid w:val="000408D7"/>
    <w:rsid w:val="00040909"/>
    <w:rsid w:val="00041150"/>
    <w:rsid w:val="00041A43"/>
    <w:rsid w:val="00041ABE"/>
    <w:rsid w:val="00042227"/>
    <w:rsid w:val="000427CD"/>
    <w:rsid w:val="00042C84"/>
    <w:rsid w:val="00043269"/>
    <w:rsid w:val="000433C8"/>
    <w:rsid w:val="000436A6"/>
    <w:rsid w:val="00043C7E"/>
    <w:rsid w:val="00043CA2"/>
    <w:rsid w:val="000443CB"/>
    <w:rsid w:val="00044CB0"/>
    <w:rsid w:val="0004504D"/>
    <w:rsid w:val="00045264"/>
    <w:rsid w:val="000454F6"/>
    <w:rsid w:val="00045F6D"/>
    <w:rsid w:val="00046F6C"/>
    <w:rsid w:val="000474E9"/>
    <w:rsid w:val="00047571"/>
    <w:rsid w:val="00047688"/>
    <w:rsid w:val="0004774F"/>
    <w:rsid w:val="0004791E"/>
    <w:rsid w:val="00047B3C"/>
    <w:rsid w:val="00047C0C"/>
    <w:rsid w:val="00047CC1"/>
    <w:rsid w:val="00047CEF"/>
    <w:rsid w:val="00047FA9"/>
    <w:rsid w:val="00050ED5"/>
    <w:rsid w:val="00051A66"/>
    <w:rsid w:val="00051BFD"/>
    <w:rsid w:val="0005239E"/>
    <w:rsid w:val="00052515"/>
    <w:rsid w:val="0005261B"/>
    <w:rsid w:val="00052736"/>
    <w:rsid w:val="00052AD9"/>
    <w:rsid w:val="00052F11"/>
    <w:rsid w:val="0005388F"/>
    <w:rsid w:val="00053F59"/>
    <w:rsid w:val="0005434A"/>
    <w:rsid w:val="000549EF"/>
    <w:rsid w:val="000556B7"/>
    <w:rsid w:val="00055832"/>
    <w:rsid w:val="000560DC"/>
    <w:rsid w:val="00056228"/>
    <w:rsid w:val="00056892"/>
    <w:rsid w:val="0005699A"/>
    <w:rsid w:val="00056F28"/>
    <w:rsid w:val="00057073"/>
    <w:rsid w:val="000574E2"/>
    <w:rsid w:val="000574E3"/>
    <w:rsid w:val="0005752B"/>
    <w:rsid w:val="00057E53"/>
    <w:rsid w:val="00060D08"/>
    <w:rsid w:val="0006107A"/>
    <w:rsid w:val="000611DA"/>
    <w:rsid w:val="000617B4"/>
    <w:rsid w:val="00061C8A"/>
    <w:rsid w:val="000624CC"/>
    <w:rsid w:val="0006254A"/>
    <w:rsid w:val="00062CB8"/>
    <w:rsid w:val="000631C7"/>
    <w:rsid w:val="00064B8F"/>
    <w:rsid w:val="00064EA7"/>
    <w:rsid w:val="000654A5"/>
    <w:rsid w:val="00065598"/>
    <w:rsid w:val="00065728"/>
    <w:rsid w:val="00066204"/>
    <w:rsid w:val="00067268"/>
    <w:rsid w:val="000679DF"/>
    <w:rsid w:val="00067D38"/>
    <w:rsid w:val="00070355"/>
    <w:rsid w:val="000703A1"/>
    <w:rsid w:val="00070485"/>
    <w:rsid w:val="000708BB"/>
    <w:rsid w:val="000709AC"/>
    <w:rsid w:val="00070E22"/>
    <w:rsid w:val="000717B2"/>
    <w:rsid w:val="00071D89"/>
    <w:rsid w:val="00071ED1"/>
    <w:rsid w:val="0007241F"/>
    <w:rsid w:val="00072702"/>
    <w:rsid w:val="00072AB6"/>
    <w:rsid w:val="00073843"/>
    <w:rsid w:val="00073B9A"/>
    <w:rsid w:val="00074070"/>
    <w:rsid w:val="00074DD5"/>
    <w:rsid w:val="00075DD6"/>
    <w:rsid w:val="000760EA"/>
    <w:rsid w:val="0007623A"/>
    <w:rsid w:val="000766BF"/>
    <w:rsid w:val="00076A46"/>
    <w:rsid w:val="00076A87"/>
    <w:rsid w:val="00076E61"/>
    <w:rsid w:val="00076E95"/>
    <w:rsid w:val="00076EE7"/>
    <w:rsid w:val="00077052"/>
    <w:rsid w:val="00077BB5"/>
    <w:rsid w:val="0008021F"/>
    <w:rsid w:val="00080583"/>
    <w:rsid w:val="00080AA7"/>
    <w:rsid w:val="0008115B"/>
    <w:rsid w:val="0008117F"/>
    <w:rsid w:val="00081A13"/>
    <w:rsid w:val="000824FA"/>
    <w:rsid w:val="00082F25"/>
    <w:rsid w:val="00083AC3"/>
    <w:rsid w:val="0008472A"/>
    <w:rsid w:val="00085AFC"/>
    <w:rsid w:val="00085B68"/>
    <w:rsid w:val="00085BC9"/>
    <w:rsid w:val="00085C6E"/>
    <w:rsid w:val="00085E0A"/>
    <w:rsid w:val="00086648"/>
    <w:rsid w:val="00086C96"/>
    <w:rsid w:val="000903DC"/>
    <w:rsid w:val="0009085C"/>
    <w:rsid w:val="00090DB8"/>
    <w:rsid w:val="0009128B"/>
    <w:rsid w:val="00091CC7"/>
    <w:rsid w:val="00091DF7"/>
    <w:rsid w:val="00091EDC"/>
    <w:rsid w:val="0009218D"/>
    <w:rsid w:val="000927B5"/>
    <w:rsid w:val="00092B0D"/>
    <w:rsid w:val="00092F1B"/>
    <w:rsid w:val="000932F7"/>
    <w:rsid w:val="00093473"/>
    <w:rsid w:val="00094001"/>
    <w:rsid w:val="000940CE"/>
    <w:rsid w:val="00095C84"/>
    <w:rsid w:val="00095DA0"/>
    <w:rsid w:val="000967B0"/>
    <w:rsid w:val="00096AED"/>
    <w:rsid w:val="00096F83"/>
    <w:rsid w:val="000A02EB"/>
    <w:rsid w:val="000A0A15"/>
    <w:rsid w:val="000A13D3"/>
    <w:rsid w:val="000A145D"/>
    <w:rsid w:val="000A16FC"/>
    <w:rsid w:val="000A1FE6"/>
    <w:rsid w:val="000A266F"/>
    <w:rsid w:val="000A38C6"/>
    <w:rsid w:val="000A3A3F"/>
    <w:rsid w:val="000A3A7C"/>
    <w:rsid w:val="000A3CE2"/>
    <w:rsid w:val="000A426A"/>
    <w:rsid w:val="000A4420"/>
    <w:rsid w:val="000A5361"/>
    <w:rsid w:val="000A555A"/>
    <w:rsid w:val="000A578D"/>
    <w:rsid w:val="000A5FEA"/>
    <w:rsid w:val="000A69B9"/>
    <w:rsid w:val="000A6EFC"/>
    <w:rsid w:val="000A738E"/>
    <w:rsid w:val="000A768A"/>
    <w:rsid w:val="000A7959"/>
    <w:rsid w:val="000B0998"/>
    <w:rsid w:val="000B0B83"/>
    <w:rsid w:val="000B23E6"/>
    <w:rsid w:val="000B2744"/>
    <w:rsid w:val="000B2848"/>
    <w:rsid w:val="000B2FFC"/>
    <w:rsid w:val="000B323C"/>
    <w:rsid w:val="000B374B"/>
    <w:rsid w:val="000B4333"/>
    <w:rsid w:val="000B4B3E"/>
    <w:rsid w:val="000B4CEF"/>
    <w:rsid w:val="000B52B7"/>
    <w:rsid w:val="000B56B6"/>
    <w:rsid w:val="000B5CB7"/>
    <w:rsid w:val="000B5DE2"/>
    <w:rsid w:val="000B5DEE"/>
    <w:rsid w:val="000B5F9A"/>
    <w:rsid w:val="000B6125"/>
    <w:rsid w:val="000B68BE"/>
    <w:rsid w:val="000B7CC7"/>
    <w:rsid w:val="000C0022"/>
    <w:rsid w:val="000C01C1"/>
    <w:rsid w:val="000C0B5A"/>
    <w:rsid w:val="000C0D2E"/>
    <w:rsid w:val="000C18AE"/>
    <w:rsid w:val="000C2679"/>
    <w:rsid w:val="000C2857"/>
    <w:rsid w:val="000C33C7"/>
    <w:rsid w:val="000C3527"/>
    <w:rsid w:val="000C359A"/>
    <w:rsid w:val="000C36F5"/>
    <w:rsid w:val="000C4D39"/>
    <w:rsid w:val="000C5969"/>
    <w:rsid w:val="000C5CDE"/>
    <w:rsid w:val="000C5D48"/>
    <w:rsid w:val="000C5EFF"/>
    <w:rsid w:val="000C61C8"/>
    <w:rsid w:val="000C6265"/>
    <w:rsid w:val="000C67A0"/>
    <w:rsid w:val="000C7690"/>
    <w:rsid w:val="000C7996"/>
    <w:rsid w:val="000C7BFE"/>
    <w:rsid w:val="000D003D"/>
    <w:rsid w:val="000D0805"/>
    <w:rsid w:val="000D11E9"/>
    <w:rsid w:val="000D17F5"/>
    <w:rsid w:val="000D18A2"/>
    <w:rsid w:val="000D1BD7"/>
    <w:rsid w:val="000D1D4F"/>
    <w:rsid w:val="000D1F55"/>
    <w:rsid w:val="000D21AC"/>
    <w:rsid w:val="000D2B6B"/>
    <w:rsid w:val="000D2DBA"/>
    <w:rsid w:val="000D380D"/>
    <w:rsid w:val="000D3932"/>
    <w:rsid w:val="000D3FF8"/>
    <w:rsid w:val="000D451E"/>
    <w:rsid w:val="000D45D7"/>
    <w:rsid w:val="000D4926"/>
    <w:rsid w:val="000D4D9B"/>
    <w:rsid w:val="000D5784"/>
    <w:rsid w:val="000D5DDE"/>
    <w:rsid w:val="000D6312"/>
    <w:rsid w:val="000D6A1F"/>
    <w:rsid w:val="000D6B02"/>
    <w:rsid w:val="000D6E3F"/>
    <w:rsid w:val="000D718C"/>
    <w:rsid w:val="000D7B98"/>
    <w:rsid w:val="000D7B9D"/>
    <w:rsid w:val="000E0244"/>
    <w:rsid w:val="000E058D"/>
    <w:rsid w:val="000E099A"/>
    <w:rsid w:val="000E0EC5"/>
    <w:rsid w:val="000E13D3"/>
    <w:rsid w:val="000E2890"/>
    <w:rsid w:val="000E29B0"/>
    <w:rsid w:val="000E2D34"/>
    <w:rsid w:val="000E3E83"/>
    <w:rsid w:val="000E46E4"/>
    <w:rsid w:val="000E4DE7"/>
    <w:rsid w:val="000E4E07"/>
    <w:rsid w:val="000E4F5C"/>
    <w:rsid w:val="000E50AA"/>
    <w:rsid w:val="000E5522"/>
    <w:rsid w:val="000E56FA"/>
    <w:rsid w:val="000E59FD"/>
    <w:rsid w:val="000E65E8"/>
    <w:rsid w:val="000E67CD"/>
    <w:rsid w:val="000E6992"/>
    <w:rsid w:val="000E6FAB"/>
    <w:rsid w:val="000E7279"/>
    <w:rsid w:val="000E730E"/>
    <w:rsid w:val="000E7A75"/>
    <w:rsid w:val="000F0160"/>
    <w:rsid w:val="000F0BEF"/>
    <w:rsid w:val="000F115B"/>
    <w:rsid w:val="000F1763"/>
    <w:rsid w:val="000F1A4F"/>
    <w:rsid w:val="000F1EDB"/>
    <w:rsid w:val="000F1FB6"/>
    <w:rsid w:val="000F24BB"/>
    <w:rsid w:val="000F34B3"/>
    <w:rsid w:val="000F3782"/>
    <w:rsid w:val="000F3837"/>
    <w:rsid w:val="000F4181"/>
    <w:rsid w:val="000F4348"/>
    <w:rsid w:val="000F5402"/>
    <w:rsid w:val="000F5AD1"/>
    <w:rsid w:val="000F5D67"/>
    <w:rsid w:val="000F5DFD"/>
    <w:rsid w:val="000F68DD"/>
    <w:rsid w:val="000F6A47"/>
    <w:rsid w:val="000F6F0D"/>
    <w:rsid w:val="000F7635"/>
    <w:rsid w:val="000F7978"/>
    <w:rsid w:val="00100180"/>
    <w:rsid w:val="00100734"/>
    <w:rsid w:val="001008B0"/>
    <w:rsid w:val="001015DF"/>
    <w:rsid w:val="00101C46"/>
    <w:rsid w:val="00101D0F"/>
    <w:rsid w:val="001020FC"/>
    <w:rsid w:val="00102413"/>
    <w:rsid w:val="00102767"/>
    <w:rsid w:val="00102B13"/>
    <w:rsid w:val="00103E06"/>
    <w:rsid w:val="00104551"/>
    <w:rsid w:val="0010519E"/>
    <w:rsid w:val="001054AE"/>
    <w:rsid w:val="00105B0B"/>
    <w:rsid w:val="00105BD1"/>
    <w:rsid w:val="00105D42"/>
    <w:rsid w:val="00105FB2"/>
    <w:rsid w:val="00106167"/>
    <w:rsid w:val="0010632D"/>
    <w:rsid w:val="001065B2"/>
    <w:rsid w:val="00106659"/>
    <w:rsid w:val="00106914"/>
    <w:rsid w:val="00106A84"/>
    <w:rsid w:val="00106AA4"/>
    <w:rsid w:val="00106ADC"/>
    <w:rsid w:val="00106F31"/>
    <w:rsid w:val="00106FEA"/>
    <w:rsid w:val="00107005"/>
    <w:rsid w:val="001073C4"/>
    <w:rsid w:val="0010783F"/>
    <w:rsid w:val="00107935"/>
    <w:rsid w:val="0011081B"/>
    <w:rsid w:val="00110A68"/>
    <w:rsid w:val="00111199"/>
    <w:rsid w:val="00111A7E"/>
    <w:rsid w:val="001122B3"/>
    <w:rsid w:val="001122CB"/>
    <w:rsid w:val="001123F0"/>
    <w:rsid w:val="00112C09"/>
    <w:rsid w:val="00112D53"/>
    <w:rsid w:val="00112E7A"/>
    <w:rsid w:val="001133F6"/>
    <w:rsid w:val="001138A6"/>
    <w:rsid w:val="00113E81"/>
    <w:rsid w:val="001147C4"/>
    <w:rsid w:val="00114B6F"/>
    <w:rsid w:val="00114DC8"/>
    <w:rsid w:val="001155C3"/>
    <w:rsid w:val="00115E6E"/>
    <w:rsid w:val="00116E43"/>
    <w:rsid w:val="0011719A"/>
    <w:rsid w:val="001173A2"/>
    <w:rsid w:val="00120D70"/>
    <w:rsid w:val="00121D07"/>
    <w:rsid w:val="00121FFA"/>
    <w:rsid w:val="001225C8"/>
    <w:rsid w:val="00122623"/>
    <w:rsid w:val="001234D7"/>
    <w:rsid w:val="00123725"/>
    <w:rsid w:val="0012393C"/>
    <w:rsid w:val="00124210"/>
    <w:rsid w:val="00124B4B"/>
    <w:rsid w:val="00125920"/>
    <w:rsid w:val="0012610D"/>
    <w:rsid w:val="00126FFC"/>
    <w:rsid w:val="001272E9"/>
    <w:rsid w:val="00127AB1"/>
    <w:rsid w:val="0013035F"/>
    <w:rsid w:val="00130D60"/>
    <w:rsid w:val="00131178"/>
    <w:rsid w:val="0013126E"/>
    <w:rsid w:val="00131B4E"/>
    <w:rsid w:val="00131DAE"/>
    <w:rsid w:val="00131EB8"/>
    <w:rsid w:val="00132038"/>
    <w:rsid w:val="00132A37"/>
    <w:rsid w:val="00133170"/>
    <w:rsid w:val="00133249"/>
    <w:rsid w:val="001333E1"/>
    <w:rsid w:val="001334DB"/>
    <w:rsid w:val="00133B05"/>
    <w:rsid w:val="00133BC8"/>
    <w:rsid w:val="0013415E"/>
    <w:rsid w:val="001347BC"/>
    <w:rsid w:val="00134A45"/>
    <w:rsid w:val="0013547E"/>
    <w:rsid w:val="00135734"/>
    <w:rsid w:val="0013583D"/>
    <w:rsid w:val="00136538"/>
    <w:rsid w:val="0013681F"/>
    <w:rsid w:val="00136A61"/>
    <w:rsid w:val="0013775F"/>
    <w:rsid w:val="00137E2C"/>
    <w:rsid w:val="00140086"/>
    <w:rsid w:val="00140360"/>
    <w:rsid w:val="001403CC"/>
    <w:rsid w:val="001404A0"/>
    <w:rsid w:val="0014070D"/>
    <w:rsid w:val="0014191C"/>
    <w:rsid w:val="00141AD6"/>
    <w:rsid w:val="00141FE2"/>
    <w:rsid w:val="00142343"/>
    <w:rsid w:val="00142594"/>
    <w:rsid w:val="00143028"/>
    <w:rsid w:val="00143B42"/>
    <w:rsid w:val="00143D6E"/>
    <w:rsid w:val="00144338"/>
    <w:rsid w:val="001449DD"/>
    <w:rsid w:val="0014519D"/>
    <w:rsid w:val="001457A9"/>
    <w:rsid w:val="00145912"/>
    <w:rsid w:val="00145ECD"/>
    <w:rsid w:val="001461C5"/>
    <w:rsid w:val="0014657B"/>
    <w:rsid w:val="0014702D"/>
    <w:rsid w:val="00147111"/>
    <w:rsid w:val="0014712E"/>
    <w:rsid w:val="00147807"/>
    <w:rsid w:val="001502C5"/>
    <w:rsid w:val="00150F65"/>
    <w:rsid w:val="0015170C"/>
    <w:rsid w:val="001519BB"/>
    <w:rsid w:val="00151E54"/>
    <w:rsid w:val="00152248"/>
    <w:rsid w:val="0015491F"/>
    <w:rsid w:val="00154CCA"/>
    <w:rsid w:val="001554C6"/>
    <w:rsid w:val="00155600"/>
    <w:rsid w:val="00155658"/>
    <w:rsid w:val="001559AF"/>
    <w:rsid w:val="0015694C"/>
    <w:rsid w:val="00156D68"/>
    <w:rsid w:val="001572B8"/>
    <w:rsid w:val="001577CD"/>
    <w:rsid w:val="0016019F"/>
    <w:rsid w:val="001603A8"/>
    <w:rsid w:val="00160469"/>
    <w:rsid w:val="00160E93"/>
    <w:rsid w:val="00160FBF"/>
    <w:rsid w:val="001614C0"/>
    <w:rsid w:val="00161945"/>
    <w:rsid w:val="001624FC"/>
    <w:rsid w:val="0016274C"/>
    <w:rsid w:val="00163399"/>
    <w:rsid w:val="001636BC"/>
    <w:rsid w:val="001650BF"/>
    <w:rsid w:val="001653DA"/>
    <w:rsid w:val="00165414"/>
    <w:rsid w:val="00165CC0"/>
    <w:rsid w:val="00165FE2"/>
    <w:rsid w:val="0016634C"/>
    <w:rsid w:val="00167DE7"/>
    <w:rsid w:val="00170019"/>
    <w:rsid w:val="001700AE"/>
    <w:rsid w:val="00170106"/>
    <w:rsid w:val="001702A6"/>
    <w:rsid w:val="00170538"/>
    <w:rsid w:val="00170948"/>
    <w:rsid w:val="00170976"/>
    <w:rsid w:val="00170C5D"/>
    <w:rsid w:val="0017116B"/>
    <w:rsid w:val="001718E5"/>
    <w:rsid w:val="00171CE8"/>
    <w:rsid w:val="00172FA1"/>
    <w:rsid w:val="00173533"/>
    <w:rsid w:val="00173656"/>
    <w:rsid w:val="00173918"/>
    <w:rsid w:val="00173D57"/>
    <w:rsid w:val="00174B81"/>
    <w:rsid w:val="00174DE8"/>
    <w:rsid w:val="0017530D"/>
    <w:rsid w:val="00175A93"/>
    <w:rsid w:val="00175FAE"/>
    <w:rsid w:val="00176104"/>
    <w:rsid w:val="00176754"/>
    <w:rsid w:val="00176859"/>
    <w:rsid w:val="001768E2"/>
    <w:rsid w:val="00177243"/>
    <w:rsid w:val="001773A3"/>
    <w:rsid w:val="0017760B"/>
    <w:rsid w:val="0018017C"/>
    <w:rsid w:val="00180DEA"/>
    <w:rsid w:val="00180E9A"/>
    <w:rsid w:val="001811B4"/>
    <w:rsid w:val="001811B8"/>
    <w:rsid w:val="0018147A"/>
    <w:rsid w:val="00181554"/>
    <w:rsid w:val="001815B3"/>
    <w:rsid w:val="001817D2"/>
    <w:rsid w:val="00181FCD"/>
    <w:rsid w:val="001825B0"/>
    <w:rsid w:val="00182C4A"/>
    <w:rsid w:val="001831BF"/>
    <w:rsid w:val="001831ED"/>
    <w:rsid w:val="001839C7"/>
    <w:rsid w:val="00183BCF"/>
    <w:rsid w:val="00183D86"/>
    <w:rsid w:val="00183E62"/>
    <w:rsid w:val="0018402D"/>
    <w:rsid w:val="001845F2"/>
    <w:rsid w:val="001853D5"/>
    <w:rsid w:val="0018581B"/>
    <w:rsid w:val="00185A63"/>
    <w:rsid w:val="00185ACB"/>
    <w:rsid w:val="00185E1F"/>
    <w:rsid w:val="00186098"/>
    <w:rsid w:val="00186D0A"/>
    <w:rsid w:val="00186D48"/>
    <w:rsid w:val="00187060"/>
    <w:rsid w:val="0018728D"/>
    <w:rsid w:val="00187330"/>
    <w:rsid w:val="0018771B"/>
    <w:rsid w:val="00187B03"/>
    <w:rsid w:val="00190ABE"/>
    <w:rsid w:val="00190B58"/>
    <w:rsid w:val="00190B78"/>
    <w:rsid w:val="0019141B"/>
    <w:rsid w:val="00191AA8"/>
    <w:rsid w:val="001920B6"/>
    <w:rsid w:val="00192D7A"/>
    <w:rsid w:val="0019319E"/>
    <w:rsid w:val="001932D2"/>
    <w:rsid w:val="001936B3"/>
    <w:rsid w:val="00193943"/>
    <w:rsid w:val="00193F40"/>
    <w:rsid w:val="00194049"/>
    <w:rsid w:val="00194426"/>
    <w:rsid w:val="0019445A"/>
    <w:rsid w:val="001944AC"/>
    <w:rsid w:val="00194BE1"/>
    <w:rsid w:val="001953BE"/>
    <w:rsid w:val="00195DBC"/>
    <w:rsid w:val="0019624D"/>
    <w:rsid w:val="00197395"/>
    <w:rsid w:val="00197524"/>
    <w:rsid w:val="00197906"/>
    <w:rsid w:val="00197FE2"/>
    <w:rsid w:val="001A0658"/>
    <w:rsid w:val="001A097D"/>
    <w:rsid w:val="001A0E01"/>
    <w:rsid w:val="001A0F72"/>
    <w:rsid w:val="001A1091"/>
    <w:rsid w:val="001A10E1"/>
    <w:rsid w:val="001A14F8"/>
    <w:rsid w:val="001A198E"/>
    <w:rsid w:val="001A1FC9"/>
    <w:rsid w:val="001A2471"/>
    <w:rsid w:val="001A247D"/>
    <w:rsid w:val="001A3717"/>
    <w:rsid w:val="001A37F7"/>
    <w:rsid w:val="001A3D1F"/>
    <w:rsid w:val="001A451B"/>
    <w:rsid w:val="001A47B0"/>
    <w:rsid w:val="001A4B48"/>
    <w:rsid w:val="001A4BCD"/>
    <w:rsid w:val="001A5091"/>
    <w:rsid w:val="001A511F"/>
    <w:rsid w:val="001A5381"/>
    <w:rsid w:val="001A5FA0"/>
    <w:rsid w:val="001A7496"/>
    <w:rsid w:val="001A7DBF"/>
    <w:rsid w:val="001A7E42"/>
    <w:rsid w:val="001B0375"/>
    <w:rsid w:val="001B04F7"/>
    <w:rsid w:val="001B09D9"/>
    <w:rsid w:val="001B1B65"/>
    <w:rsid w:val="001B287A"/>
    <w:rsid w:val="001B2B34"/>
    <w:rsid w:val="001B30F1"/>
    <w:rsid w:val="001B32B9"/>
    <w:rsid w:val="001B3BAE"/>
    <w:rsid w:val="001B3BDC"/>
    <w:rsid w:val="001B4529"/>
    <w:rsid w:val="001B4ADC"/>
    <w:rsid w:val="001B4B37"/>
    <w:rsid w:val="001B4F83"/>
    <w:rsid w:val="001B5075"/>
    <w:rsid w:val="001B592F"/>
    <w:rsid w:val="001B5952"/>
    <w:rsid w:val="001B5B95"/>
    <w:rsid w:val="001B646C"/>
    <w:rsid w:val="001B6837"/>
    <w:rsid w:val="001B6C00"/>
    <w:rsid w:val="001B7681"/>
    <w:rsid w:val="001B7A2F"/>
    <w:rsid w:val="001B7F2F"/>
    <w:rsid w:val="001B7FB7"/>
    <w:rsid w:val="001C1008"/>
    <w:rsid w:val="001C17A5"/>
    <w:rsid w:val="001C21CD"/>
    <w:rsid w:val="001C2773"/>
    <w:rsid w:val="001C2BF0"/>
    <w:rsid w:val="001C3137"/>
    <w:rsid w:val="001C3B00"/>
    <w:rsid w:val="001C3E06"/>
    <w:rsid w:val="001C4717"/>
    <w:rsid w:val="001C4B10"/>
    <w:rsid w:val="001C4FF2"/>
    <w:rsid w:val="001C50E8"/>
    <w:rsid w:val="001C5474"/>
    <w:rsid w:val="001C54A6"/>
    <w:rsid w:val="001C5564"/>
    <w:rsid w:val="001C5C3A"/>
    <w:rsid w:val="001C5E37"/>
    <w:rsid w:val="001C6DE4"/>
    <w:rsid w:val="001C6F6D"/>
    <w:rsid w:val="001C6FB1"/>
    <w:rsid w:val="001C7716"/>
    <w:rsid w:val="001C7BD1"/>
    <w:rsid w:val="001C7C81"/>
    <w:rsid w:val="001C7EC4"/>
    <w:rsid w:val="001D0688"/>
    <w:rsid w:val="001D0F44"/>
    <w:rsid w:val="001D1019"/>
    <w:rsid w:val="001D101B"/>
    <w:rsid w:val="001D156D"/>
    <w:rsid w:val="001D162A"/>
    <w:rsid w:val="001D220F"/>
    <w:rsid w:val="001D244A"/>
    <w:rsid w:val="001D273F"/>
    <w:rsid w:val="001D30E3"/>
    <w:rsid w:val="001D31D3"/>
    <w:rsid w:val="001D3B80"/>
    <w:rsid w:val="001D3FAC"/>
    <w:rsid w:val="001D41E6"/>
    <w:rsid w:val="001D4698"/>
    <w:rsid w:val="001D4A1B"/>
    <w:rsid w:val="001D59DC"/>
    <w:rsid w:val="001D6331"/>
    <w:rsid w:val="001D63A2"/>
    <w:rsid w:val="001D69F3"/>
    <w:rsid w:val="001D6A47"/>
    <w:rsid w:val="001D6C07"/>
    <w:rsid w:val="001D722D"/>
    <w:rsid w:val="001D7501"/>
    <w:rsid w:val="001D76AE"/>
    <w:rsid w:val="001D772A"/>
    <w:rsid w:val="001D7D37"/>
    <w:rsid w:val="001E01FC"/>
    <w:rsid w:val="001E0779"/>
    <w:rsid w:val="001E1C52"/>
    <w:rsid w:val="001E1F2E"/>
    <w:rsid w:val="001E201A"/>
    <w:rsid w:val="001E237C"/>
    <w:rsid w:val="001E270B"/>
    <w:rsid w:val="001E3038"/>
    <w:rsid w:val="001E3067"/>
    <w:rsid w:val="001E32D7"/>
    <w:rsid w:val="001E3C68"/>
    <w:rsid w:val="001E4163"/>
    <w:rsid w:val="001E44BC"/>
    <w:rsid w:val="001E476C"/>
    <w:rsid w:val="001E48E7"/>
    <w:rsid w:val="001E4E0E"/>
    <w:rsid w:val="001E539A"/>
    <w:rsid w:val="001E5827"/>
    <w:rsid w:val="001E60D0"/>
    <w:rsid w:val="001E63A0"/>
    <w:rsid w:val="001E64D8"/>
    <w:rsid w:val="001E6B22"/>
    <w:rsid w:val="001E7637"/>
    <w:rsid w:val="001E76B1"/>
    <w:rsid w:val="001F1075"/>
    <w:rsid w:val="001F1254"/>
    <w:rsid w:val="001F13FA"/>
    <w:rsid w:val="001F17FE"/>
    <w:rsid w:val="001F19D7"/>
    <w:rsid w:val="001F23B4"/>
    <w:rsid w:val="001F2BEF"/>
    <w:rsid w:val="001F3615"/>
    <w:rsid w:val="001F3684"/>
    <w:rsid w:val="001F41D9"/>
    <w:rsid w:val="001F4CF4"/>
    <w:rsid w:val="001F51E0"/>
    <w:rsid w:val="001F5426"/>
    <w:rsid w:val="001F5784"/>
    <w:rsid w:val="001F583B"/>
    <w:rsid w:val="001F5A21"/>
    <w:rsid w:val="001F605A"/>
    <w:rsid w:val="001F6228"/>
    <w:rsid w:val="001F63B4"/>
    <w:rsid w:val="001F7C73"/>
    <w:rsid w:val="00200AB2"/>
    <w:rsid w:val="00200B7A"/>
    <w:rsid w:val="00200E1A"/>
    <w:rsid w:val="002018BF"/>
    <w:rsid w:val="00202112"/>
    <w:rsid w:val="002028FD"/>
    <w:rsid w:val="00202A48"/>
    <w:rsid w:val="00202AEE"/>
    <w:rsid w:val="00202DF9"/>
    <w:rsid w:val="002033F9"/>
    <w:rsid w:val="00203E2D"/>
    <w:rsid w:val="0020485B"/>
    <w:rsid w:val="00204963"/>
    <w:rsid w:val="00204F98"/>
    <w:rsid w:val="002050F1"/>
    <w:rsid w:val="002051D4"/>
    <w:rsid w:val="0020532F"/>
    <w:rsid w:val="00205872"/>
    <w:rsid w:val="00205AD2"/>
    <w:rsid w:val="002074CC"/>
    <w:rsid w:val="0020797B"/>
    <w:rsid w:val="00207FFE"/>
    <w:rsid w:val="002100B7"/>
    <w:rsid w:val="00210CA3"/>
    <w:rsid w:val="00210E91"/>
    <w:rsid w:val="002118DE"/>
    <w:rsid w:val="00212123"/>
    <w:rsid w:val="00212DAD"/>
    <w:rsid w:val="00212E04"/>
    <w:rsid w:val="0021307B"/>
    <w:rsid w:val="00213297"/>
    <w:rsid w:val="00213B49"/>
    <w:rsid w:val="00213C48"/>
    <w:rsid w:val="00213D46"/>
    <w:rsid w:val="002145A3"/>
    <w:rsid w:val="00214901"/>
    <w:rsid w:val="00214C11"/>
    <w:rsid w:val="0021516D"/>
    <w:rsid w:val="0021580A"/>
    <w:rsid w:val="00216038"/>
    <w:rsid w:val="0021646E"/>
    <w:rsid w:val="002168ED"/>
    <w:rsid w:val="0021719E"/>
    <w:rsid w:val="00217AFB"/>
    <w:rsid w:val="00217D45"/>
    <w:rsid w:val="002209C9"/>
    <w:rsid w:val="00220E4F"/>
    <w:rsid w:val="00221E00"/>
    <w:rsid w:val="00221F64"/>
    <w:rsid w:val="0022210D"/>
    <w:rsid w:val="002223FA"/>
    <w:rsid w:val="002234B4"/>
    <w:rsid w:val="00223E0C"/>
    <w:rsid w:val="00224842"/>
    <w:rsid w:val="002254AB"/>
    <w:rsid w:val="00225577"/>
    <w:rsid w:val="0022567E"/>
    <w:rsid w:val="00225B63"/>
    <w:rsid w:val="00226118"/>
    <w:rsid w:val="00226156"/>
    <w:rsid w:val="00226378"/>
    <w:rsid w:val="00226B06"/>
    <w:rsid w:val="00227262"/>
    <w:rsid w:val="00227650"/>
    <w:rsid w:val="00227A11"/>
    <w:rsid w:val="002300A4"/>
    <w:rsid w:val="00230627"/>
    <w:rsid w:val="00230919"/>
    <w:rsid w:val="002309C8"/>
    <w:rsid w:val="00231321"/>
    <w:rsid w:val="00233007"/>
    <w:rsid w:val="0023323F"/>
    <w:rsid w:val="002332FC"/>
    <w:rsid w:val="00234437"/>
    <w:rsid w:val="0023458F"/>
    <w:rsid w:val="00234B98"/>
    <w:rsid w:val="00235029"/>
    <w:rsid w:val="002357EA"/>
    <w:rsid w:val="00235813"/>
    <w:rsid w:val="00235CAC"/>
    <w:rsid w:val="00235FB8"/>
    <w:rsid w:val="00235FFE"/>
    <w:rsid w:val="00236417"/>
    <w:rsid w:val="00236510"/>
    <w:rsid w:val="00236981"/>
    <w:rsid w:val="002369AA"/>
    <w:rsid w:val="00236D17"/>
    <w:rsid w:val="002402FA"/>
    <w:rsid w:val="0024030A"/>
    <w:rsid w:val="002405B3"/>
    <w:rsid w:val="002408DA"/>
    <w:rsid w:val="00240D59"/>
    <w:rsid w:val="00240DDD"/>
    <w:rsid w:val="00241312"/>
    <w:rsid w:val="00241E0C"/>
    <w:rsid w:val="002423C1"/>
    <w:rsid w:val="002427B1"/>
    <w:rsid w:val="0024305C"/>
    <w:rsid w:val="0024317E"/>
    <w:rsid w:val="00243462"/>
    <w:rsid w:val="00243CA1"/>
    <w:rsid w:val="0024419B"/>
    <w:rsid w:val="0024473E"/>
    <w:rsid w:val="002448A2"/>
    <w:rsid w:val="00246D55"/>
    <w:rsid w:val="00246DE3"/>
    <w:rsid w:val="00247B3B"/>
    <w:rsid w:val="00247CB7"/>
    <w:rsid w:val="00250055"/>
    <w:rsid w:val="00250382"/>
    <w:rsid w:val="00250FAA"/>
    <w:rsid w:val="0025214B"/>
    <w:rsid w:val="00252C08"/>
    <w:rsid w:val="00252F3A"/>
    <w:rsid w:val="00253B3E"/>
    <w:rsid w:val="00254BC7"/>
    <w:rsid w:val="00254E4D"/>
    <w:rsid w:val="00255018"/>
    <w:rsid w:val="00255307"/>
    <w:rsid w:val="0025569D"/>
    <w:rsid w:val="002557B5"/>
    <w:rsid w:val="00255BAB"/>
    <w:rsid w:val="00256D0C"/>
    <w:rsid w:val="00256FAE"/>
    <w:rsid w:val="00257403"/>
    <w:rsid w:val="0025798A"/>
    <w:rsid w:val="00257B1E"/>
    <w:rsid w:val="00257CFE"/>
    <w:rsid w:val="002600DB"/>
    <w:rsid w:val="00260654"/>
    <w:rsid w:val="00260A9D"/>
    <w:rsid w:val="00260BD2"/>
    <w:rsid w:val="00260FC0"/>
    <w:rsid w:val="002619C5"/>
    <w:rsid w:val="00261AA0"/>
    <w:rsid w:val="00261E25"/>
    <w:rsid w:val="00261E55"/>
    <w:rsid w:val="002620D5"/>
    <w:rsid w:val="00262416"/>
    <w:rsid w:val="00262464"/>
    <w:rsid w:val="002627FC"/>
    <w:rsid w:val="00262DC9"/>
    <w:rsid w:val="00262FBE"/>
    <w:rsid w:val="002630BF"/>
    <w:rsid w:val="0026381B"/>
    <w:rsid w:val="00263AD4"/>
    <w:rsid w:val="00264C82"/>
    <w:rsid w:val="00264C89"/>
    <w:rsid w:val="00264D6D"/>
    <w:rsid w:val="00264E07"/>
    <w:rsid w:val="002651D3"/>
    <w:rsid w:val="00265221"/>
    <w:rsid w:val="00265984"/>
    <w:rsid w:val="002659C8"/>
    <w:rsid w:val="00265AE7"/>
    <w:rsid w:val="00265D17"/>
    <w:rsid w:val="00265FB6"/>
    <w:rsid w:val="0026603A"/>
    <w:rsid w:val="002664C7"/>
    <w:rsid w:val="0026680A"/>
    <w:rsid w:val="00266CBB"/>
    <w:rsid w:val="002703CE"/>
    <w:rsid w:val="0027089E"/>
    <w:rsid w:val="0027128D"/>
    <w:rsid w:val="002714C1"/>
    <w:rsid w:val="0027150D"/>
    <w:rsid w:val="002716F3"/>
    <w:rsid w:val="00271ABA"/>
    <w:rsid w:val="00271DA0"/>
    <w:rsid w:val="0027203A"/>
    <w:rsid w:val="00273C54"/>
    <w:rsid w:val="00273D55"/>
    <w:rsid w:val="00274781"/>
    <w:rsid w:val="00274963"/>
    <w:rsid w:val="00274B7C"/>
    <w:rsid w:val="0027542B"/>
    <w:rsid w:val="0027590C"/>
    <w:rsid w:val="00276063"/>
    <w:rsid w:val="00276329"/>
    <w:rsid w:val="00276DF0"/>
    <w:rsid w:val="0027728B"/>
    <w:rsid w:val="00280373"/>
    <w:rsid w:val="00281DB2"/>
    <w:rsid w:val="00281DC2"/>
    <w:rsid w:val="00281FC9"/>
    <w:rsid w:val="002839A6"/>
    <w:rsid w:val="00283F50"/>
    <w:rsid w:val="00283FA9"/>
    <w:rsid w:val="002845F9"/>
    <w:rsid w:val="00284B35"/>
    <w:rsid w:val="002852BE"/>
    <w:rsid w:val="00285DD7"/>
    <w:rsid w:val="002863A9"/>
    <w:rsid w:val="002866C9"/>
    <w:rsid w:val="002866D8"/>
    <w:rsid w:val="00286F21"/>
    <w:rsid w:val="00290513"/>
    <w:rsid w:val="002908E8"/>
    <w:rsid w:val="002909AC"/>
    <w:rsid w:val="0029113A"/>
    <w:rsid w:val="002914D1"/>
    <w:rsid w:val="0029177D"/>
    <w:rsid w:val="00291C4F"/>
    <w:rsid w:val="00291DF0"/>
    <w:rsid w:val="002926FD"/>
    <w:rsid w:val="00292C9B"/>
    <w:rsid w:val="002937E9"/>
    <w:rsid w:val="00294359"/>
    <w:rsid w:val="002946FB"/>
    <w:rsid w:val="00294831"/>
    <w:rsid w:val="00294A05"/>
    <w:rsid w:val="00295145"/>
    <w:rsid w:val="0029539C"/>
    <w:rsid w:val="00295BFD"/>
    <w:rsid w:val="00296156"/>
    <w:rsid w:val="0029691A"/>
    <w:rsid w:val="002971D8"/>
    <w:rsid w:val="002973E1"/>
    <w:rsid w:val="00297432"/>
    <w:rsid w:val="002974AC"/>
    <w:rsid w:val="0029764E"/>
    <w:rsid w:val="002977B5"/>
    <w:rsid w:val="00297A4A"/>
    <w:rsid w:val="00297A69"/>
    <w:rsid w:val="002A0042"/>
    <w:rsid w:val="002A009A"/>
    <w:rsid w:val="002A01BB"/>
    <w:rsid w:val="002A03A5"/>
    <w:rsid w:val="002A06A2"/>
    <w:rsid w:val="002A0BA1"/>
    <w:rsid w:val="002A0BC0"/>
    <w:rsid w:val="002A1330"/>
    <w:rsid w:val="002A1D13"/>
    <w:rsid w:val="002A1E2F"/>
    <w:rsid w:val="002A1E71"/>
    <w:rsid w:val="002A25F9"/>
    <w:rsid w:val="002A321E"/>
    <w:rsid w:val="002A3766"/>
    <w:rsid w:val="002A38B0"/>
    <w:rsid w:val="002A3FBE"/>
    <w:rsid w:val="002A4071"/>
    <w:rsid w:val="002A5024"/>
    <w:rsid w:val="002A5454"/>
    <w:rsid w:val="002A5627"/>
    <w:rsid w:val="002A5F30"/>
    <w:rsid w:val="002A68A3"/>
    <w:rsid w:val="002A7019"/>
    <w:rsid w:val="002A7051"/>
    <w:rsid w:val="002A70FA"/>
    <w:rsid w:val="002A7D29"/>
    <w:rsid w:val="002A7F4D"/>
    <w:rsid w:val="002B04B2"/>
    <w:rsid w:val="002B07FD"/>
    <w:rsid w:val="002B185F"/>
    <w:rsid w:val="002B2509"/>
    <w:rsid w:val="002B2CCE"/>
    <w:rsid w:val="002B2DF1"/>
    <w:rsid w:val="002B32E0"/>
    <w:rsid w:val="002B46A9"/>
    <w:rsid w:val="002B4857"/>
    <w:rsid w:val="002B54CB"/>
    <w:rsid w:val="002B67F5"/>
    <w:rsid w:val="002B6932"/>
    <w:rsid w:val="002B697E"/>
    <w:rsid w:val="002C0173"/>
    <w:rsid w:val="002C0FAB"/>
    <w:rsid w:val="002C12C7"/>
    <w:rsid w:val="002C150B"/>
    <w:rsid w:val="002C198E"/>
    <w:rsid w:val="002C1CA2"/>
    <w:rsid w:val="002C1DDA"/>
    <w:rsid w:val="002C2181"/>
    <w:rsid w:val="002C24CB"/>
    <w:rsid w:val="002C28B0"/>
    <w:rsid w:val="002C31CE"/>
    <w:rsid w:val="002C35A2"/>
    <w:rsid w:val="002C366C"/>
    <w:rsid w:val="002C395D"/>
    <w:rsid w:val="002C3A35"/>
    <w:rsid w:val="002C4959"/>
    <w:rsid w:val="002C4976"/>
    <w:rsid w:val="002C5306"/>
    <w:rsid w:val="002C66A4"/>
    <w:rsid w:val="002C68D1"/>
    <w:rsid w:val="002C6ABF"/>
    <w:rsid w:val="002C6AC6"/>
    <w:rsid w:val="002C6C86"/>
    <w:rsid w:val="002C6F58"/>
    <w:rsid w:val="002C70E4"/>
    <w:rsid w:val="002C7673"/>
    <w:rsid w:val="002C7E60"/>
    <w:rsid w:val="002D0308"/>
    <w:rsid w:val="002D0C6F"/>
    <w:rsid w:val="002D110D"/>
    <w:rsid w:val="002D13BE"/>
    <w:rsid w:val="002D1434"/>
    <w:rsid w:val="002D169E"/>
    <w:rsid w:val="002D2192"/>
    <w:rsid w:val="002D251A"/>
    <w:rsid w:val="002D2AA7"/>
    <w:rsid w:val="002D3571"/>
    <w:rsid w:val="002D48BF"/>
    <w:rsid w:val="002D4DDB"/>
    <w:rsid w:val="002D504E"/>
    <w:rsid w:val="002D5455"/>
    <w:rsid w:val="002D56E7"/>
    <w:rsid w:val="002D5BDA"/>
    <w:rsid w:val="002D633F"/>
    <w:rsid w:val="002D6DEB"/>
    <w:rsid w:val="002D71C2"/>
    <w:rsid w:val="002D74E7"/>
    <w:rsid w:val="002D7B65"/>
    <w:rsid w:val="002E0209"/>
    <w:rsid w:val="002E0262"/>
    <w:rsid w:val="002E02BD"/>
    <w:rsid w:val="002E080F"/>
    <w:rsid w:val="002E0A9A"/>
    <w:rsid w:val="002E1090"/>
    <w:rsid w:val="002E14C4"/>
    <w:rsid w:val="002E1562"/>
    <w:rsid w:val="002E17C4"/>
    <w:rsid w:val="002E2310"/>
    <w:rsid w:val="002E383F"/>
    <w:rsid w:val="002E4190"/>
    <w:rsid w:val="002E47A0"/>
    <w:rsid w:val="002E4EE8"/>
    <w:rsid w:val="002E5883"/>
    <w:rsid w:val="002E58F3"/>
    <w:rsid w:val="002E5AD9"/>
    <w:rsid w:val="002E61A2"/>
    <w:rsid w:val="002E6DCE"/>
    <w:rsid w:val="002E7A94"/>
    <w:rsid w:val="002E7DDE"/>
    <w:rsid w:val="002F03EA"/>
    <w:rsid w:val="002F28B4"/>
    <w:rsid w:val="002F3FFD"/>
    <w:rsid w:val="002F40EE"/>
    <w:rsid w:val="002F4281"/>
    <w:rsid w:val="002F49C8"/>
    <w:rsid w:val="002F4D00"/>
    <w:rsid w:val="002F4D87"/>
    <w:rsid w:val="002F50F5"/>
    <w:rsid w:val="002F6901"/>
    <w:rsid w:val="002F7099"/>
    <w:rsid w:val="002F738E"/>
    <w:rsid w:val="002F7902"/>
    <w:rsid w:val="003004E6"/>
    <w:rsid w:val="00300C43"/>
    <w:rsid w:val="00301223"/>
    <w:rsid w:val="00301360"/>
    <w:rsid w:val="00301AE5"/>
    <w:rsid w:val="00301E5B"/>
    <w:rsid w:val="00301E75"/>
    <w:rsid w:val="00301ECA"/>
    <w:rsid w:val="00302275"/>
    <w:rsid w:val="0030233B"/>
    <w:rsid w:val="00303710"/>
    <w:rsid w:val="00303A26"/>
    <w:rsid w:val="0030441F"/>
    <w:rsid w:val="00304637"/>
    <w:rsid w:val="003047E6"/>
    <w:rsid w:val="0030480B"/>
    <w:rsid w:val="003053CC"/>
    <w:rsid w:val="00305C5F"/>
    <w:rsid w:val="00306ABD"/>
    <w:rsid w:val="00306C4B"/>
    <w:rsid w:val="00307249"/>
    <w:rsid w:val="003076D3"/>
    <w:rsid w:val="00307867"/>
    <w:rsid w:val="00307972"/>
    <w:rsid w:val="00307D3E"/>
    <w:rsid w:val="00310280"/>
    <w:rsid w:val="00310397"/>
    <w:rsid w:val="0031094A"/>
    <w:rsid w:val="0031144E"/>
    <w:rsid w:val="003125FC"/>
    <w:rsid w:val="003130DD"/>
    <w:rsid w:val="0031466B"/>
    <w:rsid w:val="0031486B"/>
    <w:rsid w:val="003148DF"/>
    <w:rsid w:val="00314BCB"/>
    <w:rsid w:val="00314D58"/>
    <w:rsid w:val="00315892"/>
    <w:rsid w:val="003159F7"/>
    <w:rsid w:val="00315EF9"/>
    <w:rsid w:val="00316427"/>
    <w:rsid w:val="00316A5C"/>
    <w:rsid w:val="00320637"/>
    <w:rsid w:val="003212B8"/>
    <w:rsid w:val="00321432"/>
    <w:rsid w:val="00321536"/>
    <w:rsid w:val="00322C04"/>
    <w:rsid w:val="00322C2F"/>
    <w:rsid w:val="00322D4A"/>
    <w:rsid w:val="00322F64"/>
    <w:rsid w:val="003230F4"/>
    <w:rsid w:val="0032342B"/>
    <w:rsid w:val="0032345C"/>
    <w:rsid w:val="0032352D"/>
    <w:rsid w:val="00323C7F"/>
    <w:rsid w:val="00325216"/>
    <w:rsid w:val="0032524A"/>
    <w:rsid w:val="0032585A"/>
    <w:rsid w:val="00325874"/>
    <w:rsid w:val="00327B8A"/>
    <w:rsid w:val="00327F83"/>
    <w:rsid w:val="003304D2"/>
    <w:rsid w:val="003304E2"/>
    <w:rsid w:val="0033054B"/>
    <w:rsid w:val="00330700"/>
    <w:rsid w:val="00330AF8"/>
    <w:rsid w:val="00330D0E"/>
    <w:rsid w:val="00331034"/>
    <w:rsid w:val="003316BC"/>
    <w:rsid w:val="00331759"/>
    <w:rsid w:val="003317F2"/>
    <w:rsid w:val="00331C9B"/>
    <w:rsid w:val="00332657"/>
    <w:rsid w:val="00332706"/>
    <w:rsid w:val="00332D45"/>
    <w:rsid w:val="00332E0E"/>
    <w:rsid w:val="0033342E"/>
    <w:rsid w:val="003335A3"/>
    <w:rsid w:val="0033363D"/>
    <w:rsid w:val="00333DF9"/>
    <w:rsid w:val="00333E15"/>
    <w:rsid w:val="00334223"/>
    <w:rsid w:val="003349DB"/>
    <w:rsid w:val="00334C29"/>
    <w:rsid w:val="00334C4A"/>
    <w:rsid w:val="00334D9C"/>
    <w:rsid w:val="0033527E"/>
    <w:rsid w:val="00336774"/>
    <w:rsid w:val="00336C61"/>
    <w:rsid w:val="0033700B"/>
    <w:rsid w:val="0033780A"/>
    <w:rsid w:val="003406E4"/>
    <w:rsid w:val="0034081D"/>
    <w:rsid w:val="00340C78"/>
    <w:rsid w:val="00341261"/>
    <w:rsid w:val="003412B9"/>
    <w:rsid w:val="00341380"/>
    <w:rsid w:val="003413B2"/>
    <w:rsid w:val="0034143A"/>
    <w:rsid w:val="00341442"/>
    <w:rsid w:val="003433E5"/>
    <w:rsid w:val="00343AF7"/>
    <w:rsid w:val="00344720"/>
    <w:rsid w:val="00344881"/>
    <w:rsid w:val="00344DBB"/>
    <w:rsid w:val="00345110"/>
    <w:rsid w:val="0034585A"/>
    <w:rsid w:val="003458A8"/>
    <w:rsid w:val="00345B6E"/>
    <w:rsid w:val="0034628D"/>
    <w:rsid w:val="00346ABC"/>
    <w:rsid w:val="00346B42"/>
    <w:rsid w:val="00346E38"/>
    <w:rsid w:val="0034711F"/>
    <w:rsid w:val="0034765D"/>
    <w:rsid w:val="00347D7C"/>
    <w:rsid w:val="00350249"/>
    <w:rsid w:val="003509FB"/>
    <w:rsid w:val="00350A50"/>
    <w:rsid w:val="00350CBD"/>
    <w:rsid w:val="00350E5C"/>
    <w:rsid w:val="0035218D"/>
    <w:rsid w:val="003524C0"/>
    <w:rsid w:val="00352847"/>
    <w:rsid w:val="00352E38"/>
    <w:rsid w:val="003540C7"/>
    <w:rsid w:val="003550A8"/>
    <w:rsid w:val="003558E3"/>
    <w:rsid w:val="003561CB"/>
    <w:rsid w:val="00356649"/>
    <w:rsid w:val="00356703"/>
    <w:rsid w:val="00356917"/>
    <w:rsid w:val="00356E8D"/>
    <w:rsid w:val="0036070C"/>
    <w:rsid w:val="0036080D"/>
    <w:rsid w:val="0036129A"/>
    <w:rsid w:val="00361443"/>
    <w:rsid w:val="00361479"/>
    <w:rsid w:val="0036153F"/>
    <w:rsid w:val="0036160C"/>
    <w:rsid w:val="00361C39"/>
    <w:rsid w:val="00361CED"/>
    <w:rsid w:val="00363028"/>
    <w:rsid w:val="00363BB1"/>
    <w:rsid w:val="00363BF9"/>
    <w:rsid w:val="0036439A"/>
    <w:rsid w:val="00364AE1"/>
    <w:rsid w:val="00365089"/>
    <w:rsid w:val="0036552C"/>
    <w:rsid w:val="00365C2B"/>
    <w:rsid w:val="0036604F"/>
    <w:rsid w:val="00366417"/>
    <w:rsid w:val="00367135"/>
    <w:rsid w:val="0036716D"/>
    <w:rsid w:val="003676C4"/>
    <w:rsid w:val="00367C1E"/>
    <w:rsid w:val="003700A7"/>
    <w:rsid w:val="00370B60"/>
    <w:rsid w:val="00371091"/>
    <w:rsid w:val="0037151B"/>
    <w:rsid w:val="00372A38"/>
    <w:rsid w:val="003740F9"/>
    <w:rsid w:val="0037453D"/>
    <w:rsid w:val="00374630"/>
    <w:rsid w:val="00374C65"/>
    <w:rsid w:val="00374D30"/>
    <w:rsid w:val="00374DA1"/>
    <w:rsid w:val="00376778"/>
    <w:rsid w:val="003769F4"/>
    <w:rsid w:val="00376ADE"/>
    <w:rsid w:val="00376F28"/>
    <w:rsid w:val="0037728E"/>
    <w:rsid w:val="0037749E"/>
    <w:rsid w:val="003806EE"/>
    <w:rsid w:val="00381702"/>
    <w:rsid w:val="003819F1"/>
    <w:rsid w:val="00381EF3"/>
    <w:rsid w:val="00381F21"/>
    <w:rsid w:val="003844DA"/>
    <w:rsid w:val="003850BA"/>
    <w:rsid w:val="003850EE"/>
    <w:rsid w:val="00385118"/>
    <w:rsid w:val="003851EF"/>
    <w:rsid w:val="0038552D"/>
    <w:rsid w:val="00385E64"/>
    <w:rsid w:val="00387E4B"/>
    <w:rsid w:val="003901C0"/>
    <w:rsid w:val="00390600"/>
    <w:rsid w:val="003907FD"/>
    <w:rsid w:val="00390D61"/>
    <w:rsid w:val="00390E98"/>
    <w:rsid w:val="00392A23"/>
    <w:rsid w:val="00392C5B"/>
    <w:rsid w:val="00392D57"/>
    <w:rsid w:val="00392FB5"/>
    <w:rsid w:val="00393C64"/>
    <w:rsid w:val="00393FCC"/>
    <w:rsid w:val="0039457F"/>
    <w:rsid w:val="00394D19"/>
    <w:rsid w:val="00395587"/>
    <w:rsid w:val="00395E43"/>
    <w:rsid w:val="00395F3D"/>
    <w:rsid w:val="00396492"/>
    <w:rsid w:val="003968C9"/>
    <w:rsid w:val="00397311"/>
    <w:rsid w:val="0039738F"/>
    <w:rsid w:val="00397E35"/>
    <w:rsid w:val="003A0306"/>
    <w:rsid w:val="003A06E8"/>
    <w:rsid w:val="003A07E6"/>
    <w:rsid w:val="003A2534"/>
    <w:rsid w:val="003A3983"/>
    <w:rsid w:val="003A4E94"/>
    <w:rsid w:val="003A4EE0"/>
    <w:rsid w:val="003A4F17"/>
    <w:rsid w:val="003A5D38"/>
    <w:rsid w:val="003A6571"/>
    <w:rsid w:val="003A696E"/>
    <w:rsid w:val="003A6EAA"/>
    <w:rsid w:val="003A747D"/>
    <w:rsid w:val="003B0D77"/>
    <w:rsid w:val="003B0FF7"/>
    <w:rsid w:val="003B115E"/>
    <w:rsid w:val="003B1A63"/>
    <w:rsid w:val="003B1E48"/>
    <w:rsid w:val="003B1EEA"/>
    <w:rsid w:val="003B35C7"/>
    <w:rsid w:val="003B36A1"/>
    <w:rsid w:val="003B3D90"/>
    <w:rsid w:val="003B414D"/>
    <w:rsid w:val="003B482D"/>
    <w:rsid w:val="003B4D9C"/>
    <w:rsid w:val="003B4FC9"/>
    <w:rsid w:val="003B576A"/>
    <w:rsid w:val="003B5770"/>
    <w:rsid w:val="003B5FE0"/>
    <w:rsid w:val="003B62F6"/>
    <w:rsid w:val="003B6C0F"/>
    <w:rsid w:val="003B708A"/>
    <w:rsid w:val="003C0786"/>
    <w:rsid w:val="003C0E2B"/>
    <w:rsid w:val="003C103C"/>
    <w:rsid w:val="003C116D"/>
    <w:rsid w:val="003C1405"/>
    <w:rsid w:val="003C14C0"/>
    <w:rsid w:val="003C17FF"/>
    <w:rsid w:val="003C22C9"/>
    <w:rsid w:val="003C25DE"/>
    <w:rsid w:val="003C26CA"/>
    <w:rsid w:val="003C2DE8"/>
    <w:rsid w:val="003C3127"/>
    <w:rsid w:val="003C313B"/>
    <w:rsid w:val="003C39AE"/>
    <w:rsid w:val="003C448D"/>
    <w:rsid w:val="003C4C36"/>
    <w:rsid w:val="003C540F"/>
    <w:rsid w:val="003C5745"/>
    <w:rsid w:val="003C5DE0"/>
    <w:rsid w:val="003C5FA0"/>
    <w:rsid w:val="003C6312"/>
    <w:rsid w:val="003C65C8"/>
    <w:rsid w:val="003C6926"/>
    <w:rsid w:val="003C72F8"/>
    <w:rsid w:val="003C766C"/>
    <w:rsid w:val="003C7C7A"/>
    <w:rsid w:val="003C7E25"/>
    <w:rsid w:val="003D04D7"/>
    <w:rsid w:val="003D060E"/>
    <w:rsid w:val="003D07F0"/>
    <w:rsid w:val="003D09D0"/>
    <w:rsid w:val="003D11C8"/>
    <w:rsid w:val="003D155E"/>
    <w:rsid w:val="003D1615"/>
    <w:rsid w:val="003D1AB7"/>
    <w:rsid w:val="003D22E2"/>
    <w:rsid w:val="003D2359"/>
    <w:rsid w:val="003D39C3"/>
    <w:rsid w:val="003D3E9E"/>
    <w:rsid w:val="003D454A"/>
    <w:rsid w:val="003D540F"/>
    <w:rsid w:val="003D54C3"/>
    <w:rsid w:val="003D585A"/>
    <w:rsid w:val="003D5AA4"/>
    <w:rsid w:val="003D5DDC"/>
    <w:rsid w:val="003D61C7"/>
    <w:rsid w:val="003D671C"/>
    <w:rsid w:val="003D6846"/>
    <w:rsid w:val="003D7578"/>
    <w:rsid w:val="003D780A"/>
    <w:rsid w:val="003D7A58"/>
    <w:rsid w:val="003D7B74"/>
    <w:rsid w:val="003D7B8B"/>
    <w:rsid w:val="003E03CA"/>
    <w:rsid w:val="003E107D"/>
    <w:rsid w:val="003E1613"/>
    <w:rsid w:val="003E18C4"/>
    <w:rsid w:val="003E1AE5"/>
    <w:rsid w:val="003E22F7"/>
    <w:rsid w:val="003E3058"/>
    <w:rsid w:val="003E37AB"/>
    <w:rsid w:val="003E3B15"/>
    <w:rsid w:val="003E3D80"/>
    <w:rsid w:val="003E3FEA"/>
    <w:rsid w:val="003E461A"/>
    <w:rsid w:val="003E495D"/>
    <w:rsid w:val="003E560A"/>
    <w:rsid w:val="003E5A68"/>
    <w:rsid w:val="003E5C65"/>
    <w:rsid w:val="003E65B2"/>
    <w:rsid w:val="003E6BF3"/>
    <w:rsid w:val="003E71CD"/>
    <w:rsid w:val="003E7A53"/>
    <w:rsid w:val="003E7C4B"/>
    <w:rsid w:val="003F00AB"/>
    <w:rsid w:val="003F0276"/>
    <w:rsid w:val="003F0FB6"/>
    <w:rsid w:val="003F122E"/>
    <w:rsid w:val="003F1317"/>
    <w:rsid w:val="003F1A04"/>
    <w:rsid w:val="003F26AD"/>
    <w:rsid w:val="003F2E2C"/>
    <w:rsid w:val="003F3075"/>
    <w:rsid w:val="003F364D"/>
    <w:rsid w:val="003F3B8C"/>
    <w:rsid w:val="003F4F7E"/>
    <w:rsid w:val="003F51EA"/>
    <w:rsid w:val="003F5268"/>
    <w:rsid w:val="003F564F"/>
    <w:rsid w:val="003F57D5"/>
    <w:rsid w:val="003F5E7A"/>
    <w:rsid w:val="003F68CA"/>
    <w:rsid w:val="003F718F"/>
    <w:rsid w:val="003F797E"/>
    <w:rsid w:val="003F7A28"/>
    <w:rsid w:val="003F7F56"/>
    <w:rsid w:val="003F7F87"/>
    <w:rsid w:val="004008AC"/>
    <w:rsid w:val="00400F0C"/>
    <w:rsid w:val="004017B1"/>
    <w:rsid w:val="00401C37"/>
    <w:rsid w:val="00401D43"/>
    <w:rsid w:val="00402060"/>
    <w:rsid w:val="00402126"/>
    <w:rsid w:val="00402196"/>
    <w:rsid w:val="0040266B"/>
    <w:rsid w:val="0040278D"/>
    <w:rsid w:val="00402CCA"/>
    <w:rsid w:val="00403488"/>
    <w:rsid w:val="00403A24"/>
    <w:rsid w:val="00403E9F"/>
    <w:rsid w:val="00404476"/>
    <w:rsid w:val="00404553"/>
    <w:rsid w:val="00405367"/>
    <w:rsid w:val="0040567C"/>
    <w:rsid w:val="0040572A"/>
    <w:rsid w:val="00405CB7"/>
    <w:rsid w:val="00406799"/>
    <w:rsid w:val="00407FA3"/>
    <w:rsid w:val="004101BA"/>
    <w:rsid w:val="00410398"/>
    <w:rsid w:val="00410E23"/>
    <w:rsid w:val="00411169"/>
    <w:rsid w:val="004111F7"/>
    <w:rsid w:val="004115BF"/>
    <w:rsid w:val="00411F3B"/>
    <w:rsid w:val="00413DBB"/>
    <w:rsid w:val="0041414C"/>
    <w:rsid w:val="00414223"/>
    <w:rsid w:val="00414254"/>
    <w:rsid w:val="004148F6"/>
    <w:rsid w:val="004149FE"/>
    <w:rsid w:val="00414A65"/>
    <w:rsid w:val="00414C3B"/>
    <w:rsid w:val="00414F33"/>
    <w:rsid w:val="0041561A"/>
    <w:rsid w:val="00415BE8"/>
    <w:rsid w:val="0041637F"/>
    <w:rsid w:val="0041665E"/>
    <w:rsid w:val="00416959"/>
    <w:rsid w:val="00416998"/>
    <w:rsid w:val="00416CF0"/>
    <w:rsid w:val="00416F6A"/>
    <w:rsid w:val="004176B9"/>
    <w:rsid w:val="00417B0E"/>
    <w:rsid w:val="00417F8C"/>
    <w:rsid w:val="00420888"/>
    <w:rsid w:val="00420AE2"/>
    <w:rsid w:val="00420B6D"/>
    <w:rsid w:val="00421989"/>
    <w:rsid w:val="004220B3"/>
    <w:rsid w:val="00422239"/>
    <w:rsid w:val="0042236C"/>
    <w:rsid w:val="00422CE8"/>
    <w:rsid w:val="00422FD6"/>
    <w:rsid w:val="00423737"/>
    <w:rsid w:val="00423B7E"/>
    <w:rsid w:val="00424759"/>
    <w:rsid w:val="00424988"/>
    <w:rsid w:val="00425213"/>
    <w:rsid w:val="00425327"/>
    <w:rsid w:val="004259D7"/>
    <w:rsid w:val="00425D0D"/>
    <w:rsid w:val="00425DE1"/>
    <w:rsid w:val="004263DA"/>
    <w:rsid w:val="004263DD"/>
    <w:rsid w:val="00427512"/>
    <w:rsid w:val="004277C7"/>
    <w:rsid w:val="0042797B"/>
    <w:rsid w:val="00427C18"/>
    <w:rsid w:val="00427D24"/>
    <w:rsid w:val="004305E2"/>
    <w:rsid w:val="00430C43"/>
    <w:rsid w:val="00430D00"/>
    <w:rsid w:val="00431328"/>
    <w:rsid w:val="00431559"/>
    <w:rsid w:val="00431907"/>
    <w:rsid w:val="00431AD3"/>
    <w:rsid w:val="00431BE5"/>
    <w:rsid w:val="00433B4A"/>
    <w:rsid w:val="00433B6A"/>
    <w:rsid w:val="00433BD5"/>
    <w:rsid w:val="00433EB0"/>
    <w:rsid w:val="004346DC"/>
    <w:rsid w:val="00434A7E"/>
    <w:rsid w:val="00434C4A"/>
    <w:rsid w:val="00435F3E"/>
    <w:rsid w:val="004363DB"/>
    <w:rsid w:val="004363EB"/>
    <w:rsid w:val="004365F4"/>
    <w:rsid w:val="00436771"/>
    <w:rsid w:val="0043754C"/>
    <w:rsid w:val="00437C09"/>
    <w:rsid w:val="00437E1E"/>
    <w:rsid w:val="0044005F"/>
    <w:rsid w:val="00440E30"/>
    <w:rsid w:val="00440FBE"/>
    <w:rsid w:val="004413F9"/>
    <w:rsid w:val="00441532"/>
    <w:rsid w:val="00441609"/>
    <w:rsid w:val="00441954"/>
    <w:rsid w:val="00441A63"/>
    <w:rsid w:val="00441FEC"/>
    <w:rsid w:val="004420F7"/>
    <w:rsid w:val="0044234C"/>
    <w:rsid w:val="00442720"/>
    <w:rsid w:val="00443EE9"/>
    <w:rsid w:val="0044420E"/>
    <w:rsid w:val="004444C8"/>
    <w:rsid w:val="004455A3"/>
    <w:rsid w:val="00445AEE"/>
    <w:rsid w:val="0044799E"/>
    <w:rsid w:val="00450371"/>
    <w:rsid w:val="00450381"/>
    <w:rsid w:val="00450595"/>
    <w:rsid w:val="00450C75"/>
    <w:rsid w:val="00450CC5"/>
    <w:rsid w:val="00451C15"/>
    <w:rsid w:val="004522FC"/>
    <w:rsid w:val="00452F12"/>
    <w:rsid w:val="00453018"/>
    <w:rsid w:val="00453320"/>
    <w:rsid w:val="00453494"/>
    <w:rsid w:val="00453C68"/>
    <w:rsid w:val="00453FBF"/>
    <w:rsid w:val="004541A3"/>
    <w:rsid w:val="00454746"/>
    <w:rsid w:val="0045532F"/>
    <w:rsid w:val="004555FD"/>
    <w:rsid w:val="00455733"/>
    <w:rsid w:val="00455BA3"/>
    <w:rsid w:val="00455BE7"/>
    <w:rsid w:val="00456550"/>
    <w:rsid w:val="00456749"/>
    <w:rsid w:val="0045674C"/>
    <w:rsid w:val="00456A49"/>
    <w:rsid w:val="00456D95"/>
    <w:rsid w:val="004574B1"/>
    <w:rsid w:val="004576A6"/>
    <w:rsid w:val="0045793A"/>
    <w:rsid w:val="00457BFA"/>
    <w:rsid w:val="00457EF0"/>
    <w:rsid w:val="00457F09"/>
    <w:rsid w:val="0046019D"/>
    <w:rsid w:val="00460287"/>
    <w:rsid w:val="00460439"/>
    <w:rsid w:val="004604C4"/>
    <w:rsid w:val="004607CE"/>
    <w:rsid w:val="004608F7"/>
    <w:rsid w:val="00460C37"/>
    <w:rsid w:val="00460C8A"/>
    <w:rsid w:val="0046133C"/>
    <w:rsid w:val="004617D1"/>
    <w:rsid w:val="00461B40"/>
    <w:rsid w:val="00461C86"/>
    <w:rsid w:val="004628F7"/>
    <w:rsid w:val="00463127"/>
    <w:rsid w:val="004636E6"/>
    <w:rsid w:val="00463FA2"/>
    <w:rsid w:val="004643E6"/>
    <w:rsid w:val="0046445C"/>
    <w:rsid w:val="0046445E"/>
    <w:rsid w:val="0046449F"/>
    <w:rsid w:val="00464594"/>
    <w:rsid w:val="00464817"/>
    <w:rsid w:val="00464EF7"/>
    <w:rsid w:val="004651E2"/>
    <w:rsid w:val="004652A2"/>
    <w:rsid w:val="00465A22"/>
    <w:rsid w:val="00465B46"/>
    <w:rsid w:val="00465F12"/>
    <w:rsid w:val="0046631E"/>
    <w:rsid w:val="00466412"/>
    <w:rsid w:val="0046669E"/>
    <w:rsid w:val="00466909"/>
    <w:rsid w:val="00466AD6"/>
    <w:rsid w:val="00466BE7"/>
    <w:rsid w:val="00466F8C"/>
    <w:rsid w:val="00467D3B"/>
    <w:rsid w:val="00470459"/>
    <w:rsid w:val="00470C2A"/>
    <w:rsid w:val="00471310"/>
    <w:rsid w:val="00471374"/>
    <w:rsid w:val="0047171C"/>
    <w:rsid w:val="00471AAF"/>
    <w:rsid w:val="004728A7"/>
    <w:rsid w:val="004729BE"/>
    <w:rsid w:val="004729D1"/>
    <w:rsid w:val="004731D8"/>
    <w:rsid w:val="004734F5"/>
    <w:rsid w:val="00473C03"/>
    <w:rsid w:val="00474F7F"/>
    <w:rsid w:val="00475114"/>
    <w:rsid w:val="00476610"/>
    <w:rsid w:val="00476DC5"/>
    <w:rsid w:val="00476F2F"/>
    <w:rsid w:val="00477B86"/>
    <w:rsid w:val="00477C10"/>
    <w:rsid w:val="0048058D"/>
    <w:rsid w:val="00480CF7"/>
    <w:rsid w:val="00481348"/>
    <w:rsid w:val="00481D7A"/>
    <w:rsid w:val="00481F5F"/>
    <w:rsid w:val="00482A90"/>
    <w:rsid w:val="0048305A"/>
    <w:rsid w:val="0048329D"/>
    <w:rsid w:val="00483684"/>
    <w:rsid w:val="00483693"/>
    <w:rsid w:val="00483D9D"/>
    <w:rsid w:val="00484190"/>
    <w:rsid w:val="00485654"/>
    <w:rsid w:val="00485B87"/>
    <w:rsid w:val="00485E45"/>
    <w:rsid w:val="00485EE2"/>
    <w:rsid w:val="00486740"/>
    <w:rsid w:val="00486CB7"/>
    <w:rsid w:val="00486D16"/>
    <w:rsid w:val="00487AAB"/>
    <w:rsid w:val="00487AF9"/>
    <w:rsid w:val="00487BAF"/>
    <w:rsid w:val="00487BBA"/>
    <w:rsid w:val="00487C94"/>
    <w:rsid w:val="00490063"/>
    <w:rsid w:val="00490690"/>
    <w:rsid w:val="0049081D"/>
    <w:rsid w:val="00490A3B"/>
    <w:rsid w:val="0049153F"/>
    <w:rsid w:val="004915D8"/>
    <w:rsid w:val="00492850"/>
    <w:rsid w:val="00492A59"/>
    <w:rsid w:val="004934F7"/>
    <w:rsid w:val="00493BFC"/>
    <w:rsid w:val="00493D3B"/>
    <w:rsid w:val="00493F03"/>
    <w:rsid w:val="00494022"/>
    <w:rsid w:val="00494B1F"/>
    <w:rsid w:val="00494DF1"/>
    <w:rsid w:val="0049501D"/>
    <w:rsid w:val="00495CD1"/>
    <w:rsid w:val="00496E75"/>
    <w:rsid w:val="00496F40"/>
    <w:rsid w:val="004A0772"/>
    <w:rsid w:val="004A0AE6"/>
    <w:rsid w:val="004A1850"/>
    <w:rsid w:val="004A18E0"/>
    <w:rsid w:val="004A1B1F"/>
    <w:rsid w:val="004A1D05"/>
    <w:rsid w:val="004A2718"/>
    <w:rsid w:val="004A2B49"/>
    <w:rsid w:val="004A2D27"/>
    <w:rsid w:val="004A3251"/>
    <w:rsid w:val="004A3B81"/>
    <w:rsid w:val="004A3C79"/>
    <w:rsid w:val="004A4BA9"/>
    <w:rsid w:val="004A56EE"/>
    <w:rsid w:val="004A59FC"/>
    <w:rsid w:val="004A6095"/>
    <w:rsid w:val="004A6DB8"/>
    <w:rsid w:val="004A73C1"/>
    <w:rsid w:val="004A7DB8"/>
    <w:rsid w:val="004A7EFE"/>
    <w:rsid w:val="004B0086"/>
    <w:rsid w:val="004B0337"/>
    <w:rsid w:val="004B10DE"/>
    <w:rsid w:val="004B12B8"/>
    <w:rsid w:val="004B1643"/>
    <w:rsid w:val="004B1B17"/>
    <w:rsid w:val="004B1B1B"/>
    <w:rsid w:val="004B2541"/>
    <w:rsid w:val="004B377B"/>
    <w:rsid w:val="004B38FF"/>
    <w:rsid w:val="004B3D01"/>
    <w:rsid w:val="004B3E58"/>
    <w:rsid w:val="004B3F9E"/>
    <w:rsid w:val="004B4183"/>
    <w:rsid w:val="004B4A70"/>
    <w:rsid w:val="004B4EE6"/>
    <w:rsid w:val="004B5000"/>
    <w:rsid w:val="004B50E5"/>
    <w:rsid w:val="004B5B81"/>
    <w:rsid w:val="004B5E5A"/>
    <w:rsid w:val="004B5F0B"/>
    <w:rsid w:val="004B6306"/>
    <w:rsid w:val="004B638E"/>
    <w:rsid w:val="004B64C4"/>
    <w:rsid w:val="004B6707"/>
    <w:rsid w:val="004B67EA"/>
    <w:rsid w:val="004B6BDC"/>
    <w:rsid w:val="004B7393"/>
    <w:rsid w:val="004B7618"/>
    <w:rsid w:val="004B7786"/>
    <w:rsid w:val="004B79CB"/>
    <w:rsid w:val="004B7A68"/>
    <w:rsid w:val="004B7AA4"/>
    <w:rsid w:val="004B7B16"/>
    <w:rsid w:val="004C034A"/>
    <w:rsid w:val="004C06AF"/>
    <w:rsid w:val="004C073A"/>
    <w:rsid w:val="004C083B"/>
    <w:rsid w:val="004C0BB9"/>
    <w:rsid w:val="004C16E8"/>
    <w:rsid w:val="004C172E"/>
    <w:rsid w:val="004C1735"/>
    <w:rsid w:val="004C1AE8"/>
    <w:rsid w:val="004C2740"/>
    <w:rsid w:val="004C2A3A"/>
    <w:rsid w:val="004C2BB9"/>
    <w:rsid w:val="004C2E3C"/>
    <w:rsid w:val="004C34B8"/>
    <w:rsid w:val="004C4310"/>
    <w:rsid w:val="004C474D"/>
    <w:rsid w:val="004C4A4F"/>
    <w:rsid w:val="004C5D08"/>
    <w:rsid w:val="004C5F8F"/>
    <w:rsid w:val="004C638F"/>
    <w:rsid w:val="004C6531"/>
    <w:rsid w:val="004C6881"/>
    <w:rsid w:val="004C6898"/>
    <w:rsid w:val="004C6BAB"/>
    <w:rsid w:val="004C6EAB"/>
    <w:rsid w:val="004C746C"/>
    <w:rsid w:val="004C74ED"/>
    <w:rsid w:val="004C7AB2"/>
    <w:rsid w:val="004C7AFD"/>
    <w:rsid w:val="004C7E5E"/>
    <w:rsid w:val="004C7F4F"/>
    <w:rsid w:val="004D0572"/>
    <w:rsid w:val="004D06F1"/>
    <w:rsid w:val="004D1A5B"/>
    <w:rsid w:val="004D2003"/>
    <w:rsid w:val="004D2434"/>
    <w:rsid w:val="004D2A50"/>
    <w:rsid w:val="004D2A89"/>
    <w:rsid w:val="004D39D5"/>
    <w:rsid w:val="004D3E22"/>
    <w:rsid w:val="004D418B"/>
    <w:rsid w:val="004D4256"/>
    <w:rsid w:val="004D47F8"/>
    <w:rsid w:val="004D48C6"/>
    <w:rsid w:val="004D4DBA"/>
    <w:rsid w:val="004D4E96"/>
    <w:rsid w:val="004D56ED"/>
    <w:rsid w:val="004D5C5F"/>
    <w:rsid w:val="004D62A4"/>
    <w:rsid w:val="004D6482"/>
    <w:rsid w:val="004D70AB"/>
    <w:rsid w:val="004D7158"/>
    <w:rsid w:val="004D7614"/>
    <w:rsid w:val="004D7F06"/>
    <w:rsid w:val="004E06DF"/>
    <w:rsid w:val="004E095B"/>
    <w:rsid w:val="004E11E6"/>
    <w:rsid w:val="004E15F6"/>
    <w:rsid w:val="004E1989"/>
    <w:rsid w:val="004E1A14"/>
    <w:rsid w:val="004E1D27"/>
    <w:rsid w:val="004E2A12"/>
    <w:rsid w:val="004E33EF"/>
    <w:rsid w:val="004E3AF8"/>
    <w:rsid w:val="004E3B6B"/>
    <w:rsid w:val="004E421F"/>
    <w:rsid w:val="004E4582"/>
    <w:rsid w:val="004E4600"/>
    <w:rsid w:val="004E460B"/>
    <w:rsid w:val="004E4EEB"/>
    <w:rsid w:val="004E5A06"/>
    <w:rsid w:val="004E66C7"/>
    <w:rsid w:val="004E6C6C"/>
    <w:rsid w:val="004E6E6A"/>
    <w:rsid w:val="004E7095"/>
    <w:rsid w:val="004E712F"/>
    <w:rsid w:val="004E7AE0"/>
    <w:rsid w:val="004F013C"/>
    <w:rsid w:val="004F05A4"/>
    <w:rsid w:val="004F0A48"/>
    <w:rsid w:val="004F0D20"/>
    <w:rsid w:val="004F1885"/>
    <w:rsid w:val="004F195D"/>
    <w:rsid w:val="004F19E0"/>
    <w:rsid w:val="004F1C96"/>
    <w:rsid w:val="004F23A3"/>
    <w:rsid w:val="004F2A15"/>
    <w:rsid w:val="004F2CC1"/>
    <w:rsid w:val="004F2F2A"/>
    <w:rsid w:val="004F3067"/>
    <w:rsid w:val="004F3205"/>
    <w:rsid w:val="004F32AA"/>
    <w:rsid w:val="004F3306"/>
    <w:rsid w:val="004F3A8B"/>
    <w:rsid w:val="004F3AC4"/>
    <w:rsid w:val="004F40AC"/>
    <w:rsid w:val="004F4971"/>
    <w:rsid w:val="004F4CAE"/>
    <w:rsid w:val="004F4FB3"/>
    <w:rsid w:val="004F53B2"/>
    <w:rsid w:val="004F5C4B"/>
    <w:rsid w:val="004F5CA0"/>
    <w:rsid w:val="004F644D"/>
    <w:rsid w:val="004F664E"/>
    <w:rsid w:val="004F6F87"/>
    <w:rsid w:val="004F7201"/>
    <w:rsid w:val="004F77BC"/>
    <w:rsid w:val="004F7A48"/>
    <w:rsid w:val="004F7C70"/>
    <w:rsid w:val="004F7D10"/>
    <w:rsid w:val="004F7D88"/>
    <w:rsid w:val="004F7E25"/>
    <w:rsid w:val="004F7ECA"/>
    <w:rsid w:val="004F7F26"/>
    <w:rsid w:val="004F7F8A"/>
    <w:rsid w:val="0050026C"/>
    <w:rsid w:val="0050031D"/>
    <w:rsid w:val="005005D7"/>
    <w:rsid w:val="00501114"/>
    <w:rsid w:val="005021F8"/>
    <w:rsid w:val="0050294D"/>
    <w:rsid w:val="00502BAA"/>
    <w:rsid w:val="00503917"/>
    <w:rsid w:val="00504EE9"/>
    <w:rsid w:val="00505512"/>
    <w:rsid w:val="005058A1"/>
    <w:rsid w:val="00506393"/>
    <w:rsid w:val="005079E5"/>
    <w:rsid w:val="0051092F"/>
    <w:rsid w:val="00510C38"/>
    <w:rsid w:val="00510CFF"/>
    <w:rsid w:val="0051117D"/>
    <w:rsid w:val="005116DF"/>
    <w:rsid w:val="0051183C"/>
    <w:rsid w:val="00511A16"/>
    <w:rsid w:val="00511A45"/>
    <w:rsid w:val="00511CB0"/>
    <w:rsid w:val="00511D25"/>
    <w:rsid w:val="00511E8B"/>
    <w:rsid w:val="005123FB"/>
    <w:rsid w:val="00513351"/>
    <w:rsid w:val="00513E08"/>
    <w:rsid w:val="00514B82"/>
    <w:rsid w:val="00515053"/>
    <w:rsid w:val="00516243"/>
    <w:rsid w:val="0051634A"/>
    <w:rsid w:val="0051650D"/>
    <w:rsid w:val="00516878"/>
    <w:rsid w:val="00517162"/>
    <w:rsid w:val="00517709"/>
    <w:rsid w:val="0051785F"/>
    <w:rsid w:val="00521600"/>
    <w:rsid w:val="00521610"/>
    <w:rsid w:val="00521B2D"/>
    <w:rsid w:val="00522545"/>
    <w:rsid w:val="00522E1B"/>
    <w:rsid w:val="00523B09"/>
    <w:rsid w:val="00523D2F"/>
    <w:rsid w:val="0052407A"/>
    <w:rsid w:val="0052508D"/>
    <w:rsid w:val="0052512A"/>
    <w:rsid w:val="00525B00"/>
    <w:rsid w:val="00526353"/>
    <w:rsid w:val="00526A61"/>
    <w:rsid w:val="0052701E"/>
    <w:rsid w:val="00527CAD"/>
    <w:rsid w:val="00530507"/>
    <w:rsid w:val="00530A20"/>
    <w:rsid w:val="00530F43"/>
    <w:rsid w:val="00531774"/>
    <w:rsid w:val="00531815"/>
    <w:rsid w:val="0053189A"/>
    <w:rsid w:val="0053205C"/>
    <w:rsid w:val="0053341D"/>
    <w:rsid w:val="0053350A"/>
    <w:rsid w:val="00533728"/>
    <w:rsid w:val="00533854"/>
    <w:rsid w:val="00533DA5"/>
    <w:rsid w:val="00534FAE"/>
    <w:rsid w:val="00535249"/>
    <w:rsid w:val="00535290"/>
    <w:rsid w:val="00535A78"/>
    <w:rsid w:val="00535AE2"/>
    <w:rsid w:val="00536325"/>
    <w:rsid w:val="00536499"/>
    <w:rsid w:val="0053697D"/>
    <w:rsid w:val="00537097"/>
    <w:rsid w:val="00537834"/>
    <w:rsid w:val="00537B3A"/>
    <w:rsid w:val="00540391"/>
    <w:rsid w:val="0054054B"/>
    <w:rsid w:val="00540DAB"/>
    <w:rsid w:val="00540F02"/>
    <w:rsid w:val="0054128E"/>
    <w:rsid w:val="005416F2"/>
    <w:rsid w:val="0054199C"/>
    <w:rsid w:val="005419A0"/>
    <w:rsid w:val="00542FCD"/>
    <w:rsid w:val="005455C9"/>
    <w:rsid w:val="00545A86"/>
    <w:rsid w:val="00546019"/>
    <w:rsid w:val="005463BD"/>
    <w:rsid w:val="00546518"/>
    <w:rsid w:val="00546E35"/>
    <w:rsid w:val="00546F22"/>
    <w:rsid w:val="0054701E"/>
    <w:rsid w:val="005478B8"/>
    <w:rsid w:val="005478CB"/>
    <w:rsid w:val="00547A9A"/>
    <w:rsid w:val="00547BAD"/>
    <w:rsid w:val="00547F07"/>
    <w:rsid w:val="00550135"/>
    <w:rsid w:val="00550EF6"/>
    <w:rsid w:val="00550F65"/>
    <w:rsid w:val="00551F44"/>
    <w:rsid w:val="00553272"/>
    <w:rsid w:val="005536A0"/>
    <w:rsid w:val="0055379A"/>
    <w:rsid w:val="00553DB1"/>
    <w:rsid w:val="00553E5E"/>
    <w:rsid w:val="005542FD"/>
    <w:rsid w:val="00554638"/>
    <w:rsid w:val="0055468A"/>
    <w:rsid w:val="00554965"/>
    <w:rsid w:val="00555017"/>
    <w:rsid w:val="005555CD"/>
    <w:rsid w:val="00555B86"/>
    <w:rsid w:val="005565D3"/>
    <w:rsid w:val="0055691A"/>
    <w:rsid w:val="00556ACC"/>
    <w:rsid w:val="0055793B"/>
    <w:rsid w:val="005602AD"/>
    <w:rsid w:val="005602D2"/>
    <w:rsid w:val="00560F86"/>
    <w:rsid w:val="00560FA0"/>
    <w:rsid w:val="00561769"/>
    <w:rsid w:val="00561A9A"/>
    <w:rsid w:val="00561BA0"/>
    <w:rsid w:val="00561E93"/>
    <w:rsid w:val="0056280F"/>
    <w:rsid w:val="00562B18"/>
    <w:rsid w:val="00563400"/>
    <w:rsid w:val="0056346A"/>
    <w:rsid w:val="005643D5"/>
    <w:rsid w:val="00564677"/>
    <w:rsid w:val="00565158"/>
    <w:rsid w:val="00565A95"/>
    <w:rsid w:val="00565B86"/>
    <w:rsid w:val="00565CD5"/>
    <w:rsid w:val="00565DCD"/>
    <w:rsid w:val="00565E65"/>
    <w:rsid w:val="00565EBD"/>
    <w:rsid w:val="005669C6"/>
    <w:rsid w:val="00566C59"/>
    <w:rsid w:val="00566D8C"/>
    <w:rsid w:val="00566DE1"/>
    <w:rsid w:val="005704DA"/>
    <w:rsid w:val="00570578"/>
    <w:rsid w:val="0057061C"/>
    <w:rsid w:val="005709BF"/>
    <w:rsid w:val="00570CA2"/>
    <w:rsid w:val="00570DA8"/>
    <w:rsid w:val="005715C1"/>
    <w:rsid w:val="00571B26"/>
    <w:rsid w:val="00571F48"/>
    <w:rsid w:val="005720D5"/>
    <w:rsid w:val="005722E5"/>
    <w:rsid w:val="00572324"/>
    <w:rsid w:val="00572653"/>
    <w:rsid w:val="00572B27"/>
    <w:rsid w:val="005732F0"/>
    <w:rsid w:val="005736C4"/>
    <w:rsid w:val="00574063"/>
    <w:rsid w:val="005742CC"/>
    <w:rsid w:val="00574565"/>
    <w:rsid w:val="005746BD"/>
    <w:rsid w:val="00574EEF"/>
    <w:rsid w:val="005751C8"/>
    <w:rsid w:val="005754A5"/>
    <w:rsid w:val="00575C5C"/>
    <w:rsid w:val="00575CC9"/>
    <w:rsid w:val="00575E84"/>
    <w:rsid w:val="005767AE"/>
    <w:rsid w:val="00576AAE"/>
    <w:rsid w:val="00577180"/>
    <w:rsid w:val="005802CC"/>
    <w:rsid w:val="005805F3"/>
    <w:rsid w:val="00580ECC"/>
    <w:rsid w:val="00580EDC"/>
    <w:rsid w:val="005817B1"/>
    <w:rsid w:val="00581AAC"/>
    <w:rsid w:val="00581CD8"/>
    <w:rsid w:val="00582328"/>
    <w:rsid w:val="005829B5"/>
    <w:rsid w:val="00583B84"/>
    <w:rsid w:val="00583E02"/>
    <w:rsid w:val="005841B1"/>
    <w:rsid w:val="00584490"/>
    <w:rsid w:val="00584568"/>
    <w:rsid w:val="0058478E"/>
    <w:rsid w:val="00585BB3"/>
    <w:rsid w:val="00585F6A"/>
    <w:rsid w:val="00585F93"/>
    <w:rsid w:val="005865F9"/>
    <w:rsid w:val="00586BDA"/>
    <w:rsid w:val="00586FF5"/>
    <w:rsid w:val="00587392"/>
    <w:rsid w:val="005877F6"/>
    <w:rsid w:val="0059015F"/>
    <w:rsid w:val="00590581"/>
    <w:rsid w:val="00590CC1"/>
    <w:rsid w:val="00590D7A"/>
    <w:rsid w:val="00591001"/>
    <w:rsid w:val="005913D1"/>
    <w:rsid w:val="00591E2F"/>
    <w:rsid w:val="00592295"/>
    <w:rsid w:val="00592BCB"/>
    <w:rsid w:val="005930BA"/>
    <w:rsid w:val="00593542"/>
    <w:rsid w:val="0059411C"/>
    <w:rsid w:val="00594366"/>
    <w:rsid w:val="00594B37"/>
    <w:rsid w:val="0059512E"/>
    <w:rsid w:val="00595490"/>
    <w:rsid w:val="005958A5"/>
    <w:rsid w:val="00595BA1"/>
    <w:rsid w:val="00595EA5"/>
    <w:rsid w:val="00596AAA"/>
    <w:rsid w:val="0059740A"/>
    <w:rsid w:val="00597DF3"/>
    <w:rsid w:val="00597E6D"/>
    <w:rsid w:val="00597EBE"/>
    <w:rsid w:val="00597EDB"/>
    <w:rsid w:val="005A0130"/>
    <w:rsid w:val="005A067F"/>
    <w:rsid w:val="005A0793"/>
    <w:rsid w:val="005A0886"/>
    <w:rsid w:val="005A12D3"/>
    <w:rsid w:val="005A1769"/>
    <w:rsid w:val="005A178A"/>
    <w:rsid w:val="005A17B3"/>
    <w:rsid w:val="005A1972"/>
    <w:rsid w:val="005A1B97"/>
    <w:rsid w:val="005A222F"/>
    <w:rsid w:val="005A2A17"/>
    <w:rsid w:val="005A3023"/>
    <w:rsid w:val="005A34CE"/>
    <w:rsid w:val="005A37B9"/>
    <w:rsid w:val="005A41FF"/>
    <w:rsid w:val="005A4865"/>
    <w:rsid w:val="005A4D38"/>
    <w:rsid w:val="005A51C5"/>
    <w:rsid w:val="005A5677"/>
    <w:rsid w:val="005A5AF9"/>
    <w:rsid w:val="005A5C96"/>
    <w:rsid w:val="005A5F88"/>
    <w:rsid w:val="005A6029"/>
    <w:rsid w:val="005A611F"/>
    <w:rsid w:val="005A78B7"/>
    <w:rsid w:val="005B0BC0"/>
    <w:rsid w:val="005B125C"/>
    <w:rsid w:val="005B13AC"/>
    <w:rsid w:val="005B1435"/>
    <w:rsid w:val="005B1E27"/>
    <w:rsid w:val="005B22BA"/>
    <w:rsid w:val="005B28DD"/>
    <w:rsid w:val="005B3222"/>
    <w:rsid w:val="005B36A2"/>
    <w:rsid w:val="005B3C80"/>
    <w:rsid w:val="005B3ECC"/>
    <w:rsid w:val="005B40BB"/>
    <w:rsid w:val="005B4256"/>
    <w:rsid w:val="005B4B02"/>
    <w:rsid w:val="005B568E"/>
    <w:rsid w:val="005B5951"/>
    <w:rsid w:val="005B600A"/>
    <w:rsid w:val="005B6046"/>
    <w:rsid w:val="005B6191"/>
    <w:rsid w:val="005B6225"/>
    <w:rsid w:val="005B6573"/>
    <w:rsid w:val="005B6721"/>
    <w:rsid w:val="005B6DFE"/>
    <w:rsid w:val="005B6E37"/>
    <w:rsid w:val="005B73B5"/>
    <w:rsid w:val="005B7606"/>
    <w:rsid w:val="005B7E7E"/>
    <w:rsid w:val="005C06A9"/>
    <w:rsid w:val="005C0C62"/>
    <w:rsid w:val="005C1983"/>
    <w:rsid w:val="005C1B48"/>
    <w:rsid w:val="005C220E"/>
    <w:rsid w:val="005C22FB"/>
    <w:rsid w:val="005C251A"/>
    <w:rsid w:val="005C2639"/>
    <w:rsid w:val="005C29AA"/>
    <w:rsid w:val="005C2C85"/>
    <w:rsid w:val="005C2C95"/>
    <w:rsid w:val="005C2CB8"/>
    <w:rsid w:val="005C2D51"/>
    <w:rsid w:val="005C2D96"/>
    <w:rsid w:val="005C3B28"/>
    <w:rsid w:val="005C3E42"/>
    <w:rsid w:val="005C3EAF"/>
    <w:rsid w:val="005C4853"/>
    <w:rsid w:val="005C4B9E"/>
    <w:rsid w:val="005C4F0E"/>
    <w:rsid w:val="005C535E"/>
    <w:rsid w:val="005C55C6"/>
    <w:rsid w:val="005C615A"/>
    <w:rsid w:val="005C6543"/>
    <w:rsid w:val="005C6F01"/>
    <w:rsid w:val="005C7395"/>
    <w:rsid w:val="005C75DD"/>
    <w:rsid w:val="005C777D"/>
    <w:rsid w:val="005C7AB0"/>
    <w:rsid w:val="005C7BDC"/>
    <w:rsid w:val="005D01EB"/>
    <w:rsid w:val="005D0390"/>
    <w:rsid w:val="005D05E7"/>
    <w:rsid w:val="005D097D"/>
    <w:rsid w:val="005D10F1"/>
    <w:rsid w:val="005D1443"/>
    <w:rsid w:val="005D17AA"/>
    <w:rsid w:val="005D1A81"/>
    <w:rsid w:val="005D2613"/>
    <w:rsid w:val="005D3B4F"/>
    <w:rsid w:val="005D49A0"/>
    <w:rsid w:val="005D5290"/>
    <w:rsid w:val="005D5561"/>
    <w:rsid w:val="005D5B7D"/>
    <w:rsid w:val="005D6850"/>
    <w:rsid w:val="005D6C06"/>
    <w:rsid w:val="005E0403"/>
    <w:rsid w:val="005E0529"/>
    <w:rsid w:val="005E077F"/>
    <w:rsid w:val="005E10F0"/>
    <w:rsid w:val="005E1265"/>
    <w:rsid w:val="005E136A"/>
    <w:rsid w:val="005E2760"/>
    <w:rsid w:val="005E282E"/>
    <w:rsid w:val="005E2864"/>
    <w:rsid w:val="005E2B46"/>
    <w:rsid w:val="005E3D1C"/>
    <w:rsid w:val="005E485B"/>
    <w:rsid w:val="005E4A2E"/>
    <w:rsid w:val="005E4C97"/>
    <w:rsid w:val="005E56E6"/>
    <w:rsid w:val="005E5738"/>
    <w:rsid w:val="005E5941"/>
    <w:rsid w:val="005E5CE7"/>
    <w:rsid w:val="005E5ECE"/>
    <w:rsid w:val="005E60F6"/>
    <w:rsid w:val="005E6BA2"/>
    <w:rsid w:val="005E7801"/>
    <w:rsid w:val="005F10F0"/>
    <w:rsid w:val="005F1C64"/>
    <w:rsid w:val="005F21B7"/>
    <w:rsid w:val="005F25F2"/>
    <w:rsid w:val="005F275D"/>
    <w:rsid w:val="005F4104"/>
    <w:rsid w:val="005F4BAF"/>
    <w:rsid w:val="005F6E2B"/>
    <w:rsid w:val="005F708F"/>
    <w:rsid w:val="005F7B0D"/>
    <w:rsid w:val="005F7BEE"/>
    <w:rsid w:val="006007D9"/>
    <w:rsid w:val="00600B23"/>
    <w:rsid w:val="00600D1E"/>
    <w:rsid w:val="00601523"/>
    <w:rsid w:val="00601E88"/>
    <w:rsid w:val="00601EA7"/>
    <w:rsid w:val="006021DC"/>
    <w:rsid w:val="00603891"/>
    <w:rsid w:val="00603CF6"/>
    <w:rsid w:val="00603DB2"/>
    <w:rsid w:val="00604556"/>
    <w:rsid w:val="00604839"/>
    <w:rsid w:val="00605D83"/>
    <w:rsid w:val="006071AB"/>
    <w:rsid w:val="006071E8"/>
    <w:rsid w:val="0060740B"/>
    <w:rsid w:val="0060749A"/>
    <w:rsid w:val="00607533"/>
    <w:rsid w:val="006100C6"/>
    <w:rsid w:val="0061010D"/>
    <w:rsid w:val="006101F3"/>
    <w:rsid w:val="006105F7"/>
    <w:rsid w:val="00610CD0"/>
    <w:rsid w:val="006117C8"/>
    <w:rsid w:val="00611D80"/>
    <w:rsid w:val="00611F70"/>
    <w:rsid w:val="00611FEB"/>
    <w:rsid w:val="00612211"/>
    <w:rsid w:val="006123AD"/>
    <w:rsid w:val="00612A00"/>
    <w:rsid w:val="00612ECF"/>
    <w:rsid w:val="00613554"/>
    <w:rsid w:val="00613BB4"/>
    <w:rsid w:val="00613E1B"/>
    <w:rsid w:val="0061421F"/>
    <w:rsid w:val="006143D9"/>
    <w:rsid w:val="00614460"/>
    <w:rsid w:val="00614DC2"/>
    <w:rsid w:val="00614DE3"/>
    <w:rsid w:val="00615174"/>
    <w:rsid w:val="006153DC"/>
    <w:rsid w:val="00615AB3"/>
    <w:rsid w:val="00615C32"/>
    <w:rsid w:val="0061613D"/>
    <w:rsid w:val="006168AA"/>
    <w:rsid w:val="00616ED0"/>
    <w:rsid w:val="00616F91"/>
    <w:rsid w:val="00617562"/>
    <w:rsid w:val="00617701"/>
    <w:rsid w:val="00617C1C"/>
    <w:rsid w:val="00620539"/>
    <w:rsid w:val="00621018"/>
    <w:rsid w:val="0062102A"/>
    <w:rsid w:val="006227E8"/>
    <w:rsid w:val="00622B19"/>
    <w:rsid w:val="00622C32"/>
    <w:rsid w:val="00622E2D"/>
    <w:rsid w:val="00622FA5"/>
    <w:rsid w:val="0062368D"/>
    <w:rsid w:val="00624E91"/>
    <w:rsid w:val="006255E8"/>
    <w:rsid w:val="00625641"/>
    <w:rsid w:val="0062590A"/>
    <w:rsid w:val="00626453"/>
    <w:rsid w:val="0062658E"/>
    <w:rsid w:val="0062684C"/>
    <w:rsid w:val="00626A62"/>
    <w:rsid w:val="00626F61"/>
    <w:rsid w:val="00627B37"/>
    <w:rsid w:val="00627BB5"/>
    <w:rsid w:val="0063074A"/>
    <w:rsid w:val="00630CE6"/>
    <w:rsid w:val="00630F0B"/>
    <w:rsid w:val="00631850"/>
    <w:rsid w:val="00631C45"/>
    <w:rsid w:val="00632828"/>
    <w:rsid w:val="00632B37"/>
    <w:rsid w:val="00632D97"/>
    <w:rsid w:val="0063350F"/>
    <w:rsid w:val="006338FF"/>
    <w:rsid w:val="00633C38"/>
    <w:rsid w:val="006343A1"/>
    <w:rsid w:val="00634B29"/>
    <w:rsid w:val="00634B32"/>
    <w:rsid w:val="00635724"/>
    <w:rsid w:val="00636FFD"/>
    <w:rsid w:val="00637355"/>
    <w:rsid w:val="00637D42"/>
    <w:rsid w:val="00640506"/>
    <w:rsid w:val="00641410"/>
    <w:rsid w:val="00642153"/>
    <w:rsid w:val="006425C1"/>
    <w:rsid w:val="00642A3E"/>
    <w:rsid w:val="00642E46"/>
    <w:rsid w:val="006431B8"/>
    <w:rsid w:val="0064373E"/>
    <w:rsid w:val="00643AFD"/>
    <w:rsid w:val="00643CDB"/>
    <w:rsid w:val="006448EA"/>
    <w:rsid w:val="00644AEF"/>
    <w:rsid w:val="0064594B"/>
    <w:rsid w:val="006459BD"/>
    <w:rsid w:val="00645A11"/>
    <w:rsid w:val="00645A14"/>
    <w:rsid w:val="00645ACC"/>
    <w:rsid w:val="006462B1"/>
    <w:rsid w:val="0064633A"/>
    <w:rsid w:val="0064639A"/>
    <w:rsid w:val="00646A8A"/>
    <w:rsid w:val="00647561"/>
    <w:rsid w:val="00647755"/>
    <w:rsid w:val="00647AA2"/>
    <w:rsid w:val="00647DA9"/>
    <w:rsid w:val="00647EC4"/>
    <w:rsid w:val="00651586"/>
    <w:rsid w:val="00651A66"/>
    <w:rsid w:val="0065278B"/>
    <w:rsid w:val="00652DE6"/>
    <w:rsid w:val="00653485"/>
    <w:rsid w:val="00653549"/>
    <w:rsid w:val="0065371C"/>
    <w:rsid w:val="006538FE"/>
    <w:rsid w:val="00653E2D"/>
    <w:rsid w:val="006540D8"/>
    <w:rsid w:val="0065439A"/>
    <w:rsid w:val="006546BE"/>
    <w:rsid w:val="00654E1E"/>
    <w:rsid w:val="00655139"/>
    <w:rsid w:val="00655CC7"/>
    <w:rsid w:val="00655FA5"/>
    <w:rsid w:val="00655FFE"/>
    <w:rsid w:val="0065616E"/>
    <w:rsid w:val="0065680B"/>
    <w:rsid w:val="006573F7"/>
    <w:rsid w:val="006578B3"/>
    <w:rsid w:val="0066104A"/>
    <w:rsid w:val="0066167C"/>
    <w:rsid w:val="00662046"/>
    <w:rsid w:val="00662930"/>
    <w:rsid w:val="00662B2F"/>
    <w:rsid w:val="00662E27"/>
    <w:rsid w:val="0066332B"/>
    <w:rsid w:val="0066357E"/>
    <w:rsid w:val="00663C18"/>
    <w:rsid w:val="006646E0"/>
    <w:rsid w:val="00664756"/>
    <w:rsid w:val="00664BEF"/>
    <w:rsid w:val="00666931"/>
    <w:rsid w:val="00667A18"/>
    <w:rsid w:val="00667C77"/>
    <w:rsid w:val="006708BA"/>
    <w:rsid w:val="006716C8"/>
    <w:rsid w:val="006718A2"/>
    <w:rsid w:val="006720E2"/>
    <w:rsid w:val="006728E0"/>
    <w:rsid w:val="00672EBC"/>
    <w:rsid w:val="00673320"/>
    <w:rsid w:val="00673AC1"/>
    <w:rsid w:val="00673ED5"/>
    <w:rsid w:val="00674CB9"/>
    <w:rsid w:val="00674D3C"/>
    <w:rsid w:val="006754B6"/>
    <w:rsid w:val="00675766"/>
    <w:rsid w:val="00675BD4"/>
    <w:rsid w:val="00675F1D"/>
    <w:rsid w:val="00676B0C"/>
    <w:rsid w:val="00676C63"/>
    <w:rsid w:val="0067723B"/>
    <w:rsid w:val="00680419"/>
    <w:rsid w:val="00680BC6"/>
    <w:rsid w:val="00680C15"/>
    <w:rsid w:val="00680E31"/>
    <w:rsid w:val="00680F55"/>
    <w:rsid w:val="00681372"/>
    <w:rsid w:val="006819CE"/>
    <w:rsid w:val="00681B19"/>
    <w:rsid w:val="00681BE4"/>
    <w:rsid w:val="00682969"/>
    <w:rsid w:val="00683E8A"/>
    <w:rsid w:val="00684285"/>
    <w:rsid w:val="0068579D"/>
    <w:rsid w:val="00686021"/>
    <w:rsid w:val="0068618C"/>
    <w:rsid w:val="0068628A"/>
    <w:rsid w:val="00686382"/>
    <w:rsid w:val="0068644C"/>
    <w:rsid w:val="006864FD"/>
    <w:rsid w:val="00686B99"/>
    <w:rsid w:val="00686DE1"/>
    <w:rsid w:val="00686F5C"/>
    <w:rsid w:val="006872B4"/>
    <w:rsid w:val="006907F1"/>
    <w:rsid w:val="00690B77"/>
    <w:rsid w:val="00690FAF"/>
    <w:rsid w:val="00691EF4"/>
    <w:rsid w:val="006921A1"/>
    <w:rsid w:val="006921F1"/>
    <w:rsid w:val="006926E4"/>
    <w:rsid w:val="00692FFF"/>
    <w:rsid w:val="00693304"/>
    <w:rsid w:val="0069372E"/>
    <w:rsid w:val="00693990"/>
    <w:rsid w:val="00693C1D"/>
    <w:rsid w:val="00693DC9"/>
    <w:rsid w:val="00694033"/>
    <w:rsid w:val="0069411B"/>
    <w:rsid w:val="006953B9"/>
    <w:rsid w:val="006956DE"/>
    <w:rsid w:val="00695B69"/>
    <w:rsid w:val="00695D84"/>
    <w:rsid w:val="00695E79"/>
    <w:rsid w:val="0069674A"/>
    <w:rsid w:val="006970EB"/>
    <w:rsid w:val="00697C9C"/>
    <w:rsid w:val="00697E1F"/>
    <w:rsid w:val="006A05AE"/>
    <w:rsid w:val="006A0632"/>
    <w:rsid w:val="006A06A2"/>
    <w:rsid w:val="006A11F4"/>
    <w:rsid w:val="006A15AA"/>
    <w:rsid w:val="006A23A3"/>
    <w:rsid w:val="006A23D0"/>
    <w:rsid w:val="006A3C89"/>
    <w:rsid w:val="006A3DFC"/>
    <w:rsid w:val="006A4287"/>
    <w:rsid w:val="006A4D3A"/>
    <w:rsid w:val="006A50F5"/>
    <w:rsid w:val="006A538F"/>
    <w:rsid w:val="006A57BD"/>
    <w:rsid w:val="006A5AFE"/>
    <w:rsid w:val="006A5E64"/>
    <w:rsid w:val="006A6081"/>
    <w:rsid w:val="006A6654"/>
    <w:rsid w:val="006A6AC1"/>
    <w:rsid w:val="006A6BBE"/>
    <w:rsid w:val="006A6EB8"/>
    <w:rsid w:val="006A707C"/>
    <w:rsid w:val="006A782B"/>
    <w:rsid w:val="006A7AF0"/>
    <w:rsid w:val="006A7CD6"/>
    <w:rsid w:val="006A7E82"/>
    <w:rsid w:val="006B05EC"/>
    <w:rsid w:val="006B1137"/>
    <w:rsid w:val="006B18AE"/>
    <w:rsid w:val="006B2F0D"/>
    <w:rsid w:val="006B3A96"/>
    <w:rsid w:val="006B3A9F"/>
    <w:rsid w:val="006B43D8"/>
    <w:rsid w:val="006B44AD"/>
    <w:rsid w:val="006B4E3C"/>
    <w:rsid w:val="006B585C"/>
    <w:rsid w:val="006B5AAE"/>
    <w:rsid w:val="006B5D71"/>
    <w:rsid w:val="006B6097"/>
    <w:rsid w:val="006B6485"/>
    <w:rsid w:val="006B6F7E"/>
    <w:rsid w:val="006B71BC"/>
    <w:rsid w:val="006B732E"/>
    <w:rsid w:val="006B7727"/>
    <w:rsid w:val="006B77F0"/>
    <w:rsid w:val="006C10F9"/>
    <w:rsid w:val="006C1BEC"/>
    <w:rsid w:val="006C20F4"/>
    <w:rsid w:val="006C2655"/>
    <w:rsid w:val="006C31F9"/>
    <w:rsid w:val="006C38BA"/>
    <w:rsid w:val="006C3E32"/>
    <w:rsid w:val="006C4009"/>
    <w:rsid w:val="006C4505"/>
    <w:rsid w:val="006C4859"/>
    <w:rsid w:val="006C4904"/>
    <w:rsid w:val="006C5685"/>
    <w:rsid w:val="006C5CCD"/>
    <w:rsid w:val="006C5F94"/>
    <w:rsid w:val="006C6852"/>
    <w:rsid w:val="006C68BB"/>
    <w:rsid w:val="006C6BF6"/>
    <w:rsid w:val="006C6D05"/>
    <w:rsid w:val="006C7428"/>
    <w:rsid w:val="006C78D0"/>
    <w:rsid w:val="006D005B"/>
    <w:rsid w:val="006D0271"/>
    <w:rsid w:val="006D0AE9"/>
    <w:rsid w:val="006D0B0A"/>
    <w:rsid w:val="006D0DCC"/>
    <w:rsid w:val="006D15CA"/>
    <w:rsid w:val="006D17EB"/>
    <w:rsid w:val="006D1890"/>
    <w:rsid w:val="006D18A7"/>
    <w:rsid w:val="006D18FF"/>
    <w:rsid w:val="006D1CDC"/>
    <w:rsid w:val="006D209A"/>
    <w:rsid w:val="006D2279"/>
    <w:rsid w:val="006D231C"/>
    <w:rsid w:val="006D2B52"/>
    <w:rsid w:val="006D340D"/>
    <w:rsid w:val="006D37E0"/>
    <w:rsid w:val="006D4D6E"/>
    <w:rsid w:val="006D539F"/>
    <w:rsid w:val="006D5A30"/>
    <w:rsid w:val="006D5E1E"/>
    <w:rsid w:val="006D6055"/>
    <w:rsid w:val="006D63F4"/>
    <w:rsid w:val="006D6412"/>
    <w:rsid w:val="006D689B"/>
    <w:rsid w:val="006D6E28"/>
    <w:rsid w:val="006D7498"/>
    <w:rsid w:val="006D7585"/>
    <w:rsid w:val="006D7593"/>
    <w:rsid w:val="006D7C4E"/>
    <w:rsid w:val="006D7EFC"/>
    <w:rsid w:val="006D7FD1"/>
    <w:rsid w:val="006E1477"/>
    <w:rsid w:val="006E1A80"/>
    <w:rsid w:val="006E1C18"/>
    <w:rsid w:val="006E2607"/>
    <w:rsid w:val="006E2B9F"/>
    <w:rsid w:val="006E312D"/>
    <w:rsid w:val="006E31AB"/>
    <w:rsid w:val="006E3524"/>
    <w:rsid w:val="006E35C6"/>
    <w:rsid w:val="006E36A6"/>
    <w:rsid w:val="006E471B"/>
    <w:rsid w:val="006E4A4B"/>
    <w:rsid w:val="006E4CBF"/>
    <w:rsid w:val="006E587D"/>
    <w:rsid w:val="006E596A"/>
    <w:rsid w:val="006E5DA8"/>
    <w:rsid w:val="006E5E38"/>
    <w:rsid w:val="006E6342"/>
    <w:rsid w:val="006E659D"/>
    <w:rsid w:val="006E65FE"/>
    <w:rsid w:val="006E67B9"/>
    <w:rsid w:val="006E70BD"/>
    <w:rsid w:val="006E7ACC"/>
    <w:rsid w:val="006E7E42"/>
    <w:rsid w:val="006F002E"/>
    <w:rsid w:val="006F01F1"/>
    <w:rsid w:val="006F0A12"/>
    <w:rsid w:val="006F0D90"/>
    <w:rsid w:val="006F11BE"/>
    <w:rsid w:val="006F14A0"/>
    <w:rsid w:val="006F1521"/>
    <w:rsid w:val="006F1537"/>
    <w:rsid w:val="006F18B6"/>
    <w:rsid w:val="006F1BD8"/>
    <w:rsid w:val="006F1F4F"/>
    <w:rsid w:val="006F34BA"/>
    <w:rsid w:val="006F421F"/>
    <w:rsid w:val="006F4467"/>
    <w:rsid w:val="006F57A4"/>
    <w:rsid w:val="006F5930"/>
    <w:rsid w:val="006F65CE"/>
    <w:rsid w:val="006F73BE"/>
    <w:rsid w:val="006F78B9"/>
    <w:rsid w:val="00700475"/>
    <w:rsid w:val="00700A4E"/>
    <w:rsid w:val="00700B71"/>
    <w:rsid w:val="00700CBA"/>
    <w:rsid w:val="00701029"/>
    <w:rsid w:val="0070155B"/>
    <w:rsid w:val="0070181C"/>
    <w:rsid w:val="007021B2"/>
    <w:rsid w:val="00702C88"/>
    <w:rsid w:val="00703A61"/>
    <w:rsid w:val="007050B0"/>
    <w:rsid w:val="007051E6"/>
    <w:rsid w:val="007058CE"/>
    <w:rsid w:val="007067D1"/>
    <w:rsid w:val="00707989"/>
    <w:rsid w:val="00707C25"/>
    <w:rsid w:val="0071006B"/>
    <w:rsid w:val="00710830"/>
    <w:rsid w:val="00710FCB"/>
    <w:rsid w:val="007112D8"/>
    <w:rsid w:val="0071146B"/>
    <w:rsid w:val="00711628"/>
    <w:rsid w:val="007118FC"/>
    <w:rsid w:val="007123A6"/>
    <w:rsid w:val="007125BF"/>
    <w:rsid w:val="0071280B"/>
    <w:rsid w:val="00712E76"/>
    <w:rsid w:val="00713194"/>
    <w:rsid w:val="0071331C"/>
    <w:rsid w:val="00713E18"/>
    <w:rsid w:val="00714B53"/>
    <w:rsid w:val="0071567D"/>
    <w:rsid w:val="007156A2"/>
    <w:rsid w:val="00715EB2"/>
    <w:rsid w:val="00716344"/>
    <w:rsid w:val="007165DC"/>
    <w:rsid w:val="0071685F"/>
    <w:rsid w:val="007168DB"/>
    <w:rsid w:val="00716D21"/>
    <w:rsid w:val="00717205"/>
    <w:rsid w:val="00717349"/>
    <w:rsid w:val="007207B6"/>
    <w:rsid w:val="00721027"/>
    <w:rsid w:val="00721C07"/>
    <w:rsid w:val="007222EA"/>
    <w:rsid w:val="00722957"/>
    <w:rsid w:val="007231A4"/>
    <w:rsid w:val="00723203"/>
    <w:rsid w:val="007233A3"/>
    <w:rsid w:val="0072341F"/>
    <w:rsid w:val="00723AB1"/>
    <w:rsid w:val="00723E10"/>
    <w:rsid w:val="00724215"/>
    <w:rsid w:val="007248A8"/>
    <w:rsid w:val="00724DC5"/>
    <w:rsid w:val="00725353"/>
    <w:rsid w:val="0072569F"/>
    <w:rsid w:val="0072573D"/>
    <w:rsid w:val="007257C8"/>
    <w:rsid w:val="00725EF0"/>
    <w:rsid w:val="007262CB"/>
    <w:rsid w:val="0072649C"/>
    <w:rsid w:val="00727681"/>
    <w:rsid w:val="00730C89"/>
    <w:rsid w:val="00730F88"/>
    <w:rsid w:val="0073112A"/>
    <w:rsid w:val="007314E0"/>
    <w:rsid w:val="00732626"/>
    <w:rsid w:val="007326F5"/>
    <w:rsid w:val="00732A6A"/>
    <w:rsid w:val="00732EF8"/>
    <w:rsid w:val="007339D3"/>
    <w:rsid w:val="00735468"/>
    <w:rsid w:val="00735A34"/>
    <w:rsid w:val="00735AAC"/>
    <w:rsid w:val="00735D88"/>
    <w:rsid w:val="00736171"/>
    <w:rsid w:val="007362F5"/>
    <w:rsid w:val="007366B3"/>
    <w:rsid w:val="00736BAB"/>
    <w:rsid w:val="00736DBF"/>
    <w:rsid w:val="00737855"/>
    <w:rsid w:val="00737FD7"/>
    <w:rsid w:val="0074004D"/>
    <w:rsid w:val="007410A6"/>
    <w:rsid w:val="00741CFE"/>
    <w:rsid w:val="00741FA0"/>
    <w:rsid w:val="007426D6"/>
    <w:rsid w:val="00742A49"/>
    <w:rsid w:val="00743045"/>
    <w:rsid w:val="00743078"/>
    <w:rsid w:val="0074314F"/>
    <w:rsid w:val="007435BC"/>
    <w:rsid w:val="0074370B"/>
    <w:rsid w:val="00743DC1"/>
    <w:rsid w:val="0074421C"/>
    <w:rsid w:val="007445C0"/>
    <w:rsid w:val="0074535B"/>
    <w:rsid w:val="00745946"/>
    <w:rsid w:val="00745DBE"/>
    <w:rsid w:val="00746066"/>
    <w:rsid w:val="00746647"/>
    <w:rsid w:val="0074781A"/>
    <w:rsid w:val="00750B38"/>
    <w:rsid w:val="00750FE2"/>
    <w:rsid w:val="00751018"/>
    <w:rsid w:val="007516E9"/>
    <w:rsid w:val="00751D9B"/>
    <w:rsid w:val="0075256F"/>
    <w:rsid w:val="00752682"/>
    <w:rsid w:val="00752B03"/>
    <w:rsid w:val="007532AD"/>
    <w:rsid w:val="007534D8"/>
    <w:rsid w:val="0075420A"/>
    <w:rsid w:val="0075474C"/>
    <w:rsid w:val="007549F8"/>
    <w:rsid w:val="00754BAD"/>
    <w:rsid w:val="00754D79"/>
    <w:rsid w:val="00755169"/>
    <w:rsid w:val="007551BC"/>
    <w:rsid w:val="0075565B"/>
    <w:rsid w:val="00755F8B"/>
    <w:rsid w:val="0075628E"/>
    <w:rsid w:val="007562A7"/>
    <w:rsid w:val="0075684D"/>
    <w:rsid w:val="0075726A"/>
    <w:rsid w:val="00757353"/>
    <w:rsid w:val="00757506"/>
    <w:rsid w:val="00757578"/>
    <w:rsid w:val="007609EC"/>
    <w:rsid w:val="00761468"/>
    <w:rsid w:val="007616B7"/>
    <w:rsid w:val="007622D1"/>
    <w:rsid w:val="00762A95"/>
    <w:rsid w:val="00762ACA"/>
    <w:rsid w:val="00763148"/>
    <w:rsid w:val="00763A2B"/>
    <w:rsid w:val="00763CB9"/>
    <w:rsid w:val="0076438D"/>
    <w:rsid w:val="00764C1D"/>
    <w:rsid w:val="007651B2"/>
    <w:rsid w:val="007653BE"/>
    <w:rsid w:val="0076570C"/>
    <w:rsid w:val="007657B0"/>
    <w:rsid w:val="007659AB"/>
    <w:rsid w:val="007665DA"/>
    <w:rsid w:val="00766A5A"/>
    <w:rsid w:val="007672FC"/>
    <w:rsid w:val="007674B3"/>
    <w:rsid w:val="00767610"/>
    <w:rsid w:val="00767C83"/>
    <w:rsid w:val="00770F77"/>
    <w:rsid w:val="00770F7E"/>
    <w:rsid w:val="00771D3E"/>
    <w:rsid w:val="00771EA8"/>
    <w:rsid w:val="0077257A"/>
    <w:rsid w:val="007729E3"/>
    <w:rsid w:val="0077307B"/>
    <w:rsid w:val="00773493"/>
    <w:rsid w:val="00774773"/>
    <w:rsid w:val="00774872"/>
    <w:rsid w:val="00774CFC"/>
    <w:rsid w:val="00775212"/>
    <w:rsid w:val="00776A85"/>
    <w:rsid w:val="00777356"/>
    <w:rsid w:val="00777F3C"/>
    <w:rsid w:val="0078049C"/>
    <w:rsid w:val="00780BC1"/>
    <w:rsid w:val="00780FA9"/>
    <w:rsid w:val="00781A22"/>
    <w:rsid w:val="00782A06"/>
    <w:rsid w:val="00783A03"/>
    <w:rsid w:val="00783BA1"/>
    <w:rsid w:val="00783C0A"/>
    <w:rsid w:val="0078442D"/>
    <w:rsid w:val="00784E8E"/>
    <w:rsid w:val="00785688"/>
    <w:rsid w:val="007856A5"/>
    <w:rsid w:val="007861D2"/>
    <w:rsid w:val="007864F9"/>
    <w:rsid w:val="00786EF0"/>
    <w:rsid w:val="00786FD9"/>
    <w:rsid w:val="0078703B"/>
    <w:rsid w:val="00787539"/>
    <w:rsid w:val="00787808"/>
    <w:rsid w:val="00787B57"/>
    <w:rsid w:val="00787BFB"/>
    <w:rsid w:val="00790ED9"/>
    <w:rsid w:val="0079137E"/>
    <w:rsid w:val="007916D9"/>
    <w:rsid w:val="00791AEC"/>
    <w:rsid w:val="00792A3C"/>
    <w:rsid w:val="007935B3"/>
    <w:rsid w:val="007936C5"/>
    <w:rsid w:val="00794614"/>
    <w:rsid w:val="00794984"/>
    <w:rsid w:val="00794AFB"/>
    <w:rsid w:val="00794C46"/>
    <w:rsid w:val="00794CA5"/>
    <w:rsid w:val="0079529C"/>
    <w:rsid w:val="00795364"/>
    <w:rsid w:val="0079552C"/>
    <w:rsid w:val="00795B11"/>
    <w:rsid w:val="00795C5B"/>
    <w:rsid w:val="00795D0C"/>
    <w:rsid w:val="00796192"/>
    <w:rsid w:val="007962FB"/>
    <w:rsid w:val="00797222"/>
    <w:rsid w:val="00797B69"/>
    <w:rsid w:val="007A0BDD"/>
    <w:rsid w:val="007A0E56"/>
    <w:rsid w:val="007A113C"/>
    <w:rsid w:val="007A1AE9"/>
    <w:rsid w:val="007A2470"/>
    <w:rsid w:val="007A2C02"/>
    <w:rsid w:val="007A313D"/>
    <w:rsid w:val="007A31C4"/>
    <w:rsid w:val="007A3A32"/>
    <w:rsid w:val="007A3B5E"/>
    <w:rsid w:val="007A3EAA"/>
    <w:rsid w:val="007A4429"/>
    <w:rsid w:val="007A51CA"/>
    <w:rsid w:val="007A5260"/>
    <w:rsid w:val="007A602B"/>
    <w:rsid w:val="007A6282"/>
    <w:rsid w:val="007A66B3"/>
    <w:rsid w:val="007A6F3A"/>
    <w:rsid w:val="007A7168"/>
    <w:rsid w:val="007A72AF"/>
    <w:rsid w:val="007A72BB"/>
    <w:rsid w:val="007A78B8"/>
    <w:rsid w:val="007A7AA5"/>
    <w:rsid w:val="007B0A93"/>
    <w:rsid w:val="007B114D"/>
    <w:rsid w:val="007B165B"/>
    <w:rsid w:val="007B18CD"/>
    <w:rsid w:val="007B292E"/>
    <w:rsid w:val="007B2E73"/>
    <w:rsid w:val="007B33F3"/>
    <w:rsid w:val="007B4688"/>
    <w:rsid w:val="007B4A7B"/>
    <w:rsid w:val="007B513B"/>
    <w:rsid w:val="007B5943"/>
    <w:rsid w:val="007B5FA8"/>
    <w:rsid w:val="007B607B"/>
    <w:rsid w:val="007B6218"/>
    <w:rsid w:val="007B6496"/>
    <w:rsid w:val="007B649A"/>
    <w:rsid w:val="007B65CE"/>
    <w:rsid w:val="007B67F8"/>
    <w:rsid w:val="007B6DC0"/>
    <w:rsid w:val="007B6F33"/>
    <w:rsid w:val="007B6FA3"/>
    <w:rsid w:val="007B78CC"/>
    <w:rsid w:val="007B7B2E"/>
    <w:rsid w:val="007B7B58"/>
    <w:rsid w:val="007C014B"/>
    <w:rsid w:val="007C0554"/>
    <w:rsid w:val="007C0844"/>
    <w:rsid w:val="007C1A24"/>
    <w:rsid w:val="007C1B18"/>
    <w:rsid w:val="007C1CC3"/>
    <w:rsid w:val="007C1E2B"/>
    <w:rsid w:val="007C2376"/>
    <w:rsid w:val="007C2FD4"/>
    <w:rsid w:val="007C3093"/>
    <w:rsid w:val="007C30C6"/>
    <w:rsid w:val="007C3BC8"/>
    <w:rsid w:val="007C3D3E"/>
    <w:rsid w:val="007C4303"/>
    <w:rsid w:val="007C4FF7"/>
    <w:rsid w:val="007C68DD"/>
    <w:rsid w:val="007C6A2C"/>
    <w:rsid w:val="007C6E48"/>
    <w:rsid w:val="007C71ED"/>
    <w:rsid w:val="007C7338"/>
    <w:rsid w:val="007C760A"/>
    <w:rsid w:val="007D03E5"/>
    <w:rsid w:val="007D0AB5"/>
    <w:rsid w:val="007D0C8C"/>
    <w:rsid w:val="007D1188"/>
    <w:rsid w:val="007D23DD"/>
    <w:rsid w:val="007D4030"/>
    <w:rsid w:val="007D450E"/>
    <w:rsid w:val="007D4F9C"/>
    <w:rsid w:val="007D50CA"/>
    <w:rsid w:val="007D53E3"/>
    <w:rsid w:val="007D561A"/>
    <w:rsid w:val="007D5B70"/>
    <w:rsid w:val="007D5FC5"/>
    <w:rsid w:val="007D6E30"/>
    <w:rsid w:val="007D7531"/>
    <w:rsid w:val="007D7BB2"/>
    <w:rsid w:val="007D7DD0"/>
    <w:rsid w:val="007E0D61"/>
    <w:rsid w:val="007E15B3"/>
    <w:rsid w:val="007E1601"/>
    <w:rsid w:val="007E1643"/>
    <w:rsid w:val="007E178F"/>
    <w:rsid w:val="007E1824"/>
    <w:rsid w:val="007E1EA8"/>
    <w:rsid w:val="007E28CD"/>
    <w:rsid w:val="007E2F7B"/>
    <w:rsid w:val="007E333D"/>
    <w:rsid w:val="007E3475"/>
    <w:rsid w:val="007E347F"/>
    <w:rsid w:val="007E3BF6"/>
    <w:rsid w:val="007E3C9F"/>
    <w:rsid w:val="007E401E"/>
    <w:rsid w:val="007E4847"/>
    <w:rsid w:val="007E56F7"/>
    <w:rsid w:val="007E5ABC"/>
    <w:rsid w:val="007E5C9E"/>
    <w:rsid w:val="007E6396"/>
    <w:rsid w:val="007E6945"/>
    <w:rsid w:val="007E6E0D"/>
    <w:rsid w:val="007E7335"/>
    <w:rsid w:val="007E740B"/>
    <w:rsid w:val="007E7598"/>
    <w:rsid w:val="007E7A0B"/>
    <w:rsid w:val="007E7BE4"/>
    <w:rsid w:val="007F0508"/>
    <w:rsid w:val="007F0953"/>
    <w:rsid w:val="007F0CF3"/>
    <w:rsid w:val="007F0FC9"/>
    <w:rsid w:val="007F19DC"/>
    <w:rsid w:val="007F1D43"/>
    <w:rsid w:val="007F2BEE"/>
    <w:rsid w:val="007F2F91"/>
    <w:rsid w:val="007F3403"/>
    <w:rsid w:val="007F3684"/>
    <w:rsid w:val="007F3947"/>
    <w:rsid w:val="007F3B45"/>
    <w:rsid w:val="007F4033"/>
    <w:rsid w:val="007F4599"/>
    <w:rsid w:val="007F4727"/>
    <w:rsid w:val="007F56C3"/>
    <w:rsid w:val="007F5B99"/>
    <w:rsid w:val="007F5BCF"/>
    <w:rsid w:val="007F5BFA"/>
    <w:rsid w:val="007F5FA3"/>
    <w:rsid w:val="007F6504"/>
    <w:rsid w:val="007F70DD"/>
    <w:rsid w:val="007F71CC"/>
    <w:rsid w:val="00800964"/>
    <w:rsid w:val="00800AFE"/>
    <w:rsid w:val="00800B94"/>
    <w:rsid w:val="00800C55"/>
    <w:rsid w:val="00800E81"/>
    <w:rsid w:val="00801250"/>
    <w:rsid w:val="00801E99"/>
    <w:rsid w:val="008029E5"/>
    <w:rsid w:val="00802A2F"/>
    <w:rsid w:val="00802F30"/>
    <w:rsid w:val="0080302D"/>
    <w:rsid w:val="00803126"/>
    <w:rsid w:val="00803425"/>
    <w:rsid w:val="00804046"/>
    <w:rsid w:val="00805850"/>
    <w:rsid w:val="00805857"/>
    <w:rsid w:val="00805D31"/>
    <w:rsid w:val="00806225"/>
    <w:rsid w:val="0080647C"/>
    <w:rsid w:val="00807150"/>
    <w:rsid w:val="00807AF2"/>
    <w:rsid w:val="00807E0F"/>
    <w:rsid w:val="0081076F"/>
    <w:rsid w:val="00810A63"/>
    <w:rsid w:val="00810A69"/>
    <w:rsid w:val="00811402"/>
    <w:rsid w:val="00811920"/>
    <w:rsid w:val="00811DA4"/>
    <w:rsid w:val="008122C8"/>
    <w:rsid w:val="0081273E"/>
    <w:rsid w:val="00812818"/>
    <w:rsid w:val="00812974"/>
    <w:rsid w:val="00812B77"/>
    <w:rsid w:val="00812BD3"/>
    <w:rsid w:val="00812CEE"/>
    <w:rsid w:val="008136AD"/>
    <w:rsid w:val="0081457B"/>
    <w:rsid w:val="008149D8"/>
    <w:rsid w:val="00814D2D"/>
    <w:rsid w:val="00815CF7"/>
    <w:rsid w:val="00815D7F"/>
    <w:rsid w:val="0081626E"/>
    <w:rsid w:val="008168F8"/>
    <w:rsid w:val="00817076"/>
    <w:rsid w:val="00817312"/>
    <w:rsid w:val="00817A30"/>
    <w:rsid w:val="0082027B"/>
    <w:rsid w:val="0082040E"/>
    <w:rsid w:val="00820629"/>
    <w:rsid w:val="0082062D"/>
    <w:rsid w:val="00820678"/>
    <w:rsid w:val="008210C0"/>
    <w:rsid w:val="00821919"/>
    <w:rsid w:val="00821CF7"/>
    <w:rsid w:val="00821E30"/>
    <w:rsid w:val="00822430"/>
    <w:rsid w:val="008227A3"/>
    <w:rsid w:val="008229C9"/>
    <w:rsid w:val="00822A32"/>
    <w:rsid w:val="00822F2B"/>
    <w:rsid w:val="0082317A"/>
    <w:rsid w:val="00823AC0"/>
    <w:rsid w:val="008241EF"/>
    <w:rsid w:val="00825057"/>
    <w:rsid w:val="00825755"/>
    <w:rsid w:val="008259FA"/>
    <w:rsid w:val="008271BE"/>
    <w:rsid w:val="00827D29"/>
    <w:rsid w:val="00827E2C"/>
    <w:rsid w:val="00827EE5"/>
    <w:rsid w:val="008303D7"/>
    <w:rsid w:val="0083164D"/>
    <w:rsid w:val="00831AA4"/>
    <w:rsid w:val="008320E6"/>
    <w:rsid w:val="008329DB"/>
    <w:rsid w:val="00832F9B"/>
    <w:rsid w:val="0083372F"/>
    <w:rsid w:val="00833EBD"/>
    <w:rsid w:val="00833F36"/>
    <w:rsid w:val="00834025"/>
    <w:rsid w:val="008344E7"/>
    <w:rsid w:val="00834561"/>
    <w:rsid w:val="00835A4C"/>
    <w:rsid w:val="00835AC3"/>
    <w:rsid w:val="00835B3E"/>
    <w:rsid w:val="00835CA5"/>
    <w:rsid w:val="0083645E"/>
    <w:rsid w:val="00836514"/>
    <w:rsid w:val="00836F3A"/>
    <w:rsid w:val="00837E1D"/>
    <w:rsid w:val="00837F11"/>
    <w:rsid w:val="00840AA8"/>
    <w:rsid w:val="00840E08"/>
    <w:rsid w:val="00841254"/>
    <w:rsid w:val="00841831"/>
    <w:rsid w:val="00841C6D"/>
    <w:rsid w:val="00841E1D"/>
    <w:rsid w:val="00841E45"/>
    <w:rsid w:val="00842986"/>
    <w:rsid w:val="008429FF"/>
    <w:rsid w:val="00842BD8"/>
    <w:rsid w:val="00843719"/>
    <w:rsid w:val="008439E1"/>
    <w:rsid w:val="00843E97"/>
    <w:rsid w:val="00844BF8"/>
    <w:rsid w:val="00844E42"/>
    <w:rsid w:val="00845E36"/>
    <w:rsid w:val="00846B36"/>
    <w:rsid w:val="00846C8B"/>
    <w:rsid w:val="00847095"/>
    <w:rsid w:val="008471D0"/>
    <w:rsid w:val="0084768F"/>
    <w:rsid w:val="00847AE2"/>
    <w:rsid w:val="00847C91"/>
    <w:rsid w:val="00847E33"/>
    <w:rsid w:val="00847E84"/>
    <w:rsid w:val="008508BC"/>
    <w:rsid w:val="00852026"/>
    <w:rsid w:val="008522CC"/>
    <w:rsid w:val="008526A9"/>
    <w:rsid w:val="008528B9"/>
    <w:rsid w:val="00852A71"/>
    <w:rsid w:val="00852EA3"/>
    <w:rsid w:val="00852EE5"/>
    <w:rsid w:val="008534A6"/>
    <w:rsid w:val="008534D7"/>
    <w:rsid w:val="00854AD6"/>
    <w:rsid w:val="00854E1F"/>
    <w:rsid w:val="0085503F"/>
    <w:rsid w:val="00855789"/>
    <w:rsid w:val="008562A8"/>
    <w:rsid w:val="008564DF"/>
    <w:rsid w:val="00856CB7"/>
    <w:rsid w:val="008575CB"/>
    <w:rsid w:val="00857842"/>
    <w:rsid w:val="00857B5D"/>
    <w:rsid w:val="00860046"/>
    <w:rsid w:val="00860300"/>
    <w:rsid w:val="00860F5C"/>
    <w:rsid w:val="008616B3"/>
    <w:rsid w:val="00862743"/>
    <w:rsid w:val="00862A13"/>
    <w:rsid w:val="00862C51"/>
    <w:rsid w:val="00863052"/>
    <w:rsid w:val="0086311A"/>
    <w:rsid w:val="00863432"/>
    <w:rsid w:val="00863616"/>
    <w:rsid w:val="00863808"/>
    <w:rsid w:val="00863A38"/>
    <w:rsid w:val="00863D68"/>
    <w:rsid w:val="008646F9"/>
    <w:rsid w:val="00864E2A"/>
    <w:rsid w:val="008650CD"/>
    <w:rsid w:val="008652BE"/>
    <w:rsid w:val="008659EE"/>
    <w:rsid w:val="00865D01"/>
    <w:rsid w:val="00865FDA"/>
    <w:rsid w:val="00866D0E"/>
    <w:rsid w:val="00866F67"/>
    <w:rsid w:val="0086717B"/>
    <w:rsid w:val="00867750"/>
    <w:rsid w:val="0086D5C2"/>
    <w:rsid w:val="0087004A"/>
    <w:rsid w:val="00870117"/>
    <w:rsid w:val="00870699"/>
    <w:rsid w:val="00870924"/>
    <w:rsid w:val="00872351"/>
    <w:rsid w:val="00872CA5"/>
    <w:rsid w:val="008731ED"/>
    <w:rsid w:val="008734E0"/>
    <w:rsid w:val="008736E3"/>
    <w:rsid w:val="0087387D"/>
    <w:rsid w:val="00873989"/>
    <w:rsid w:val="00873B2D"/>
    <w:rsid w:val="00873CF5"/>
    <w:rsid w:val="00873D1F"/>
    <w:rsid w:val="00874661"/>
    <w:rsid w:val="00874A7F"/>
    <w:rsid w:val="00875723"/>
    <w:rsid w:val="008757DF"/>
    <w:rsid w:val="0087592F"/>
    <w:rsid w:val="0087596E"/>
    <w:rsid w:val="00875CE7"/>
    <w:rsid w:val="00876536"/>
    <w:rsid w:val="00876B31"/>
    <w:rsid w:val="00876BD9"/>
    <w:rsid w:val="0087798B"/>
    <w:rsid w:val="00880188"/>
    <w:rsid w:val="008803E8"/>
    <w:rsid w:val="00880AAE"/>
    <w:rsid w:val="00881692"/>
    <w:rsid w:val="0088215E"/>
    <w:rsid w:val="008824BE"/>
    <w:rsid w:val="00882EA0"/>
    <w:rsid w:val="00883459"/>
    <w:rsid w:val="00883618"/>
    <w:rsid w:val="00883DD0"/>
    <w:rsid w:val="0088421C"/>
    <w:rsid w:val="008846A3"/>
    <w:rsid w:val="00884C86"/>
    <w:rsid w:val="008874E8"/>
    <w:rsid w:val="0089078A"/>
    <w:rsid w:val="00890AEC"/>
    <w:rsid w:val="0089157A"/>
    <w:rsid w:val="00891BFF"/>
    <w:rsid w:val="00891C1C"/>
    <w:rsid w:val="0089207B"/>
    <w:rsid w:val="00892375"/>
    <w:rsid w:val="00893684"/>
    <w:rsid w:val="0089451F"/>
    <w:rsid w:val="008946A0"/>
    <w:rsid w:val="00894867"/>
    <w:rsid w:val="00894F55"/>
    <w:rsid w:val="00895059"/>
    <w:rsid w:val="00895376"/>
    <w:rsid w:val="00895628"/>
    <w:rsid w:val="00897647"/>
    <w:rsid w:val="00897AAE"/>
    <w:rsid w:val="008A00A5"/>
    <w:rsid w:val="008A0289"/>
    <w:rsid w:val="008A02BA"/>
    <w:rsid w:val="008A0377"/>
    <w:rsid w:val="008A0457"/>
    <w:rsid w:val="008A055D"/>
    <w:rsid w:val="008A06C7"/>
    <w:rsid w:val="008A0ED9"/>
    <w:rsid w:val="008A1661"/>
    <w:rsid w:val="008A1774"/>
    <w:rsid w:val="008A1822"/>
    <w:rsid w:val="008A1940"/>
    <w:rsid w:val="008A19FB"/>
    <w:rsid w:val="008A2306"/>
    <w:rsid w:val="008A24AA"/>
    <w:rsid w:val="008A2798"/>
    <w:rsid w:val="008A27CB"/>
    <w:rsid w:val="008A28EF"/>
    <w:rsid w:val="008A2C6C"/>
    <w:rsid w:val="008A3777"/>
    <w:rsid w:val="008A393C"/>
    <w:rsid w:val="008A3A6A"/>
    <w:rsid w:val="008A3B60"/>
    <w:rsid w:val="008A4501"/>
    <w:rsid w:val="008A451D"/>
    <w:rsid w:val="008A4B6A"/>
    <w:rsid w:val="008A4F68"/>
    <w:rsid w:val="008A53BE"/>
    <w:rsid w:val="008A6DC4"/>
    <w:rsid w:val="008A6EB4"/>
    <w:rsid w:val="008A72BD"/>
    <w:rsid w:val="008A796B"/>
    <w:rsid w:val="008A7A0A"/>
    <w:rsid w:val="008A7E9B"/>
    <w:rsid w:val="008B02FE"/>
    <w:rsid w:val="008B15EB"/>
    <w:rsid w:val="008B16DA"/>
    <w:rsid w:val="008B1B4E"/>
    <w:rsid w:val="008B22F7"/>
    <w:rsid w:val="008B2463"/>
    <w:rsid w:val="008B2A9B"/>
    <w:rsid w:val="008B3060"/>
    <w:rsid w:val="008B30E7"/>
    <w:rsid w:val="008B3231"/>
    <w:rsid w:val="008B33FE"/>
    <w:rsid w:val="008B39CF"/>
    <w:rsid w:val="008B3BC2"/>
    <w:rsid w:val="008B3F29"/>
    <w:rsid w:val="008B46A9"/>
    <w:rsid w:val="008B5224"/>
    <w:rsid w:val="008B5343"/>
    <w:rsid w:val="008B70B2"/>
    <w:rsid w:val="008B735C"/>
    <w:rsid w:val="008C0B56"/>
    <w:rsid w:val="008C0BDA"/>
    <w:rsid w:val="008C0EE6"/>
    <w:rsid w:val="008C1786"/>
    <w:rsid w:val="008C1ACF"/>
    <w:rsid w:val="008C1AF3"/>
    <w:rsid w:val="008C21CB"/>
    <w:rsid w:val="008C27AA"/>
    <w:rsid w:val="008C3477"/>
    <w:rsid w:val="008C44B0"/>
    <w:rsid w:val="008C475A"/>
    <w:rsid w:val="008C5377"/>
    <w:rsid w:val="008C5407"/>
    <w:rsid w:val="008C58D0"/>
    <w:rsid w:val="008C5D89"/>
    <w:rsid w:val="008C6406"/>
    <w:rsid w:val="008C651F"/>
    <w:rsid w:val="008C659E"/>
    <w:rsid w:val="008C66F5"/>
    <w:rsid w:val="008C66FD"/>
    <w:rsid w:val="008C6BA4"/>
    <w:rsid w:val="008C6CFB"/>
    <w:rsid w:val="008C6D41"/>
    <w:rsid w:val="008C7CB3"/>
    <w:rsid w:val="008C8C04"/>
    <w:rsid w:val="008D02FD"/>
    <w:rsid w:val="008D0A74"/>
    <w:rsid w:val="008D0FC6"/>
    <w:rsid w:val="008D129F"/>
    <w:rsid w:val="008D1431"/>
    <w:rsid w:val="008D1BA3"/>
    <w:rsid w:val="008D1C8C"/>
    <w:rsid w:val="008D1D1A"/>
    <w:rsid w:val="008D2317"/>
    <w:rsid w:val="008D2439"/>
    <w:rsid w:val="008D2B0A"/>
    <w:rsid w:val="008D331F"/>
    <w:rsid w:val="008D39EE"/>
    <w:rsid w:val="008D3EF5"/>
    <w:rsid w:val="008D40F0"/>
    <w:rsid w:val="008D46A3"/>
    <w:rsid w:val="008D4AFC"/>
    <w:rsid w:val="008D4C29"/>
    <w:rsid w:val="008D5297"/>
    <w:rsid w:val="008D5753"/>
    <w:rsid w:val="008D58CD"/>
    <w:rsid w:val="008D5E6A"/>
    <w:rsid w:val="008D5EB5"/>
    <w:rsid w:val="008D60AD"/>
    <w:rsid w:val="008D6241"/>
    <w:rsid w:val="008D62AC"/>
    <w:rsid w:val="008D6410"/>
    <w:rsid w:val="008D6C27"/>
    <w:rsid w:val="008D791F"/>
    <w:rsid w:val="008D79B5"/>
    <w:rsid w:val="008E1412"/>
    <w:rsid w:val="008E17C3"/>
    <w:rsid w:val="008E1FBD"/>
    <w:rsid w:val="008E229D"/>
    <w:rsid w:val="008E251D"/>
    <w:rsid w:val="008E2696"/>
    <w:rsid w:val="008E2902"/>
    <w:rsid w:val="008E29C4"/>
    <w:rsid w:val="008E2E39"/>
    <w:rsid w:val="008E2E73"/>
    <w:rsid w:val="008E33C8"/>
    <w:rsid w:val="008E3657"/>
    <w:rsid w:val="008E4029"/>
    <w:rsid w:val="008E409A"/>
    <w:rsid w:val="008E420F"/>
    <w:rsid w:val="008E6B7A"/>
    <w:rsid w:val="008E6CE9"/>
    <w:rsid w:val="008E6D44"/>
    <w:rsid w:val="008E6E9A"/>
    <w:rsid w:val="008E7408"/>
    <w:rsid w:val="008F0696"/>
    <w:rsid w:val="008F0C1F"/>
    <w:rsid w:val="008F0D63"/>
    <w:rsid w:val="008F12EF"/>
    <w:rsid w:val="008F1AC9"/>
    <w:rsid w:val="008F1F23"/>
    <w:rsid w:val="008F2662"/>
    <w:rsid w:val="008F28F5"/>
    <w:rsid w:val="008F2B95"/>
    <w:rsid w:val="008F38DB"/>
    <w:rsid w:val="008F41EA"/>
    <w:rsid w:val="008F43CC"/>
    <w:rsid w:val="008F49F6"/>
    <w:rsid w:val="008F4FF4"/>
    <w:rsid w:val="008F5907"/>
    <w:rsid w:val="008F5989"/>
    <w:rsid w:val="008F59F9"/>
    <w:rsid w:val="008F5AF7"/>
    <w:rsid w:val="008F6283"/>
    <w:rsid w:val="008F63DA"/>
    <w:rsid w:val="008F64FA"/>
    <w:rsid w:val="008F6A36"/>
    <w:rsid w:val="008F6EF5"/>
    <w:rsid w:val="008F76EE"/>
    <w:rsid w:val="00900025"/>
    <w:rsid w:val="00900644"/>
    <w:rsid w:val="00900A24"/>
    <w:rsid w:val="00900C88"/>
    <w:rsid w:val="00901173"/>
    <w:rsid w:val="009012EC"/>
    <w:rsid w:val="00901433"/>
    <w:rsid w:val="00901602"/>
    <w:rsid w:val="0090177F"/>
    <w:rsid w:val="00901889"/>
    <w:rsid w:val="00901961"/>
    <w:rsid w:val="00901B0B"/>
    <w:rsid w:val="00902FF6"/>
    <w:rsid w:val="00903262"/>
    <w:rsid w:val="009034D7"/>
    <w:rsid w:val="009035FF"/>
    <w:rsid w:val="009036E5"/>
    <w:rsid w:val="00903B8B"/>
    <w:rsid w:val="00903D72"/>
    <w:rsid w:val="00903FBB"/>
    <w:rsid w:val="00903FED"/>
    <w:rsid w:val="0090418C"/>
    <w:rsid w:val="009041CB"/>
    <w:rsid w:val="009049F2"/>
    <w:rsid w:val="00904BD3"/>
    <w:rsid w:val="00905C0B"/>
    <w:rsid w:val="00905F12"/>
    <w:rsid w:val="009067C4"/>
    <w:rsid w:val="0090693F"/>
    <w:rsid w:val="00906DB6"/>
    <w:rsid w:val="00906F93"/>
    <w:rsid w:val="00907838"/>
    <w:rsid w:val="00907864"/>
    <w:rsid w:val="00907A81"/>
    <w:rsid w:val="00907D80"/>
    <w:rsid w:val="009104F9"/>
    <w:rsid w:val="009106A5"/>
    <w:rsid w:val="009106E8"/>
    <w:rsid w:val="0091089D"/>
    <w:rsid w:val="00910956"/>
    <w:rsid w:val="00910A14"/>
    <w:rsid w:val="00910EE2"/>
    <w:rsid w:val="00912278"/>
    <w:rsid w:val="0091285E"/>
    <w:rsid w:val="00912DF1"/>
    <w:rsid w:val="0091354D"/>
    <w:rsid w:val="009135CF"/>
    <w:rsid w:val="00913EA5"/>
    <w:rsid w:val="00914238"/>
    <w:rsid w:val="0091438D"/>
    <w:rsid w:val="009143B6"/>
    <w:rsid w:val="009144BB"/>
    <w:rsid w:val="009146B4"/>
    <w:rsid w:val="009150E5"/>
    <w:rsid w:val="0091532A"/>
    <w:rsid w:val="00915D90"/>
    <w:rsid w:val="0091619B"/>
    <w:rsid w:val="00916847"/>
    <w:rsid w:val="00916F7F"/>
    <w:rsid w:val="009172E6"/>
    <w:rsid w:val="009178B8"/>
    <w:rsid w:val="00917E77"/>
    <w:rsid w:val="00917F74"/>
    <w:rsid w:val="0092071A"/>
    <w:rsid w:val="00920FC0"/>
    <w:rsid w:val="009222C5"/>
    <w:rsid w:val="00922691"/>
    <w:rsid w:val="0092368F"/>
    <w:rsid w:val="00923936"/>
    <w:rsid w:val="009239C2"/>
    <w:rsid w:val="009239D1"/>
    <w:rsid w:val="0092422F"/>
    <w:rsid w:val="0092499C"/>
    <w:rsid w:val="00925C72"/>
    <w:rsid w:val="0092603B"/>
    <w:rsid w:val="009263AB"/>
    <w:rsid w:val="00926457"/>
    <w:rsid w:val="009264FF"/>
    <w:rsid w:val="009268B7"/>
    <w:rsid w:val="00926FE6"/>
    <w:rsid w:val="009277EC"/>
    <w:rsid w:val="00927817"/>
    <w:rsid w:val="00927C8F"/>
    <w:rsid w:val="00930004"/>
    <w:rsid w:val="00930697"/>
    <w:rsid w:val="00930AE1"/>
    <w:rsid w:val="00931B64"/>
    <w:rsid w:val="0093277C"/>
    <w:rsid w:val="0093283B"/>
    <w:rsid w:val="00932F25"/>
    <w:rsid w:val="00933002"/>
    <w:rsid w:val="009334A8"/>
    <w:rsid w:val="009334C7"/>
    <w:rsid w:val="00933AED"/>
    <w:rsid w:val="00933B01"/>
    <w:rsid w:val="0093424D"/>
    <w:rsid w:val="00934628"/>
    <w:rsid w:val="009347F8"/>
    <w:rsid w:val="00934AAD"/>
    <w:rsid w:val="00934AD2"/>
    <w:rsid w:val="00934F68"/>
    <w:rsid w:val="009355F8"/>
    <w:rsid w:val="00935890"/>
    <w:rsid w:val="009361B1"/>
    <w:rsid w:val="00936283"/>
    <w:rsid w:val="00936693"/>
    <w:rsid w:val="009367F2"/>
    <w:rsid w:val="00936AEA"/>
    <w:rsid w:val="00936F36"/>
    <w:rsid w:val="009370C2"/>
    <w:rsid w:val="0093755D"/>
    <w:rsid w:val="009379B1"/>
    <w:rsid w:val="00937FF1"/>
    <w:rsid w:val="00940255"/>
    <w:rsid w:val="0094088E"/>
    <w:rsid w:val="00940B24"/>
    <w:rsid w:val="00940F1E"/>
    <w:rsid w:val="009412BA"/>
    <w:rsid w:val="00941AD8"/>
    <w:rsid w:val="00941F59"/>
    <w:rsid w:val="00941F7A"/>
    <w:rsid w:val="00942403"/>
    <w:rsid w:val="00942480"/>
    <w:rsid w:val="00942883"/>
    <w:rsid w:val="00942A71"/>
    <w:rsid w:val="00942BA4"/>
    <w:rsid w:val="00943057"/>
    <w:rsid w:val="009432EF"/>
    <w:rsid w:val="009438B5"/>
    <w:rsid w:val="009439D0"/>
    <w:rsid w:val="00944552"/>
    <w:rsid w:val="00944B8B"/>
    <w:rsid w:val="0094564B"/>
    <w:rsid w:val="009458AF"/>
    <w:rsid w:val="00945A15"/>
    <w:rsid w:val="0094614D"/>
    <w:rsid w:val="009467DE"/>
    <w:rsid w:val="00947601"/>
    <w:rsid w:val="00947CD1"/>
    <w:rsid w:val="0095016B"/>
    <w:rsid w:val="00950B56"/>
    <w:rsid w:val="00950C88"/>
    <w:rsid w:val="00951033"/>
    <w:rsid w:val="00951893"/>
    <w:rsid w:val="009520DF"/>
    <w:rsid w:val="009525F6"/>
    <w:rsid w:val="0095349A"/>
    <w:rsid w:val="00953571"/>
    <w:rsid w:val="009539E1"/>
    <w:rsid w:val="00953DDC"/>
    <w:rsid w:val="00954829"/>
    <w:rsid w:val="00955577"/>
    <w:rsid w:val="00956041"/>
    <w:rsid w:val="0095627C"/>
    <w:rsid w:val="009569A0"/>
    <w:rsid w:val="009569F5"/>
    <w:rsid w:val="00956CAB"/>
    <w:rsid w:val="00957D43"/>
    <w:rsid w:val="0096032D"/>
    <w:rsid w:val="009612F8"/>
    <w:rsid w:val="009614FD"/>
    <w:rsid w:val="0096231B"/>
    <w:rsid w:val="009623DB"/>
    <w:rsid w:val="009625A2"/>
    <w:rsid w:val="0096319D"/>
    <w:rsid w:val="00963371"/>
    <w:rsid w:val="00963B41"/>
    <w:rsid w:val="00964472"/>
    <w:rsid w:val="0096475F"/>
    <w:rsid w:val="009648A3"/>
    <w:rsid w:val="009652D0"/>
    <w:rsid w:val="00965303"/>
    <w:rsid w:val="00965812"/>
    <w:rsid w:val="009658D8"/>
    <w:rsid w:val="00966444"/>
    <w:rsid w:val="00966A04"/>
    <w:rsid w:val="00966BC4"/>
    <w:rsid w:val="00967005"/>
    <w:rsid w:val="009670D0"/>
    <w:rsid w:val="00967B4D"/>
    <w:rsid w:val="009704FE"/>
    <w:rsid w:val="00970576"/>
    <w:rsid w:val="00970F1B"/>
    <w:rsid w:val="00971048"/>
    <w:rsid w:val="00971B52"/>
    <w:rsid w:val="00971CBA"/>
    <w:rsid w:val="0097245D"/>
    <w:rsid w:val="009724F6"/>
    <w:rsid w:val="009725D5"/>
    <w:rsid w:val="00972718"/>
    <w:rsid w:val="009730D2"/>
    <w:rsid w:val="0097334C"/>
    <w:rsid w:val="00973395"/>
    <w:rsid w:val="009734DA"/>
    <w:rsid w:val="00973513"/>
    <w:rsid w:val="009735C8"/>
    <w:rsid w:val="00974266"/>
    <w:rsid w:val="0097465F"/>
    <w:rsid w:val="00974C0B"/>
    <w:rsid w:val="009753D1"/>
    <w:rsid w:val="009754D0"/>
    <w:rsid w:val="00975C54"/>
    <w:rsid w:val="0097624A"/>
    <w:rsid w:val="009762BC"/>
    <w:rsid w:val="009767D1"/>
    <w:rsid w:val="00977380"/>
    <w:rsid w:val="00977414"/>
    <w:rsid w:val="00980148"/>
    <w:rsid w:val="0098017E"/>
    <w:rsid w:val="00981488"/>
    <w:rsid w:val="00981717"/>
    <w:rsid w:val="00981781"/>
    <w:rsid w:val="009819B5"/>
    <w:rsid w:val="009829FE"/>
    <w:rsid w:val="00983354"/>
    <w:rsid w:val="00983A07"/>
    <w:rsid w:val="00983A7A"/>
    <w:rsid w:val="0098450F"/>
    <w:rsid w:val="009845B7"/>
    <w:rsid w:val="00984B32"/>
    <w:rsid w:val="00984C93"/>
    <w:rsid w:val="00985184"/>
    <w:rsid w:val="0098568A"/>
    <w:rsid w:val="00985B14"/>
    <w:rsid w:val="00986009"/>
    <w:rsid w:val="00986912"/>
    <w:rsid w:val="00986E92"/>
    <w:rsid w:val="00986F16"/>
    <w:rsid w:val="0098798C"/>
    <w:rsid w:val="00987E6C"/>
    <w:rsid w:val="00987F93"/>
    <w:rsid w:val="009902B5"/>
    <w:rsid w:val="00990C0A"/>
    <w:rsid w:val="009911EE"/>
    <w:rsid w:val="00991DBF"/>
    <w:rsid w:val="0099365C"/>
    <w:rsid w:val="009936C2"/>
    <w:rsid w:val="009939E3"/>
    <w:rsid w:val="00993A64"/>
    <w:rsid w:val="0099405A"/>
    <w:rsid w:val="009944CA"/>
    <w:rsid w:val="009949D3"/>
    <w:rsid w:val="00994A7B"/>
    <w:rsid w:val="009953FA"/>
    <w:rsid w:val="00995949"/>
    <w:rsid w:val="009959E3"/>
    <w:rsid w:val="009964B3"/>
    <w:rsid w:val="00996E6A"/>
    <w:rsid w:val="009976F6"/>
    <w:rsid w:val="0099792B"/>
    <w:rsid w:val="00997F5B"/>
    <w:rsid w:val="009A0199"/>
    <w:rsid w:val="009A042B"/>
    <w:rsid w:val="009A0688"/>
    <w:rsid w:val="009A070B"/>
    <w:rsid w:val="009A08B2"/>
    <w:rsid w:val="009A0FB2"/>
    <w:rsid w:val="009A24FB"/>
    <w:rsid w:val="009A251E"/>
    <w:rsid w:val="009A29AD"/>
    <w:rsid w:val="009A2D99"/>
    <w:rsid w:val="009A3536"/>
    <w:rsid w:val="009A36E6"/>
    <w:rsid w:val="009A44F7"/>
    <w:rsid w:val="009A4F22"/>
    <w:rsid w:val="009A5884"/>
    <w:rsid w:val="009A6516"/>
    <w:rsid w:val="009A6CBE"/>
    <w:rsid w:val="009A6F2D"/>
    <w:rsid w:val="009A6F3A"/>
    <w:rsid w:val="009A7076"/>
    <w:rsid w:val="009A7532"/>
    <w:rsid w:val="009A7807"/>
    <w:rsid w:val="009A7964"/>
    <w:rsid w:val="009A798F"/>
    <w:rsid w:val="009B04F6"/>
    <w:rsid w:val="009B1BE1"/>
    <w:rsid w:val="009B1DAA"/>
    <w:rsid w:val="009B2280"/>
    <w:rsid w:val="009B234A"/>
    <w:rsid w:val="009B2F2D"/>
    <w:rsid w:val="009B3743"/>
    <w:rsid w:val="009B4C39"/>
    <w:rsid w:val="009B4C99"/>
    <w:rsid w:val="009B4EDA"/>
    <w:rsid w:val="009B5237"/>
    <w:rsid w:val="009B52D4"/>
    <w:rsid w:val="009B5893"/>
    <w:rsid w:val="009B5B65"/>
    <w:rsid w:val="009B5BAA"/>
    <w:rsid w:val="009B5ED3"/>
    <w:rsid w:val="009B607A"/>
    <w:rsid w:val="009B646B"/>
    <w:rsid w:val="009B7054"/>
    <w:rsid w:val="009B77E3"/>
    <w:rsid w:val="009B7BBA"/>
    <w:rsid w:val="009BE4F2"/>
    <w:rsid w:val="009C01A9"/>
    <w:rsid w:val="009C0834"/>
    <w:rsid w:val="009C15CD"/>
    <w:rsid w:val="009C1631"/>
    <w:rsid w:val="009C18C9"/>
    <w:rsid w:val="009C1B77"/>
    <w:rsid w:val="009C212B"/>
    <w:rsid w:val="009C2414"/>
    <w:rsid w:val="009C26ED"/>
    <w:rsid w:val="009C284E"/>
    <w:rsid w:val="009C2A7D"/>
    <w:rsid w:val="009C2EB3"/>
    <w:rsid w:val="009C2F8C"/>
    <w:rsid w:val="009C2FD9"/>
    <w:rsid w:val="009C3012"/>
    <w:rsid w:val="009C3809"/>
    <w:rsid w:val="009C4A30"/>
    <w:rsid w:val="009C5F0B"/>
    <w:rsid w:val="009C705E"/>
    <w:rsid w:val="009C72DD"/>
    <w:rsid w:val="009C7393"/>
    <w:rsid w:val="009C7C1F"/>
    <w:rsid w:val="009D108E"/>
    <w:rsid w:val="009D16A5"/>
    <w:rsid w:val="009D1736"/>
    <w:rsid w:val="009D193D"/>
    <w:rsid w:val="009D1EC5"/>
    <w:rsid w:val="009D210B"/>
    <w:rsid w:val="009D2534"/>
    <w:rsid w:val="009D275C"/>
    <w:rsid w:val="009D2E54"/>
    <w:rsid w:val="009D31B9"/>
    <w:rsid w:val="009D368A"/>
    <w:rsid w:val="009D3911"/>
    <w:rsid w:val="009D3939"/>
    <w:rsid w:val="009D3F5A"/>
    <w:rsid w:val="009D3F7F"/>
    <w:rsid w:val="009D4265"/>
    <w:rsid w:val="009D429E"/>
    <w:rsid w:val="009D42F8"/>
    <w:rsid w:val="009D435D"/>
    <w:rsid w:val="009D4476"/>
    <w:rsid w:val="009D4AC2"/>
    <w:rsid w:val="009D4BBB"/>
    <w:rsid w:val="009D4F25"/>
    <w:rsid w:val="009D5284"/>
    <w:rsid w:val="009D5365"/>
    <w:rsid w:val="009D5ECD"/>
    <w:rsid w:val="009D65D1"/>
    <w:rsid w:val="009D6A5C"/>
    <w:rsid w:val="009D7752"/>
    <w:rsid w:val="009D7A46"/>
    <w:rsid w:val="009E0049"/>
    <w:rsid w:val="009E06FD"/>
    <w:rsid w:val="009E0B3D"/>
    <w:rsid w:val="009E154A"/>
    <w:rsid w:val="009E1581"/>
    <w:rsid w:val="009E15F4"/>
    <w:rsid w:val="009E1C95"/>
    <w:rsid w:val="009E2871"/>
    <w:rsid w:val="009E2F92"/>
    <w:rsid w:val="009E322B"/>
    <w:rsid w:val="009E335C"/>
    <w:rsid w:val="009E3FEB"/>
    <w:rsid w:val="009E40F1"/>
    <w:rsid w:val="009E4263"/>
    <w:rsid w:val="009E45DE"/>
    <w:rsid w:val="009E465E"/>
    <w:rsid w:val="009E4745"/>
    <w:rsid w:val="009E47C6"/>
    <w:rsid w:val="009E4B99"/>
    <w:rsid w:val="009E5320"/>
    <w:rsid w:val="009E53CD"/>
    <w:rsid w:val="009E57BB"/>
    <w:rsid w:val="009E5A52"/>
    <w:rsid w:val="009E5C0C"/>
    <w:rsid w:val="009E5DE2"/>
    <w:rsid w:val="009E5F8F"/>
    <w:rsid w:val="009E659B"/>
    <w:rsid w:val="009E6838"/>
    <w:rsid w:val="009E693E"/>
    <w:rsid w:val="009E6BD3"/>
    <w:rsid w:val="009E6C6A"/>
    <w:rsid w:val="009E6DD6"/>
    <w:rsid w:val="009E7B58"/>
    <w:rsid w:val="009F039E"/>
    <w:rsid w:val="009F06B8"/>
    <w:rsid w:val="009F0D78"/>
    <w:rsid w:val="009F10BD"/>
    <w:rsid w:val="009F16E9"/>
    <w:rsid w:val="009F1F39"/>
    <w:rsid w:val="009F258A"/>
    <w:rsid w:val="009F2F9C"/>
    <w:rsid w:val="009F364B"/>
    <w:rsid w:val="009F398F"/>
    <w:rsid w:val="009F3E50"/>
    <w:rsid w:val="009F4B2B"/>
    <w:rsid w:val="009F4F8D"/>
    <w:rsid w:val="009F5049"/>
    <w:rsid w:val="009F508D"/>
    <w:rsid w:val="009F5151"/>
    <w:rsid w:val="009F581A"/>
    <w:rsid w:val="009F5B82"/>
    <w:rsid w:val="009F5D77"/>
    <w:rsid w:val="009F69E1"/>
    <w:rsid w:val="009F7578"/>
    <w:rsid w:val="009F7826"/>
    <w:rsid w:val="009F78E8"/>
    <w:rsid w:val="009F7E76"/>
    <w:rsid w:val="009FAE30"/>
    <w:rsid w:val="00A00382"/>
    <w:rsid w:val="00A0083F"/>
    <w:rsid w:val="00A01416"/>
    <w:rsid w:val="00A02119"/>
    <w:rsid w:val="00A021D7"/>
    <w:rsid w:val="00A0297B"/>
    <w:rsid w:val="00A02D36"/>
    <w:rsid w:val="00A033F8"/>
    <w:rsid w:val="00A034E3"/>
    <w:rsid w:val="00A03711"/>
    <w:rsid w:val="00A037BF"/>
    <w:rsid w:val="00A03B59"/>
    <w:rsid w:val="00A03C43"/>
    <w:rsid w:val="00A03C92"/>
    <w:rsid w:val="00A0487A"/>
    <w:rsid w:val="00A04C93"/>
    <w:rsid w:val="00A0509A"/>
    <w:rsid w:val="00A0630A"/>
    <w:rsid w:val="00A06930"/>
    <w:rsid w:val="00A06DA5"/>
    <w:rsid w:val="00A06FB7"/>
    <w:rsid w:val="00A073E4"/>
    <w:rsid w:val="00A0762B"/>
    <w:rsid w:val="00A0777D"/>
    <w:rsid w:val="00A10780"/>
    <w:rsid w:val="00A10C1D"/>
    <w:rsid w:val="00A11021"/>
    <w:rsid w:val="00A1152A"/>
    <w:rsid w:val="00A11806"/>
    <w:rsid w:val="00A11A6D"/>
    <w:rsid w:val="00A11A9A"/>
    <w:rsid w:val="00A11E07"/>
    <w:rsid w:val="00A12B3A"/>
    <w:rsid w:val="00A12FE6"/>
    <w:rsid w:val="00A13880"/>
    <w:rsid w:val="00A14A24"/>
    <w:rsid w:val="00A14AAE"/>
    <w:rsid w:val="00A14BBB"/>
    <w:rsid w:val="00A14F0F"/>
    <w:rsid w:val="00A15684"/>
    <w:rsid w:val="00A157F4"/>
    <w:rsid w:val="00A15A67"/>
    <w:rsid w:val="00A15DEE"/>
    <w:rsid w:val="00A15F9D"/>
    <w:rsid w:val="00A16576"/>
    <w:rsid w:val="00A2090A"/>
    <w:rsid w:val="00A20AE0"/>
    <w:rsid w:val="00A20E8F"/>
    <w:rsid w:val="00A214A7"/>
    <w:rsid w:val="00A21EF9"/>
    <w:rsid w:val="00A22229"/>
    <w:rsid w:val="00A22281"/>
    <w:rsid w:val="00A2234B"/>
    <w:rsid w:val="00A226CF"/>
    <w:rsid w:val="00A2296D"/>
    <w:rsid w:val="00A2343C"/>
    <w:rsid w:val="00A2343F"/>
    <w:rsid w:val="00A2344F"/>
    <w:rsid w:val="00A24933"/>
    <w:rsid w:val="00A24ED6"/>
    <w:rsid w:val="00A252C0"/>
    <w:rsid w:val="00A25461"/>
    <w:rsid w:val="00A25535"/>
    <w:rsid w:val="00A269EE"/>
    <w:rsid w:val="00A26BF5"/>
    <w:rsid w:val="00A26C10"/>
    <w:rsid w:val="00A26D6B"/>
    <w:rsid w:val="00A26EEB"/>
    <w:rsid w:val="00A277CD"/>
    <w:rsid w:val="00A27F37"/>
    <w:rsid w:val="00A3002F"/>
    <w:rsid w:val="00A302D7"/>
    <w:rsid w:val="00A305CC"/>
    <w:rsid w:val="00A30A6F"/>
    <w:rsid w:val="00A31788"/>
    <w:rsid w:val="00A31A52"/>
    <w:rsid w:val="00A322F5"/>
    <w:rsid w:val="00A32BC2"/>
    <w:rsid w:val="00A32CDA"/>
    <w:rsid w:val="00A32D6A"/>
    <w:rsid w:val="00A33134"/>
    <w:rsid w:val="00A332D3"/>
    <w:rsid w:val="00A33A9A"/>
    <w:rsid w:val="00A33B26"/>
    <w:rsid w:val="00A33F4B"/>
    <w:rsid w:val="00A34870"/>
    <w:rsid w:val="00A34FBB"/>
    <w:rsid w:val="00A3511A"/>
    <w:rsid w:val="00A35C9A"/>
    <w:rsid w:val="00A35E20"/>
    <w:rsid w:val="00A35F9E"/>
    <w:rsid w:val="00A360BE"/>
    <w:rsid w:val="00A36790"/>
    <w:rsid w:val="00A36C76"/>
    <w:rsid w:val="00A36F99"/>
    <w:rsid w:val="00A374F9"/>
    <w:rsid w:val="00A377EC"/>
    <w:rsid w:val="00A37850"/>
    <w:rsid w:val="00A37AC9"/>
    <w:rsid w:val="00A3C99F"/>
    <w:rsid w:val="00A401D6"/>
    <w:rsid w:val="00A404EE"/>
    <w:rsid w:val="00A40B38"/>
    <w:rsid w:val="00A40DBC"/>
    <w:rsid w:val="00A410E9"/>
    <w:rsid w:val="00A414B6"/>
    <w:rsid w:val="00A414F2"/>
    <w:rsid w:val="00A417D4"/>
    <w:rsid w:val="00A42963"/>
    <w:rsid w:val="00A42B1C"/>
    <w:rsid w:val="00A42C79"/>
    <w:rsid w:val="00A44188"/>
    <w:rsid w:val="00A44260"/>
    <w:rsid w:val="00A45078"/>
    <w:rsid w:val="00A450D6"/>
    <w:rsid w:val="00A45BAE"/>
    <w:rsid w:val="00A45C05"/>
    <w:rsid w:val="00A475AA"/>
    <w:rsid w:val="00A47A5D"/>
    <w:rsid w:val="00A50196"/>
    <w:rsid w:val="00A50C71"/>
    <w:rsid w:val="00A513B1"/>
    <w:rsid w:val="00A51421"/>
    <w:rsid w:val="00A51423"/>
    <w:rsid w:val="00A5148D"/>
    <w:rsid w:val="00A5180A"/>
    <w:rsid w:val="00A519A6"/>
    <w:rsid w:val="00A52248"/>
    <w:rsid w:val="00A52C2D"/>
    <w:rsid w:val="00A53549"/>
    <w:rsid w:val="00A5366C"/>
    <w:rsid w:val="00A5373A"/>
    <w:rsid w:val="00A539F6"/>
    <w:rsid w:val="00A53A82"/>
    <w:rsid w:val="00A53D9B"/>
    <w:rsid w:val="00A5411F"/>
    <w:rsid w:val="00A541C0"/>
    <w:rsid w:val="00A554B4"/>
    <w:rsid w:val="00A55E1C"/>
    <w:rsid w:val="00A5614F"/>
    <w:rsid w:val="00A56A8E"/>
    <w:rsid w:val="00A574BC"/>
    <w:rsid w:val="00A5757F"/>
    <w:rsid w:val="00A5799B"/>
    <w:rsid w:val="00A603E1"/>
    <w:rsid w:val="00A60BCE"/>
    <w:rsid w:val="00A60BEC"/>
    <w:rsid w:val="00A60DF4"/>
    <w:rsid w:val="00A60EF0"/>
    <w:rsid w:val="00A61471"/>
    <w:rsid w:val="00A619DB"/>
    <w:rsid w:val="00A61D1C"/>
    <w:rsid w:val="00A62038"/>
    <w:rsid w:val="00A6248E"/>
    <w:rsid w:val="00A62896"/>
    <w:rsid w:val="00A63138"/>
    <w:rsid w:val="00A6315B"/>
    <w:rsid w:val="00A639E4"/>
    <w:rsid w:val="00A6426E"/>
    <w:rsid w:val="00A64281"/>
    <w:rsid w:val="00A64656"/>
    <w:rsid w:val="00A64C18"/>
    <w:rsid w:val="00A6502E"/>
    <w:rsid w:val="00A6614E"/>
    <w:rsid w:val="00A661A3"/>
    <w:rsid w:val="00A667DE"/>
    <w:rsid w:val="00A67E7B"/>
    <w:rsid w:val="00A70391"/>
    <w:rsid w:val="00A70392"/>
    <w:rsid w:val="00A706F3"/>
    <w:rsid w:val="00A70851"/>
    <w:rsid w:val="00A70C4E"/>
    <w:rsid w:val="00A70FF4"/>
    <w:rsid w:val="00A710C5"/>
    <w:rsid w:val="00A7224A"/>
    <w:rsid w:val="00A72340"/>
    <w:rsid w:val="00A727ED"/>
    <w:rsid w:val="00A72B44"/>
    <w:rsid w:val="00A72B45"/>
    <w:rsid w:val="00A72C0F"/>
    <w:rsid w:val="00A73068"/>
    <w:rsid w:val="00A732C3"/>
    <w:rsid w:val="00A737E2"/>
    <w:rsid w:val="00A741D7"/>
    <w:rsid w:val="00A74D36"/>
    <w:rsid w:val="00A751F7"/>
    <w:rsid w:val="00A75676"/>
    <w:rsid w:val="00A757D5"/>
    <w:rsid w:val="00A75A46"/>
    <w:rsid w:val="00A75F8A"/>
    <w:rsid w:val="00A7624F"/>
    <w:rsid w:val="00A76EFE"/>
    <w:rsid w:val="00A7739F"/>
    <w:rsid w:val="00A8058F"/>
    <w:rsid w:val="00A80596"/>
    <w:rsid w:val="00A80962"/>
    <w:rsid w:val="00A80C5A"/>
    <w:rsid w:val="00A80EEF"/>
    <w:rsid w:val="00A80F3C"/>
    <w:rsid w:val="00A817AA"/>
    <w:rsid w:val="00A81AB7"/>
    <w:rsid w:val="00A81CB0"/>
    <w:rsid w:val="00A821DE"/>
    <w:rsid w:val="00A8302F"/>
    <w:rsid w:val="00A83D9F"/>
    <w:rsid w:val="00A84086"/>
    <w:rsid w:val="00A843F4"/>
    <w:rsid w:val="00A84754"/>
    <w:rsid w:val="00A8500D"/>
    <w:rsid w:val="00A850C9"/>
    <w:rsid w:val="00A85D38"/>
    <w:rsid w:val="00A862E7"/>
    <w:rsid w:val="00A863A4"/>
    <w:rsid w:val="00A86599"/>
    <w:rsid w:val="00A87409"/>
    <w:rsid w:val="00A876B7"/>
    <w:rsid w:val="00A87765"/>
    <w:rsid w:val="00A879A5"/>
    <w:rsid w:val="00A87A38"/>
    <w:rsid w:val="00A87CFC"/>
    <w:rsid w:val="00A902F3"/>
    <w:rsid w:val="00A90863"/>
    <w:rsid w:val="00A914C3"/>
    <w:rsid w:val="00A91FBC"/>
    <w:rsid w:val="00A923CC"/>
    <w:rsid w:val="00A92875"/>
    <w:rsid w:val="00A9294F"/>
    <w:rsid w:val="00A92CD6"/>
    <w:rsid w:val="00A9322C"/>
    <w:rsid w:val="00A93531"/>
    <w:rsid w:val="00A93B6B"/>
    <w:rsid w:val="00A93BD6"/>
    <w:rsid w:val="00A94420"/>
    <w:rsid w:val="00A94434"/>
    <w:rsid w:val="00A9451E"/>
    <w:rsid w:val="00A94770"/>
    <w:rsid w:val="00A94C4C"/>
    <w:rsid w:val="00A94F51"/>
    <w:rsid w:val="00A951F4"/>
    <w:rsid w:val="00A956CC"/>
    <w:rsid w:val="00A95F88"/>
    <w:rsid w:val="00A96300"/>
    <w:rsid w:val="00A9735C"/>
    <w:rsid w:val="00A97D28"/>
    <w:rsid w:val="00AA00AE"/>
    <w:rsid w:val="00AA02B2"/>
    <w:rsid w:val="00AA0747"/>
    <w:rsid w:val="00AA134E"/>
    <w:rsid w:val="00AA1416"/>
    <w:rsid w:val="00AA1B76"/>
    <w:rsid w:val="00AA2958"/>
    <w:rsid w:val="00AA325A"/>
    <w:rsid w:val="00AA326C"/>
    <w:rsid w:val="00AA35A0"/>
    <w:rsid w:val="00AA3D70"/>
    <w:rsid w:val="00AA3ED6"/>
    <w:rsid w:val="00AA45A0"/>
    <w:rsid w:val="00AA4706"/>
    <w:rsid w:val="00AA48CD"/>
    <w:rsid w:val="00AA4A45"/>
    <w:rsid w:val="00AA57F4"/>
    <w:rsid w:val="00AA5BC7"/>
    <w:rsid w:val="00AA5F6A"/>
    <w:rsid w:val="00AA5F9A"/>
    <w:rsid w:val="00AA61A7"/>
    <w:rsid w:val="00AA63F6"/>
    <w:rsid w:val="00AA64F1"/>
    <w:rsid w:val="00AA68CD"/>
    <w:rsid w:val="00AA6B14"/>
    <w:rsid w:val="00AA7FB5"/>
    <w:rsid w:val="00AB08E4"/>
    <w:rsid w:val="00AB0BA2"/>
    <w:rsid w:val="00AB0FC2"/>
    <w:rsid w:val="00AB129D"/>
    <w:rsid w:val="00AB17EE"/>
    <w:rsid w:val="00AB1885"/>
    <w:rsid w:val="00AB1B1B"/>
    <w:rsid w:val="00AB266D"/>
    <w:rsid w:val="00AB27BC"/>
    <w:rsid w:val="00AB28F8"/>
    <w:rsid w:val="00AB3067"/>
    <w:rsid w:val="00AB314F"/>
    <w:rsid w:val="00AB3F18"/>
    <w:rsid w:val="00AB4720"/>
    <w:rsid w:val="00AB4D6A"/>
    <w:rsid w:val="00AB4F76"/>
    <w:rsid w:val="00AB5454"/>
    <w:rsid w:val="00AB56D7"/>
    <w:rsid w:val="00AB5951"/>
    <w:rsid w:val="00AB5E37"/>
    <w:rsid w:val="00AB5EB0"/>
    <w:rsid w:val="00AB5EC3"/>
    <w:rsid w:val="00AB5EE9"/>
    <w:rsid w:val="00AB60B0"/>
    <w:rsid w:val="00AB6B1A"/>
    <w:rsid w:val="00AB73BA"/>
    <w:rsid w:val="00AC0091"/>
    <w:rsid w:val="00AC02E7"/>
    <w:rsid w:val="00AC0C6E"/>
    <w:rsid w:val="00AC1004"/>
    <w:rsid w:val="00AC24D8"/>
    <w:rsid w:val="00AC2910"/>
    <w:rsid w:val="00AC2A74"/>
    <w:rsid w:val="00AC2BA5"/>
    <w:rsid w:val="00AC2BAC"/>
    <w:rsid w:val="00AC2BBF"/>
    <w:rsid w:val="00AC2C42"/>
    <w:rsid w:val="00AC2CF8"/>
    <w:rsid w:val="00AC3394"/>
    <w:rsid w:val="00AC44C6"/>
    <w:rsid w:val="00AC4ED1"/>
    <w:rsid w:val="00AC63DB"/>
    <w:rsid w:val="00AC6470"/>
    <w:rsid w:val="00AC6914"/>
    <w:rsid w:val="00AC6BCB"/>
    <w:rsid w:val="00AC6EF8"/>
    <w:rsid w:val="00AC76CC"/>
    <w:rsid w:val="00AC7899"/>
    <w:rsid w:val="00AD0145"/>
    <w:rsid w:val="00AD026F"/>
    <w:rsid w:val="00AD0654"/>
    <w:rsid w:val="00AD06F1"/>
    <w:rsid w:val="00AD0D45"/>
    <w:rsid w:val="00AD1332"/>
    <w:rsid w:val="00AD14CD"/>
    <w:rsid w:val="00AD1B96"/>
    <w:rsid w:val="00AD1BFE"/>
    <w:rsid w:val="00AD22A3"/>
    <w:rsid w:val="00AD29C4"/>
    <w:rsid w:val="00AD2A42"/>
    <w:rsid w:val="00AD2DEA"/>
    <w:rsid w:val="00AD3C71"/>
    <w:rsid w:val="00AD3FA8"/>
    <w:rsid w:val="00AD4068"/>
    <w:rsid w:val="00AD4DD0"/>
    <w:rsid w:val="00AD583C"/>
    <w:rsid w:val="00AD599E"/>
    <w:rsid w:val="00AD5C07"/>
    <w:rsid w:val="00AD605A"/>
    <w:rsid w:val="00AD67A8"/>
    <w:rsid w:val="00AD686C"/>
    <w:rsid w:val="00AD6C02"/>
    <w:rsid w:val="00AD6E89"/>
    <w:rsid w:val="00AD6FBF"/>
    <w:rsid w:val="00AD77EC"/>
    <w:rsid w:val="00AD7C7B"/>
    <w:rsid w:val="00AD7E8A"/>
    <w:rsid w:val="00AE000A"/>
    <w:rsid w:val="00AE070A"/>
    <w:rsid w:val="00AE1787"/>
    <w:rsid w:val="00AE1D30"/>
    <w:rsid w:val="00AE262F"/>
    <w:rsid w:val="00AE28DC"/>
    <w:rsid w:val="00AE330C"/>
    <w:rsid w:val="00AE371D"/>
    <w:rsid w:val="00AE38B8"/>
    <w:rsid w:val="00AE3E9D"/>
    <w:rsid w:val="00AE50B9"/>
    <w:rsid w:val="00AE5A10"/>
    <w:rsid w:val="00AE6600"/>
    <w:rsid w:val="00AE6924"/>
    <w:rsid w:val="00AE6F1D"/>
    <w:rsid w:val="00AE71A3"/>
    <w:rsid w:val="00AE7934"/>
    <w:rsid w:val="00AE7AD3"/>
    <w:rsid w:val="00AE7EFC"/>
    <w:rsid w:val="00AE7F72"/>
    <w:rsid w:val="00AF072F"/>
    <w:rsid w:val="00AF0919"/>
    <w:rsid w:val="00AF15A8"/>
    <w:rsid w:val="00AF19D1"/>
    <w:rsid w:val="00AF1A37"/>
    <w:rsid w:val="00AF1E7A"/>
    <w:rsid w:val="00AF2799"/>
    <w:rsid w:val="00AF31FF"/>
    <w:rsid w:val="00AF4C67"/>
    <w:rsid w:val="00AF4C9C"/>
    <w:rsid w:val="00AF515F"/>
    <w:rsid w:val="00AF5956"/>
    <w:rsid w:val="00AF5C72"/>
    <w:rsid w:val="00AF5E57"/>
    <w:rsid w:val="00AF5FF3"/>
    <w:rsid w:val="00AF605F"/>
    <w:rsid w:val="00AF6AFF"/>
    <w:rsid w:val="00AF6B59"/>
    <w:rsid w:val="00AF7071"/>
    <w:rsid w:val="00AF7115"/>
    <w:rsid w:val="00B0046D"/>
    <w:rsid w:val="00B007DC"/>
    <w:rsid w:val="00B00D71"/>
    <w:rsid w:val="00B00D96"/>
    <w:rsid w:val="00B01170"/>
    <w:rsid w:val="00B0117A"/>
    <w:rsid w:val="00B01DEF"/>
    <w:rsid w:val="00B01FCD"/>
    <w:rsid w:val="00B02D69"/>
    <w:rsid w:val="00B030FE"/>
    <w:rsid w:val="00B032E2"/>
    <w:rsid w:val="00B03314"/>
    <w:rsid w:val="00B03552"/>
    <w:rsid w:val="00B0364C"/>
    <w:rsid w:val="00B037FD"/>
    <w:rsid w:val="00B04527"/>
    <w:rsid w:val="00B0497D"/>
    <w:rsid w:val="00B05646"/>
    <w:rsid w:val="00B056D2"/>
    <w:rsid w:val="00B05DC9"/>
    <w:rsid w:val="00B06749"/>
    <w:rsid w:val="00B06750"/>
    <w:rsid w:val="00B06803"/>
    <w:rsid w:val="00B06858"/>
    <w:rsid w:val="00B06915"/>
    <w:rsid w:val="00B06AC9"/>
    <w:rsid w:val="00B07062"/>
    <w:rsid w:val="00B0725F"/>
    <w:rsid w:val="00B10198"/>
    <w:rsid w:val="00B1025F"/>
    <w:rsid w:val="00B10417"/>
    <w:rsid w:val="00B106B0"/>
    <w:rsid w:val="00B10936"/>
    <w:rsid w:val="00B10F44"/>
    <w:rsid w:val="00B11500"/>
    <w:rsid w:val="00B11698"/>
    <w:rsid w:val="00B11B7A"/>
    <w:rsid w:val="00B11D80"/>
    <w:rsid w:val="00B12098"/>
    <w:rsid w:val="00B12392"/>
    <w:rsid w:val="00B123D1"/>
    <w:rsid w:val="00B12A7C"/>
    <w:rsid w:val="00B12B3F"/>
    <w:rsid w:val="00B13B5E"/>
    <w:rsid w:val="00B13F60"/>
    <w:rsid w:val="00B1479B"/>
    <w:rsid w:val="00B14A6A"/>
    <w:rsid w:val="00B151DB"/>
    <w:rsid w:val="00B16931"/>
    <w:rsid w:val="00B16DCA"/>
    <w:rsid w:val="00B17187"/>
    <w:rsid w:val="00B1720F"/>
    <w:rsid w:val="00B17957"/>
    <w:rsid w:val="00B17A65"/>
    <w:rsid w:val="00B201D2"/>
    <w:rsid w:val="00B20DD3"/>
    <w:rsid w:val="00B20E86"/>
    <w:rsid w:val="00B210AB"/>
    <w:rsid w:val="00B2136D"/>
    <w:rsid w:val="00B2212A"/>
    <w:rsid w:val="00B221CA"/>
    <w:rsid w:val="00B223CF"/>
    <w:rsid w:val="00B22AB4"/>
    <w:rsid w:val="00B23103"/>
    <w:rsid w:val="00B231C5"/>
    <w:rsid w:val="00B23C94"/>
    <w:rsid w:val="00B23C9E"/>
    <w:rsid w:val="00B23D52"/>
    <w:rsid w:val="00B23DEE"/>
    <w:rsid w:val="00B24BF0"/>
    <w:rsid w:val="00B256BC"/>
    <w:rsid w:val="00B25743"/>
    <w:rsid w:val="00B2581F"/>
    <w:rsid w:val="00B259DB"/>
    <w:rsid w:val="00B2610F"/>
    <w:rsid w:val="00B2616F"/>
    <w:rsid w:val="00B26211"/>
    <w:rsid w:val="00B2643C"/>
    <w:rsid w:val="00B26780"/>
    <w:rsid w:val="00B26BDF"/>
    <w:rsid w:val="00B27B77"/>
    <w:rsid w:val="00B300FC"/>
    <w:rsid w:val="00B30242"/>
    <w:rsid w:val="00B3048D"/>
    <w:rsid w:val="00B3051A"/>
    <w:rsid w:val="00B305D6"/>
    <w:rsid w:val="00B30BB3"/>
    <w:rsid w:val="00B3190E"/>
    <w:rsid w:val="00B31A20"/>
    <w:rsid w:val="00B31AF4"/>
    <w:rsid w:val="00B31D52"/>
    <w:rsid w:val="00B31E96"/>
    <w:rsid w:val="00B3233A"/>
    <w:rsid w:val="00B3262E"/>
    <w:rsid w:val="00B3278A"/>
    <w:rsid w:val="00B327B7"/>
    <w:rsid w:val="00B34453"/>
    <w:rsid w:val="00B34B81"/>
    <w:rsid w:val="00B35265"/>
    <w:rsid w:val="00B3547F"/>
    <w:rsid w:val="00B35BA8"/>
    <w:rsid w:val="00B35FE4"/>
    <w:rsid w:val="00B360F6"/>
    <w:rsid w:val="00B3647C"/>
    <w:rsid w:val="00B364BF"/>
    <w:rsid w:val="00B36AFC"/>
    <w:rsid w:val="00B36B0B"/>
    <w:rsid w:val="00B3749F"/>
    <w:rsid w:val="00B3AB8E"/>
    <w:rsid w:val="00B40284"/>
    <w:rsid w:val="00B4051D"/>
    <w:rsid w:val="00B40ACD"/>
    <w:rsid w:val="00B40AF6"/>
    <w:rsid w:val="00B40C58"/>
    <w:rsid w:val="00B41759"/>
    <w:rsid w:val="00B41A56"/>
    <w:rsid w:val="00B41FB8"/>
    <w:rsid w:val="00B420E4"/>
    <w:rsid w:val="00B4215A"/>
    <w:rsid w:val="00B4257D"/>
    <w:rsid w:val="00B429B1"/>
    <w:rsid w:val="00B42B8F"/>
    <w:rsid w:val="00B42C92"/>
    <w:rsid w:val="00B43250"/>
    <w:rsid w:val="00B43977"/>
    <w:rsid w:val="00B43F11"/>
    <w:rsid w:val="00B44845"/>
    <w:rsid w:val="00B44EE9"/>
    <w:rsid w:val="00B4517F"/>
    <w:rsid w:val="00B45CC0"/>
    <w:rsid w:val="00B4641F"/>
    <w:rsid w:val="00B4667E"/>
    <w:rsid w:val="00B468D9"/>
    <w:rsid w:val="00B469B4"/>
    <w:rsid w:val="00B46ED0"/>
    <w:rsid w:val="00B472B3"/>
    <w:rsid w:val="00B47C92"/>
    <w:rsid w:val="00B47E09"/>
    <w:rsid w:val="00B50614"/>
    <w:rsid w:val="00B50BAE"/>
    <w:rsid w:val="00B5104C"/>
    <w:rsid w:val="00B512C1"/>
    <w:rsid w:val="00B516A5"/>
    <w:rsid w:val="00B516E8"/>
    <w:rsid w:val="00B51988"/>
    <w:rsid w:val="00B51B40"/>
    <w:rsid w:val="00B51CF4"/>
    <w:rsid w:val="00B53B6D"/>
    <w:rsid w:val="00B53C3E"/>
    <w:rsid w:val="00B544B8"/>
    <w:rsid w:val="00B54B10"/>
    <w:rsid w:val="00B54B51"/>
    <w:rsid w:val="00B55410"/>
    <w:rsid w:val="00B554A7"/>
    <w:rsid w:val="00B556ED"/>
    <w:rsid w:val="00B55714"/>
    <w:rsid w:val="00B55DA2"/>
    <w:rsid w:val="00B561E1"/>
    <w:rsid w:val="00B5664E"/>
    <w:rsid w:val="00B575BC"/>
    <w:rsid w:val="00B57ACF"/>
    <w:rsid w:val="00B57CB7"/>
    <w:rsid w:val="00B57E3C"/>
    <w:rsid w:val="00B57F5B"/>
    <w:rsid w:val="00B60774"/>
    <w:rsid w:val="00B60A25"/>
    <w:rsid w:val="00B60A26"/>
    <w:rsid w:val="00B60CF9"/>
    <w:rsid w:val="00B6118A"/>
    <w:rsid w:val="00B6135A"/>
    <w:rsid w:val="00B6197A"/>
    <w:rsid w:val="00B61A36"/>
    <w:rsid w:val="00B62A19"/>
    <w:rsid w:val="00B62A66"/>
    <w:rsid w:val="00B62AA3"/>
    <w:rsid w:val="00B62B49"/>
    <w:rsid w:val="00B63AA4"/>
    <w:rsid w:val="00B63FF8"/>
    <w:rsid w:val="00B640A6"/>
    <w:rsid w:val="00B65EDD"/>
    <w:rsid w:val="00B673D5"/>
    <w:rsid w:val="00B70262"/>
    <w:rsid w:val="00B70875"/>
    <w:rsid w:val="00B70C2E"/>
    <w:rsid w:val="00B71989"/>
    <w:rsid w:val="00B71E3E"/>
    <w:rsid w:val="00B725FC"/>
    <w:rsid w:val="00B72A60"/>
    <w:rsid w:val="00B72F93"/>
    <w:rsid w:val="00B732F6"/>
    <w:rsid w:val="00B735F7"/>
    <w:rsid w:val="00B736A9"/>
    <w:rsid w:val="00B73B1F"/>
    <w:rsid w:val="00B73FF4"/>
    <w:rsid w:val="00B741DD"/>
    <w:rsid w:val="00B74784"/>
    <w:rsid w:val="00B74B55"/>
    <w:rsid w:val="00B7518D"/>
    <w:rsid w:val="00B75738"/>
    <w:rsid w:val="00B75E6D"/>
    <w:rsid w:val="00B75FB2"/>
    <w:rsid w:val="00B77687"/>
    <w:rsid w:val="00B77CF6"/>
    <w:rsid w:val="00B77F50"/>
    <w:rsid w:val="00B8009F"/>
    <w:rsid w:val="00B8022C"/>
    <w:rsid w:val="00B80236"/>
    <w:rsid w:val="00B806CE"/>
    <w:rsid w:val="00B809C3"/>
    <w:rsid w:val="00B809ED"/>
    <w:rsid w:val="00B80EB2"/>
    <w:rsid w:val="00B813B7"/>
    <w:rsid w:val="00B81833"/>
    <w:rsid w:val="00B81A57"/>
    <w:rsid w:val="00B82090"/>
    <w:rsid w:val="00B826A4"/>
    <w:rsid w:val="00B82AD7"/>
    <w:rsid w:val="00B82C07"/>
    <w:rsid w:val="00B82D95"/>
    <w:rsid w:val="00B82DCC"/>
    <w:rsid w:val="00B8300D"/>
    <w:rsid w:val="00B840F1"/>
    <w:rsid w:val="00B84BB2"/>
    <w:rsid w:val="00B85024"/>
    <w:rsid w:val="00B852FD"/>
    <w:rsid w:val="00B85EA5"/>
    <w:rsid w:val="00B85EFA"/>
    <w:rsid w:val="00B86A22"/>
    <w:rsid w:val="00B90798"/>
    <w:rsid w:val="00B9092C"/>
    <w:rsid w:val="00B90B6A"/>
    <w:rsid w:val="00B91109"/>
    <w:rsid w:val="00B91963"/>
    <w:rsid w:val="00B9212A"/>
    <w:rsid w:val="00B929AF"/>
    <w:rsid w:val="00B937D9"/>
    <w:rsid w:val="00B93B36"/>
    <w:rsid w:val="00B9417F"/>
    <w:rsid w:val="00B953F1"/>
    <w:rsid w:val="00B9552E"/>
    <w:rsid w:val="00B9573C"/>
    <w:rsid w:val="00B959E2"/>
    <w:rsid w:val="00B971BF"/>
    <w:rsid w:val="00BA00F8"/>
    <w:rsid w:val="00BA0523"/>
    <w:rsid w:val="00BA107F"/>
    <w:rsid w:val="00BA18EA"/>
    <w:rsid w:val="00BA1978"/>
    <w:rsid w:val="00BA1C1D"/>
    <w:rsid w:val="00BA21F5"/>
    <w:rsid w:val="00BA2B81"/>
    <w:rsid w:val="00BA2FB9"/>
    <w:rsid w:val="00BA3353"/>
    <w:rsid w:val="00BA3A19"/>
    <w:rsid w:val="00BA3C8A"/>
    <w:rsid w:val="00BA3EDA"/>
    <w:rsid w:val="00BA4189"/>
    <w:rsid w:val="00BA46F4"/>
    <w:rsid w:val="00BA4D54"/>
    <w:rsid w:val="00BA5192"/>
    <w:rsid w:val="00BA59B5"/>
    <w:rsid w:val="00BA6022"/>
    <w:rsid w:val="00BA67E3"/>
    <w:rsid w:val="00BA6F48"/>
    <w:rsid w:val="00BA6FC0"/>
    <w:rsid w:val="00BA7BB1"/>
    <w:rsid w:val="00BACECB"/>
    <w:rsid w:val="00BB06EA"/>
    <w:rsid w:val="00BB0F99"/>
    <w:rsid w:val="00BB198B"/>
    <w:rsid w:val="00BB1B4B"/>
    <w:rsid w:val="00BB21F0"/>
    <w:rsid w:val="00BB25A5"/>
    <w:rsid w:val="00BB27A6"/>
    <w:rsid w:val="00BB2D91"/>
    <w:rsid w:val="00BB3A59"/>
    <w:rsid w:val="00BB3A83"/>
    <w:rsid w:val="00BB3FDA"/>
    <w:rsid w:val="00BB454D"/>
    <w:rsid w:val="00BB4846"/>
    <w:rsid w:val="00BB48F5"/>
    <w:rsid w:val="00BB4E2F"/>
    <w:rsid w:val="00BB5F31"/>
    <w:rsid w:val="00BB663A"/>
    <w:rsid w:val="00BB6B3A"/>
    <w:rsid w:val="00BB6C15"/>
    <w:rsid w:val="00BB6F18"/>
    <w:rsid w:val="00BB6F3C"/>
    <w:rsid w:val="00BB716D"/>
    <w:rsid w:val="00BB7319"/>
    <w:rsid w:val="00BB73C2"/>
    <w:rsid w:val="00BC0041"/>
    <w:rsid w:val="00BC042E"/>
    <w:rsid w:val="00BC0B56"/>
    <w:rsid w:val="00BC0C81"/>
    <w:rsid w:val="00BC1029"/>
    <w:rsid w:val="00BC1334"/>
    <w:rsid w:val="00BC18A2"/>
    <w:rsid w:val="00BC1F5B"/>
    <w:rsid w:val="00BC2A08"/>
    <w:rsid w:val="00BC2ADA"/>
    <w:rsid w:val="00BC2D7B"/>
    <w:rsid w:val="00BC3423"/>
    <w:rsid w:val="00BC3468"/>
    <w:rsid w:val="00BC3B3A"/>
    <w:rsid w:val="00BC4384"/>
    <w:rsid w:val="00BC4F97"/>
    <w:rsid w:val="00BC502B"/>
    <w:rsid w:val="00BC50CA"/>
    <w:rsid w:val="00BC5B00"/>
    <w:rsid w:val="00BC6CBB"/>
    <w:rsid w:val="00BC6D33"/>
    <w:rsid w:val="00BC7580"/>
    <w:rsid w:val="00BC7998"/>
    <w:rsid w:val="00BC7AA8"/>
    <w:rsid w:val="00BC7CBF"/>
    <w:rsid w:val="00BD0195"/>
    <w:rsid w:val="00BD041E"/>
    <w:rsid w:val="00BD04AE"/>
    <w:rsid w:val="00BD0A60"/>
    <w:rsid w:val="00BD0F89"/>
    <w:rsid w:val="00BD11A3"/>
    <w:rsid w:val="00BD168B"/>
    <w:rsid w:val="00BD192D"/>
    <w:rsid w:val="00BD3410"/>
    <w:rsid w:val="00BD377E"/>
    <w:rsid w:val="00BD3853"/>
    <w:rsid w:val="00BD3F29"/>
    <w:rsid w:val="00BD4FF8"/>
    <w:rsid w:val="00BD5474"/>
    <w:rsid w:val="00BD5A22"/>
    <w:rsid w:val="00BD5EF9"/>
    <w:rsid w:val="00BD63E7"/>
    <w:rsid w:val="00BD647D"/>
    <w:rsid w:val="00BD661E"/>
    <w:rsid w:val="00BD670E"/>
    <w:rsid w:val="00BD69FE"/>
    <w:rsid w:val="00BD6AE5"/>
    <w:rsid w:val="00BD6FDE"/>
    <w:rsid w:val="00BD7378"/>
    <w:rsid w:val="00BD7A9B"/>
    <w:rsid w:val="00BD7DC0"/>
    <w:rsid w:val="00BDA6B4"/>
    <w:rsid w:val="00BE021C"/>
    <w:rsid w:val="00BE04F7"/>
    <w:rsid w:val="00BE151D"/>
    <w:rsid w:val="00BE2147"/>
    <w:rsid w:val="00BE3424"/>
    <w:rsid w:val="00BE41E1"/>
    <w:rsid w:val="00BE4713"/>
    <w:rsid w:val="00BE4ADF"/>
    <w:rsid w:val="00BE4C00"/>
    <w:rsid w:val="00BE59E3"/>
    <w:rsid w:val="00BE5F7D"/>
    <w:rsid w:val="00BE60D1"/>
    <w:rsid w:val="00BE6626"/>
    <w:rsid w:val="00BE6832"/>
    <w:rsid w:val="00BE716D"/>
    <w:rsid w:val="00BE74A4"/>
    <w:rsid w:val="00BF00D8"/>
    <w:rsid w:val="00BF0445"/>
    <w:rsid w:val="00BF0811"/>
    <w:rsid w:val="00BF0834"/>
    <w:rsid w:val="00BF0CF6"/>
    <w:rsid w:val="00BF1020"/>
    <w:rsid w:val="00BF13E2"/>
    <w:rsid w:val="00BF1E55"/>
    <w:rsid w:val="00BF20F3"/>
    <w:rsid w:val="00BF2862"/>
    <w:rsid w:val="00BF2E43"/>
    <w:rsid w:val="00BF2FAA"/>
    <w:rsid w:val="00BF3238"/>
    <w:rsid w:val="00BF3C57"/>
    <w:rsid w:val="00BF407E"/>
    <w:rsid w:val="00BF4F4F"/>
    <w:rsid w:val="00BF504A"/>
    <w:rsid w:val="00BF5B49"/>
    <w:rsid w:val="00BF6248"/>
    <w:rsid w:val="00BF649E"/>
    <w:rsid w:val="00BF6A1E"/>
    <w:rsid w:val="00BF6FC7"/>
    <w:rsid w:val="00BF767B"/>
    <w:rsid w:val="00BF76BB"/>
    <w:rsid w:val="00BF7CF4"/>
    <w:rsid w:val="00C01362"/>
    <w:rsid w:val="00C01993"/>
    <w:rsid w:val="00C01A69"/>
    <w:rsid w:val="00C01AA8"/>
    <w:rsid w:val="00C01B17"/>
    <w:rsid w:val="00C01E92"/>
    <w:rsid w:val="00C03282"/>
    <w:rsid w:val="00C04059"/>
    <w:rsid w:val="00C045D4"/>
    <w:rsid w:val="00C0487A"/>
    <w:rsid w:val="00C048C3"/>
    <w:rsid w:val="00C0506B"/>
    <w:rsid w:val="00C0539F"/>
    <w:rsid w:val="00C05CA1"/>
    <w:rsid w:val="00C05F95"/>
    <w:rsid w:val="00C06701"/>
    <w:rsid w:val="00C06969"/>
    <w:rsid w:val="00C06AF8"/>
    <w:rsid w:val="00C06B00"/>
    <w:rsid w:val="00C06BD1"/>
    <w:rsid w:val="00C073EB"/>
    <w:rsid w:val="00C07591"/>
    <w:rsid w:val="00C07B68"/>
    <w:rsid w:val="00C07E01"/>
    <w:rsid w:val="00C07F1F"/>
    <w:rsid w:val="00C10630"/>
    <w:rsid w:val="00C10DD0"/>
    <w:rsid w:val="00C10E49"/>
    <w:rsid w:val="00C1124B"/>
    <w:rsid w:val="00C11D00"/>
    <w:rsid w:val="00C11EEB"/>
    <w:rsid w:val="00C11F53"/>
    <w:rsid w:val="00C12116"/>
    <w:rsid w:val="00C125FC"/>
    <w:rsid w:val="00C12636"/>
    <w:rsid w:val="00C12DD4"/>
    <w:rsid w:val="00C132B7"/>
    <w:rsid w:val="00C137C8"/>
    <w:rsid w:val="00C13E4C"/>
    <w:rsid w:val="00C1453D"/>
    <w:rsid w:val="00C14C26"/>
    <w:rsid w:val="00C151F3"/>
    <w:rsid w:val="00C155BB"/>
    <w:rsid w:val="00C15604"/>
    <w:rsid w:val="00C157DC"/>
    <w:rsid w:val="00C159D7"/>
    <w:rsid w:val="00C15DAD"/>
    <w:rsid w:val="00C15DBE"/>
    <w:rsid w:val="00C16309"/>
    <w:rsid w:val="00C16C53"/>
    <w:rsid w:val="00C16D0B"/>
    <w:rsid w:val="00C17368"/>
    <w:rsid w:val="00C17603"/>
    <w:rsid w:val="00C17E23"/>
    <w:rsid w:val="00C20B96"/>
    <w:rsid w:val="00C214D0"/>
    <w:rsid w:val="00C219B9"/>
    <w:rsid w:val="00C21B75"/>
    <w:rsid w:val="00C21F10"/>
    <w:rsid w:val="00C23537"/>
    <w:rsid w:val="00C23691"/>
    <w:rsid w:val="00C2425A"/>
    <w:rsid w:val="00C24445"/>
    <w:rsid w:val="00C24561"/>
    <w:rsid w:val="00C2590E"/>
    <w:rsid w:val="00C25DD1"/>
    <w:rsid w:val="00C267DD"/>
    <w:rsid w:val="00C26967"/>
    <w:rsid w:val="00C26A0C"/>
    <w:rsid w:val="00C26B28"/>
    <w:rsid w:val="00C27387"/>
    <w:rsid w:val="00C273FE"/>
    <w:rsid w:val="00C300F1"/>
    <w:rsid w:val="00C31116"/>
    <w:rsid w:val="00C31EFB"/>
    <w:rsid w:val="00C32297"/>
    <w:rsid w:val="00C32A3D"/>
    <w:rsid w:val="00C32C28"/>
    <w:rsid w:val="00C32DB3"/>
    <w:rsid w:val="00C34ED2"/>
    <w:rsid w:val="00C351A8"/>
    <w:rsid w:val="00C35B63"/>
    <w:rsid w:val="00C3627E"/>
    <w:rsid w:val="00C367D6"/>
    <w:rsid w:val="00C36AD8"/>
    <w:rsid w:val="00C37797"/>
    <w:rsid w:val="00C378C5"/>
    <w:rsid w:val="00C40924"/>
    <w:rsid w:val="00C4151B"/>
    <w:rsid w:val="00C42786"/>
    <w:rsid w:val="00C42937"/>
    <w:rsid w:val="00C42ADD"/>
    <w:rsid w:val="00C430F4"/>
    <w:rsid w:val="00C434B1"/>
    <w:rsid w:val="00C436E6"/>
    <w:rsid w:val="00C43F8F"/>
    <w:rsid w:val="00C443C3"/>
    <w:rsid w:val="00C4462B"/>
    <w:rsid w:val="00C447D6"/>
    <w:rsid w:val="00C45768"/>
    <w:rsid w:val="00C459CC"/>
    <w:rsid w:val="00C45F1A"/>
    <w:rsid w:val="00C4622B"/>
    <w:rsid w:val="00C46722"/>
    <w:rsid w:val="00C4675E"/>
    <w:rsid w:val="00C4690A"/>
    <w:rsid w:val="00C46B7E"/>
    <w:rsid w:val="00C46BAB"/>
    <w:rsid w:val="00C46D32"/>
    <w:rsid w:val="00C4729A"/>
    <w:rsid w:val="00C473F6"/>
    <w:rsid w:val="00C474FE"/>
    <w:rsid w:val="00C475C4"/>
    <w:rsid w:val="00C47B0F"/>
    <w:rsid w:val="00C47E93"/>
    <w:rsid w:val="00C50DCC"/>
    <w:rsid w:val="00C51029"/>
    <w:rsid w:val="00C511B8"/>
    <w:rsid w:val="00C51EFB"/>
    <w:rsid w:val="00C52928"/>
    <w:rsid w:val="00C538AF"/>
    <w:rsid w:val="00C53A20"/>
    <w:rsid w:val="00C53BE5"/>
    <w:rsid w:val="00C5415F"/>
    <w:rsid w:val="00C545D7"/>
    <w:rsid w:val="00C54CC3"/>
    <w:rsid w:val="00C54E71"/>
    <w:rsid w:val="00C55A28"/>
    <w:rsid w:val="00C56AC5"/>
    <w:rsid w:val="00C56EAB"/>
    <w:rsid w:val="00C5771D"/>
    <w:rsid w:val="00C579E6"/>
    <w:rsid w:val="00C57B02"/>
    <w:rsid w:val="00C600DD"/>
    <w:rsid w:val="00C601E0"/>
    <w:rsid w:val="00C6083D"/>
    <w:rsid w:val="00C60A3A"/>
    <w:rsid w:val="00C60F11"/>
    <w:rsid w:val="00C6105F"/>
    <w:rsid w:val="00C612D1"/>
    <w:rsid w:val="00C6161B"/>
    <w:rsid w:val="00C61B60"/>
    <w:rsid w:val="00C61FB8"/>
    <w:rsid w:val="00C6207C"/>
    <w:rsid w:val="00C62505"/>
    <w:rsid w:val="00C6258E"/>
    <w:rsid w:val="00C6371F"/>
    <w:rsid w:val="00C63A7E"/>
    <w:rsid w:val="00C64A31"/>
    <w:rsid w:val="00C64E36"/>
    <w:rsid w:val="00C65631"/>
    <w:rsid w:val="00C65A3E"/>
    <w:rsid w:val="00C6601A"/>
    <w:rsid w:val="00C667BF"/>
    <w:rsid w:val="00C66C1C"/>
    <w:rsid w:val="00C66E6A"/>
    <w:rsid w:val="00C66E6B"/>
    <w:rsid w:val="00C66EE1"/>
    <w:rsid w:val="00C6786E"/>
    <w:rsid w:val="00C679CC"/>
    <w:rsid w:val="00C67C5B"/>
    <w:rsid w:val="00C711BF"/>
    <w:rsid w:val="00C71223"/>
    <w:rsid w:val="00C7182C"/>
    <w:rsid w:val="00C718A7"/>
    <w:rsid w:val="00C71F11"/>
    <w:rsid w:val="00C742D0"/>
    <w:rsid w:val="00C74543"/>
    <w:rsid w:val="00C746A5"/>
    <w:rsid w:val="00C74B96"/>
    <w:rsid w:val="00C75805"/>
    <w:rsid w:val="00C75BE3"/>
    <w:rsid w:val="00C75D2F"/>
    <w:rsid w:val="00C76674"/>
    <w:rsid w:val="00C76A01"/>
    <w:rsid w:val="00C77098"/>
    <w:rsid w:val="00C77F25"/>
    <w:rsid w:val="00C80B93"/>
    <w:rsid w:val="00C80BA5"/>
    <w:rsid w:val="00C813EA"/>
    <w:rsid w:val="00C81A51"/>
    <w:rsid w:val="00C81C88"/>
    <w:rsid w:val="00C81CBD"/>
    <w:rsid w:val="00C82F22"/>
    <w:rsid w:val="00C83500"/>
    <w:rsid w:val="00C835F7"/>
    <w:rsid w:val="00C83742"/>
    <w:rsid w:val="00C83C19"/>
    <w:rsid w:val="00C84044"/>
    <w:rsid w:val="00C845FD"/>
    <w:rsid w:val="00C84777"/>
    <w:rsid w:val="00C84F54"/>
    <w:rsid w:val="00C851C0"/>
    <w:rsid w:val="00C855DB"/>
    <w:rsid w:val="00C85A86"/>
    <w:rsid w:val="00C85E99"/>
    <w:rsid w:val="00C86A97"/>
    <w:rsid w:val="00C87DD9"/>
    <w:rsid w:val="00C9003B"/>
    <w:rsid w:val="00C901BD"/>
    <w:rsid w:val="00C909A2"/>
    <w:rsid w:val="00C90C69"/>
    <w:rsid w:val="00C91256"/>
    <w:rsid w:val="00C91E3A"/>
    <w:rsid w:val="00C91F50"/>
    <w:rsid w:val="00C9228F"/>
    <w:rsid w:val="00C925B6"/>
    <w:rsid w:val="00C92C3D"/>
    <w:rsid w:val="00C92EB0"/>
    <w:rsid w:val="00C93985"/>
    <w:rsid w:val="00C9400E"/>
    <w:rsid w:val="00C94439"/>
    <w:rsid w:val="00C94845"/>
    <w:rsid w:val="00C94F48"/>
    <w:rsid w:val="00C95122"/>
    <w:rsid w:val="00C95678"/>
    <w:rsid w:val="00C95871"/>
    <w:rsid w:val="00C95A49"/>
    <w:rsid w:val="00C9627B"/>
    <w:rsid w:val="00C96650"/>
    <w:rsid w:val="00C96EC6"/>
    <w:rsid w:val="00C96FD6"/>
    <w:rsid w:val="00C97776"/>
    <w:rsid w:val="00C97D3A"/>
    <w:rsid w:val="00C97F60"/>
    <w:rsid w:val="00CA0476"/>
    <w:rsid w:val="00CA06AE"/>
    <w:rsid w:val="00CA0CAB"/>
    <w:rsid w:val="00CA0F46"/>
    <w:rsid w:val="00CA11F7"/>
    <w:rsid w:val="00CA1650"/>
    <w:rsid w:val="00CA1B76"/>
    <w:rsid w:val="00CA1F9B"/>
    <w:rsid w:val="00CA27BC"/>
    <w:rsid w:val="00CA3918"/>
    <w:rsid w:val="00CA42FD"/>
    <w:rsid w:val="00CA451F"/>
    <w:rsid w:val="00CA4EE1"/>
    <w:rsid w:val="00CA6008"/>
    <w:rsid w:val="00CA6F51"/>
    <w:rsid w:val="00CA70C2"/>
    <w:rsid w:val="00CA70DC"/>
    <w:rsid w:val="00CA7198"/>
    <w:rsid w:val="00CA7DCE"/>
    <w:rsid w:val="00CA7FEC"/>
    <w:rsid w:val="00CB091C"/>
    <w:rsid w:val="00CB0A54"/>
    <w:rsid w:val="00CB0C89"/>
    <w:rsid w:val="00CB0F31"/>
    <w:rsid w:val="00CB20DC"/>
    <w:rsid w:val="00CB2631"/>
    <w:rsid w:val="00CB2DEA"/>
    <w:rsid w:val="00CB3184"/>
    <w:rsid w:val="00CB3D22"/>
    <w:rsid w:val="00CB3FBB"/>
    <w:rsid w:val="00CB404E"/>
    <w:rsid w:val="00CB41BE"/>
    <w:rsid w:val="00CB4201"/>
    <w:rsid w:val="00CB470A"/>
    <w:rsid w:val="00CB4775"/>
    <w:rsid w:val="00CB4A93"/>
    <w:rsid w:val="00CB5B1E"/>
    <w:rsid w:val="00CB5ECD"/>
    <w:rsid w:val="00CB606E"/>
    <w:rsid w:val="00CB630D"/>
    <w:rsid w:val="00CB6C01"/>
    <w:rsid w:val="00CB7268"/>
    <w:rsid w:val="00CB79F8"/>
    <w:rsid w:val="00CB7BF3"/>
    <w:rsid w:val="00CC0423"/>
    <w:rsid w:val="00CC072C"/>
    <w:rsid w:val="00CC0A40"/>
    <w:rsid w:val="00CC0F98"/>
    <w:rsid w:val="00CC20C3"/>
    <w:rsid w:val="00CC2378"/>
    <w:rsid w:val="00CC26A0"/>
    <w:rsid w:val="00CC2B56"/>
    <w:rsid w:val="00CC2C61"/>
    <w:rsid w:val="00CC2E91"/>
    <w:rsid w:val="00CC3C71"/>
    <w:rsid w:val="00CC4061"/>
    <w:rsid w:val="00CC4ACA"/>
    <w:rsid w:val="00CC4E6D"/>
    <w:rsid w:val="00CC4EE1"/>
    <w:rsid w:val="00CC5196"/>
    <w:rsid w:val="00CC5DF0"/>
    <w:rsid w:val="00CC6414"/>
    <w:rsid w:val="00CC64A1"/>
    <w:rsid w:val="00CC76F0"/>
    <w:rsid w:val="00CC7BFD"/>
    <w:rsid w:val="00CD00D5"/>
    <w:rsid w:val="00CD0889"/>
    <w:rsid w:val="00CD0F6E"/>
    <w:rsid w:val="00CD109A"/>
    <w:rsid w:val="00CD1E0B"/>
    <w:rsid w:val="00CD1E32"/>
    <w:rsid w:val="00CD1E6F"/>
    <w:rsid w:val="00CD1FA2"/>
    <w:rsid w:val="00CD22E4"/>
    <w:rsid w:val="00CD2994"/>
    <w:rsid w:val="00CD2C97"/>
    <w:rsid w:val="00CD2D6B"/>
    <w:rsid w:val="00CD31BE"/>
    <w:rsid w:val="00CD35A1"/>
    <w:rsid w:val="00CD36D5"/>
    <w:rsid w:val="00CD4BA7"/>
    <w:rsid w:val="00CD5548"/>
    <w:rsid w:val="00CD59DF"/>
    <w:rsid w:val="00CD5BAE"/>
    <w:rsid w:val="00CD62A0"/>
    <w:rsid w:val="00CD73D1"/>
    <w:rsid w:val="00CD79B1"/>
    <w:rsid w:val="00CE088C"/>
    <w:rsid w:val="00CE0A7E"/>
    <w:rsid w:val="00CE0ED6"/>
    <w:rsid w:val="00CE0F79"/>
    <w:rsid w:val="00CE14F2"/>
    <w:rsid w:val="00CE19CC"/>
    <w:rsid w:val="00CE1B53"/>
    <w:rsid w:val="00CE25DC"/>
    <w:rsid w:val="00CE289E"/>
    <w:rsid w:val="00CE2AF6"/>
    <w:rsid w:val="00CE2C0C"/>
    <w:rsid w:val="00CE3100"/>
    <w:rsid w:val="00CE3E6E"/>
    <w:rsid w:val="00CE4164"/>
    <w:rsid w:val="00CE4193"/>
    <w:rsid w:val="00CE48DC"/>
    <w:rsid w:val="00CE52E4"/>
    <w:rsid w:val="00CE57AF"/>
    <w:rsid w:val="00CE5B22"/>
    <w:rsid w:val="00CE5C8D"/>
    <w:rsid w:val="00CE5D9C"/>
    <w:rsid w:val="00CE60AA"/>
    <w:rsid w:val="00CE6392"/>
    <w:rsid w:val="00CE6401"/>
    <w:rsid w:val="00CE6634"/>
    <w:rsid w:val="00CE7144"/>
    <w:rsid w:val="00CE7903"/>
    <w:rsid w:val="00CE7A80"/>
    <w:rsid w:val="00CE7AD0"/>
    <w:rsid w:val="00CE7CA2"/>
    <w:rsid w:val="00CF0601"/>
    <w:rsid w:val="00CF099B"/>
    <w:rsid w:val="00CF0AA0"/>
    <w:rsid w:val="00CF0F8A"/>
    <w:rsid w:val="00CF0FCA"/>
    <w:rsid w:val="00CF155F"/>
    <w:rsid w:val="00CF1CDE"/>
    <w:rsid w:val="00CF1ED6"/>
    <w:rsid w:val="00CF267E"/>
    <w:rsid w:val="00CF2B6A"/>
    <w:rsid w:val="00CF3136"/>
    <w:rsid w:val="00CF342C"/>
    <w:rsid w:val="00CF3A68"/>
    <w:rsid w:val="00CF505E"/>
    <w:rsid w:val="00CF5315"/>
    <w:rsid w:val="00CF5483"/>
    <w:rsid w:val="00CF5485"/>
    <w:rsid w:val="00CF601D"/>
    <w:rsid w:val="00CF6159"/>
    <w:rsid w:val="00CF61DA"/>
    <w:rsid w:val="00CF6278"/>
    <w:rsid w:val="00CF676A"/>
    <w:rsid w:val="00CF6E53"/>
    <w:rsid w:val="00CF6F01"/>
    <w:rsid w:val="00CF6F26"/>
    <w:rsid w:val="00CF7481"/>
    <w:rsid w:val="00CF7611"/>
    <w:rsid w:val="00CF7864"/>
    <w:rsid w:val="00D0008D"/>
    <w:rsid w:val="00D008FA"/>
    <w:rsid w:val="00D01061"/>
    <w:rsid w:val="00D01266"/>
    <w:rsid w:val="00D0164C"/>
    <w:rsid w:val="00D0192B"/>
    <w:rsid w:val="00D02345"/>
    <w:rsid w:val="00D0243D"/>
    <w:rsid w:val="00D0244C"/>
    <w:rsid w:val="00D02921"/>
    <w:rsid w:val="00D03509"/>
    <w:rsid w:val="00D03C3A"/>
    <w:rsid w:val="00D03D3A"/>
    <w:rsid w:val="00D043E3"/>
    <w:rsid w:val="00D046BF"/>
    <w:rsid w:val="00D05528"/>
    <w:rsid w:val="00D05908"/>
    <w:rsid w:val="00D060B9"/>
    <w:rsid w:val="00D061EC"/>
    <w:rsid w:val="00D06658"/>
    <w:rsid w:val="00D06B1A"/>
    <w:rsid w:val="00D0727A"/>
    <w:rsid w:val="00D072DA"/>
    <w:rsid w:val="00D0757E"/>
    <w:rsid w:val="00D10BD4"/>
    <w:rsid w:val="00D10D9C"/>
    <w:rsid w:val="00D110E9"/>
    <w:rsid w:val="00D11386"/>
    <w:rsid w:val="00D11944"/>
    <w:rsid w:val="00D11D9C"/>
    <w:rsid w:val="00D11EA9"/>
    <w:rsid w:val="00D11EF4"/>
    <w:rsid w:val="00D1275B"/>
    <w:rsid w:val="00D12954"/>
    <w:rsid w:val="00D12DD8"/>
    <w:rsid w:val="00D13351"/>
    <w:rsid w:val="00D13C33"/>
    <w:rsid w:val="00D13FE4"/>
    <w:rsid w:val="00D1428B"/>
    <w:rsid w:val="00D14C03"/>
    <w:rsid w:val="00D14D55"/>
    <w:rsid w:val="00D151F1"/>
    <w:rsid w:val="00D16421"/>
    <w:rsid w:val="00D166D7"/>
    <w:rsid w:val="00D16D2F"/>
    <w:rsid w:val="00D173C0"/>
    <w:rsid w:val="00D17411"/>
    <w:rsid w:val="00D17583"/>
    <w:rsid w:val="00D17D0C"/>
    <w:rsid w:val="00D201BA"/>
    <w:rsid w:val="00D201FD"/>
    <w:rsid w:val="00D20430"/>
    <w:rsid w:val="00D20867"/>
    <w:rsid w:val="00D21728"/>
    <w:rsid w:val="00D221B9"/>
    <w:rsid w:val="00D2223D"/>
    <w:rsid w:val="00D22A28"/>
    <w:rsid w:val="00D23437"/>
    <w:rsid w:val="00D2355E"/>
    <w:rsid w:val="00D235C7"/>
    <w:rsid w:val="00D23822"/>
    <w:rsid w:val="00D23BF6"/>
    <w:rsid w:val="00D24296"/>
    <w:rsid w:val="00D2465B"/>
    <w:rsid w:val="00D24CE4"/>
    <w:rsid w:val="00D24DB3"/>
    <w:rsid w:val="00D24E40"/>
    <w:rsid w:val="00D25164"/>
    <w:rsid w:val="00D2542F"/>
    <w:rsid w:val="00D2554F"/>
    <w:rsid w:val="00D25AAE"/>
    <w:rsid w:val="00D25C00"/>
    <w:rsid w:val="00D2631C"/>
    <w:rsid w:val="00D2660F"/>
    <w:rsid w:val="00D267A8"/>
    <w:rsid w:val="00D26F68"/>
    <w:rsid w:val="00D27E62"/>
    <w:rsid w:val="00D27EFC"/>
    <w:rsid w:val="00D308ED"/>
    <w:rsid w:val="00D310D7"/>
    <w:rsid w:val="00D32208"/>
    <w:rsid w:val="00D323B8"/>
    <w:rsid w:val="00D32412"/>
    <w:rsid w:val="00D32599"/>
    <w:rsid w:val="00D327F9"/>
    <w:rsid w:val="00D32815"/>
    <w:rsid w:val="00D32A2D"/>
    <w:rsid w:val="00D32A6A"/>
    <w:rsid w:val="00D32AEF"/>
    <w:rsid w:val="00D32DEA"/>
    <w:rsid w:val="00D33541"/>
    <w:rsid w:val="00D33691"/>
    <w:rsid w:val="00D33814"/>
    <w:rsid w:val="00D33847"/>
    <w:rsid w:val="00D338AB"/>
    <w:rsid w:val="00D33BFD"/>
    <w:rsid w:val="00D33C18"/>
    <w:rsid w:val="00D33E32"/>
    <w:rsid w:val="00D33F5D"/>
    <w:rsid w:val="00D3440D"/>
    <w:rsid w:val="00D34862"/>
    <w:rsid w:val="00D348B3"/>
    <w:rsid w:val="00D3607C"/>
    <w:rsid w:val="00D3638A"/>
    <w:rsid w:val="00D3644B"/>
    <w:rsid w:val="00D368B4"/>
    <w:rsid w:val="00D36C3A"/>
    <w:rsid w:val="00D373A2"/>
    <w:rsid w:val="00D37459"/>
    <w:rsid w:val="00D37815"/>
    <w:rsid w:val="00D37893"/>
    <w:rsid w:val="00D379EB"/>
    <w:rsid w:val="00D37C2A"/>
    <w:rsid w:val="00D40223"/>
    <w:rsid w:val="00D40571"/>
    <w:rsid w:val="00D40BE9"/>
    <w:rsid w:val="00D41897"/>
    <w:rsid w:val="00D41A62"/>
    <w:rsid w:val="00D41A74"/>
    <w:rsid w:val="00D41AB0"/>
    <w:rsid w:val="00D41BC3"/>
    <w:rsid w:val="00D42E04"/>
    <w:rsid w:val="00D43582"/>
    <w:rsid w:val="00D43975"/>
    <w:rsid w:val="00D448F5"/>
    <w:rsid w:val="00D44DE9"/>
    <w:rsid w:val="00D44E7F"/>
    <w:rsid w:val="00D453DB"/>
    <w:rsid w:val="00D453DC"/>
    <w:rsid w:val="00D45E44"/>
    <w:rsid w:val="00D4674D"/>
    <w:rsid w:val="00D46AF0"/>
    <w:rsid w:val="00D46B4C"/>
    <w:rsid w:val="00D46FD3"/>
    <w:rsid w:val="00D46FE2"/>
    <w:rsid w:val="00D47CD1"/>
    <w:rsid w:val="00D47D0E"/>
    <w:rsid w:val="00D501AF"/>
    <w:rsid w:val="00D51405"/>
    <w:rsid w:val="00D5162E"/>
    <w:rsid w:val="00D5166C"/>
    <w:rsid w:val="00D51CBF"/>
    <w:rsid w:val="00D52A16"/>
    <w:rsid w:val="00D545B5"/>
    <w:rsid w:val="00D55400"/>
    <w:rsid w:val="00D555DB"/>
    <w:rsid w:val="00D5587C"/>
    <w:rsid w:val="00D55A62"/>
    <w:rsid w:val="00D55D91"/>
    <w:rsid w:val="00D56244"/>
    <w:rsid w:val="00D563B6"/>
    <w:rsid w:val="00D56D39"/>
    <w:rsid w:val="00D574B8"/>
    <w:rsid w:val="00D57767"/>
    <w:rsid w:val="00D57804"/>
    <w:rsid w:val="00D57D6D"/>
    <w:rsid w:val="00D601AF"/>
    <w:rsid w:val="00D605E4"/>
    <w:rsid w:val="00D60C74"/>
    <w:rsid w:val="00D60F7B"/>
    <w:rsid w:val="00D61893"/>
    <w:rsid w:val="00D61FF5"/>
    <w:rsid w:val="00D62AE2"/>
    <w:rsid w:val="00D6361E"/>
    <w:rsid w:val="00D63644"/>
    <w:rsid w:val="00D63704"/>
    <w:rsid w:val="00D6388D"/>
    <w:rsid w:val="00D63A2C"/>
    <w:rsid w:val="00D63D40"/>
    <w:rsid w:val="00D64142"/>
    <w:rsid w:val="00D64623"/>
    <w:rsid w:val="00D64759"/>
    <w:rsid w:val="00D64C7D"/>
    <w:rsid w:val="00D64F7A"/>
    <w:rsid w:val="00D65BF7"/>
    <w:rsid w:val="00D66189"/>
    <w:rsid w:val="00D663F6"/>
    <w:rsid w:val="00D666B3"/>
    <w:rsid w:val="00D66DAF"/>
    <w:rsid w:val="00D67153"/>
    <w:rsid w:val="00D672CF"/>
    <w:rsid w:val="00D6777A"/>
    <w:rsid w:val="00D679A1"/>
    <w:rsid w:val="00D679EF"/>
    <w:rsid w:val="00D702F3"/>
    <w:rsid w:val="00D70816"/>
    <w:rsid w:val="00D71D3A"/>
    <w:rsid w:val="00D73FF3"/>
    <w:rsid w:val="00D74141"/>
    <w:rsid w:val="00D749BB"/>
    <w:rsid w:val="00D74BBF"/>
    <w:rsid w:val="00D760E4"/>
    <w:rsid w:val="00D76D3D"/>
    <w:rsid w:val="00D7759B"/>
    <w:rsid w:val="00D77902"/>
    <w:rsid w:val="00D77A49"/>
    <w:rsid w:val="00D811AA"/>
    <w:rsid w:val="00D81A32"/>
    <w:rsid w:val="00D81CB4"/>
    <w:rsid w:val="00D81E86"/>
    <w:rsid w:val="00D81EA5"/>
    <w:rsid w:val="00D8253E"/>
    <w:rsid w:val="00D829B2"/>
    <w:rsid w:val="00D82D2B"/>
    <w:rsid w:val="00D82F33"/>
    <w:rsid w:val="00D8366C"/>
    <w:rsid w:val="00D8370E"/>
    <w:rsid w:val="00D83ECD"/>
    <w:rsid w:val="00D84065"/>
    <w:rsid w:val="00D84146"/>
    <w:rsid w:val="00D84891"/>
    <w:rsid w:val="00D84A31"/>
    <w:rsid w:val="00D853B9"/>
    <w:rsid w:val="00D85A00"/>
    <w:rsid w:val="00D85FFF"/>
    <w:rsid w:val="00D871AF"/>
    <w:rsid w:val="00D8775A"/>
    <w:rsid w:val="00D87D07"/>
    <w:rsid w:val="00D87D6B"/>
    <w:rsid w:val="00D90929"/>
    <w:rsid w:val="00D90CDA"/>
    <w:rsid w:val="00D90FB6"/>
    <w:rsid w:val="00D91025"/>
    <w:rsid w:val="00D9102D"/>
    <w:rsid w:val="00D9175C"/>
    <w:rsid w:val="00D91970"/>
    <w:rsid w:val="00D91F6D"/>
    <w:rsid w:val="00D926F0"/>
    <w:rsid w:val="00D930C8"/>
    <w:rsid w:val="00D93BCF"/>
    <w:rsid w:val="00D941E0"/>
    <w:rsid w:val="00D94A41"/>
    <w:rsid w:val="00D95256"/>
    <w:rsid w:val="00D95EA1"/>
    <w:rsid w:val="00D96655"/>
    <w:rsid w:val="00D96B77"/>
    <w:rsid w:val="00D97235"/>
    <w:rsid w:val="00D9778D"/>
    <w:rsid w:val="00D97998"/>
    <w:rsid w:val="00D97D42"/>
    <w:rsid w:val="00D97F28"/>
    <w:rsid w:val="00DA0BE6"/>
    <w:rsid w:val="00DA1B5E"/>
    <w:rsid w:val="00DA2229"/>
    <w:rsid w:val="00DA25A7"/>
    <w:rsid w:val="00DA3538"/>
    <w:rsid w:val="00DA3AA0"/>
    <w:rsid w:val="00DA3BB7"/>
    <w:rsid w:val="00DA3DF2"/>
    <w:rsid w:val="00DA3E23"/>
    <w:rsid w:val="00DA52D8"/>
    <w:rsid w:val="00DA582B"/>
    <w:rsid w:val="00DA6448"/>
    <w:rsid w:val="00DA644C"/>
    <w:rsid w:val="00DA6601"/>
    <w:rsid w:val="00DA6ABE"/>
    <w:rsid w:val="00DA6BAD"/>
    <w:rsid w:val="00DA6E31"/>
    <w:rsid w:val="00DA70D3"/>
    <w:rsid w:val="00DA73CA"/>
    <w:rsid w:val="00DB00C6"/>
    <w:rsid w:val="00DB0197"/>
    <w:rsid w:val="00DB0518"/>
    <w:rsid w:val="00DB15B7"/>
    <w:rsid w:val="00DB1661"/>
    <w:rsid w:val="00DB16CB"/>
    <w:rsid w:val="00DB1841"/>
    <w:rsid w:val="00DB2151"/>
    <w:rsid w:val="00DB2196"/>
    <w:rsid w:val="00DB2ECC"/>
    <w:rsid w:val="00DB3859"/>
    <w:rsid w:val="00DB3F79"/>
    <w:rsid w:val="00DB412A"/>
    <w:rsid w:val="00DB4194"/>
    <w:rsid w:val="00DB45E0"/>
    <w:rsid w:val="00DB4BC5"/>
    <w:rsid w:val="00DB5438"/>
    <w:rsid w:val="00DB5711"/>
    <w:rsid w:val="00DB691E"/>
    <w:rsid w:val="00DB6F4C"/>
    <w:rsid w:val="00DB784A"/>
    <w:rsid w:val="00DB7FDA"/>
    <w:rsid w:val="00DC008F"/>
    <w:rsid w:val="00DC0B39"/>
    <w:rsid w:val="00DC0F4D"/>
    <w:rsid w:val="00DC0FD8"/>
    <w:rsid w:val="00DC1993"/>
    <w:rsid w:val="00DC1D07"/>
    <w:rsid w:val="00DC1F2D"/>
    <w:rsid w:val="00DC26B1"/>
    <w:rsid w:val="00DC2708"/>
    <w:rsid w:val="00DC3033"/>
    <w:rsid w:val="00DC31A0"/>
    <w:rsid w:val="00DC3BD7"/>
    <w:rsid w:val="00DC413D"/>
    <w:rsid w:val="00DC470E"/>
    <w:rsid w:val="00DC4BB4"/>
    <w:rsid w:val="00DC4FA4"/>
    <w:rsid w:val="00DC5301"/>
    <w:rsid w:val="00DC563D"/>
    <w:rsid w:val="00DC5804"/>
    <w:rsid w:val="00DC6657"/>
    <w:rsid w:val="00DC69EA"/>
    <w:rsid w:val="00DD064F"/>
    <w:rsid w:val="00DD089A"/>
    <w:rsid w:val="00DD11C0"/>
    <w:rsid w:val="00DD1526"/>
    <w:rsid w:val="00DD1C29"/>
    <w:rsid w:val="00DD1C6C"/>
    <w:rsid w:val="00DD1CCB"/>
    <w:rsid w:val="00DD1E83"/>
    <w:rsid w:val="00DD1EBD"/>
    <w:rsid w:val="00DD2114"/>
    <w:rsid w:val="00DD30B2"/>
    <w:rsid w:val="00DD315A"/>
    <w:rsid w:val="00DD319E"/>
    <w:rsid w:val="00DD4368"/>
    <w:rsid w:val="00DD45FE"/>
    <w:rsid w:val="00DD4BC7"/>
    <w:rsid w:val="00DD528F"/>
    <w:rsid w:val="00DD53B7"/>
    <w:rsid w:val="00DD585A"/>
    <w:rsid w:val="00DD5ACC"/>
    <w:rsid w:val="00DD5C36"/>
    <w:rsid w:val="00DD5C3D"/>
    <w:rsid w:val="00DD5F43"/>
    <w:rsid w:val="00DD691D"/>
    <w:rsid w:val="00DD6CBD"/>
    <w:rsid w:val="00DE0514"/>
    <w:rsid w:val="00DE0753"/>
    <w:rsid w:val="00DE141F"/>
    <w:rsid w:val="00DE1652"/>
    <w:rsid w:val="00DE1F70"/>
    <w:rsid w:val="00DE24B9"/>
    <w:rsid w:val="00DE42E0"/>
    <w:rsid w:val="00DE4BA3"/>
    <w:rsid w:val="00DE5388"/>
    <w:rsid w:val="00DE6615"/>
    <w:rsid w:val="00DE6870"/>
    <w:rsid w:val="00DE6954"/>
    <w:rsid w:val="00DE6BA1"/>
    <w:rsid w:val="00DE7110"/>
    <w:rsid w:val="00DE7185"/>
    <w:rsid w:val="00DE755F"/>
    <w:rsid w:val="00DE75F9"/>
    <w:rsid w:val="00DE7B09"/>
    <w:rsid w:val="00DE7B75"/>
    <w:rsid w:val="00DF01DE"/>
    <w:rsid w:val="00DF034B"/>
    <w:rsid w:val="00DF190F"/>
    <w:rsid w:val="00DF1A01"/>
    <w:rsid w:val="00DF28EB"/>
    <w:rsid w:val="00DF4502"/>
    <w:rsid w:val="00DF4557"/>
    <w:rsid w:val="00DF462B"/>
    <w:rsid w:val="00DF477A"/>
    <w:rsid w:val="00DF5056"/>
    <w:rsid w:val="00DF505D"/>
    <w:rsid w:val="00DF52D2"/>
    <w:rsid w:val="00DF5AB6"/>
    <w:rsid w:val="00DF5CAF"/>
    <w:rsid w:val="00DF5DCA"/>
    <w:rsid w:val="00DF5F62"/>
    <w:rsid w:val="00DF6F0A"/>
    <w:rsid w:val="00DF75D2"/>
    <w:rsid w:val="00DF77F2"/>
    <w:rsid w:val="00DF797A"/>
    <w:rsid w:val="00DF7AEA"/>
    <w:rsid w:val="00E0097B"/>
    <w:rsid w:val="00E01354"/>
    <w:rsid w:val="00E0153B"/>
    <w:rsid w:val="00E01BEB"/>
    <w:rsid w:val="00E020DF"/>
    <w:rsid w:val="00E02492"/>
    <w:rsid w:val="00E026A8"/>
    <w:rsid w:val="00E03664"/>
    <w:rsid w:val="00E0416D"/>
    <w:rsid w:val="00E053C9"/>
    <w:rsid w:val="00E0585B"/>
    <w:rsid w:val="00E06342"/>
    <w:rsid w:val="00E06AC3"/>
    <w:rsid w:val="00E06BE7"/>
    <w:rsid w:val="00E06CD8"/>
    <w:rsid w:val="00E06F80"/>
    <w:rsid w:val="00E06F8A"/>
    <w:rsid w:val="00E10154"/>
    <w:rsid w:val="00E10796"/>
    <w:rsid w:val="00E109A3"/>
    <w:rsid w:val="00E109C7"/>
    <w:rsid w:val="00E11348"/>
    <w:rsid w:val="00E123EA"/>
    <w:rsid w:val="00E1288A"/>
    <w:rsid w:val="00E1293A"/>
    <w:rsid w:val="00E129AD"/>
    <w:rsid w:val="00E12B07"/>
    <w:rsid w:val="00E136B7"/>
    <w:rsid w:val="00E139B3"/>
    <w:rsid w:val="00E14264"/>
    <w:rsid w:val="00E1467E"/>
    <w:rsid w:val="00E1495F"/>
    <w:rsid w:val="00E14A08"/>
    <w:rsid w:val="00E1590A"/>
    <w:rsid w:val="00E15AAB"/>
    <w:rsid w:val="00E16046"/>
    <w:rsid w:val="00E16339"/>
    <w:rsid w:val="00E16955"/>
    <w:rsid w:val="00E16FEB"/>
    <w:rsid w:val="00E17045"/>
    <w:rsid w:val="00E172B0"/>
    <w:rsid w:val="00E17967"/>
    <w:rsid w:val="00E17ECD"/>
    <w:rsid w:val="00E20139"/>
    <w:rsid w:val="00E2046A"/>
    <w:rsid w:val="00E208ED"/>
    <w:rsid w:val="00E2093E"/>
    <w:rsid w:val="00E20AC9"/>
    <w:rsid w:val="00E20CBB"/>
    <w:rsid w:val="00E20F40"/>
    <w:rsid w:val="00E210AA"/>
    <w:rsid w:val="00E21ADC"/>
    <w:rsid w:val="00E220F2"/>
    <w:rsid w:val="00E221B9"/>
    <w:rsid w:val="00E22298"/>
    <w:rsid w:val="00E22545"/>
    <w:rsid w:val="00E22BDF"/>
    <w:rsid w:val="00E22C99"/>
    <w:rsid w:val="00E23AF9"/>
    <w:rsid w:val="00E23FB7"/>
    <w:rsid w:val="00E2400E"/>
    <w:rsid w:val="00E24EBF"/>
    <w:rsid w:val="00E252B2"/>
    <w:rsid w:val="00E25E30"/>
    <w:rsid w:val="00E2638B"/>
    <w:rsid w:val="00E271E2"/>
    <w:rsid w:val="00E275D2"/>
    <w:rsid w:val="00E30195"/>
    <w:rsid w:val="00E30D62"/>
    <w:rsid w:val="00E30D6B"/>
    <w:rsid w:val="00E3147E"/>
    <w:rsid w:val="00E3179D"/>
    <w:rsid w:val="00E31942"/>
    <w:rsid w:val="00E319BB"/>
    <w:rsid w:val="00E32552"/>
    <w:rsid w:val="00E32795"/>
    <w:rsid w:val="00E32924"/>
    <w:rsid w:val="00E32ADF"/>
    <w:rsid w:val="00E32BF3"/>
    <w:rsid w:val="00E32E51"/>
    <w:rsid w:val="00E32E69"/>
    <w:rsid w:val="00E33340"/>
    <w:rsid w:val="00E33566"/>
    <w:rsid w:val="00E34156"/>
    <w:rsid w:val="00E347D1"/>
    <w:rsid w:val="00E35112"/>
    <w:rsid w:val="00E3513E"/>
    <w:rsid w:val="00E371B0"/>
    <w:rsid w:val="00E3796F"/>
    <w:rsid w:val="00E37CDA"/>
    <w:rsid w:val="00E40086"/>
    <w:rsid w:val="00E4075A"/>
    <w:rsid w:val="00E41473"/>
    <w:rsid w:val="00E4191A"/>
    <w:rsid w:val="00E41947"/>
    <w:rsid w:val="00E41ED9"/>
    <w:rsid w:val="00E42113"/>
    <w:rsid w:val="00E4228F"/>
    <w:rsid w:val="00E42457"/>
    <w:rsid w:val="00E42D7E"/>
    <w:rsid w:val="00E4302B"/>
    <w:rsid w:val="00E43073"/>
    <w:rsid w:val="00E44006"/>
    <w:rsid w:val="00E4495B"/>
    <w:rsid w:val="00E45725"/>
    <w:rsid w:val="00E45B69"/>
    <w:rsid w:val="00E45F44"/>
    <w:rsid w:val="00E46178"/>
    <w:rsid w:val="00E46503"/>
    <w:rsid w:val="00E4705D"/>
    <w:rsid w:val="00E47240"/>
    <w:rsid w:val="00E4761F"/>
    <w:rsid w:val="00E50192"/>
    <w:rsid w:val="00E50568"/>
    <w:rsid w:val="00E50DA3"/>
    <w:rsid w:val="00E50E41"/>
    <w:rsid w:val="00E514A1"/>
    <w:rsid w:val="00E51669"/>
    <w:rsid w:val="00E51CDA"/>
    <w:rsid w:val="00E51DBA"/>
    <w:rsid w:val="00E51FB9"/>
    <w:rsid w:val="00E52254"/>
    <w:rsid w:val="00E52740"/>
    <w:rsid w:val="00E5361A"/>
    <w:rsid w:val="00E53B4E"/>
    <w:rsid w:val="00E53D2A"/>
    <w:rsid w:val="00E54BD4"/>
    <w:rsid w:val="00E5536E"/>
    <w:rsid w:val="00E55585"/>
    <w:rsid w:val="00E55943"/>
    <w:rsid w:val="00E55B72"/>
    <w:rsid w:val="00E55CA1"/>
    <w:rsid w:val="00E56055"/>
    <w:rsid w:val="00E56325"/>
    <w:rsid w:val="00E568FF"/>
    <w:rsid w:val="00E56EB5"/>
    <w:rsid w:val="00E5723D"/>
    <w:rsid w:val="00E57679"/>
    <w:rsid w:val="00E5791E"/>
    <w:rsid w:val="00E57938"/>
    <w:rsid w:val="00E6008B"/>
    <w:rsid w:val="00E606C0"/>
    <w:rsid w:val="00E613E2"/>
    <w:rsid w:val="00E615B5"/>
    <w:rsid w:val="00E6193F"/>
    <w:rsid w:val="00E61AAB"/>
    <w:rsid w:val="00E6278C"/>
    <w:rsid w:val="00E62944"/>
    <w:rsid w:val="00E63255"/>
    <w:rsid w:val="00E63850"/>
    <w:rsid w:val="00E63A97"/>
    <w:rsid w:val="00E63CD7"/>
    <w:rsid w:val="00E63D0A"/>
    <w:rsid w:val="00E63FDD"/>
    <w:rsid w:val="00E6420F"/>
    <w:rsid w:val="00E643A3"/>
    <w:rsid w:val="00E643F6"/>
    <w:rsid w:val="00E64860"/>
    <w:rsid w:val="00E654B7"/>
    <w:rsid w:val="00E6667E"/>
    <w:rsid w:val="00E6685C"/>
    <w:rsid w:val="00E66E44"/>
    <w:rsid w:val="00E676BC"/>
    <w:rsid w:val="00E67F38"/>
    <w:rsid w:val="00E703FB"/>
    <w:rsid w:val="00E7042A"/>
    <w:rsid w:val="00E7085C"/>
    <w:rsid w:val="00E7097E"/>
    <w:rsid w:val="00E70A60"/>
    <w:rsid w:val="00E71627"/>
    <w:rsid w:val="00E7184C"/>
    <w:rsid w:val="00E71CC5"/>
    <w:rsid w:val="00E71E61"/>
    <w:rsid w:val="00E728D3"/>
    <w:rsid w:val="00E72AFF"/>
    <w:rsid w:val="00E7424B"/>
    <w:rsid w:val="00E743BF"/>
    <w:rsid w:val="00E74422"/>
    <w:rsid w:val="00E74531"/>
    <w:rsid w:val="00E74F27"/>
    <w:rsid w:val="00E75DC8"/>
    <w:rsid w:val="00E76369"/>
    <w:rsid w:val="00E76CEB"/>
    <w:rsid w:val="00E80194"/>
    <w:rsid w:val="00E812AE"/>
    <w:rsid w:val="00E81E1E"/>
    <w:rsid w:val="00E8221C"/>
    <w:rsid w:val="00E83642"/>
    <w:rsid w:val="00E845EF"/>
    <w:rsid w:val="00E84647"/>
    <w:rsid w:val="00E84B0D"/>
    <w:rsid w:val="00E84D71"/>
    <w:rsid w:val="00E852BF"/>
    <w:rsid w:val="00E85884"/>
    <w:rsid w:val="00E85982"/>
    <w:rsid w:val="00E85A98"/>
    <w:rsid w:val="00E85AEB"/>
    <w:rsid w:val="00E86D1F"/>
    <w:rsid w:val="00E86E74"/>
    <w:rsid w:val="00E870EE"/>
    <w:rsid w:val="00E87309"/>
    <w:rsid w:val="00E902DA"/>
    <w:rsid w:val="00E90780"/>
    <w:rsid w:val="00E90BA4"/>
    <w:rsid w:val="00E90CF1"/>
    <w:rsid w:val="00E91175"/>
    <w:rsid w:val="00E913A2"/>
    <w:rsid w:val="00E91B7F"/>
    <w:rsid w:val="00E91C3C"/>
    <w:rsid w:val="00E920E8"/>
    <w:rsid w:val="00E92385"/>
    <w:rsid w:val="00E924C9"/>
    <w:rsid w:val="00E92BF6"/>
    <w:rsid w:val="00E92E01"/>
    <w:rsid w:val="00E92EE7"/>
    <w:rsid w:val="00E9319C"/>
    <w:rsid w:val="00E93216"/>
    <w:rsid w:val="00E933AE"/>
    <w:rsid w:val="00E94C88"/>
    <w:rsid w:val="00E950E8"/>
    <w:rsid w:val="00E95A33"/>
    <w:rsid w:val="00E95C05"/>
    <w:rsid w:val="00E95D98"/>
    <w:rsid w:val="00E961A9"/>
    <w:rsid w:val="00E96703"/>
    <w:rsid w:val="00E96C73"/>
    <w:rsid w:val="00E96D4E"/>
    <w:rsid w:val="00E974E0"/>
    <w:rsid w:val="00E97E0C"/>
    <w:rsid w:val="00E97FAD"/>
    <w:rsid w:val="00EA11AD"/>
    <w:rsid w:val="00EA1353"/>
    <w:rsid w:val="00EA1B45"/>
    <w:rsid w:val="00EA238B"/>
    <w:rsid w:val="00EA250F"/>
    <w:rsid w:val="00EA27EA"/>
    <w:rsid w:val="00EA2AFE"/>
    <w:rsid w:val="00EA2C1F"/>
    <w:rsid w:val="00EA3176"/>
    <w:rsid w:val="00EA32A7"/>
    <w:rsid w:val="00EA3343"/>
    <w:rsid w:val="00EA39B6"/>
    <w:rsid w:val="00EA4147"/>
    <w:rsid w:val="00EA4A13"/>
    <w:rsid w:val="00EA4EBF"/>
    <w:rsid w:val="00EA5458"/>
    <w:rsid w:val="00EA605F"/>
    <w:rsid w:val="00EA6CBF"/>
    <w:rsid w:val="00EA6FBA"/>
    <w:rsid w:val="00EA77DB"/>
    <w:rsid w:val="00EB06BC"/>
    <w:rsid w:val="00EB0F6B"/>
    <w:rsid w:val="00EB153D"/>
    <w:rsid w:val="00EB1907"/>
    <w:rsid w:val="00EB19C4"/>
    <w:rsid w:val="00EB27E9"/>
    <w:rsid w:val="00EB292B"/>
    <w:rsid w:val="00EB295A"/>
    <w:rsid w:val="00EB2CA4"/>
    <w:rsid w:val="00EB2DBA"/>
    <w:rsid w:val="00EB3066"/>
    <w:rsid w:val="00EB3169"/>
    <w:rsid w:val="00EB3353"/>
    <w:rsid w:val="00EB3842"/>
    <w:rsid w:val="00EB3F66"/>
    <w:rsid w:val="00EB48BA"/>
    <w:rsid w:val="00EB4EA1"/>
    <w:rsid w:val="00EB4F0E"/>
    <w:rsid w:val="00EB50D5"/>
    <w:rsid w:val="00EB554C"/>
    <w:rsid w:val="00EB59C6"/>
    <w:rsid w:val="00EB5B44"/>
    <w:rsid w:val="00EB5D09"/>
    <w:rsid w:val="00EB5E4A"/>
    <w:rsid w:val="00EB5E62"/>
    <w:rsid w:val="00EB5F4A"/>
    <w:rsid w:val="00EB6A06"/>
    <w:rsid w:val="00EB700E"/>
    <w:rsid w:val="00EC0D9A"/>
    <w:rsid w:val="00EC128B"/>
    <w:rsid w:val="00EC1650"/>
    <w:rsid w:val="00EC1807"/>
    <w:rsid w:val="00EC2A5A"/>
    <w:rsid w:val="00EC2F81"/>
    <w:rsid w:val="00EC3005"/>
    <w:rsid w:val="00EC3352"/>
    <w:rsid w:val="00EC384C"/>
    <w:rsid w:val="00EC3D48"/>
    <w:rsid w:val="00EC4235"/>
    <w:rsid w:val="00EC5223"/>
    <w:rsid w:val="00EC5B6B"/>
    <w:rsid w:val="00EC6689"/>
    <w:rsid w:val="00EC6BB1"/>
    <w:rsid w:val="00EC78E8"/>
    <w:rsid w:val="00ED0071"/>
    <w:rsid w:val="00ED013B"/>
    <w:rsid w:val="00ED09E6"/>
    <w:rsid w:val="00ED0C0C"/>
    <w:rsid w:val="00ED2630"/>
    <w:rsid w:val="00ED3AE6"/>
    <w:rsid w:val="00ED3FBE"/>
    <w:rsid w:val="00ED402B"/>
    <w:rsid w:val="00ED4C3A"/>
    <w:rsid w:val="00ED55A6"/>
    <w:rsid w:val="00ED5A8E"/>
    <w:rsid w:val="00ED66D0"/>
    <w:rsid w:val="00ED797C"/>
    <w:rsid w:val="00EE02B1"/>
    <w:rsid w:val="00EE0349"/>
    <w:rsid w:val="00EE06BA"/>
    <w:rsid w:val="00EE0806"/>
    <w:rsid w:val="00EE0E17"/>
    <w:rsid w:val="00EE1306"/>
    <w:rsid w:val="00EE142F"/>
    <w:rsid w:val="00EE1954"/>
    <w:rsid w:val="00EE1C21"/>
    <w:rsid w:val="00EE1E92"/>
    <w:rsid w:val="00EE271D"/>
    <w:rsid w:val="00EE27F5"/>
    <w:rsid w:val="00EE2DD9"/>
    <w:rsid w:val="00EE3017"/>
    <w:rsid w:val="00EE3118"/>
    <w:rsid w:val="00EE31FA"/>
    <w:rsid w:val="00EE357B"/>
    <w:rsid w:val="00EE3695"/>
    <w:rsid w:val="00EE43F1"/>
    <w:rsid w:val="00EE4994"/>
    <w:rsid w:val="00EE4A5B"/>
    <w:rsid w:val="00EE4AA9"/>
    <w:rsid w:val="00EE62FF"/>
    <w:rsid w:val="00EE75F7"/>
    <w:rsid w:val="00EE79E7"/>
    <w:rsid w:val="00EE79E8"/>
    <w:rsid w:val="00EE7A19"/>
    <w:rsid w:val="00EE7C44"/>
    <w:rsid w:val="00EE7EAC"/>
    <w:rsid w:val="00EF0593"/>
    <w:rsid w:val="00EF110E"/>
    <w:rsid w:val="00EF11DD"/>
    <w:rsid w:val="00EF177A"/>
    <w:rsid w:val="00EF1F8D"/>
    <w:rsid w:val="00EF21D6"/>
    <w:rsid w:val="00EF2E8C"/>
    <w:rsid w:val="00EF32C0"/>
    <w:rsid w:val="00EF334B"/>
    <w:rsid w:val="00EF375E"/>
    <w:rsid w:val="00EF3A32"/>
    <w:rsid w:val="00EF3A5C"/>
    <w:rsid w:val="00EF3E41"/>
    <w:rsid w:val="00EF4AFA"/>
    <w:rsid w:val="00EF5374"/>
    <w:rsid w:val="00EF555D"/>
    <w:rsid w:val="00EF5B97"/>
    <w:rsid w:val="00EF5BF0"/>
    <w:rsid w:val="00EF69A1"/>
    <w:rsid w:val="00EF69C2"/>
    <w:rsid w:val="00EF6C26"/>
    <w:rsid w:val="00EF74DE"/>
    <w:rsid w:val="00EF75DE"/>
    <w:rsid w:val="00F00185"/>
    <w:rsid w:val="00F00583"/>
    <w:rsid w:val="00F005D9"/>
    <w:rsid w:val="00F00685"/>
    <w:rsid w:val="00F00861"/>
    <w:rsid w:val="00F00C7E"/>
    <w:rsid w:val="00F010FC"/>
    <w:rsid w:val="00F02369"/>
    <w:rsid w:val="00F03011"/>
    <w:rsid w:val="00F0379D"/>
    <w:rsid w:val="00F03BD1"/>
    <w:rsid w:val="00F03BF5"/>
    <w:rsid w:val="00F03E45"/>
    <w:rsid w:val="00F0441B"/>
    <w:rsid w:val="00F05E26"/>
    <w:rsid w:val="00F061C4"/>
    <w:rsid w:val="00F07C14"/>
    <w:rsid w:val="00F07C8B"/>
    <w:rsid w:val="00F10225"/>
    <w:rsid w:val="00F10E8C"/>
    <w:rsid w:val="00F11273"/>
    <w:rsid w:val="00F1132D"/>
    <w:rsid w:val="00F12778"/>
    <w:rsid w:val="00F1278C"/>
    <w:rsid w:val="00F1353C"/>
    <w:rsid w:val="00F1418E"/>
    <w:rsid w:val="00F146C6"/>
    <w:rsid w:val="00F14809"/>
    <w:rsid w:val="00F149BF"/>
    <w:rsid w:val="00F14C53"/>
    <w:rsid w:val="00F14DF4"/>
    <w:rsid w:val="00F14F62"/>
    <w:rsid w:val="00F14F8F"/>
    <w:rsid w:val="00F15681"/>
    <w:rsid w:val="00F156BE"/>
    <w:rsid w:val="00F1605D"/>
    <w:rsid w:val="00F16559"/>
    <w:rsid w:val="00F17467"/>
    <w:rsid w:val="00F178ED"/>
    <w:rsid w:val="00F17B5E"/>
    <w:rsid w:val="00F201B0"/>
    <w:rsid w:val="00F202B1"/>
    <w:rsid w:val="00F2056A"/>
    <w:rsid w:val="00F20598"/>
    <w:rsid w:val="00F20B9A"/>
    <w:rsid w:val="00F21126"/>
    <w:rsid w:val="00F21717"/>
    <w:rsid w:val="00F21C02"/>
    <w:rsid w:val="00F21DB4"/>
    <w:rsid w:val="00F22576"/>
    <w:rsid w:val="00F22AAC"/>
    <w:rsid w:val="00F22C4B"/>
    <w:rsid w:val="00F23730"/>
    <w:rsid w:val="00F23ED5"/>
    <w:rsid w:val="00F242BF"/>
    <w:rsid w:val="00F2445E"/>
    <w:rsid w:val="00F24650"/>
    <w:rsid w:val="00F24F01"/>
    <w:rsid w:val="00F2523B"/>
    <w:rsid w:val="00F25296"/>
    <w:rsid w:val="00F2616B"/>
    <w:rsid w:val="00F26F49"/>
    <w:rsid w:val="00F270EB"/>
    <w:rsid w:val="00F271D6"/>
    <w:rsid w:val="00F27AFD"/>
    <w:rsid w:val="00F27BC8"/>
    <w:rsid w:val="00F27DF5"/>
    <w:rsid w:val="00F304C7"/>
    <w:rsid w:val="00F30961"/>
    <w:rsid w:val="00F30A56"/>
    <w:rsid w:val="00F31104"/>
    <w:rsid w:val="00F315C8"/>
    <w:rsid w:val="00F31629"/>
    <w:rsid w:val="00F316F2"/>
    <w:rsid w:val="00F3202F"/>
    <w:rsid w:val="00F32192"/>
    <w:rsid w:val="00F3247E"/>
    <w:rsid w:val="00F32508"/>
    <w:rsid w:val="00F32BC6"/>
    <w:rsid w:val="00F32F3E"/>
    <w:rsid w:val="00F33691"/>
    <w:rsid w:val="00F34B68"/>
    <w:rsid w:val="00F3508E"/>
    <w:rsid w:val="00F35A18"/>
    <w:rsid w:val="00F35C25"/>
    <w:rsid w:val="00F3640E"/>
    <w:rsid w:val="00F36432"/>
    <w:rsid w:val="00F367B9"/>
    <w:rsid w:val="00F36E3E"/>
    <w:rsid w:val="00F3713C"/>
    <w:rsid w:val="00F3739C"/>
    <w:rsid w:val="00F37691"/>
    <w:rsid w:val="00F37D08"/>
    <w:rsid w:val="00F40698"/>
    <w:rsid w:val="00F40ACB"/>
    <w:rsid w:val="00F4138C"/>
    <w:rsid w:val="00F41F0E"/>
    <w:rsid w:val="00F42003"/>
    <w:rsid w:val="00F4227F"/>
    <w:rsid w:val="00F43585"/>
    <w:rsid w:val="00F437D7"/>
    <w:rsid w:val="00F43B5F"/>
    <w:rsid w:val="00F43F79"/>
    <w:rsid w:val="00F4431D"/>
    <w:rsid w:val="00F44522"/>
    <w:rsid w:val="00F4454B"/>
    <w:rsid w:val="00F449FB"/>
    <w:rsid w:val="00F44D28"/>
    <w:rsid w:val="00F45134"/>
    <w:rsid w:val="00F45228"/>
    <w:rsid w:val="00F45231"/>
    <w:rsid w:val="00F465A6"/>
    <w:rsid w:val="00F465DD"/>
    <w:rsid w:val="00F46F88"/>
    <w:rsid w:val="00F470D3"/>
    <w:rsid w:val="00F472FD"/>
    <w:rsid w:val="00F478CC"/>
    <w:rsid w:val="00F47D69"/>
    <w:rsid w:val="00F47F99"/>
    <w:rsid w:val="00F50006"/>
    <w:rsid w:val="00F5030C"/>
    <w:rsid w:val="00F5038C"/>
    <w:rsid w:val="00F5044A"/>
    <w:rsid w:val="00F50C47"/>
    <w:rsid w:val="00F51799"/>
    <w:rsid w:val="00F523D1"/>
    <w:rsid w:val="00F52495"/>
    <w:rsid w:val="00F52B0D"/>
    <w:rsid w:val="00F52C75"/>
    <w:rsid w:val="00F53255"/>
    <w:rsid w:val="00F54E6E"/>
    <w:rsid w:val="00F5529C"/>
    <w:rsid w:val="00F55639"/>
    <w:rsid w:val="00F559E6"/>
    <w:rsid w:val="00F55FE5"/>
    <w:rsid w:val="00F56038"/>
    <w:rsid w:val="00F56151"/>
    <w:rsid w:val="00F56167"/>
    <w:rsid w:val="00F56339"/>
    <w:rsid w:val="00F563D1"/>
    <w:rsid w:val="00F56BFB"/>
    <w:rsid w:val="00F579B8"/>
    <w:rsid w:val="00F6060C"/>
    <w:rsid w:val="00F60621"/>
    <w:rsid w:val="00F60D3D"/>
    <w:rsid w:val="00F611C9"/>
    <w:rsid w:val="00F6258E"/>
    <w:rsid w:val="00F62B21"/>
    <w:rsid w:val="00F62D55"/>
    <w:rsid w:val="00F64010"/>
    <w:rsid w:val="00F64C62"/>
    <w:rsid w:val="00F65E69"/>
    <w:rsid w:val="00F66313"/>
    <w:rsid w:val="00F66419"/>
    <w:rsid w:val="00F66C8E"/>
    <w:rsid w:val="00F66F65"/>
    <w:rsid w:val="00F6703F"/>
    <w:rsid w:val="00F6710F"/>
    <w:rsid w:val="00F67223"/>
    <w:rsid w:val="00F675B4"/>
    <w:rsid w:val="00F6773B"/>
    <w:rsid w:val="00F67B00"/>
    <w:rsid w:val="00F7039D"/>
    <w:rsid w:val="00F706C8"/>
    <w:rsid w:val="00F70BC3"/>
    <w:rsid w:val="00F715C9"/>
    <w:rsid w:val="00F71D51"/>
    <w:rsid w:val="00F7246D"/>
    <w:rsid w:val="00F726A6"/>
    <w:rsid w:val="00F731AA"/>
    <w:rsid w:val="00F73298"/>
    <w:rsid w:val="00F734A9"/>
    <w:rsid w:val="00F73560"/>
    <w:rsid w:val="00F73A57"/>
    <w:rsid w:val="00F740E0"/>
    <w:rsid w:val="00F756FA"/>
    <w:rsid w:val="00F758EE"/>
    <w:rsid w:val="00F76384"/>
    <w:rsid w:val="00F763B9"/>
    <w:rsid w:val="00F77096"/>
    <w:rsid w:val="00F770EF"/>
    <w:rsid w:val="00F7755B"/>
    <w:rsid w:val="00F7788E"/>
    <w:rsid w:val="00F77961"/>
    <w:rsid w:val="00F77A8E"/>
    <w:rsid w:val="00F77C62"/>
    <w:rsid w:val="00F803D4"/>
    <w:rsid w:val="00F8082F"/>
    <w:rsid w:val="00F811FB"/>
    <w:rsid w:val="00F81759"/>
    <w:rsid w:val="00F81B02"/>
    <w:rsid w:val="00F8280B"/>
    <w:rsid w:val="00F828D6"/>
    <w:rsid w:val="00F830FC"/>
    <w:rsid w:val="00F834A0"/>
    <w:rsid w:val="00F83707"/>
    <w:rsid w:val="00F8374D"/>
    <w:rsid w:val="00F84B59"/>
    <w:rsid w:val="00F854E0"/>
    <w:rsid w:val="00F85A0F"/>
    <w:rsid w:val="00F85B47"/>
    <w:rsid w:val="00F8608A"/>
    <w:rsid w:val="00F86837"/>
    <w:rsid w:val="00F86B4B"/>
    <w:rsid w:val="00F86B6D"/>
    <w:rsid w:val="00F86C73"/>
    <w:rsid w:val="00F86E18"/>
    <w:rsid w:val="00F87AB4"/>
    <w:rsid w:val="00F90510"/>
    <w:rsid w:val="00F909C4"/>
    <w:rsid w:val="00F90BA6"/>
    <w:rsid w:val="00F91124"/>
    <w:rsid w:val="00F9139C"/>
    <w:rsid w:val="00F91B0B"/>
    <w:rsid w:val="00F91FDD"/>
    <w:rsid w:val="00F92086"/>
    <w:rsid w:val="00F9263A"/>
    <w:rsid w:val="00F9298B"/>
    <w:rsid w:val="00F92EC2"/>
    <w:rsid w:val="00F934C6"/>
    <w:rsid w:val="00F93542"/>
    <w:rsid w:val="00F93737"/>
    <w:rsid w:val="00F939B9"/>
    <w:rsid w:val="00F93BC7"/>
    <w:rsid w:val="00F94315"/>
    <w:rsid w:val="00F94A2F"/>
    <w:rsid w:val="00F94C1D"/>
    <w:rsid w:val="00F94EC0"/>
    <w:rsid w:val="00F950E5"/>
    <w:rsid w:val="00F95683"/>
    <w:rsid w:val="00F95A6B"/>
    <w:rsid w:val="00F95A85"/>
    <w:rsid w:val="00F95EDC"/>
    <w:rsid w:val="00F96817"/>
    <w:rsid w:val="00F96D76"/>
    <w:rsid w:val="00F9781C"/>
    <w:rsid w:val="00FA07D7"/>
    <w:rsid w:val="00FA0BA5"/>
    <w:rsid w:val="00FA0BBF"/>
    <w:rsid w:val="00FA0F12"/>
    <w:rsid w:val="00FA1071"/>
    <w:rsid w:val="00FA136D"/>
    <w:rsid w:val="00FA31E9"/>
    <w:rsid w:val="00FA334A"/>
    <w:rsid w:val="00FA3D5B"/>
    <w:rsid w:val="00FA3F11"/>
    <w:rsid w:val="00FA427E"/>
    <w:rsid w:val="00FA49D4"/>
    <w:rsid w:val="00FA500E"/>
    <w:rsid w:val="00FA508D"/>
    <w:rsid w:val="00FA5461"/>
    <w:rsid w:val="00FA5BAA"/>
    <w:rsid w:val="00FA654A"/>
    <w:rsid w:val="00FA6B06"/>
    <w:rsid w:val="00FA6D92"/>
    <w:rsid w:val="00FA73EB"/>
    <w:rsid w:val="00FA76DC"/>
    <w:rsid w:val="00FA7C15"/>
    <w:rsid w:val="00FB0354"/>
    <w:rsid w:val="00FB11A7"/>
    <w:rsid w:val="00FB1497"/>
    <w:rsid w:val="00FB16A4"/>
    <w:rsid w:val="00FB1C80"/>
    <w:rsid w:val="00FB207A"/>
    <w:rsid w:val="00FB249B"/>
    <w:rsid w:val="00FB2FEE"/>
    <w:rsid w:val="00FB30CC"/>
    <w:rsid w:val="00FB3415"/>
    <w:rsid w:val="00FB35B5"/>
    <w:rsid w:val="00FB3C63"/>
    <w:rsid w:val="00FB42C2"/>
    <w:rsid w:val="00FB42CD"/>
    <w:rsid w:val="00FB4763"/>
    <w:rsid w:val="00FB4976"/>
    <w:rsid w:val="00FB49B3"/>
    <w:rsid w:val="00FB5273"/>
    <w:rsid w:val="00FB56B6"/>
    <w:rsid w:val="00FB6BE8"/>
    <w:rsid w:val="00FB7124"/>
    <w:rsid w:val="00FC081A"/>
    <w:rsid w:val="00FC126F"/>
    <w:rsid w:val="00FC17E9"/>
    <w:rsid w:val="00FC18B3"/>
    <w:rsid w:val="00FC19BB"/>
    <w:rsid w:val="00FC1C79"/>
    <w:rsid w:val="00FC2387"/>
    <w:rsid w:val="00FC276D"/>
    <w:rsid w:val="00FC2BE8"/>
    <w:rsid w:val="00FC30F2"/>
    <w:rsid w:val="00FC3465"/>
    <w:rsid w:val="00FC3526"/>
    <w:rsid w:val="00FC40F3"/>
    <w:rsid w:val="00FC455D"/>
    <w:rsid w:val="00FC47C4"/>
    <w:rsid w:val="00FC49A3"/>
    <w:rsid w:val="00FC4E4E"/>
    <w:rsid w:val="00FC53C4"/>
    <w:rsid w:val="00FC5C57"/>
    <w:rsid w:val="00FC63A5"/>
    <w:rsid w:val="00FC6B44"/>
    <w:rsid w:val="00FC6EE9"/>
    <w:rsid w:val="00FC6F0E"/>
    <w:rsid w:val="00FC7AEA"/>
    <w:rsid w:val="00FC7EBA"/>
    <w:rsid w:val="00FC7EDA"/>
    <w:rsid w:val="00FD066F"/>
    <w:rsid w:val="00FD070C"/>
    <w:rsid w:val="00FD1416"/>
    <w:rsid w:val="00FD1718"/>
    <w:rsid w:val="00FD1A36"/>
    <w:rsid w:val="00FD1B54"/>
    <w:rsid w:val="00FD2A62"/>
    <w:rsid w:val="00FD3237"/>
    <w:rsid w:val="00FD3C47"/>
    <w:rsid w:val="00FD4403"/>
    <w:rsid w:val="00FD51EB"/>
    <w:rsid w:val="00FD545B"/>
    <w:rsid w:val="00FD58C4"/>
    <w:rsid w:val="00FD5B4D"/>
    <w:rsid w:val="00FD5CD9"/>
    <w:rsid w:val="00FD5DDF"/>
    <w:rsid w:val="00FD60FF"/>
    <w:rsid w:val="00FD61ED"/>
    <w:rsid w:val="00FD6C2A"/>
    <w:rsid w:val="00FD748A"/>
    <w:rsid w:val="00FD76AD"/>
    <w:rsid w:val="00FD7AF9"/>
    <w:rsid w:val="00FD7D81"/>
    <w:rsid w:val="00FE050F"/>
    <w:rsid w:val="00FE08D9"/>
    <w:rsid w:val="00FE0E9B"/>
    <w:rsid w:val="00FE1376"/>
    <w:rsid w:val="00FE16CD"/>
    <w:rsid w:val="00FE1C68"/>
    <w:rsid w:val="00FE1F0B"/>
    <w:rsid w:val="00FE1F26"/>
    <w:rsid w:val="00FE256F"/>
    <w:rsid w:val="00FE26F9"/>
    <w:rsid w:val="00FE2F47"/>
    <w:rsid w:val="00FE32CB"/>
    <w:rsid w:val="00FE4821"/>
    <w:rsid w:val="00FE52B3"/>
    <w:rsid w:val="00FE5DB2"/>
    <w:rsid w:val="00FE60E6"/>
    <w:rsid w:val="00FE6EFC"/>
    <w:rsid w:val="00FE7791"/>
    <w:rsid w:val="00FE79C6"/>
    <w:rsid w:val="00FE7A15"/>
    <w:rsid w:val="00FE7E00"/>
    <w:rsid w:val="00FF0043"/>
    <w:rsid w:val="00FF0B21"/>
    <w:rsid w:val="00FF1065"/>
    <w:rsid w:val="00FF1187"/>
    <w:rsid w:val="00FF180A"/>
    <w:rsid w:val="00FF1B17"/>
    <w:rsid w:val="00FF25D6"/>
    <w:rsid w:val="00FF27C9"/>
    <w:rsid w:val="00FF2817"/>
    <w:rsid w:val="00FF2C20"/>
    <w:rsid w:val="00FF2D34"/>
    <w:rsid w:val="00FF307E"/>
    <w:rsid w:val="00FF3710"/>
    <w:rsid w:val="00FF3792"/>
    <w:rsid w:val="00FF3A89"/>
    <w:rsid w:val="00FF3E1D"/>
    <w:rsid w:val="00FF414F"/>
    <w:rsid w:val="00FF4990"/>
    <w:rsid w:val="00FF4E7F"/>
    <w:rsid w:val="00FF5909"/>
    <w:rsid w:val="00FF640A"/>
    <w:rsid w:val="00FF6660"/>
    <w:rsid w:val="00FF6F7D"/>
    <w:rsid w:val="0102A83B"/>
    <w:rsid w:val="0119E66E"/>
    <w:rsid w:val="014B7234"/>
    <w:rsid w:val="01779B2E"/>
    <w:rsid w:val="01855429"/>
    <w:rsid w:val="01949B2D"/>
    <w:rsid w:val="019D9E1F"/>
    <w:rsid w:val="01A28022"/>
    <w:rsid w:val="01AEBDF9"/>
    <w:rsid w:val="01B9FA05"/>
    <w:rsid w:val="01BFA071"/>
    <w:rsid w:val="01C110E7"/>
    <w:rsid w:val="01CB30B8"/>
    <w:rsid w:val="01CC69D0"/>
    <w:rsid w:val="01CDCEF8"/>
    <w:rsid w:val="01CE691E"/>
    <w:rsid w:val="01D3115C"/>
    <w:rsid w:val="01DB7673"/>
    <w:rsid w:val="0203E3F2"/>
    <w:rsid w:val="02041518"/>
    <w:rsid w:val="020E1242"/>
    <w:rsid w:val="020EBB3D"/>
    <w:rsid w:val="021F724D"/>
    <w:rsid w:val="025607B4"/>
    <w:rsid w:val="0258D9BA"/>
    <w:rsid w:val="02650127"/>
    <w:rsid w:val="026C16EB"/>
    <w:rsid w:val="027015DB"/>
    <w:rsid w:val="0270717C"/>
    <w:rsid w:val="02740AD0"/>
    <w:rsid w:val="027A8FA7"/>
    <w:rsid w:val="02809B9B"/>
    <w:rsid w:val="02A3CAD9"/>
    <w:rsid w:val="02B31D30"/>
    <w:rsid w:val="02B9830C"/>
    <w:rsid w:val="02BDB0F1"/>
    <w:rsid w:val="02D006D4"/>
    <w:rsid w:val="02D9FF27"/>
    <w:rsid w:val="02DAEDF7"/>
    <w:rsid w:val="02DFEF6A"/>
    <w:rsid w:val="02E20A4C"/>
    <w:rsid w:val="02E83DD1"/>
    <w:rsid w:val="02F35B78"/>
    <w:rsid w:val="02FF13D0"/>
    <w:rsid w:val="0308384F"/>
    <w:rsid w:val="03109931"/>
    <w:rsid w:val="03137CBB"/>
    <w:rsid w:val="031697E0"/>
    <w:rsid w:val="031976FF"/>
    <w:rsid w:val="0322DA3E"/>
    <w:rsid w:val="0326337D"/>
    <w:rsid w:val="033472E5"/>
    <w:rsid w:val="0343A266"/>
    <w:rsid w:val="034423D5"/>
    <w:rsid w:val="034A1B78"/>
    <w:rsid w:val="0358106B"/>
    <w:rsid w:val="038E4B0D"/>
    <w:rsid w:val="0390F117"/>
    <w:rsid w:val="039745AF"/>
    <w:rsid w:val="0398C483"/>
    <w:rsid w:val="039E9421"/>
    <w:rsid w:val="03A0872F"/>
    <w:rsid w:val="03A7B0A7"/>
    <w:rsid w:val="03B05702"/>
    <w:rsid w:val="03B2807C"/>
    <w:rsid w:val="03B5852C"/>
    <w:rsid w:val="03BA03FD"/>
    <w:rsid w:val="03BE9394"/>
    <w:rsid w:val="03BFE113"/>
    <w:rsid w:val="03DB580C"/>
    <w:rsid w:val="03DE582A"/>
    <w:rsid w:val="03F81AB4"/>
    <w:rsid w:val="041EB732"/>
    <w:rsid w:val="0421657F"/>
    <w:rsid w:val="042181C9"/>
    <w:rsid w:val="04389B1E"/>
    <w:rsid w:val="044C543C"/>
    <w:rsid w:val="044FAF47"/>
    <w:rsid w:val="0452B1FB"/>
    <w:rsid w:val="0452C3B7"/>
    <w:rsid w:val="0454247D"/>
    <w:rsid w:val="04573C54"/>
    <w:rsid w:val="0462B2F8"/>
    <w:rsid w:val="046305F5"/>
    <w:rsid w:val="04721237"/>
    <w:rsid w:val="04914B2B"/>
    <w:rsid w:val="0493F085"/>
    <w:rsid w:val="04949290"/>
    <w:rsid w:val="049D72C8"/>
    <w:rsid w:val="04A912D3"/>
    <w:rsid w:val="04B51E96"/>
    <w:rsid w:val="04C5C705"/>
    <w:rsid w:val="04CCB09E"/>
    <w:rsid w:val="05003475"/>
    <w:rsid w:val="0500D12C"/>
    <w:rsid w:val="05026982"/>
    <w:rsid w:val="052B5FF0"/>
    <w:rsid w:val="052C3CC0"/>
    <w:rsid w:val="052DCB1A"/>
    <w:rsid w:val="053FFB03"/>
    <w:rsid w:val="05476071"/>
    <w:rsid w:val="054803BA"/>
    <w:rsid w:val="0553ADB2"/>
    <w:rsid w:val="05594904"/>
    <w:rsid w:val="056061CE"/>
    <w:rsid w:val="0562F967"/>
    <w:rsid w:val="056F9C51"/>
    <w:rsid w:val="0572ADF6"/>
    <w:rsid w:val="05731F53"/>
    <w:rsid w:val="057B70B7"/>
    <w:rsid w:val="057D2240"/>
    <w:rsid w:val="05820A34"/>
    <w:rsid w:val="058C5760"/>
    <w:rsid w:val="059F4B6A"/>
    <w:rsid w:val="05C50CDF"/>
    <w:rsid w:val="05D076B1"/>
    <w:rsid w:val="05D2F230"/>
    <w:rsid w:val="05D426CC"/>
    <w:rsid w:val="05D50A7E"/>
    <w:rsid w:val="05D95B57"/>
    <w:rsid w:val="05DDF8DF"/>
    <w:rsid w:val="05F3B22F"/>
    <w:rsid w:val="05F792ED"/>
    <w:rsid w:val="05FF5E5B"/>
    <w:rsid w:val="0603E129"/>
    <w:rsid w:val="060A9793"/>
    <w:rsid w:val="06100DA7"/>
    <w:rsid w:val="0611B3FC"/>
    <w:rsid w:val="0617CF9D"/>
    <w:rsid w:val="06185D45"/>
    <w:rsid w:val="0625E5A4"/>
    <w:rsid w:val="06262B20"/>
    <w:rsid w:val="06353168"/>
    <w:rsid w:val="064749A7"/>
    <w:rsid w:val="064E710C"/>
    <w:rsid w:val="0668E8B5"/>
    <w:rsid w:val="066BAF00"/>
    <w:rsid w:val="0677DFB4"/>
    <w:rsid w:val="067D814F"/>
    <w:rsid w:val="067FF353"/>
    <w:rsid w:val="0684A7F9"/>
    <w:rsid w:val="069C7027"/>
    <w:rsid w:val="069F9D48"/>
    <w:rsid w:val="06B625FB"/>
    <w:rsid w:val="06BC15CF"/>
    <w:rsid w:val="06CADFE9"/>
    <w:rsid w:val="06DC93BB"/>
    <w:rsid w:val="06DEB9F1"/>
    <w:rsid w:val="06EB7D69"/>
    <w:rsid w:val="073576D3"/>
    <w:rsid w:val="0744D612"/>
    <w:rsid w:val="0755F1AE"/>
    <w:rsid w:val="076A546C"/>
    <w:rsid w:val="077F2FA1"/>
    <w:rsid w:val="0799BC55"/>
    <w:rsid w:val="079E9E58"/>
    <w:rsid w:val="07A52971"/>
    <w:rsid w:val="07BB2DAD"/>
    <w:rsid w:val="07D89733"/>
    <w:rsid w:val="07E06437"/>
    <w:rsid w:val="07E9E48B"/>
    <w:rsid w:val="07EE3954"/>
    <w:rsid w:val="07EF1332"/>
    <w:rsid w:val="08033EB4"/>
    <w:rsid w:val="08068A19"/>
    <w:rsid w:val="0816E20D"/>
    <w:rsid w:val="082114F5"/>
    <w:rsid w:val="082E8CF7"/>
    <w:rsid w:val="083C0FFB"/>
    <w:rsid w:val="083CA774"/>
    <w:rsid w:val="084B0F95"/>
    <w:rsid w:val="084C4E06"/>
    <w:rsid w:val="085A1294"/>
    <w:rsid w:val="086AACF2"/>
    <w:rsid w:val="0887EF8F"/>
    <w:rsid w:val="088B0984"/>
    <w:rsid w:val="08932B81"/>
    <w:rsid w:val="08975F47"/>
    <w:rsid w:val="089AF5B4"/>
    <w:rsid w:val="08A65768"/>
    <w:rsid w:val="08AA99A0"/>
    <w:rsid w:val="08B1675D"/>
    <w:rsid w:val="08B58B30"/>
    <w:rsid w:val="08D21D9C"/>
    <w:rsid w:val="08D7C0ED"/>
    <w:rsid w:val="08DD4F98"/>
    <w:rsid w:val="08E2B4DC"/>
    <w:rsid w:val="08F5F384"/>
    <w:rsid w:val="08F7E610"/>
    <w:rsid w:val="08FA5E06"/>
    <w:rsid w:val="0905EF76"/>
    <w:rsid w:val="090E6251"/>
    <w:rsid w:val="0915B982"/>
    <w:rsid w:val="09296630"/>
    <w:rsid w:val="092F1D84"/>
    <w:rsid w:val="0930862D"/>
    <w:rsid w:val="0931C365"/>
    <w:rsid w:val="09353191"/>
    <w:rsid w:val="0937AB59"/>
    <w:rsid w:val="094E88D6"/>
    <w:rsid w:val="094EC5B9"/>
    <w:rsid w:val="095C8171"/>
    <w:rsid w:val="0963A3E5"/>
    <w:rsid w:val="09658446"/>
    <w:rsid w:val="09787529"/>
    <w:rsid w:val="097F0C81"/>
    <w:rsid w:val="098B59C2"/>
    <w:rsid w:val="098C3389"/>
    <w:rsid w:val="0995629B"/>
    <w:rsid w:val="0996D3A0"/>
    <w:rsid w:val="09A309C8"/>
    <w:rsid w:val="09A9E6BB"/>
    <w:rsid w:val="09B48A99"/>
    <w:rsid w:val="09CE52C1"/>
    <w:rsid w:val="09ED0F7B"/>
    <w:rsid w:val="09F100F2"/>
    <w:rsid w:val="09FDE8D5"/>
    <w:rsid w:val="0A0671D4"/>
    <w:rsid w:val="0A07308A"/>
    <w:rsid w:val="0A1A0CFD"/>
    <w:rsid w:val="0A210BF2"/>
    <w:rsid w:val="0A21CD5E"/>
    <w:rsid w:val="0A289606"/>
    <w:rsid w:val="0A31320C"/>
    <w:rsid w:val="0A326D88"/>
    <w:rsid w:val="0A41EB13"/>
    <w:rsid w:val="0A5024E8"/>
    <w:rsid w:val="0A5CD32B"/>
    <w:rsid w:val="0A60E6FA"/>
    <w:rsid w:val="0A670130"/>
    <w:rsid w:val="0A6A9B59"/>
    <w:rsid w:val="0A72FDDD"/>
    <w:rsid w:val="0A73D995"/>
    <w:rsid w:val="0A8AF74A"/>
    <w:rsid w:val="0A8C016E"/>
    <w:rsid w:val="0A9C92AF"/>
    <w:rsid w:val="0AA2C979"/>
    <w:rsid w:val="0AAA9825"/>
    <w:rsid w:val="0AAFF42E"/>
    <w:rsid w:val="0AB1AB59"/>
    <w:rsid w:val="0AC8E9D6"/>
    <w:rsid w:val="0ACAD6F3"/>
    <w:rsid w:val="0ADDEFED"/>
    <w:rsid w:val="0AEC28D2"/>
    <w:rsid w:val="0AF0C455"/>
    <w:rsid w:val="0AF52F02"/>
    <w:rsid w:val="0AFE373C"/>
    <w:rsid w:val="0B0C1B0D"/>
    <w:rsid w:val="0B1FF9BC"/>
    <w:rsid w:val="0B2A9224"/>
    <w:rsid w:val="0B2FB540"/>
    <w:rsid w:val="0B33DDD4"/>
    <w:rsid w:val="0B342C4B"/>
    <w:rsid w:val="0B3B803B"/>
    <w:rsid w:val="0B3E6061"/>
    <w:rsid w:val="0B42060E"/>
    <w:rsid w:val="0B44EBB3"/>
    <w:rsid w:val="0B4C42E1"/>
    <w:rsid w:val="0B4E8416"/>
    <w:rsid w:val="0B55D8AF"/>
    <w:rsid w:val="0B58B117"/>
    <w:rsid w:val="0B76416E"/>
    <w:rsid w:val="0B7B9200"/>
    <w:rsid w:val="0B8E409B"/>
    <w:rsid w:val="0B93C6A7"/>
    <w:rsid w:val="0BA33EF0"/>
    <w:rsid w:val="0BBEA4EB"/>
    <w:rsid w:val="0BC0A8BC"/>
    <w:rsid w:val="0BC735A4"/>
    <w:rsid w:val="0BD03C72"/>
    <w:rsid w:val="0BD82136"/>
    <w:rsid w:val="0BDB8D94"/>
    <w:rsid w:val="0BEA29C0"/>
    <w:rsid w:val="0BEE6D20"/>
    <w:rsid w:val="0BF57E92"/>
    <w:rsid w:val="0BF5D8B2"/>
    <w:rsid w:val="0BFDF1AC"/>
    <w:rsid w:val="0C04D6B7"/>
    <w:rsid w:val="0C153361"/>
    <w:rsid w:val="0C18D6A6"/>
    <w:rsid w:val="0C25F637"/>
    <w:rsid w:val="0C39294C"/>
    <w:rsid w:val="0C3F0757"/>
    <w:rsid w:val="0C4CD4C1"/>
    <w:rsid w:val="0C4DFB9E"/>
    <w:rsid w:val="0C53EE83"/>
    <w:rsid w:val="0C5A5ADA"/>
    <w:rsid w:val="0C5E9EEA"/>
    <w:rsid w:val="0C64C1F7"/>
    <w:rsid w:val="0C731584"/>
    <w:rsid w:val="0C871121"/>
    <w:rsid w:val="0C877502"/>
    <w:rsid w:val="0C90C269"/>
    <w:rsid w:val="0CBE55F3"/>
    <w:rsid w:val="0CC2B96B"/>
    <w:rsid w:val="0CCF1FBD"/>
    <w:rsid w:val="0CD2A86B"/>
    <w:rsid w:val="0CE3134D"/>
    <w:rsid w:val="0CF51D53"/>
    <w:rsid w:val="0D0DBA09"/>
    <w:rsid w:val="0D14A7C0"/>
    <w:rsid w:val="0D1791C5"/>
    <w:rsid w:val="0D21AB15"/>
    <w:rsid w:val="0D23DB16"/>
    <w:rsid w:val="0D254D61"/>
    <w:rsid w:val="0D32A2BD"/>
    <w:rsid w:val="0D373CA0"/>
    <w:rsid w:val="0D3C867C"/>
    <w:rsid w:val="0D4525B6"/>
    <w:rsid w:val="0D472878"/>
    <w:rsid w:val="0D6CBCA0"/>
    <w:rsid w:val="0D6F2DCC"/>
    <w:rsid w:val="0D9E0A7A"/>
    <w:rsid w:val="0DABD5E2"/>
    <w:rsid w:val="0DBD1E91"/>
    <w:rsid w:val="0DC3CF4F"/>
    <w:rsid w:val="0DC65507"/>
    <w:rsid w:val="0DD922FD"/>
    <w:rsid w:val="0DFA5B67"/>
    <w:rsid w:val="0DFA8576"/>
    <w:rsid w:val="0E096987"/>
    <w:rsid w:val="0E0C6930"/>
    <w:rsid w:val="0E124C12"/>
    <w:rsid w:val="0E2D8A1C"/>
    <w:rsid w:val="0E341869"/>
    <w:rsid w:val="0E368D0E"/>
    <w:rsid w:val="0E3E880D"/>
    <w:rsid w:val="0E417BBD"/>
    <w:rsid w:val="0E43810B"/>
    <w:rsid w:val="0E51DC44"/>
    <w:rsid w:val="0E524FB9"/>
    <w:rsid w:val="0E525E40"/>
    <w:rsid w:val="0E54B8F7"/>
    <w:rsid w:val="0E63ACE8"/>
    <w:rsid w:val="0E67E7F2"/>
    <w:rsid w:val="0E6930CA"/>
    <w:rsid w:val="0E6DFCDC"/>
    <w:rsid w:val="0E7928AD"/>
    <w:rsid w:val="0E794993"/>
    <w:rsid w:val="0E8672AC"/>
    <w:rsid w:val="0E8E03EC"/>
    <w:rsid w:val="0E9264E5"/>
    <w:rsid w:val="0E99F987"/>
    <w:rsid w:val="0EABB579"/>
    <w:rsid w:val="0EB75C1D"/>
    <w:rsid w:val="0EC90E43"/>
    <w:rsid w:val="0ECB65BD"/>
    <w:rsid w:val="0EDA14BC"/>
    <w:rsid w:val="0EEDCD97"/>
    <w:rsid w:val="0EF4DB59"/>
    <w:rsid w:val="0EFCAA8E"/>
    <w:rsid w:val="0EFE227A"/>
    <w:rsid w:val="0F01979B"/>
    <w:rsid w:val="0F0745BC"/>
    <w:rsid w:val="0F0C881D"/>
    <w:rsid w:val="0F14F4BE"/>
    <w:rsid w:val="0F174C7E"/>
    <w:rsid w:val="0F19E525"/>
    <w:rsid w:val="0F28BC6A"/>
    <w:rsid w:val="0F2E4EFF"/>
    <w:rsid w:val="0F34FADD"/>
    <w:rsid w:val="0F36A2D7"/>
    <w:rsid w:val="0F36CF4C"/>
    <w:rsid w:val="0F3EE71C"/>
    <w:rsid w:val="0F3FEA52"/>
    <w:rsid w:val="0F439961"/>
    <w:rsid w:val="0F453770"/>
    <w:rsid w:val="0F57135A"/>
    <w:rsid w:val="0F5A5325"/>
    <w:rsid w:val="0F5F8F37"/>
    <w:rsid w:val="0F636408"/>
    <w:rsid w:val="0F7D7C81"/>
    <w:rsid w:val="0F9E5FD1"/>
    <w:rsid w:val="0F9EC4AA"/>
    <w:rsid w:val="0FA04362"/>
    <w:rsid w:val="0FA05B65"/>
    <w:rsid w:val="0FC06627"/>
    <w:rsid w:val="0FC459C0"/>
    <w:rsid w:val="0FC6812E"/>
    <w:rsid w:val="0FC8F3B8"/>
    <w:rsid w:val="0FD0BDCF"/>
    <w:rsid w:val="0FEF8AF4"/>
    <w:rsid w:val="10063BDF"/>
    <w:rsid w:val="10281FCF"/>
    <w:rsid w:val="1036C5FF"/>
    <w:rsid w:val="1039C84A"/>
    <w:rsid w:val="103D9B37"/>
    <w:rsid w:val="1040712D"/>
    <w:rsid w:val="104AEC86"/>
    <w:rsid w:val="104E4E0F"/>
    <w:rsid w:val="105814E6"/>
    <w:rsid w:val="105F3DE8"/>
    <w:rsid w:val="106866B8"/>
    <w:rsid w:val="107C8737"/>
    <w:rsid w:val="1086B5C5"/>
    <w:rsid w:val="10A776D3"/>
    <w:rsid w:val="10AD435F"/>
    <w:rsid w:val="10B18D82"/>
    <w:rsid w:val="10B31A3D"/>
    <w:rsid w:val="10BEBF4E"/>
    <w:rsid w:val="10C774CE"/>
    <w:rsid w:val="10D12B5B"/>
    <w:rsid w:val="10D847DA"/>
    <w:rsid w:val="10DC4A64"/>
    <w:rsid w:val="10E12F2F"/>
    <w:rsid w:val="10F02C68"/>
    <w:rsid w:val="10F81BC4"/>
    <w:rsid w:val="10FEF7B0"/>
    <w:rsid w:val="1105BDCD"/>
    <w:rsid w:val="1106DC44"/>
    <w:rsid w:val="110DA58C"/>
    <w:rsid w:val="110EAFF2"/>
    <w:rsid w:val="1136AA0F"/>
    <w:rsid w:val="1139A407"/>
    <w:rsid w:val="113D12B3"/>
    <w:rsid w:val="113F01EB"/>
    <w:rsid w:val="114EE14B"/>
    <w:rsid w:val="1164D336"/>
    <w:rsid w:val="11653CD3"/>
    <w:rsid w:val="11808B3D"/>
    <w:rsid w:val="1194C2AE"/>
    <w:rsid w:val="11A1C370"/>
    <w:rsid w:val="11A9C5B9"/>
    <w:rsid w:val="11AED0D5"/>
    <w:rsid w:val="11BCCF52"/>
    <w:rsid w:val="11C129B3"/>
    <w:rsid w:val="11C793EC"/>
    <w:rsid w:val="11D1701B"/>
    <w:rsid w:val="12011AC3"/>
    <w:rsid w:val="1205FD81"/>
    <w:rsid w:val="1207C8A0"/>
    <w:rsid w:val="120A9C66"/>
    <w:rsid w:val="1218D968"/>
    <w:rsid w:val="12252589"/>
    <w:rsid w:val="1237BE02"/>
    <w:rsid w:val="12739C9A"/>
    <w:rsid w:val="12800323"/>
    <w:rsid w:val="1281F913"/>
    <w:rsid w:val="128EC58B"/>
    <w:rsid w:val="12959D6C"/>
    <w:rsid w:val="129D2BB7"/>
    <w:rsid w:val="12B1259D"/>
    <w:rsid w:val="12B5ECD4"/>
    <w:rsid w:val="12B6CD21"/>
    <w:rsid w:val="12BAC384"/>
    <w:rsid w:val="12BBD102"/>
    <w:rsid w:val="12C00168"/>
    <w:rsid w:val="12DD03EF"/>
    <w:rsid w:val="12E3CC53"/>
    <w:rsid w:val="12F16C10"/>
    <w:rsid w:val="12F539CA"/>
    <w:rsid w:val="12F59CA2"/>
    <w:rsid w:val="13240B26"/>
    <w:rsid w:val="13270855"/>
    <w:rsid w:val="132E6832"/>
    <w:rsid w:val="1334A4DC"/>
    <w:rsid w:val="133B25AD"/>
    <w:rsid w:val="1340BB72"/>
    <w:rsid w:val="134955FC"/>
    <w:rsid w:val="134E9251"/>
    <w:rsid w:val="135029C2"/>
    <w:rsid w:val="1353ADDA"/>
    <w:rsid w:val="13764791"/>
    <w:rsid w:val="137DD65A"/>
    <w:rsid w:val="137E4423"/>
    <w:rsid w:val="1392E2F7"/>
    <w:rsid w:val="139322C1"/>
    <w:rsid w:val="13959AB7"/>
    <w:rsid w:val="139A4FE9"/>
    <w:rsid w:val="13A70102"/>
    <w:rsid w:val="13AD11AF"/>
    <w:rsid w:val="13B8DA0C"/>
    <w:rsid w:val="13BE8E41"/>
    <w:rsid w:val="13CB571D"/>
    <w:rsid w:val="13CD0016"/>
    <w:rsid w:val="13CFFC99"/>
    <w:rsid w:val="13D11B42"/>
    <w:rsid w:val="13E23C47"/>
    <w:rsid w:val="13F75662"/>
    <w:rsid w:val="13FD8BAA"/>
    <w:rsid w:val="1401ACBA"/>
    <w:rsid w:val="1402C154"/>
    <w:rsid w:val="140635A9"/>
    <w:rsid w:val="141E1D1B"/>
    <w:rsid w:val="14269673"/>
    <w:rsid w:val="142DF22D"/>
    <w:rsid w:val="1442C371"/>
    <w:rsid w:val="144530EB"/>
    <w:rsid w:val="144B6EE7"/>
    <w:rsid w:val="14647DAD"/>
    <w:rsid w:val="14666749"/>
    <w:rsid w:val="147FB522"/>
    <w:rsid w:val="148C30C8"/>
    <w:rsid w:val="149582C1"/>
    <w:rsid w:val="14A1F481"/>
    <w:rsid w:val="14A40D66"/>
    <w:rsid w:val="14A7A28F"/>
    <w:rsid w:val="14ACCB4A"/>
    <w:rsid w:val="14BA2BB1"/>
    <w:rsid w:val="14BD2109"/>
    <w:rsid w:val="14BF5C3F"/>
    <w:rsid w:val="14C63097"/>
    <w:rsid w:val="14DAB646"/>
    <w:rsid w:val="14E37D4B"/>
    <w:rsid w:val="14F193EE"/>
    <w:rsid w:val="14F35C85"/>
    <w:rsid w:val="15128109"/>
    <w:rsid w:val="151B4023"/>
    <w:rsid w:val="151D12DF"/>
    <w:rsid w:val="15301C9C"/>
    <w:rsid w:val="1533D390"/>
    <w:rsid w:val="1535BD99"/>
    <w:rsid w:val="153CD3FA"/>
    <w:rsid w:val="154C93C3"/>
    <w:rsid w:val="154D0F9D"/>
    <w:rsid w:val="1570E440"/>
    <w:rsid w:val="157F037C"/>
    <w:rsid w:val="15841D5C"/>
    <w:rsid w:val="158CAE89"/>
    <w:rsid w:val="159439B3"/>
    <w:rsid w:val="15A1A31F"/>
    <w:rsid w:val="15A4C8F9"/>
    <w:rsid w:val="15A757BE"/>
    <w:rsid w:val="15AA56E2"/>
    <w:rsid w:val="15B878C8"/>
    <w:rsid w:val="15C2DFCE"/>
    <w:rsid w:val="15C2FA41"/>
    <w:rsid w:val="15C79C30"/>
    <w:rsid w:val="15C95F07"/>
    <w:rsid w:val="15CEC124"/>
    <w:rsid w:val="15CF1FD6"/>
    <w:rsid w:val="15D98A97"/>
    <w:rsid w:val="15DD42BF"/>
    <w:rsid w:val="15EC4EAD"/>
    <w:rsid w:val="15F4AB00"/>
    <w:rsid w:val="15F4DDD1"/>
    <w:rsid w:val="15FC63B3"/>
    <w:rsid w:val="16009A1D"/>
    <w:rsid w:val="160604C9"/>
    <w:rsid w:val="161D2C21"/>
    <w:rsid w:val="16200B1C"/>
    <w:rsid w:val="1623A413"/>
    <w:rsid w:val="16379075"/>
    <w:rsid w:val="163F4B2A"/>
    <w:rsid w:val="164F3730"/>
    <w:rsid w:val="16671DAD"/>
    <w:rsid w:val="166D4808"/>
    <w:rsid w:val="16714F7E"/>
    <w:rsid w:val="167C3BF9"/>
    <w:rsid w:val="16841E55"/>
    <w:rsid w:val="168818A6"/>
    <w:rsid w:val="168EC3B2"/>
    <w:rsid w:val="1698B6AA"/>
    <w:rsid w:val="16A36B17"/>
    <w:rsid w:val="16AEA802"/>
    <w:rsid w:val="16B937D4"/>
    <w:rsid w:val="16C11A60"/>
    <w:rsid w:val="16C132E8"/>
    <w:rsid w:val="16CFE12D"/>
    <w:rsid w:val="16D8F068"/>
    <w:rsid w:val="16F57E36"/>
    <w:rsid w:val="1714CC6A"/>
    <w:rsid w:val="171E6155"/>
    <w:rsid w:val="17268793"/>
    <w:rsid w:val="1729B996"/>
    <w:rsid w:val="17368381"/>
    <w:rsid w:val="1742B55D"/>
    <w:rsid w:val="174FBBC9"/>
    <w:rsid w:val="17509EC4"/>
    <w:rsid w:val="178C5814"/>
    <w:rsid w:val="17A75C09"/>
    <w:rsid w:val="17A8F6BA"/>
    <w:rsid w:val="17AE0D35"/>
    <w:rsid w:val="17B9B67F"/>
    <w:rsid w:val="17CFE704"/>
    <w:rsid w:val="17E3DFAE"/>
    <w:rsid w:val="17F8B0F2"/>
    <w:rsid w:val="1807C186"/>
    <w:rsid w:val="181A1511"/>
    <w:rsid w:val="182EE655"/>
    <w:rsid w:val="183064C2"/>
    <w:rsid w:val="183357E3"/>
    <w:rsid w:val="18392142"/>
    <w:rsid w:val="183EF3F3"/>
    <w:rsid w:val="185A81D3"/>
    <w:rsid w:val="185B6650"/>
    <w:rsid w:val="185E6422"/>
    <w:rsid w:val="1874B35E"/>
    <w:rsid w:val="1880CE71"/>
    <w:rsid w:val="1886B87E"/>
    <w:rsid w:val="18A05F76"/>
    <w:rsid w:val="18A50F6B"/>
    <w:rsid w:val="18AD88C3"/>
    <w:rsid w:val="18B517C1"/>
    <w:rsid w:val="18B8D433"/>
    <w:rsid w:val="18BDF1DD"/>
    <w:rsid w:val="18C6BE91"/>
    <w:rsid w:val="18CA6757"/>
    <w:rsid w:val="18DB3A63"/>
    <w:rsid w:val="18E4639A"/>
    <w:rsid w:val="18E4ABE1"/>
    <w:rsid w:val="18E645FA"/>
    <w:rsid w:val="18F189B2"/>
    <w:rsid w:val="1910C9A4"/>
    <w:rsid w:val="191268C7"/>
    <w:rsid w:val="191C4AEF"/>
    <w:rsid w:val="193A3AE0"/>
    <w:rsid w:val="193F027C"/>
    <w:rsid w:val="1949EC7C"/>
    <w:rsid w:val="195D5B7E"/>
    <w:rsid w:val="195D8B7E"/>
    <w:rsid w:val="1974800A"/>
    <w:rsid w:val="198A5ED5"/>
    <w:rsid w:val="198EF1AD"/>
    <w:rsid w:val="19B34543"/>
    <w:rsid w:val="19CA62C1"/>
    <w:rsid w:val="19CE003C"/>
    <w:rsid w:val="19CEE2B5"/>
    <w:rsid w:val="19DF920E"/>
    <w:rsid w:val="19E531CA"/>
    <w:rsid w:val="19F5E176"/>
    <w:rsid w:val="19F7FF92"/>
    <w:rsid w:val="1A03071B"/>
    <w:rsid w:val="1A0D486D"/>
    <w:rsid w:val="1A23BED2"/>
    <w:rsid w:val="1A25F463"/>
    <w:rsid w:val="1A3A932A"/>
    <w:rsid w:val="1A3FA631"/>
    <w:rsid w:val="1A476692"/>
    <w:rsid w:val="1A591BB5"/>
    <w:rsid w:val="1A6CF22F"/>
    <w:rsid w:val="1A75C6F5"/>
    <w:rsid w:val="1A7E9371"/>
    <w:rsid w:val="1A7FCB37"/>
    <w:rsid w:val="1AB29C6D"/>
    <w:rsid w:val="1AC25B86"/>
    <w:rsid w:val="1AD2520E"/>
    <w:rsid w:val="1AD2CCF9"/>
    <w:rsid w:val="1AD4D596"/>
    <w:rsid w:val="1AEAFAC4"/>
    <w:rsid w:val="1AF01E06"/>
    <w:rsid w:val="1AF1460E"/>
    <w:rsid w:val="1AFDEA9A"/>
    <w:rsid w:val="1B0C276C"/>
    <w:rsid w:val="1B0ED97A"/>
    <w:rsid w:val="1B105785"/>
    <w:rsid w:val="1B21B280"/>
    <w:rsid w:val="1B2C5D64"/>
    <w:rsid w:val="1B2C7413"/>
    <w:rsid w:val="1B2F8866"/>
    <w:rsid w:val="1B3D06B5"/>
    <w:rsid w:val="1B4238A7"/>
    <w:rsid w:val="1B4E56EE"/>
    <w:rsid w:val="1B533C15"/>
    <w:rsid w:val="1B57E1A8"/>
    <w:rsid w:val="1B5F0D0B"/>
    <w:rsid w:val="1B63E25B"/>
    <w:rsid w:val="1B63FA42"/>
    <w:rsid w:val="1B71A8A8"/>
    <w:rsid w:val="1B745EEC"/>
    <w:rsid w:val="1B84812A"/>
    <w:rsid w:val="1B859487"/>
    <w:rsid w:val="1B86E02A"/>
    <w:rsid w:val="1B8A6AD3"/>
    <w:rsid w:val="1B8BCB52"/>
    <w:rsid w:val="1B98B279"/>
    <w:rsid w:val="1B9A3461"/>
    <w:rsid w:val="1BA1E624"/>
    <w:rsid w:val="1BCA7F34"/>
    <w:rsid w:val="1BD93C45"/>
    <w:rsid w:val="1BED48E1"/>
    <w:rsid w:val="1BF536FE"/>
    <w:rsid w:val="1BF8906E"/>
    <w:rsid w:val="1BFF820F"/>
    <w:rsid w:val="1C04F8E8"/>
    <w:rsid w:val="1C051697"/>
    <w:rsid w:val="1C05FAEE"/>
    <w:rsid w:val="1C15F80C"/>
    <w:rsid w:val="1C1B71E6"/>
    <w:rsid w:val="1C287910"/>
    <w:rsid w:val="1C2FE90A"/>
    <w:rsid w:val="1C31CBDA"/>
    <w:rsid w:val="1C380658"/>
    <w:rsid w:val="1C4EFBEC"/>
    <w:rsid w:val="1C53DBCC"/>
    <w:rsid w:val="1C5D4CDB"/>
    <w:rsid w:val="1C613722"/>
    <w:rsid w:val="1C669265"/>
    <w:rsid w:val="1C6A7849"/>
    <w:rsid w:val="1C7AECF6"/>
    <w:rsid w:val="1C84D2BA"/>
    <w:rsid w:val="1C8CB034"/>
    <w:rsid w:val="1CAB4153"/>
    <w:rsid w:val="1CB41619"/>
    <w:rsid w:val="1CB60B76"/>
    <w:rsid w:val="1CD479E0"/>
    <w:rsid w:val="1CDFBACC"/>
    <w:rsid w:val="1CF5630F"/>
    <w:rsid w:val="1CFBD22E"/>
    <w:rsid w:val="1D06D17D"/>
    <w:rsid w:val="1D158C6B"/>
    <w:rsid w:val="1D1789FB"/>
    <w:rsid w:val="1D25DA8A"/>
    <w:rsid w:val="1D330306"/>
    <w:rsid w:val="1D33A282"/>
    <w:rsid w:val="1D35E280"/>
    <w:rsid w:val="1D3F34BD"/>
    <w:rsid w:val="1D45BD04"/>
    <w:rsid w:val="1D4C7480"/>
    <w:rsid w:val="1D67349C"/>
    <w:rsid w:val="1D740B45"/>
    <w:rsid w:val="1D747EBA"/>
    <w:rsid w:val="1D8ADF78"/>
    <w:rsid w:val="1DB7A6EE"/>
    <w:rsid w:val="1DC37CCA"/>
    <w:rsid w:val="1DDAA27C"/>
    <w:rsid w:val="1DE59C88"/>
    <w:rsid w:val="1DF59B7C"/>
    <w:rsid w:val="1DFA9F9A"/>
    <w:rsid w:val="1E0085C7"/>
    <w:rsid w:val="1E013F69"/>
    <w:rsid w:val="1E104803"/>
    <w:rsid w:val="1E16A5B3"/>
    <w:rsid w:val="1E19018C"/>
    <w:rsid w:val="1E2236DF"/>
    <w:rsid w:val="1E29874C"/>
    <w:rsid w:val="1E2F02BB"/>
    <w:rsid w:val="1E33FB96"/>
    <w:rsid w:val="1E34C5DF"/>
    <w:rsid w:val="1E3A2056"/>
    <w:rsid w:val="1E3D9160"/>
    <w:rsid w:val="1E4158D0"/>
    <w:rsid w:val="1E444F2D"/>
    <w:rsid w:val="1E4AFE2E"/>
    <w:rsid w:val="1E4B3EAE"/>
    <w:rsid w:val="1E4F3461"/>
    <w:rsid w:val="1E51FE2F"/>
    <w:rsid w:val="1E560BF0"/>
    <w:rsid w:val="1E6CA39C"/>
    <w:rsid w:val="1E7EB7E8"/>
    <w:rsid w:val="1E8F13F4"/>
    <w:rsid w:val="1E90C431"/>
    <w:rsid w:val="1E91AD79"/>
    <w:rsid w:val="1E929313"/>
    <w:rsid w:val="1E9B8FD0"/>
    <w:rsid w:val="1EA11D31"/>
    <w:rsid w:val="1EA9382A"/>
    <w:rsid w:val="1EAAC13A"/>
    <w:rsid w:val="1EB13BC8"/>
    <w:rsid w:val="1ECE160D"/>
    <w:rsid w:val="1ECE62F4"/>
    <w:rsid w:val="1ED41692"/>
    <w:rsid w:val="1EE80EA3"/>
    <w:rsid w:val="1EEC5C9B"/>
    <w:rsid w:val="1EF8F642"/>
    <w:rsid w:val="1EFA0A48"/>
    <w:rsid w:val="1EFAF33C"/>
    <w:rsid w:val="1EFB6F30"/>
    <w:rsid w:val="1F05A142"/>
    <w:rsid w:val="1F11FC12"/>
    <w:rsid w:val="1F1DCD80"/>
    <w:rsid w:val="1F286AE0"/>
    <w:rsid w:val="1F28837A"/>
    <w:rsid w:val="1F305593"/>
    <w:rsid w:val="1F3B814F"/>
    <w:rsid w:val="1F3C0213"/>
    <w:rsid w:val="1F4A7CB0"/>
    <w:rsid w:val="1F4F5F36"/>
    <w:rsid w:val="1F5E0290"/>
    <w:rsid w:val="1F5E43B8"/>
    <w:rsid w:val="1F72B3DA"/>
    <w:rsid w:val="1F7C7CB2"/>
    <w:rsid w:val="1F8A95B9"/>
    <w:rsid w:val="1F8C8951"/>
    <w:rsid w:val="1FA26571"/>
    <w:rsid w:val="1FB67CD4"/>
    <w:rsid w:val="1FB6CC32"/>
    <w:rsid w:val="1FD076F9"/>
    <w:rsid w:val="1FDA707C"/>
    <w:rsid w:val="1FDC40C4"/>
    <w:rsid w:val="1FFBA075"/>
    <w:rsid w:val="200515AC"/>
    <w:rsid w:val="2005A650"/>
    <w:rsid w:val="20062F63"/>
    <w:rsid w:val="200AC756"/>
    <w:rsid w:val="200E9CC3"/>
    <w:rsid w:val="201FA4C9"/>
    <w:rsid w:val="202ACB97"/>
    <w:rsid w:val="202B7DC1"/>
    <w:rsid w:val="202CA9F1"/>
    <w:rsid w:val="203C45A1"/>
    <w:rsid w:val="2046A20F"/>
    <w:rsid w:val="204DC105"/>
    <w:rsid w:val="2051194F"/>
    <w:rsid w:val="205C5F33"/>
    <w:rsid w:val="20623623"/>
    <w:rsid w:val="20709931"/>
    <w:rsid w:val="2077A6F3"/>
    <w:rsid w:val="208CFF6F"/>
    <w:rsid w:val="20901A82"/>
    <w:rsid w:val="20B072DD"/>
    <w:rsid w:val="20D8F359"/>
    <w:rsid w:val="20EB75F2"/>
    <w:rsid w:val="20EF5B93"/>
    <w:rsid w:val="20F031D2"/>
    <w:rsid w:val="20F7CFA3"/>
    <w:rsid w:val="20FE69DF"/>
    <w:rsid w:val="2103969D"/>
    <w:rsid w:val="211D42A7"/>
    <w:rsid w:val="21205FFF"/>
    <w:rsid w:val="2136D81A"/>
    <w:rsid w:val="2147AC65"/>
    <w:rsid w:val="214C7E8E"/>
    <w:rsid w:val="214E0317"/>
    <w:rsid w:val="2158A629"/>
    <w:rsid w:val="2159274C"/>
    <w:rsid w:val="21635F0A"/>
    <w:rsid w:val="217639BB"/>
    <w:rsid w:val="21781CD6"/>
    <w:rsid w:val="218BAD5A"/>
    <w:rsid w:val="2193164F"/>
    <w:rsid w:val="219E3E5F"/>
    <w:rsid w:val="21A47BA8"/>
    <w:rsid w:val="21A84A0C"/>
    <w:rsid w:val="21BDB869"/>
    <w:rsid w:val="21BEBA7A"/>
    <w:rsid w:val="21DB6414"/>
    <w:rsid w:val="21EA40C8"/>
    <w:rsid w:val="21F042DC"/>
    <w:rsid w:val="21F4D4CC"/>
    <w:rsid w:val="220797D3"/>
    <w:rsid w:val="2207DC86"/>
    <w:rsid w:val="220A36FD"/>
    <w:rsid w:val="22161C85"/>
    <w:rsid w:val="221B796D"/>
    <w:rsid w:val="221C22C0"/>
    <w:rsid w:val="221D293B"/>
    <w:rsid w:val="22217A03"/>
    <w:rsid w:val="223BCB6F"/>
    <w:rsid w:val="224298BA"/>
    <w:rsid w:val="224DE42A"/>
    <w:rsid w:val="2252DE37"/>
    <w:rsid w:val="225B080D"/>
    <w:rsid w:val="226484F2"/>
    <w:rsid w:val="2265E8F5"/>
    <w:rsid w:val="2270A6B3"/>
    <w:rsid w:val="22816FA5"/>
    <w:rsid w:val="228210BC"/>
    <w:rsid w:val="2290A2B5"/>
    <w:rsid w:val="22A39139"/>
    <w:rsid w:val="22A7DA48"/>
    <w:rsid w:val="22CC8698"/>
    <w:rsid w:val="22CC9C91"/>
    <w:rsid w:val="22CE531F"/>
    <w:rsid w:val="22D40E7C"/>
    <w:rsid w:val="22EC06EE"/>
    <w:rsid w:val="22F07FF0"/>
    <w:rsid w:val="22F24AB2"/>
    <w:rsid w:val="22F95149"/>
    <w:rsid w:val="23048B17"/>
    <w:rsid w:val="2310386C"/>
    <w:rsid w:val="2316EC38"/>
    <w:rsid w:val="2322AA2A"/>
    <w:rsid w:val="2335D3F3"/>
    <w:rsid w:val="23372CC2"/>
    <w:rsid w:val="233A544F"/>
    <w:rsid w:val="2340852F"/>
    <w:rsid w:val="23462165"/>
    <w:rsid w:val="234F5B5E"/>
    <w:rsid w:val="235410E4"/>
    <w:rsid w:val="235E7C52"/>
    <w:rsid w:val="236337DD"/>
    <w:rsid w:val="2367ED83"/>
    <w:rsid w:val="236ADBE7"/>
    <w:rsid w:val="236C7F12"/>
    <w:rsid w:val="237338EC"/>
    <w:rsid w:val="238A5DEB"/>
    <w:rsid w:val="2399AB1C"/>
    <w:rsid w:val="23B20930"/>
    <w:rsid w:val="23B97593"/>
    <w:rsid w:val="23D778AF"/>
    <w:rsid w:val="23DD073F"/>
    <w:rsid w:val="23EDFAF9"/>
    <w:rsid w:val="23F0BB62"/>
    <w:rsid w:val="23F27111"/>
    <w:rsid w:val="23F6E741"/>
    <w:rsid w:val="23F8982F"/>
    <w:rsid w:val="23FBC49F"/>
    <w:rsid w:val="2400F80D"/>
    <w:rsid w:val="24044360"/>
    <w:rsid w:val="2409A62B"/>
    <w:rsid w:val="240CE4D2"/>
    <w:rsid w:val="2410CB98"/>
    <w:rsid w:val="241C09FC"/>
    <w:rsid w:val="242398FA"/>
    <w:rsid w:val="24262E72"/>
    <w:rsid w:val="2429CBD5"/>
    <w:rsid w:val="24384F83"/>
    <w:rsid w:val="243A187C"/>
    <w:rsid w:val="243A3CAD"/>
    <w:rsid w:val="244845F7"/>
    <w:rsid w:val="2451DBC1"/>
    <w:rsid w:val="247C5B78"/>
    <w:rsid w:val="2483DA88"/>
    <w:rsid w:val="24878820"/>
    <w:rsid w:val="248A6493"/>
    <w:rsid w:val="2493140A"/>
    <w:rsid w:val="249343AB"/>
    <w:rsid w:val="24C42823"/>
    <w:rsid w:val="24DB989E"/>
    <w:rsid w:val="24E85F13"/>
    <w:rsid w:val="24EC2524"/>
    <w:rsid w:val="24EFB426"/>
    <w:rsid w:val="24F9FBAA"/>
    <w:rsid w:val="2505C599"/>
    <w:rsid w:val="25066878"/>
    <w:rsid w:val="2511793A"/>
    <w:rsid w:val="2512A6A9"/>
    <w:rsid w:val="2527A0AA"/>
    <w:rsid w:val="2527B9C6"/>
    <w:rsid w:val="252E4F50"/>
    <w:rsid w:val="2530AB99"/>
    <w:rsid w:val="2533F185"/>
    <w:rsid w:val="2538B649"/>
    <w:rsid w:val="253EC956"/>
    <w:rsid w:val="2545D08A"/>
    <w:rsid w:val="2546ABD5"/>
    <w:rsid w:val="254C0625"/>
    <w:rsid w:val="254FDE98"/>
    <w:rsid w:val="2555F9F9"/>
    <w:rsid w:val="25656DB8"/>
    <w:rsid w:val="256680CB"/>
    <w:rsid w:val="256CA720"/>
    <w:rsid w:val="25782D6C"/>
    <w:rsid w:val="257C1C58"/>
    <w:rsid w:val="257CACD9"/>
    <w:rsid w:val="2581FE80"/>
    <w:rsid w:val="2586FE3B"/>
    <w:rsid w:val="258FF278"/>
    <w:rsid w:val="2591DEA6"/>
    <w:rsid w:val="25972CC9"/>
    <w:rsid w:val="259B9DA9"/>
    <w:rsid w:val="25A348F1"/>
    <w:rsid w:val="25A907FE"/>
    <w:rsid w:val="25AB7BD4"/>
    <w:rsid w:val="25AE276A"/>
    <w:rsid w:val="25B7172E"/>
    <w:rsid w:val="25BB425E"/>
    <w:rsid w:val="25C22BE2"/>
    <w:rsid w:val="25C620D7"/>
    <w:rsid w:val="25CFB1B2"/>
    <w:rsid w:val="25D19C20"/>
    <w:rsid w:val="25DE9B91"/>
    <w:rsid w:val="25E6874D"/>
    <w:rsid w:val="25E96151"/>
    <w:rsid w:val="25ECFE55"/>
    <w:rsid w:val="25EDCD88"/>
    <w:rsid w:val="25F5E0E0"/>
    <w:rsid w:val="25F875AF"/>
    <w:rsid w:val="25FCD331"/>
    <w:rsid w:val="26076720"/>
    <w:rsid w:val="261ACFBF"/>
    <w:rsid w:val="26221CDB"/>
    <w:rsid w:val="2631402D"/>
    <w:rsid w:val="26336804"/>
    <w:rsid w:val="263FAD34"/>
    <w:rsid w:val="26423389"/>
    <w:rsid w:val="26477487"/>
    <w:rsid w:val="265704CD"/>
    <w:rsid w:val="26652F83"/>
    <w:rsid w:val="266A151D"/>
    <w:rsid w:val="267268DF"/>
    <w:rsid w:val="267AA8A5"/>
    <w:rsid w:val="267BC71C"/>
    <w:rsid w:val="267ED8BE"/>
    <w:rsid w:val="2685B8F8"/>
    <w:rsid w:val="268688EC"/>
    <w:rsid w:val="26870DC7"/>
    <w:rsid w:val="2689F45A"/>
    <w:rsid w:val="268ACAF7"/>
    <w:rsid w:val="26A22A4B"/>
    <w:rsid w:val="26A84080"/>
    <w:rsid w:val="26AA2672"/>
    <w:rsid w:val="26B134BD"/>
    <w:rsid w:val="26B3929D"/>
    <w:rsid w:val="26C4C143"/>
    <w:rsid w:val="26CB8A62"/>
    <w:rsid w:val="26D20112"/>
    <w:rsid w:val="26E00D54"/>
    <w:rsid w:val="26E5C89F"/>
    <w:rsid w:val="2701D9AE"/>
    <w:rsid w:val="27036376"/>
    <w:rsid w:val="270404BD"/>
    <w:rsid w:val="271363FC"/>
    <w:rsid w:val="27157811"/>
    <w:rsid w:val="271771BD"/>
    <w:rsid w:val="27205232"/>
    <w:rsid w:val="272BD6EE"/>
    <w:rsid w:val="273575CC"/>
    <w:rsid w:val="274BC2D4"/>
    <w:rsid w:val="274BD61A"/>
    <w:rsid w:val="274D5F19"/>
    <w:rsid w:val="275BA3FD"/>
    <w:rsid w:val="275FAFFE"/>
    <w:rsid w:val="2762A556"/>
    <w:rsid w:val="276772D9"/>
    <w:rsid w:val="277521DB"/>
    <w:rsid w:val="277C4E98"/>
    <w:rsid w:val="2785961D"/>
    <w:rsid w:val="278E5B72"/>
    <w:rsid w:val="278FBEAF"/>
    <w:rsid w:val="279E6A43"/>
    <w:rsid w:val="27A4D9BE"/>
    <w:rsid w:val="27A8FDD4"/>
    <w:rsid w:val="27B54A4C"/>
    <w:rsid w:val="27C4283E"/>
    <w:rsid w:val="27C6EB8E"/>
    <w:rsid w:val="27CC3BAD"/>
    <w:rsid w:val="27CCF53D"/>
    <w:rsid w:val="27D08195"/>
    <w:rsid w:val="27D47257"/>
    <w:rsid w:val="27DA8CBF"/>
    <w:rsid w:val="27DF334D"/>
    <w:rsid w:val="27E29092"/>
    <w:rsid w:val="27EE7F85"/>
    <w:rsid w:val="27F56F14"/>
    <w:rsid w:val="27F85BBB"/>
    <w:rsid w:val="27FFDE06"/>
    <w:rsid w:val="28047FB9"/>
    <w:rsid w:val="280FBB6B"/>
    <w:rsid w:val="28120225"/>
    <w:rsid w:val="28229752"/>
    <w:rsid w:val="2824AF07"/>
    <w:rsid w:val="283352E1"/>
    <w:rsid w:val="283AA3AD"/>
    <w:rsid w:val="284B0519"/>
    <w:rsid w:val="284D9AEE"/>
    <w:rsid w:val="28547F89"/>
    <w:rsid w:val="285ACF7A"/>
    <w:rsid w:val="285CD3FB"/>
    <w:rsid w:val="285EB97B"/>
    <w:rsid w:val="28676027"/>
    <w:rsid w:val="28778D5E"/>
    <w:rsid w:val="2879B2D8"/>
    <w:rsid w:val="287FE121"/>
    <w:rsid w:val="2896AF0B"/>
    <w:rsid w:val="28A843F1"/>
    <w:rsid w:val="28AF031B"/>
    <w:rsid w:val="28B37EC1"/>
    <w:rsid w:val="28BA00C5"/>
    <w:rsid w:val="28BAF5B9"/>
    <w:rsid w:val="28C03076"/>
    <w:rsid w:val="28CF3847"/>
    <w:rsid w:val="28D0ADEC"/>
    <w:rsid w:val="28E08B21"/>
    <w:rsid w:val="28EA12CA"/>
    <w:rsid w:val="28F30777"/>
    <w:rsid w:val="28F54100"/>
    <w:rsid w:val="28FEDB27"/>
    <w:rsid w:val="290271C6"/>
    <w:rsid w:val="29109A6B"/>
    <w:rsid w:val="2913FC65"/>
    <w:rsid w:val="29142F36"/>
    <w:rsid w:val="291E17BA"/>
    <w:rsid w:val="291E63A6"/>
    <w:rsid w:val="292297CF"/>
    <w:rsid w:val="292560A9"/>
    <w:rsid w:val="2933608D"/>
    <w:rsid w:val="296925C9"/>
    <w:rsid w:val="298E0E17"/>
    <w:rsid w:val="29A4B5E7"/>
    <w:rsid w:val="29AA5879"/>
    <w:rsid w:val="29B44852"/>
    <w:rsid w:val="29C07F68"/>
    <w:rsid w:val="29C5CCBF"/>
    <w:rsid w:val="29C84C2B"/>
    <w:rsid w:val="29CAFCA4"/>
    <w:rsid w:val="29D08004"/>
    <w:rsid w:val="29EC1037"/>
    <w:rsid w:val="29F3E171"/>
    <w:rsid w:val="29F543F1"/>
    <w:rsid w:val="29F9B006"/>
    <w:rsid w:val="29FBED6F"/>
    <w:rsid w:val="29FFAD8E"/>
    <w:rsid w:val="2A093F25"/>
    <w:rsid w:val="2A0DAF48"/>
    <w:rsid w:val="2A11731A"/>
    <w:rsid w:val="2A18186D"/>
    <w:rsid w:val="2A2B135F"/>
    <w:rsid w:val="2A2C6074"/>
    <w:rsid w:val="2A2F5E5D"/>
    <w:rsid w:val="2A30CFF8"/>
    <w:rsid w:val="2A6E08E3"/>
    <w:rsid w:val="2A74554C"/>
    <w:rsid w:val="2A75EA8B"/>
    <w:rsid w:val="2A953144"/>
    <w:rsid w:val="2A9B90B3"/>
    <w:rsid w:val="2AA97C4F"/>
    <w:rsid w:val="2AAE485E"/>
    <w:rsid w:val="2AB19B25"/>
    <w:rsid w:val="2AC1CA1F"/>
    <w:rsid w:val="2AC7C597"/>
    <w:rsid w:val="2AD78252"/>
    <w:rsid w:val="2B0B1862"/>
    <w:rsid w:val="2B0E0C39"/>
    <w:rsid w:val="2B1E654F"/>
    <w:rsid w:val="2B25FA2C"/>
    <w:rsid w:val="2B33BE90"/>
    <w:rsid w:val="2B35C36C"/>
    <w:rsid w:val="2B3C1A1F"/>
    <w:rsid w:val="2B498768"/>
    <w:rsid w:val="2B5670DF"/>
    <w:rsid w:val="2B6C7A01"/>
    <w:rsid w:val="2B7133BA"/>
    <w:rsid w:val="2B8E2602"/>
    <w:rsid w:val="2B935B16"/>
    <w:rsid w:val="2B969032"/>
    <w:rsid w:val="2B9A564C"/>
    <w:rsid w:val="2B9E640D"/>
    <w:rsid w:val="2B9FE916"/>
    <w:rsid w:val="2BA7455F"/>
    <w:rsid w:val="2BD31CF1"/>
    <w:rsid w:val="2BD85205"/>
    <w:rsid w:val="2BE7535B"/>
    <w:rsid w:val="2BEFBDC9"/>
    <w:rsid w:val="2BF178CA"/>
    <w:rsid w:val="2C0E1D8F"/>
    <w:rsid w:val="2C2A2DD1"/>
    <w:rsid w:val="2C30DDEB"/>
    <w:rsid w:val="2C33AED9"/>
    <w:rsid w:val="2C395231"/>
    <w:rsid w:val="2C460C61"/>
    <w:rsid w:val="2C564E0F"/>
    <w:rsid w:val="2C57EAC7"/>
    <w:rsid w:val="2C610BDA"/>
    <w:rsid w:val="2C6163BE"/>
    <w:rsid w:val="2C6CAA48"/>
    <w:rsid w:val="2C6D36F6"/>
    <w:rsid w:val="2C84983E"/>
    <w:rsid w:val="2C86B5FD"/>
    <w:rsid w:val="2C8C2B99"/>
    <w:rsid w:val="2CA989A2"/>
    <w:rsid w:val="2CBE86B9"/>
    <w:rsid w:val="2CCDA671"/>
    <w:rsid w:val="2CCE91EA"/>
    <w:rsid w:val="2CD18639"/>
    <w:rsid w:val="2CDEA465"/>
    <w:rsid w:val="2CEE8091"/>
    <w:rsid w:val="2CFB9673"/>
    <w:rsid w:val="2CFBFCC2"/>
    <w:rsid w:val="2CFF5575"/>
    <w:rsid w:val="2D01B0C5"/>
    <w:rsid w:val="2D04A03C"/>
    <w:rsid w:val="2D077C58"/>
    <w:rsid w:val="2D13427E"/>
    <w:rsid w:val="2D17BB10"/>
    <w:rsid w:val="2D234C52"/>
    <w:rsid w:val="2D252E15"/>
    <w:rsid w:val="2D27AE5D"/>
    <w:rsid w:val="2D2C39A2"/>
    <w:rsid w:val="2D4B73BE"/>
    <w:rsid w:val="2D5329FA"/>
    <w:rsid w:val="2D59F633"/>
    <w:rsid w:val="2D604502"/>
    <w:rsid w:val="2D604B23"/>
    <w:rsid w:val="2D81E5AB"/>
    <w:rsid w:val="2D826F68"/>
    <w:rsid w:val="2D849DBE"/>
    <w:rsid w:val="2D87439F"/>
    <w:rsid w:val="2D89F0C4"/>
    <w:rsid w:val="2DA33F3A"/>
    <w:rsid w:val="2DA881FD"/>
    <w:rsid w:val="2DAA6D3B"/>
    <w:rsid w:val="2DAF87A4"/>
    <w:rsid w:val="2DB3A400"/>
    <w:rsid w:val="2DC3C58A"/>
    <w:rsid w:val="2DD110A4"/>
    <w:rsid w:val="2DD26973"/>
    <w:rsid w:val="2DE15D50"/>
    <w:rsid w:val="2DEB294D"/>
    <w:rsid w:val="2DF55752"/>
    <w:rsid w:val="2DF8F9DB"/>
    <w:rsid w:val="2E0A0AD3"/>
    <w:rsid w:val="2E0BD98E"/>
    <w:rsid w:val="2E2FB342"/>
    <w:rsid w:val="2E428FB5"/>
    <w:rsid w:val="2E63AF35"/>
    <w:rsid w:val="2E6B9842"/>
    <w:rsid w:val="2E9E58E8"/>
    <w:rsid w:val="2EA00C5E"/>
    <w:rsid w:val="2EA1FA65"/>
    <w:rsid w:val="2ED36076"/>
    <w:rsid w:val="2EE331E5"/>
    <w:rsid w:val="2EE382A8"/>
    <w:rsid w:val="2EF148B2"/>
    <w:rsid w:val="2EFB479C"/>
    <w:rsid w:val="2F0A6DEB"/>
    <w:rsid w:val="2F102F67"/>
    <w:rsid w:val="2F33154F"/>
    <w:rsid w:val="2F36AD80"/>
    <w:rsid w:val="2F3A4BE6"/>
    <w:rsid w:val="2F3C0E72"/>
    <w:rsid w:val="2F3EF1FC"/>
    <w:rsid w:val="2F424DF4"/>
    <w:rsid w:val="2F45F9E8"/>
    <w:rsid w:val="2F4C0986"/>
    <w:rsid w:val="2F4C3B0B"/>
    <w:rsid w:val="2F528AB3"/>
    <w:rsid w:val="2F5F64D4"/>
    <w:rsid w:val="2F611A83"/>
    <w:rsid w:val="2F6770AC"/>
    <w:rsid w:val="2F711108"/>
    <w:rsid w:val="2F7E3DF4"/>
    <w:rsid w:val="2F93E09B"/>
    <w:rsid w:val="2F9A64E0"/>
    <w:rsid w:val="2FA65C75"/>
    <w:rsid w:val="2FCA2C69"/>
    <w:rsid w:val="2FCDB705"/>
    <w:rsid w:val="2FD03642"/>
    <w:rsid w:val="2FD7BE26"/>
    <w:rsid w:val="2FFF00A7"/>
    <w:rsid w:val="2FFFA7CF"/>
    <w:rsid w:val="30147888"/>
    <w:rsid w:val="3025F774"/>
    <w:rsid w:val="3034E153"/>
    <w:rsid w:val="3034FD9D"/>
    <w:rsid w:val="30352954"/>
    <w:rsid w:val="303C5D4A"/>
    <w:rsid w:val="3041C930"/>
    <w:rsid w:val="30567F0F"/>
    <w:rsid w:val="30767E43"/>
    <w:rsid w:val="30788297"/>
    <w:rsid w:val="307BD149"/>
    <w:rsid w:val="307F84DF"/>
    <w:rsid w:val="30B9C188"/>
    <w:rsid w:val="30CB1C72"/>
    <w:rsid w:val="30D2EC57"/>
    <w:rsid w:val="30E8A67E"/>
    <w:rsid w:val="30E90EA2"/>
    <w:rsid w:val="311703CD"/>
    <w:rsid w:val="311A156F"/>
    <w:rsid w:val="3121B630"/>
    <w:rsid w:val="314F15D1"/>
    <w:rsid w:val="314FA921"/>
    <w:rsid w:val="315472D8"/>
    <w:rsid w:val="3178757E"/>
    <w:rsid w:val="3188341D"/>
    <w:rsid w:val="3191685D"/>
    <w:rsid w:val="31B0B4C2"/>
    <w:rsid w:val="31B2FD59"/>
    <w:rsid w:val="31B5F5C0"/>
    <w:rsid w:val="31BF0FE6"/>
    <w:rsid w:val="31D3CC80"/>
    <w:rsid w:val="31D49F61"/>
    <w:rsid w:val="31E88963"/>
    <w:rsid w:val="31FED04D"/>
    <w:rsid w:val="320439A6"/>
    <w:rsid w:val="3219F2D2"/>
    <w:rsid w:val="321D3150"/>
    <w:rsid w:val="3227B760"/>
    <w:rsid w:val="322A74E8"/>
    <w:rsid w:val="323EAC1F"/>
    <w:rsid w:val="32459740"/>
    <w:rsid w:val="32489D96"/>
    <w:rsid w:val="324D75FE"/>
    <w:rsid w:val="324EC095"/>
    <w:rsid w:val="325D9320"/>
    <w:rsid w:val="32670AC5"/>
    <w:rsid w:val="327F2AD4"/>
    <w:rsid w:val="3283DBCD"/>
    <w:rsid w:val="32872173"/>
    <w:rsid w:val="328D0F19"/>
    <w:rsid w:val="328FE896"/>
    <w:rsid w:val="32915AB2"/>
    <w:rsid w:val="3293986C"/>
    <w:rsid w:val="3294FC9F"/>
    <w:rsid w:val="329B3F0E"/>
    <w:rsid w:val="32AD3ED6"/>
    <w:rsid w:val="32B5977E"/>
    <w:rsid w:val="32B6561B"/>
    <w:rsid w:val="32BCE7B6"/>
    <w:rsid w:val="32BDE212"/>
    <w:rsid w:val="32C60C09"/>
    <w:rsid w:val="32CDF374"/>
    <w:rsid w:val="32CE8F92"/>
    <w:rsid w:val="32CE97A2"/>
    <w:rsid w:val="32D89FA6"/>
    <w:rsid w:val="32DBA494"/>
    <w:rsid w:val="32DC130A"/>
    <w:rsid w:val="32E37A2B"/>
    <w:rsid w:val="32ECCF3F"/>
    <w:rsid w:val="32F0DAB1"/>
    <w:rsid w:val="32F272EB"/>
    <w:rsid w:val="330CBEA2"/>
    <w:rsid w:val="330E78F4"/>
    <w:rsid w:val="332F9E95"/>
    <w:rsid w:val="3332A977"/>
    <w:rsid w:val="333ABCE6"/>
    <w:rsid w:val="333AFEC8"/>
    <w:rsid w:val="333FA06A"/>
    <w:rsid w:val="334B61BF"/>
    <w:rsid w:val="335851E6"/>
    <w:rsid w:val="335D120F"/>
    <w:rsid w:val="336E5F3F"/>
    <w:rsid w:val="337C4747"/>
    <w:rsid w:val="338DE996"/>
    <w:rsid w:val="33ADEADF"/>
    <w:rsid w:val="33B2BB31"/>
    <w:rsid w:val="33B86540"/>
    <w:rsid w:val="33C13EDD"/>
    <w:rsid w:val="33EBCB9B"/>
    <w:rsid w:val="33F58862"/>
    <w:rsid w:val="3422BF76"/>
    <w:rsid w:val="342976F2"/>
    <w:rsid w:val="342CDB89"/>
    <w:rsid w:val="3432CD05"/>
    <w:rsid w:val="343607BD"/>
    <w:rsid w:val="3436E330"/>
    <w:rsid w:val="3437A3C0"/>
    <w:rsid w:val="343E83C9"/>
    <w:rsid w:val="3441DEF2"/>
    <w:rsid w:val="344C5CDA"/>
    <w:rsid w:val="344E9281"/>
    <w:rsid w:val="3458F24B"/>
    <w:rsid w:val="345A6D05"/>
    <w:rsid w:val="34690724"/>
    <w:rsid w:val="346F537B"/>
    <w:rsid w:val="347518C0"/>
    <w:rsid w:val="3478B4B8"/>
    <w:rsid w:val="347FE2A3"/>
    <w:rsid w:val="34869A1F"/>
    <w:rsid w:val="348715BA"/>
    <w:rsid w:val="348F1E22"/>
    <w:rsid w:val="3499256F"/>
    <w:rsid w:val="34A3A765"/>
    <w:rsid w:val="34A52718"/>
    <w:rsid w:val="34AFCAF6"/>
    <w:rsid w:val="34BBD3A3"/>
    <w:rsid w:val="34BDBD3D"/>
    <w:rsid w:val="34C2C0F6"/>
    <w:rsid w:val="34EB7706"/>
    <w:rsid w:val="34F61B4E"/>
    <w:rsid w:val="3501C55C"/>
    <w:rsid w:val="35108894"/>
    <w:rsid w:val="351E7380"/>
    <w:rsid w:val="35324164"/>
    <w:rsid w:val="354380F7"/>
    <w:rsid w:val="3558EA4F"/>
    <w:rsid w:val="35598AB9"/>
    <w:rsid w:val="356AEF6F"/>
    <w:rsid w:val="3572BDAE"/>
    <w:rsid w:val="357A62E9"/>
    <w:rsid w:val="357BAAFE"/>
    <w:rsid w:val="35830F7E"/>
    <w:rsid w:val="3588B090"/>
    <w:rsid w:val="358DD5C9"/>
    <w:rsid w:val="35972188"/>
    <w:rsid w:val="359A3ED4"/>
    <w:rsid w:val="359B3BBC"/>
    <w:rsid w:val="359ED596"/>
    <w:rsid w:val="35A019B8"/>
    <w:rsid w:val="35B33529"/>
    <w:rsid w:val="35B8EE7F"/>
    <w:rsid w:val="35C20AF5"/>
    <w:rsid w:val="35CAF3ED"/>
    <w:rsid w:val="35D40F1A"/>
    <w:rsid w:val="35DA3AA6"/>
    <w:rsid w:val="35E02EB5"/>
    <w:rsid w:val="35E0DB92"/>
    <w:rsid w:val="35EA5F74"/>
    <w:rsid w:val="36056D52"/>
    <w:rsid w:val="362FD7C7"/>
    <w:rsid w:val="36301F2E"/>
    <w:rsid w:val="36304B58"/>
    <w:rsid w:val="36321C58"/>
    <w:rsid w:val="36326AE7"/>
    <w:rsid w:val="3641A5D4"/>
    <w:rsid w:val="36460236"/>
    <w:rsid w:val="3646038B"/>
    <w:rsid w:val="365233FB"/>
    <w:rsid w:val="3654D590"/>
    <w:rsid w:val="365C8753"/>
    <w:rsid w:val="36666C7B"/>
    <w:rsid w:val="367DB0E8"/>
    <w:rsid w:val="367FA552"/>
    <w:rsid w:val="3699D935"/>
    <w:rsid w:val="36AFDBC4"/>
    <w:rsid w:val="36C8706D"/>
    <w:rsid w:val="36C94501"/>
    <w:rsid w:val="36CC77E5"/>
    <w:rsid w:val="36D6F800"/>
    <w:rsid w:val="36D91035"/>
    <w:rsid w:val="37076C27"/>
    <w:rsid w:val="3708D785"/>
    <w:rsid w:val="3719E7C9"/>
    <w:rsid w:val="371AA9D4"/>
    <w:rsid w:val="37287FBA"/>
    <w:rsid w:val="373CE245"/>
    <w:rsid w:val="37411EB5"/>
    <w:rsid w:val="37479D87"/>
    <w:rsid w:val="374C6667"/>
    <w:rsid w:val="374C7F60"/>
    <w:rsid w:val="3750E9B5"/>
    <w:rsid w:val="37524284"/>
    <w:rsid w:val="375EE091"/>
    <w:rsid w:val="37631D56"/>
    <w:rsid w:val="377A0012"/>
    <w:rsid w:val="377E4AFA"/>
    <w:rsid w:val="37813B15"/>
    <w:rsid w:val="37866BC0"/>
    <w:rsid w:val="37B1F4AF"/>
    <w:rsid w:val="37B6F58C"/>
    <w:rsid w:val="37CCEAD4"/>
    <w:rsid w:val="37D8D4BB"/>
    <w:rsid w:val="37E65079"/>
    <w:rsid w:val="380A0714"/>
    <w:rsid w:val="381793D2"/>
    <w:rsid w:val="38339B1F"/>
    <w:rsid w:val="38345D37"/>
    <w:rsid w:val="384C6189"/>
    <w:rsid w:val="385A2492"/>
    <w:rsid w:val="38644CD7"/>
    <w:rsid w:val="3865D852"/>
    <w:rsid w:val="386C4D55"/>
    <w:rsid w:val="386EC430"/>
    <w:rsid w:val="3879A2A2"/>
    <w:rsid w:val="387D3418"/>
    <w:rsid w:val="38846862"/>
    <w:rsid w:val="388EEA01"/>
    <w:rsid w:val="389107BB"/>
    <w:rsid w:val="3892699D"/>
    <w:rsid w:val="3894EAA7"/>
    <w:rsid w:val="389D84A9"/>
    <w:rsid w:val="38A0B0FB"/>
    <w:rsid w:val="38A40117"/>
    <w:rsid w:val="38ADF632"/>
    <w:rsid w:val="38B2730B"/>
    <w:rsid w:val="38B79399"/>
    <w:rsid w:val="38B7C4FC"/>
    <w:rsid w:val="38C199EA"/>
    <w:rsid w:val="38C3A238"/>
    <w:rsid w:val="38FEEBE6"/>
    <w:rsid w:val="3904C6B8"/>
    <w:rsid w:val="391556A2"/>
    <w:rsid w:val="39168770"/>
    <w:rsid w:val="39197B28"/>
    <w:rsid w:val="391E3160"/>
    <w:rsid w:val="391E69CA"/>
    <w:rsid w:val="3920AA22"/>
    <w:rsid w:val="39377A2F"/>
    <w:rsid w:val="393B3CBA"/>
    <w:rsid w:val="394FF954"/>
    <w:rsid w:val="395DCECE"/>
    <w:rsid w:val="396B2F65"/>
    <w:rsid w:val="396EB05C"/>
    <w:rsid w:val="397E2639"/>
    <w:rsid w:val="3983830E"/>
    <w:rsid w:val="398D49F8"/>
    <w:rsid w:val="398EC6F4"/>
    <w:rsid w:val="39925434"/>
    <w:rsid w:val="399E872D"/>
    <w:rsid w:val="39B933B4"/>
    <w:rsid w:val="39C9AC64"/>
    <w:rsid w:val="39CDBDAC"/>
    <w:rsid w:val="39D0D5C9"/>
    <w:rsid w:val="39D8699A"/>
    <w:rsid w:val="39D8BC29"/>
    <w:rsid w:val="3A025619"/>
    <w:rsid w:val="3A081E3C"/>
    <w:rsid w:val="3A088A97"/>
    <w:rsid w:val="3A0B2993"/>
    <w:rsid w:val="3A10024A"/>
    <w:rsid w:val="3A112878"/>
    <w:rsid w:val="3A13F6CD"/>
    <w:rsid w:val="3A2E2ACC"/>
    <w:rsid w:val="3A303B3A"/>
    <w:rsid w:val="3A36D8AE"/>
    <w:rsid w:val="3A3C2E85"/>
    <w:rsid w:val="3A47943D"/>
    <w:rsid w:val="3A500BA3"/>
    <w:rsid w:val="3A5517B5"/>
    <w:rsid w:val="3A630AC7"/>
    <w:rsid w:val="3A6724FB"/>
    <w:rsid w:val="3A6A64C6"/>
    <w:rsid w:val="3A7375A9"/>
    <w:rsid w:val="3A7E5FEE"/>
    <w:rsid w:val="3A807708"/>
    <w:rsid w:val="3A84A3AB"/>
    <w:rsid w:val="3AA50A1C"/>
    <w:rsid w:val="3AC4D630"/>
    <w:rsid w:val="3ADE6E1B"/>
    <w:rsid w:val="3AF012E6"/>
    <w:rsid w:val="3AFAEF6B"/>
    <w:rsid w:val="3AFE5413"/>
    <w:rsid w:val="3B04701A"/>
    <w:rsid w:val="3B163932"/>
    <w:rsid w:val="3B172602"/>
    <w:rsid w:val="3B17DB5F"/>
    <w:rsid w:val="3B32065C"/>
    <w:rsid w:val="3B382BC2"/>
    <w:rsid w:val="3B3C383E"/>
    <w:rsid w:val="3B54E80F"/>
    <w:rsid w:val="3B5F7365"/>
    <w:rsid w:val="3B637D60"/>
    <w:rsid w:val="3B6D4A58"/>
    <w:rsid w:val="3B6E2908"/>
    <w:rsid w:val="3B703EB5"/>
    <w:rsid w:val="3B735FD5"/>
    <w:rsid w:val="3B76650A"/>
    <w:rsid w:val="3B835FEE"/>
    <w:rsid w:val="3B861A4C"/>
    <w:rsid w:val="3BB0546A"/>
    <w:rsid w:val="3BB1D1B1"/>
    <w:rsid w:val="3BB2C5E8"/>
    <w:rsid w:val="3BB5B493"/>
    <w:rsid w:val="3BBC78DB"/>
    <w:rsid w:val="3BBD024E"/>
    <w:rsid w:val="3BCBE9CC"/>
    <w:rsid w:val="3BCC8B69"/>
    <w:rsid w:val="3BCDF224"/>
    <w:rsid w:val="3BDBF75B"/>
    <w:rsid w:val="3BEA5282"/>
    <w:rsid w:val="3C03798D"/>
    <w:rsid w:val="3C128132"/>
    <w:rsid w:val="3C138A02"/>
    <w:rsid w:val="3C1C7D5E"/>
    <w:rsid w:val="3C2B57FA"/>
    <w:rsid w:val="3C3663A7"/>
    <w:rsid w:val="3C3A597D"/>
    <w:rsid w:val="3C4CD1BB"/>
    <w:rsid w:val="3C4FDE62"/>
    <w:rsid w:val="3C724DD4"/>
    <w:rsid w:val="3C7BE28C"/>
    <w:rsid w:val="3C7FFF40"/>
    <w:rsid w:val="3CAC8DE1"/>
    <w:rsid w:val="3CACC47F"/>
    <w:rsid w:val="3CB882EB"/>
    <w:rsid w:val="3CCC4BFC"/>
    <w:rsid w:val="3CDD56A6"/>
    <w:rsid w:val="3CF02464"/>
    <w:rsid w:val="3D127384"/>
    <w:rsid w:val="3D13725D"/>
    <w:rsid w:val="3D13E658"/>
    <w:rsid w:val="3D398DBB"/>
    <w:rsid w:val="3D3A1754"/>
    <w:rsid w:val="3D41593D"/>
    <w:rsid w:val="3D4709EC"/>
    <w:rsid w:val="3D551D22"/>
    <w:rsid w:val="3D5F5E74"/>
    <w:rsid w:val="3D658804"/>
    <w:rsid w:val="3D6D168F"/>
    <w:rsid w:val="3D728963"/>
    <w:rsid w:val="3D79550B"/>
    <w:rsid w:val="3D7EB6DC"/>
    <w:rsid w:val="3D97702F"/>
    <w:rsid w:val="3D9AABFC"/>
    <w:rsid w:val="3DAAC129"/>
    <w:rsid w:val="3DAFA9F2"/>
    <w:rsid w:val="3DB12827"/>
    <w:rsid w:val="3DB2BBBE"/>
    <w:rsid w:val="3DB8E213"/>
    <w:rsid w:val="3DC1AE17"/>
    <w:rsid w:val="3DC6842D"/>
    <w:rsid w:val="3DCDE628"/>
    <w:rsid w:val="3DE92D32"/>
    <w:rsid w:val="3E03FB61"/>
    <w:rsid w:val="3E1774DD"/>
    <w:rsid w:val="3E180819"/>
    <w:rsid w:val="3E1BC00F"/>
    <w:rsid w:val="3E3D1138"/>
    <w:rsid w:val="3E405B17"/>
    <w:rsid w:val="3E452F3C"/>
    <w:rsid w:val="3E47A069"/>
    <w:rsid w:val="3E4C1D42"/>
    <w:rsid w:val="3E520675"/>
    <w:rsid w:val="3E558FBB"/>
    <w:rsid w:val="3E6A87ED"/>
    <w:rsid w:val="3E87186E"/>
    <w:rsid w:val="3E8CAB84"/>
    <w:rsid w:val="3E90F41E"/>
    <w:rsid w:val="3E991F77"/>
    <w:rsid w:val="3EA83CE1"/>
    <w:rsid w:val="3EADB655"/>
    <w:rsid w:val="3EBF1965"/>
    <w:rsid w:val="3EC38BCD"/>
    <w:rsid w:val="3ECC62C5"/>
    <w:rsid w:val="3EDA8820"/>
    <w:rsid w:val="3EDB721D"/>
    <w:rsid w:val="3EE7998B"/>
    <w:rsid w:val="3EEC5ACB"/>
    <w:rsid w:val="3F08CB19"/>
    <w:rsid w:val="3F1F7F0F"/>
    <w:rsid w:val="3F3F5EE8"/>
    <w:rsid w:val="3F400F34"/>
    <w:rsid w:val="3F4F5AD4"/>
    <w:rsid w:val="3F5FB51A"/>
    <w:rsid w:val="3F6ED59B"/>
    <w:rsid w:val="3F888726"/>
    <w:rsid w:val="3F946994"/>
    <w:rsid w:val="3F9718B2"/>
    <w:rsid w:val="3F9C05BF"/>
    <w:rsid w:val="3FB0D732"/>
    <w:rsid w:val="3FC782F1"/>
    <w:rsid w:val="3FC8EE3E"/>
    <w:rsid w:val="3FCF7990"/>
    <w:rsid w:val="3FD252DF"/>
    <w:rsid w:val="3FF88002"/>
    <w:rsid w:val="40027571"/>
    <w:rsid w:val="40084891"/>
    <w:rsid w:val="402F81B5"/>
    <w:rsid w:val="4046AEFF"/>
    <w:rsid w:val="40538933"/>
    <w:rsid w:val="40579A5F"/>
    <w:rsid w:val="40584D28"/>
    <w:rsid w:val="40826060"/>
    <w:rsid w:val="4083CE93"/>
    <w:rsid w:val="4087F887"/>
    <w:rsid w:val="40895887"/>
    <w:rsid w:val="408B8F67"/>
    <w:rsid w:val="40900539"/>
    <w:rsid w:val="40914AC4"/>
    <w:rsid w:val="409D9593"/>
    <w:rsid w:val="40A558DB"/>
    <w:rsid w:val="40AA34BB"/>
    <w:rsid w:val="40C5FEAE"/>
    <w:rsid w:val="40C6214C"/>
    <w:rsid w:val="40C694C1"/>
    <w:rsid w:val="40DF79D4"/>
    <w:rsid w:val="40E24A17"/>
    <w:rsid w:val="40E34CB4"/>
    <w:rsid w:val="40E52551"/>
    <w:rsid w:val="40F7C9E1"/>
    <w:rsid w:val="40FE7AA1"/>
    <w:rsid w:val="4112D7C0"/>
    <w:rsid w:val="411592D1"/>
    <w:rsid w:val="411D1BB0"/>
    <w:rsid w:val="412620A4"/>
    <w:rsid w:val="412CABF6"/>
    <w:rsid w:val="41321D3F"/>
    <w:rsid w:val="41357232"/>
    <w:rsid w:val="4166AD51"/>
    <w:rsid w:val="416C37F5"/>
    <w:rsid w:val="41744CE6"/>
    <w:rsid w:val="4175DCA3"/>
    <w:rsid w:val="417758DF"/>
    <w:rsid w:val="41822DD7"/>
    <w:rsid w:val="418B2B4D"/>
    <w:rsid w:val="418D395C"/>
    <w:rsid w:val="41A033FE"/>
    <w:rsid w:val="41A821F7"/>
    <w:rsid w:val="41ADB2A9"/>
    <w:rsid w:val="41B3D4BF"/>
    <w:rsid w:val="41C154B8"/>
    <w:rsid w:val="41E2EA82"/>
    <w:rsid w:val="41E52AED"/>
    <w:rsid w:val="41E82C5C"/>
    <w:rsid w:val="41F6C9A5"/>
    <w:rsid w:val="41F97BB3"/>
    <w:rsid w:val="42036F33"/>
    <w:rsid w:val="420B50D4"/>
    <w:rsid w:val="420D3B4E"/>
    <w:rsid w:val="42240123"/>
    <w:rsid w:val="423091DD"/>
    <w:rsid w:val="42493998"/>
    <w:rsid w:val="4255EAC2"/>
    <w:rsid w:val="4256E208"/>
    <w:rsid w:val="42623DE1"/>
    <w:rsid w:val="4264184C"/>
    <w:rsid w:val="4273CF8A"/>
    <w:rsid w:val="428E181A"/>
    <w:rsid w:val="428E8767"/>
    <w:rsid w:val="42A3E890"/>
    <w:rsid w:val="42B593EA"/>
    <w:rsid w:val="42B91EB0"/>
    <w:rsid w:val="42BFCD71"/>
    <w:rsid w:val="42CF99E8"/>
    <w:rsid w:val="42D4721C"/>
    <w:rsid w:val="42F47B78"/>
    <w:rsid w:val="43105E8A"/>
    <w:rsid w:val="43109591"/>
    <w:rsid w:val="43159CB4"/>
    <w:rsid w:val="431C6737"/>
    <w:rsid w:val="4336E642"/>
    <w:rsid w:val="433CB39A"/>
    <w:rsid w:val="434A4B4C"/>
    <w:rsid w:val="434C0A9A"/>
    <w:rsid w:val="4355884A"/>
    <w:rsid w:val="435B05FB"/>
    <w:rsid w:val="43615E26"/>
    <w:rsid w:val="43617A70"/>
    <w:rsid w:val="4375E0EE"/>
    <w:rsid w:val="43A653C0"/>
    <w:rsid w:val="43A7F344"/>
    <w:rsid w:val="43B8A71C"/>
    <w:rsid w:val="43BCBAEB"/>
    <w:rsid w:val="43BE7FFE"/>
    <w:rsid w:val="43BF01D1"/>
    <w:rsid w:val="43BFD5D3"/>
    <w:rsid w:val="43D48FE0"/>
    <w:rsid w:val="43D757CC"/>
    <w:rsid w:val="43DABE9E"/>
    <w:rsid w:val="43DE4AA5"/>
    <w:rsid w:val="43F7B51C"/>
    <w:rsid w:val="43FD2A96"/>
    <w:rsid w:val="4409ED0D"/>
    <w:rsid w:val="440D2B03"/>
    <w:rsid w:val="4421FD42"/>
    <w:rsid w:val="442C2B07"/>
    <w:rsid w:val="442E4A83"/>
    <w:rsid w:val="443C2B8D"/>
    <w:rsid w:val="4455ACA4"/>
    <w:rsid w:val="4465FF40"/>
    <w:rsid w:val="4467EEFE"/>
    <w:rsid w:val="44732B1D"/>
    <w:rsid w:val="448FFF73"/>
    <w:rsid w:val="44AF1C30"/>
    <w:rsid w:val="44B56924"/>
    <w:rsid w:val="44BA67D2"/>
    <w:rsid w:val="44BE7A8D"/>
    <w:rsid w:val="44C53E54"/>
    <w:rsid w:val="44D1CC0F"/>
    <w:rsid w:val="44DD3195"/>
    <w:rsid w:val="44DF9190"/>
    <w:rsid w:val="44E54593"/>
    <w:rsid w:val="44ECA772"/>
    <w:rsid w:val="44F00B59"/>
    <w:rsid w:val="44F316ED"/>
    <w:rsid w:val="44F9B8DD"/>
    <w:rsid w:val="44FCF386"/>
    <w:rsid w:val="450796CB"/>
    <w:rsid w:val="450EB25A"/>
    <w:rsid w:val="450FCE70"/>
    <w:rsid w:val="4510CDB9"/>
    <w:rsid w:val="45150243"/>
    <w:rsid w:val="452AFD7A"/>
    <w:rsid w:val="452B95A8"/>
    <w:rsid w:val="452D7A1B"/>
    <w:rsid w:val="453AB00F"/>
    <w:rsid w:val="4546EAD3"/>
    <w:rsid w:val="45577833"/>
    <w:rsid w:val="4558A796"/>
    <w:rsid w:val="455E657F"/>
    <w:rsid w:val="45666C24"/>
    <w:rsid w:val="45671F73"/>
    <w:rsid w:val="4568328C"/>
    <w:rsid w:val="456EA757"/>
    <w:rsid w:val="4570D752"/>
    <w:rsid w:val="457131A7"/>
    <w:rsid w:val="4575BB86"/>
    <w:rsid w:val="45791452"/>
    <w:rsid w:val="457A84C2"/>
    <w:rsid w:val="458733F1"/>
    <w:rsid w:val="458D6DBF"/>
    <w:rsid w:val="45ADDCCA"/>
    <w:rsid w:val="45B3E7DF"/>
    <w:rsid w:val="45B54A83"/>
    <w:rsid w:val="45C27873"/>
    <w:rsid w:val="45E68DD3"/>
    <w:rsid w:val="45FBC41A"/>
    <w:rsid w:val="45FBEA1F"/>
    <w:rsid w:val="46262483"/>
    <w:rsid w:val="462EAAE6"/>
    <w:rsid w:val="46399194"/>
    <w:rsid w:val="463C61C0"/>
    <w:rsid w:val="46532205"/>
    <w:rsid w:val="465D89DF"/>
    <w:rsid w:val="466B1B72"/>
    <w:rsid w:val="46812152"/>
    <w:rsid w:val="468942C9"/>
    <w:rsid w:val="46A08795"/>
    <w:rsid w:val="46A5DA4E"/>
    <w:rsid w:val="46A6151D"/>
    <w:rsid w:val="46CB8694"/>
    <w:rsid w:val="46D91067"/>
    <w:rsid w:val="46DCF354"/>
    <w:rsid w:val="46DF2818"/>
    <w:rsid w:val="46E4E95F"/>
    <w:rsid w:val="46EE4B83"/>
    <w:rsid w:val="46EFDCAA"/>
    <w:rsid w:val="46F9DE6B"/>
    <w:rsid w:val="47041F37"/>
    <w:rsid w:val="4730B812"/>
    <w:rsid w:val="4732A1C2"/>
    <w:rsid w:val="47374D76"/>
    <w:rsid w:val="473A6B05"/>
    <w:rsid w:val="4742D169"/>
    <w:rsid w:val="47448718"/>
    <w:rsid w:val="47453015"/>
    <w:rsid w:val="47504FAA"/>
    <w:rsid w:val="476270B5"/>
    <w:rsid w:val="476E2003"/>
    <w:rsid w:val="4786E9D8"/>
    <w:rsid w:val="47925547"/>
    <w:rsid w:val="47A3801F"/>
    <w:rsid w:val="47A43DB9"/>
    <w:rsid w:val="47A767A4"/>
    <w:rsid w:val="47A86BA9"/>
    <w:rsid w:val="47B08CE8"/>
    <w:rsid w:val="47BCF949"/>
    <w:rsid w:val="47C25A54"/>
    <w:rsid w:val="47C8CF25"/>
    <w:rsid w:val="47D0A624"/>
    <w:rsid w:val="47DC7A9A"/>
    <w:rsid w:val="47DD05CF"/>
    <w:rsid w:val="47DD2381"/>
    <w:rsid w:val="47DEB9CD"/>
    <w:rsid w:val="47E01474"/>
    <w:rsid w:val="47E223B4"/>
    <w:rsid w:val="47ED6239"/>
    <w:rsid w:val="4803FEA1"/>
    <w:rsid w:val="48163E2A"/>
    <w:rsid w:val="4818926B"/>
    <w:rsid w:val="481AE5A1"/>
    <w:rsid w:val="482A14CD"/>
    <w:rsid w:val="4835174A"/>
    <w:rsid w:val="483844DF"/>
    <w:rsid w:val="4856657A"/>
    <w:rsid w:val="485BE351"/>
    <w:rsid w:val="4869676D"/>
    <w:rsid w:val="487095DE"/>
    <w:rsid w:val="48745660"/>
    <w:rsid w:val="487CD5A6"/>
    <w:rsid w:val="487F7CA9"/>
    <w:rsid w:val="4882AA29"/>
    <w:rsid w:val="488EBA6E"/>
    <w:rsid w:val="488F3313"/>
    <w:rsid w:val="4890DF5D"/>
    <w:rsid w:val="4891E614"/>
    <w:rsid w:val="48941D53"/>
    <w:rsid w:val="489ABB0D"/>
    <w:rsid w:val="489F83D7"/>
    <w:rsid w:val="48A81000"/>
    <w:rsid w:val="48B896D2"/>
    <w:rsid w:val="48BE5291"/>
    <w:rsid w:val="48E4B0A2"/>
    <w:rsid w:val="48E5627E"/>
    <w:rsid w:val="48E739E0"/>
    <w:rsid w:val="48ECAADB"/>
    <w:rsid w:val="48ECD78B"/>
    <w:rsid w:val="48ED60FE"/>
    <w:rsid w:val="48FBAD32"/>
    <w:rsid w:val="490F8E26"/>
    <w:rsid w:val="491836DE"/>
    <w:rsid w:val="491A0471"/>
    <w:rsid w:val="49270584"/>
    <w:rsid w:val="493B937F"/>
    <w:rsid w:val="49437FA7"/>
    <w:rsid w:val="494DB55A"/>
    <w:rsid w:val="4954F5DB"/>
    <w:rsid w:val="495E2AB5"/>
    <w:rsid w:val="495E3632"/>
    <w:rsid w:val="49620FE3"/>
    <w:rsid w:val="4990C899"/>
    <w:rsid w:val="4992E94E"/>
    <w:rsid w:val="499CD762"/>
    <w:rsid w:val="49B7458A"/>
    <w:rsid w:val="49B7A8C9"/>
    <w:rsid w:val="49B8475E"/>
    <w:rsid w:val="49BD1418"/>
    <w:rsid w:val="49C7064C"/>
    <w:rsid w:val="49C84D23"/>
    <w:rsid w:val="49CEDC66"/>
    <w:rsid w:val="49E1604E"/>
    <w:rsid w:val="49EA1024"/>
    <w:rsid w:val="49ED674F"/>
    <w:rsid w:val="49F9185C"/>
    <w:rsid w:val="49FFDB7F"/>
    <w:rsid w:val="4A0CF05F"/>
    <w:rsid w:val="4A2148BE"/>
    <w:rsid w:val="4A2D9A9E"/>
    <w:rsid w:val="4A2F0E22"/>
    <w:rsid w:val="4A30F49D"/>
    <w:rsid w:val="4A36C1AC"/>
    <w:rsid w:val="4A44B33D"/>
    <w:rsid w:val="4A486BC2"/>
    <w:rsid w:val="4A4D321A"/>
    <w:rsid w:val="4A4E0460"/>
    <w:rsid w:val="4A576B02"/>
    <w:rsid w:val="4A5ACBA1"/>
    <w:rsid w:val="4A62BFA2"/>
    <w:rsid w:val="4A6DDA72"/>
    <w:rsid w:val="4A71C327"/>
    <w:rsid w:val="4A74FD43"/>
    <w:rsid w:val="4A8E32A6"/>
    <w:rsid w:val="4A8FFDFA"/>
    <w:rsid w:val="4A9DB222"/>
    <w:rsid w:val="4A9DF75B"/>
    <w:rsid w:val="4AC1E817"/>
    <w:rsid w:val="4AC5ED2E"/>
    <w:rsid w:val="4ACEA11B"/>
    <w:rsid w:val="4AD32AC4"/>
    <w:rsid w:val="4AD409DD"/>
    <w:rsid w:val="4ADC0926"/>
    <w:rsid w:val="4AEC7352"/>
    <w:rsid w:val="4AF38453"/>
    <w:rsid w:val="4B011AA0"/>
    <w:rsid w:val="4B1D475D"/>
    <w:rsid w:val="4B1DE41B"/>
    <w:rsid w:val="4B1F0B44"/>
    <w:rsid w:val="4B35BF96"/>
    <w:rsid w:val="4B3AB8EA"/>
    <w:rsid w:val="4B4C08C6"/>
    <w:rsid w:val="4B4EA6BD"/>
    <w:rsid w:val="4B521864"/>
    <w:rsid w:val="4B5CEEB4"/>
    <w:rsid w:val="4B6BD893"/>
    <w:rsid w:val="4B6DF734"/>
    <w:rsid w:val="4B73E4CD"/>
    <w:rsid w:val="4B8568E8"/>
    <w:rsid w:val="4B9FA9D6"/>
    <w:rsid w:val="4BA0DF72"/>
    <w:rsid w:val="4BDC4B62"/>
    <w:rsid w:val="4BE8C512"/>
    <w:rsid w:val="4BEA997C"/>
    <w:rsid w:val="4BED3060"/>
    <w:rsid w:val="4BF731E2"/>
    <w:rsid w:val="4C0A4D93"/>
    <w:rsid w:val="4C1A6660"/>
    <w:rsid w:val="4C43400E"/>
    <w:rsid w:val="4C4FC175"/>
    <w:rsid w:val="4C571AA7"/>
    <w:rsid w:val="4C67D72C"/>
    <w:rsid w:val="4C9A5E35"/>
    <w:rsid w:val="4CA1E619"/>
    <w:rsid w:val="4CB55697"/>
    <w:rsid w:val="4CBD351D"/>
    <w:rsid w:val="4CBED107"/>
    <w:rsid w:val="4CD21B82"/>
    <w:rsid w:val="4CDF1433"/>
    <w:rsid w:val="4CDFA750"/>
    <w:rsid w:val="4CE38438"/>
    <w:rsid w:val="4CEE4ED4"/>
    <w:rsid w:val="4CF0CB73"/>
    <w:rsid w:val="4CF55D1F"/>
    <w:rsid w:val="4CFDC42B"/>
    <w:rsid w:val="4D037BD8"/>
    <w:rsid w:val="4D0CE787"/>
    <w:rsid w:val="4D11465B"/>
    <w:rsid w:val="4D12956F"/>
    <w:rsid w:val="4D262E26"/>
    <w:rsid w:val="4D494D5A"/>
    <w:rsid w:val="4D4E843D"/>
    <w:rsid w:val="4D4FFEC5"/>
    <w:rsid w:val="4D5FC3A1"/>
    <w:rsid w:val="4D6F5297"/>
    <w:rsid w:val="4D72B078"/>
    <w:rsid w:val="4D82ACF3"/>
    <w:rsid w:val="4D886B9D"/>
    <w:rsid w:val="4D8AF8FF"/>
    <w:rsid w:val="4D937B2C"/>
    <w:rsid w:val="4D9C834D"/>
    <w:rsid w:val="4DAD250C"/>
    <w:rsid w:val="4DB9E5B9"/>
    <w:rsid w:val="4DBBF507"/>
    <w:rsid w:val="4DBC0670"/>
    <w:rsid w:val="4DC048AE"/>
    <w:rsid w:val="4DD16D93"/>
    <w:rsid w:val="4DDE7F85"/>
    <w:rsid w:val="4DECC807"/>
    <w:rsid w:val="4DF04134"/>
    <w:rsid w:val="4DF512F3"/>
    <w:rsid w:val="4E05822C"/>
    <w:rsid w:val="4E0FF676"/>
    <w:rsid w:val="4E13E026"/>
    <w:rsid w:val="4E15FFA2"/>
    <w:rsid w:val="4E21A9B9"/>
    <w:rsid w:val="4E3E1B21"/>
    <w:rsid w:val="4E4B19CB"/>
    <w:rsid w:val="4E579FB6"/>
    <w:rsid w:val="4E5C56FD"/>
    <w:rsid w:val="4E5D71C7"/>
    <w:rsid w:val="4E6A0E7F"/>
    <w:rsid w:val="4E728944"/>
    <w:rsid w:val="4E776372"/>
    <w:rsid w:val="4E781033"/>
    <w:rsid w:val="4E85D497"/>
    <w:rsid w:val="4E9E2477"/>
    <w:rsid w:val="4EAFF176"/>
    <w:rsid w:val="4EB5C95F"/>
    <w:rsid w:val="4ECACB86"/>
    <w:rsid w:val="4ED31544"/>
    <w:rsid w:val="4ED6BA3F"/>
    <w:rsid w:val="4EEC6C53"/>
    <w:rsid w:val="4EF983DD"/>
    <w:rsid w:val="4F0BAEE6"/>
    <w:rsid w:val="4F1360A9"/>
    <w:rsid w:val="4F208125"/>
    <w:rsid w:val="4F37198C"/>
    <w:rsid w:val="4F396962"/>
    <w:rsid w:val="4F3B9726"/>
    <w:rsid w:val="4F402B3B"/>
    <w:rsid w:val="4F403FEB"/>
    <w:rsid w:val="4F4ECCD0"/>
    <w:rsid w:val="4F523C2B"/>
    <w:rsid w:val="4F59B73E"/>
    <w:rsid w:val="4F786E46"/>
    <w:rsid w:val="4F84853A"/>
    <w:rsid w:val="4F93F874"/>
    <w:rsid w:val="4FA0EA33"/>
    <w:rsid w:val="4FA30EE3"/>
    <w:rsid w:val="4FA64C10"/>
    <w:rsid w:val="4FA84517"/>
    <w:rsid w:val="4FB379C5"/>
    <w:rsid w:val="4FBE457D"/>
    <w:rsid w:val="4FC2F19E"/>
    <w:rsid w:val="4FC42DDD"/>
    <w:rsid w:val="4FC48933"/>
    <w:rsid w:val="4FD5308D"/>
    <w:rsid w:val="4FD67037"/>
    <w:rsid w:val="4FD68E05"/>
    <w:rsid w:val="4FDAC589"/>
    <w:rsid w:val="4FDE41A0"/>
    <w:rsid w:val="4FEAF483"/>
    <w:rsid w:val="4FEB0A7C"/>
    <w:rsid w:val="4FEC5FE1"/>
    <w:rsid w:val="4FECCA66"/>
    <w:rsid w:val="4FF2B4E4"/>
    <w:rsid w:val="4FFB9FA9"/>
    <w:rsid w:val="50005E08"/>
    <w:rsid w:val="5001C57A"/>
    <w:rsid w:val="501AB466"/>
    <w:rsid w:val="501C6EEB"/>
    <w:rsid w:val="5020EB68"/>
    <w:rsid w:val="5026727B"/>
    <w:rsid w:val="502915F0"/>
    <w:rsid w:val="502C3268"/>
    <w:rsid w:val="502F2BC1"/>
    <w:rsid w:val="503714CE"/>
    <w:rsid w:val="503DB6E8"/>
    <w:rsid w:val="5040C12A"/>
    <w:rsid w:val="5046196E"/>
    <w:rsid w:val="504BCCEC"/>
    <w:rsid w:val="5053C6CC"/>
    <w:rsid w:val="505C6D3A"/>
    <w:rsid w:val="50689438"/>
    <w:rsid w:val="5069D117"/>
    <w:rsid w:val="506CC8B1"/>
    <w:rsid w:val="50811977"/>
    <w:rsid w:val="5081405B"/>
    <w:rsid w:val="509D89C5"/>
    <w:rsid w:val="50A0B6F1"/>
    <w:rsid w:val="50AEF672"/>
    <w:rsid w:val="50B25B09"/>
    <w:rsid w:val="50C2302E"/>
    <w:rsid w:val="50C5F96C"/>
    <w:rsid w:val="50D7E220"/>
    <w:rsid w:val="50E0F243"/>
    <w:rsid w:val="50E8A748"/>
    <w:rsid w:val="50F02A9E"/>
    <w:rsid w:val="50F8EBB0"/>
    <w:rsid w:val="5104CAAB"/>
    <w:rsid w:val="510781FB"/>
    <w:rsid w:val="510C1FBE"/>
    <w:rsid w:val="511729EB"/>
    <w:rsid w:val="51213905"/>
    <w:rsid w:val="512B5163"/>
    <w:rsid w:val="513B0F72"/>
    <w:rsid w:val="513BC446"/>
    <w:rsid w:val="513C740E"/>
    <w:rsid w:val="5150143E"/>
    <w:rsid w:val="5150D6B9"/>
    <w:rsid w:val="5152452A"/>
    <w:rsid w:val="515C3F98"/>
    <w:rsid w:val="515DEF95"/>
    <w:rsid w:val="5160D31F"/>
    <w:rsid w:val="51668111"/>
    <w:rsid w:val="51677E2B"/>
    <w:rsid w:val="5175E902"/>
    <w:rsid w:val="5177E6F2"/>
    <w:rsid w:val="517A64C9"/>
    <w:rsid w:val="517EE730"/>
    <w:rsid w:val="5181C949"/>
    <w:rsid w:val="51821999"/>
    <w:rsid w:val="518EEA5F"/>
    <w:rsid w:val="519317AB"/>
    <w:rsid w:val="519F166C"/>
    <w:rsid w:val="51A117C9"/>
    <w:rsid w:val="51AD2076"/>
    <w:rsid w:val="51AD6877"/>
    <w:rsid w:val="51AF197D"/>
    <w:rsid w:val="51B2C647"/>
    <w:rsid w:val="51BB998F"/>
    <w:rsid w:val="51BF0F6B"/>
    <w:rsid w:val="51C28D9A"/>
    <w:rsid w:val="51D5C539"/>
    <w:rsid w:val="51DFAE67"/>
    <w:rsid w:val="51E6321C"/>
    <w:rsid w:val="51E80250"/>
    <w:rsid w:val="51EBF3E7"/>
    <w:rsid w:val="51F22C61"/>
    <w:rsid w:val="51FDCD2E"/>
    <w:rsid w:val="521623DC"/>
    <w:rsid w:val="5219EF13"/>
    <w:rsid w:val="521C5786"/>
    <w:rsid w:val="522044A0"/>
    <w:rsid w:val="522BAE8E"/>
    <w:rsid w:val="524113E0"/>
    <w:rsid w:val="524DA951"/>
    <w:rsid w:val="525AF05B"/>
    <w:rsid w:val="525CFF8D"/>
    <w:rsid w:val="5269FA0C"/>
    <w:rsid w:val="5271C3B8"/>
    <w:rsid w:val="527A87E3"/>
    <w:rsid w:val="52852B56"/>
    <w:rsid w:val="5292B129"/>
    <w:rsid w:val="52959178"/>
    <w:rsid w:val="52A2AF8F"/>
    <w:rsid w:val="52A43C99"/>
    <w:rsid w:val="52B92F6F"/>
    <w:rsid w:val="52C37428"/>
    <w:rsid w:val="52C70E71"/>
    <w:rsid w:val="52D8E0C0"/>
    <w:rsid w:val="5307DFA4"/>
    <w:rsid w:val="531362F0"/>
    <w:rsid w:val="5313A34C"/>
    <w:rsid w:val="531FCD0C"/>
    <w:rsid w:val="5329D42D"/>
    <w:rsid w:val="53352724"/>
    <w:rsid w:val="53356436"/>
    <w:rsid w:val="533A45B6"/>
    <w:rsid w:val="5340810E"/>
    <w:rsid w:val="5341343C"/>
    <w:rsid w:val="535398BB"/>
    <w:rsid w:val="53586EF0"/>
    <w:rsid w:val="535F7C96"/>
    <w:rsid w:val="536887A1"/>
    <w:rsid w:val="53792011"/>
    <w:rsid w:val="538287CA"/>
    <w:rsid w:val="5394A187"/>
    <w:rsid w:val="539B8711"/>
    <w:rsid w:val="539FED5C"/>
    <w:rsid w:val="53ADB832"/>
    <w:rsid w:val="53B54122"/>
    <w:rsid w:val="53C023E2"/>
    <w:rsid w:val="53CA6C75"/>
    <w:rsid w:val="53D19AE6"/>
    <w:rsid w:val="53EDED42"/>
    <w:rsid w:val="53F19955"/>
    <w:rsid w:val="5408A83B"/>
    <w:rsid w:val="5413B480"/>
    <w:rsid w:val="541A6623"/>
    <w:rsid w:val="5427180B"/>
    <w:rsid w:val="543161D9"/>
    <w:rsid w:val="5431C5FA"/>
    <w:rsid w:val="544F0EED"/>
    <w:rsid w:val="545001F0"/>
    <w:rsid w:val="545B2055"/>
    <w:rsid w:val="5469CB54"/>
    <w:rsid w:val="548E8385"/>
    <w:rsid w:val="549129C0"/>
    <w:rsid w:val="5498C55D"/>
    <w:rsid w:val="54A355C4"/>
    <w:rsid w:val="54B3B599"/>
    <w:rsid w:val="54C831CB"/>
    <w:rsid w:val="54C944A2"/>
    <w:rsid w:val="54CAB232"/>
    <w:rsid w:val="54D166ED"/>
    <w:rsid w:val="54D535CB"/>
    <w:rsid w:val="54D860F0"/>
    <w:rsid w:val="54E07702"/>
    <w:rsid w:val="54F2FE66"/>
    <w:rsid w:val="54F6ABC8"/>
    <w:rsid w:val="54F9EC31"/>
    <w:rsid w:val="55005436"/>
    <w:rsid w:val="5530193E"/>
    <w:rsid w:val="553A8410"/>
    <w:rsid w:val="5551731B"/>
    <w:rsid w:val="55671D77"/>
    <w:rsid w:val="556C9AC4"/>
    <w:rsid w:val="556EEC56"/>
    <w:rsid w:val="556FE5FD"/>
    <w:rsid w:val="558A8BC8"/>
    <w:rsid w:val="5598A2C0"/>
    <w:rsid w:val="559B7E15"/>
    <w:rsid w:val="55A29BAF"/>
    <w:rsid w:val="55A41EA0"/>
    <w:rsid w:val="55B52185"/>
    <w:rsid w:val="55B69926"/>
    <w:rsid w:val="55B920CC"/>
    <w:rsid w:val="55BBA6CA"/>
    <w:rsid w:val="55CF3C5A"/>
    <w:rsid w:val="55CFA30A"/>
    <w:rsid w:val="55D9377A"/>
    <w:rsid w:val="55E00C0F"/>
    <w:rsid w:val="55EA39D4"/>
    <w:rsid w:val="55ED5515"/>
    <w:rsid w:val="560024D8"/>
    <w:rsid w:val="56002739"/>
    <w:rsid w:val="5600C172"/>
    <w:rsid w:val="561BC9F5"/>
    <w:rsid w:val="56206DA8"/>
    <w:rsid w:val="562A53EE"/>
    <w:rsid w:val="5642F0B8"/>
    <w:rsid w:val="56444971"/>
    <w:rsid w:val="565456AD"/>
    <w:rsid w:val="56608EFB"/>
    <w:rsid w:val="5668B1C1"/>
    <w:rsid w:val="566A1FD6"/>
    <w:rsid w:val="566D1FC6"/>
    <w:rsid w:val="566ECFC3"/>
    <w:rsid w:val="56726A75"/>
    <w:rsid w:val="56735DEC"/>
    <w:rsid w:val="567B7EBA"/>
    <w:rsid w:val="5683D55F"/>
    <w:rsid w:val="56891B68"/>
    <w:rsid w:val="569377C4"/>
    <w:rsid w:val="56A26226"/>
    <w:rsid w:val="56A64F38"/>
    <w:rsid w:val="56A73972"/>
    <w:rsid w:val="56CF1D72"/>
    <w:rsid w:val="56EF160C"/>
    <w:rsid w:val="570000E6"/>
    <w:rsid w:val="5706ABF2"/>
    <w:rsid w:val="571F50BB"/>
    <w:rsid w:val="571FCB8D"/>
    <w:rsid w:val="57262B9B"/>
    <w:rsid w:val="572F0EEF"/>
    <w:rsid w:val="57472D60"/>
    <w:rsid w:val="574B1C2B"/>
    <w:rsid w:val="574DD764"/>
    <w:rsid w:val="574F7511"/>
    <w:rsid w:val="57524EE6"/>
    <w:rsid w:val="575FC1D4"/>
    <w:rsid w:val="576097FA"/>
    <w:rsid w:val="57661609"/>
    <w:rsid w:val="5769ED7B"/>
    <w:rsid w:val="576C1BF4"/>
    <w:rsid w:val="576D1480"/>
    <w:rsid w:val="5774D57D"/>
    <w:rsid w:val="577C73E8"/>
    <w:rsid w:val="577DEFA8"/>
    <w:rsid w:val="577F19C9"/>
    <w:rsid w:val="578AED01"/>
    <w:rsid w:val="5792EB81"/>
    <w:rsid w:val="579434D2"/>
    <w:rsid w:val="57996551"/>
    <w:rsid w:val="57A9F1E8"/>
    <w:rsid w:val="57AC830C"/>
    <w:rsid w:val="57AF5A6F"/>
    <w:rsid w:val="57B621AC"/>
    <w:rsid w:val="57BE43A9"/>
    <w:rsid w:val="57C5CB8D"/>
    <w:rsid w:val="57D4C676"/>
    <w:rsid w:val="57D5BACE"/>
    <w:rsid w:val="57D8B026"/>
    <w:rsid w:val="57F4DD24"/>
    <w:rsid w:val="57F73D1F"/>
    <w:rsid w:val="5800878F"/>
    <w:rsid w:val="5809886B"/>
    <w:rsid w:val="580D017D"/>
    <w:rsid w:val="58102B7B"/>
    <w:rsid w:val="58140F73"/>
    <w:rsid w:val="581D750D"/>
    <w:rsid w:val="581F5624"/>
    <w:rsid w:val="58247504"/>
    <w:rsid w:val="582EAAFA"/>
    <w:rsid w:val="58346923"/>
    <w:rsid w:val="5853FD7B"/>
    <w:rsid w:val="586064CB"/>
    <w:rsid w:val="58705325"/>
    <w:rsid w:val="58843ED1"/>
    <w:rsid w:val="58887020"/>
    <w:rsid w:val="589175AC"/>
    <w:rsid w:val="58A69EF3"/>
    <w:rsid w:val="58B4E9AC"/>
    <w:rsid w:val="58B7203A"/>
    <w:rsid w:val="58B9B687"/>
    <w:rsid w:val="58B9D681"/>
    <w:rsid w:val="58C2C645"/>
    <w:rsid w:val="58C51D0B"/>
    <w:rsid w:val="58D986D4"/>
    <w:rsid w:val="58DE5E78"/>
    <w:rsid w:val="58E986DA"/>
    <w:rsid w:val="5917C8A8"/>
    <w:rsid w:val="59184258"/>
    <w:rsid w:val="5922FDF3"/>
    <w:rsid w:val="59236363"/>
    <w:rsid w:val="5930C8CC"/>
    <w:rsid w:val="5951831F"/>
    <w:rsid w:val="595CF27C"/>
    <w:rsid w:val="595EAD11"/>
    <w:rsid w:val="596B1ABB"/>
    <w:rsid w:val="596CBA3F"/>
    <w:rsid w:val="5976141E"/>
    <w:rsid w:val="5982615F"/>
    <w:rsid w:val="59981992"/>
    <w:rsid w:val="59981D7E"/>
    <w:rsid w:val="599CDFEA"/>
    <w:rsid w:val="599ECE20"/>
    <w:rsid w:val="59AE9D5A"/>
    <w:rsid w:val="59C26ACB"/>
    <w:rsid w:val="59D224CF"/>
    <w:rsid w:val="59DD5882"/>
    <w:rsid w:val="59EB6D58"/>
    <w:rsid w:val="5A01A395"/>
    <w:rsid w:val="5A08D76B"/>
    <w:rsid w:val="5A10A905"/>
    <w:rsid w:val="5A374ECF"/>
    <w:rsid w:val="5A4381C8"/>
    <w:rsid w:val="5A457E64"/>
    <w:rsid w:val="5A582D13"/>
    <w:rsid w:val="5A5E2E4F"/>
    <w:rsid w:val="5A657E62"/>
    <w:rsid w:val="5A712C24"/>
    <w:rsid w:val="5A7CE907"/>
    <w:rsid w:val="5A90853C"/>
    <w:rsid w:val="5A9986B1"/>
    <w:rsid w:val="5A99BD5D"/>
    <w:rsid w:val="5A9C6A99"/>
    <w:rsid w:val="5AA4588B"/>
    <w:rsid w:val="5AA5B8A4"/>
    <w:rsid w:val="5AA9AAC8"/>
    <w:rsid w:val="5AC9CC81"/>
    <w:rsid w:val="5AD159A1"/>
    <w:rsid w:val="5AD21E3B"/>
    <w:rsid w:val="5AD92640"/>
    <w:rsid w:val="5B12B869"/>
    <w:rsid w:val="5B22084F"/>
    <w:rsid w:val="5B2DE01A"/>
    <w:rsid w:val="5B2ED18B"/>
    <w:rsid w:val="5B2F8E20"/>
    <w:rsid w:val="5B46DC8E"/>
    <w:rsid w:val="5B4C0949"/>
    <w:rsid w:val="5B4CC2D9"/>
    <w:rsid w:val="5B4E0282"/>
    <w:rsid w:val="5B53BA5F"/>
    <w:rsid w:val="5B584E93"/>
    <w:rsid w:val="5B58E857"/>
    <w:rsid w:val="5B5B6A8D"/>
    <w:rsid w:val="5B621DA6"/>
    <w:rsid w:val="5B66F1ED"/>
    <w:rsid w:val="5B6924EF"/>
    <w:rsid w:val="5B6BB3CC"/>
    <w:rsid w:val="5B7822AF"/>
    <w:rsid w:val="5B795DD1"/>
    <w:rsid w:val="5B7DA63F"/>
    <w:rsid w:val="5B802069"/>
    <w:rsid w:val="5B88F90C"/>
    <w:rsid w:val="5B92451E"/>
    <w:rsid w:val="5B949415"/>
    <w:rsid w:val="5B9A468D"/>
    <w:rsid w:val="5BAF17D1"/>
    <w:rsid w:val="5BB0AABB"/>
    <w:rsid w:val="5BB2669C"/>
    <w:rsid w:val="5BC4B369"/>
    <w:rsid w:val="5BDD59EB"/>
    <w:rsid w:val="5BE297EE"/>
    <w:rsid w:val="5BE3E392"/>
    <w:rsid w:val="5BF30BA3"/>
    <w:rsid w:val="5C00B07A"/>
    <w:rsid w:val="5C15B83F"/>
    <w:rsid w:val="5C289426"/>
    <w:rsid w:val="5C2BA4D8"/>
    <w:rsid w:val="5C319373"/>
    <w:rsid w:val="5C485D27"/>
    <w:rsid w:val="5C4ED1F2"/>
    <w:rsid w:val="5C4F737C"/>
    <w:rsid w:val="5C56BFEB"/>
    <w:rsid w:val="5C5BB8C6"/>
    <w:rsid w:val="5C61FFDE"/>
    <w:rsid w:val="5C62D0CF"/>
    <w:rsid w:val="5C68698E"/>
    <w:rsid w:val="5C6B912F"/>
    <w:rsid w:val="5C6EBCD6"/>
    <w:rsid w:val="5C72C029"/>
    <w:rsid w:val="5C7FAA6A"/>
    <w:rsid w:val="5C816ECD"/>
    <w:rsid w:val="5C8421DC"/>
    <w:rsid w:val="5C8B57F2"/>
    <w:rsid w:val="5C8EB005"/>
    <w:rsid w:val="5C949338"/>
    <w:rsid w:val="5CA3FE80"/>
    <w:rsid w:val="5CAA457F"/>
    <w:rsid w:val="5CAE0731"/>
    <w:rsid w:val="5CC0C663"/>
    <w:rsid w:val="5CCC70CE"/>
    <w:rsid w:val="5CD79AF2"/>
    <w:rsid w:val="5CDBBC83"/>
    <w:rsid w:val="5CEA77E7"/>
    <w:rsid w:val="5CFFADF7"/>
    <w:rsid w:val="5D0BEA65"/>
    <w:rsid w:val="5D0FFFB0"/>
    <w:rsid w:val="5D45DB12"/>
    <w:rsid w:val="5D546C20"/>
    <w:rsid w:val="5D5D3F9A"/>
    <w:rsid w:val="5D66BE67"/>
    <w:rsid w:val="5D750008"/>
    <w:rsid w:val="5D839BDC"/>
    <w:rsid w:val="5D84B8A2"/>
    <w:rsid w:val="5D8B2593"/>
    <w:rsid w:val="5D93001A"/>
    <w:rsid w:val="5D9A2FC7"/>
    <w:rsid w:val="5DA83637"/>
    <w:rsid w:val="5DB93B02"/>
    <w:rsid w:val="5DBB151B"/>
    <w:rsid w:val="5DC6C149"/>
    <w:rsid w:val="5DCCDCA6"/>
    <w:rsid w:val="5DD26EE9"/>
    <w:rsid w:val="5DD5D02E"/>
    <w:rsid w:val="5DDD3BC7"/>
    <w:rsid w:val="5DEBB635"/>
    <w:rsid w:val="5DFAB947"/>
    <w:rsid w:val="5DFDB937"/>
    <w:rsid w:val="5E047826"/>
    <w:rsid w:val="5E09A64A"/>
    <w:rsid w:val="5E0B3568"/>
    <w:rsid w:val="5E1321F3"/>
    <w:rsid w:val="5E189D62"/>
    <w:rsid w:val="5E1F0BE2"/>
    <w:rsid w:val="5E2C5C5C"/>
    <w:rsid w:val="5E372199"/>
    <w:rsid w:val="5E3B2747"/>
    <w:rsid w:val="5E3E401D"/>
    <w:rsid w:val="5E443304"/>
    <w:rsid w:val="5E44741D"/>
    <w:rsid w:val="5E4D22C8"/>
    <w:rsid w:val="5E527195"/>
    <w:rsid w:val="5E6EFADF"/>
    <w:rsid w:val="5E719540"/>
    <w:rsid w:val="5E7CAF8D"/>
    <w:rsid w:val="5E841C63"/>
    <w:rsid w:val="5E891596"/>
    <w:rsid w:val="5E8E4E45"/>
    <w:rsid w:val="5E90F17D"/>
    <w:rsid w:val="5E936D18"/>
    <w:rsid w:val="5EA88C6B"/>
    <w:rsid w:val="5EB23CA5"/>
    <w:rsid w:val="5EBBB89C"/>
    <w:rsid w:val="5EBCA535"/>
    <w:rsid w:val="5EC91352"/>
    <w:rsid w:val="5EDD7339"/>
    <w:rsid w:val="5EE15DDA"/>
    <w:rsid w:val="5EE2D22C"/>
    <w:rsid w:val="5EE2F226"/>
    <w:rsid w:val="5EE3D89D"/>
    <w:rsid w:val="5EE65CDE"/>
    <w:rsid w:val="5EF9A9EC"/>
    <w:rsid w:val="5F007EA3"/>
    <w:rsid w:val="5F125334"/>
    <w:rsid w:val="5F136C26"/>
    <w:rsid w:val="5F17164F"/>
    <w:rsid w:val="5F1ADC36"/>
    <w:rsid w:val="5F1CA76E"/>
    <w:rsid w:val="5F1DDF2E"/>
    <w:rsid w:val="5F1DFFD3"/>
    <w:rsid w:val="5F3D6010"/>
    <w:rsid w:val="5F40982F"/>
    <w:rsid w:val="5F48D246"/>
    <w:rsid w:val="5F4A9FC2"/>
    <w:rsid w:val="5F51B4D1"/>
    <w:rsid w:val="5F5FF8EA"/>
    <w:rsid w:val="5F676D04"/>
    <w:rsid w:val="5F75F5CD"/>
    <w:rsid w:val="5F7DF0CC"/>
    <w:rsid w:val="5FA04733"/>
    <w:rsid w:val="5FC166B3"/>
    <w:rsid w:val="5FC4FB53"/>
    <w:rsid w:val="5FCBDEDC"/>
    <w:rsid w:val="5FD355F3"/>
    <w:rsid w:val="5FD79B0D"/>
    <w:rsid w:val="5FEE41F6"/>
    <w:rsid w:val="601C91FC"/>
    <w:rsid w:val="60211063"/>
    <w:rsid w:val="6029D06A"/>
    <w:rsid w:val="602EC9BB"/>
    <w:rsid w:val="60301527"/>
    <w:rsid w:val="6030779A"/>
    <w:rsid w:val="60326283"/>
    <w:rsid w:val="6051A758"/>
    <w:rsid w:val="605229AC"/>
    <w:rsid w:val="60559A9F"/>
    <w:rsid w:val="60682529"/>
    <w:rsid w:val="6074639C"/>
    <w:rsid w:val="6077B221"/>
    <w:rsid w:val="6087315A"/>
    <w:rsid w:val="609081E5"/>
    <w:rsid w:val="609EEC8F"/>
    <w:rsid w:val="60A4C03A"/>
    <w:rsid w:val="60B95A8B"/>
    <w:rsid w:val="60CD04D8"/>
    <w:rsid w:val="60E8DFCC"/>
    <w:rsid w:val="60EB92A0"/>
    <w:rsid w:val="60FF5C67"/>
    <w:rsid w:val="6109C7D5"/>
    <w:rsid w:val="610DF70F"/>
    <w:rsid w:val="610E9A9D"/>
    <w:rsid w:val="61144511"/>
    <w:rsid w:val="6126EFBF"/>
    <w:rsid w:val="612DAB44"/>
    <w:rsid w:val="6131EF54"/>
    <w:rsid w:val="6148796E"/>
    <w:rsid w:val="618060A0"/>
    <w:rsid w:val="61A21D5D"/>
    <w:rsid w:val="61B04625"/>
    <w:rsid w:val="61B2A41E"/>
    <w:rsid w:val="61E05D09"/>
    <w:rsid w:val="61EB2594"/>
    <w:rsid w:val="61EC077B"/>
    <w:rsid w:val="61F282FC"/>
    <w:rsid w:val="62023AF5"/>
    <w:rsid w:val="62212E73"/>
    <w:rsid w:val="6226D04C"/>
    <w:rsid w:val="623CDE87"/>
    <w:rsid w:val="623E606F"/>
    <w:rsid w:val="6243C72C"/>
    <w:rsid w:val="6262882B"/>
    <w:rsid w:val="62636741"/>
    <w:rsid w:val="626E9359"/>
    <w:rsid w:val="627AF9B7"/>
    <w:rsid w:val="627C3E8C"/>
    <w:rsid w:val="629D5D86"/>
    <w:rsid w:val="62A94D12"/>
    <w:rsid w:val="62AA60BA"/>
    <w:rsid w:val="62B0ED67"/>
    <w:rsid w:val="62BD99BD"/>
    <w:rsid w:val="62BDF64A"/>
    <w:rsid w:val="62CA45A9"/>
    <w:rsid w:val="62CA8171"/>
    <w:rsid w:val="62D41518"/>
    <w:rsid w:val="62E46F1F"/>
    <w:rsid w:val="62E53B9C"/>
    <w:rsid w:val="62ED9B02"/>
    <w:rsid w:val="62F80CBE"/>
    <w:rsid w:val="630181E1"/>
    <w:rsid w:val="630F9489"/>
    <w:rsid w:val="63149768"/>
    <w:rsid w:val="631C5359"/>
    <w:rsid w:val="631D9874"/>
    <w:rsid w:val="63218F97"/>
    <w:rsid w:val="6324CD8D"/>
    <w:rsid w:val="6342416F"/>
    <w:rsid w:val="6347315F"/>
    <w:rsid w:val="634F6D61"/>
    <w:rsid w:val="635BF097"/>
    <w:rsid w:val="636492FF"/>
    <w:rsid w:val="63668686"/>
    <w:rsid w:val="636EFC6E"/>
    <w:rsid w:val="636F6984"/>
    <w:rsid w:val="637E1138"/>
    <w:rsid w:val="63B30559"/>
    <w:rsid w:val="63B58BF6"/>
    <w:rsid w:val="63C0FF9A"/>
    <w:rsid w:val="63D074EB"/>
    <w:rsid w:val="63DDBBF5"/>
    <w:rsid w:val="63EFAB9A"/>
    <w:rsid w:val="640E78E6"/>
    <w:rsid w:val="641211AE"/>
    <w:rsid w:val="64140AE7"/>
    <w:rsid w:val="64229BEA"/>
    <w:rsid w:val="642B073A"/>
    <w:rsid w:val="64324E37"/>
    <w:rsid w:val="6439887C"/>
    <w:rsid w:val="6455AB94"/>
    <w:rsid w:val="64568D3E"/>
    <w:rsid w:val="6457B8C8"/>
    <w:rsid w:val="645BD2FC"/>
    <w:rsid w:val="645FD278"/>
    <w:rsid w:val="64721A77"/>
    <w:rsid w:val="64738651"/>
    <w:rsid w:val="6473CC69"/>
    <w:rsid w:val="6477B274"/>
    <w:rsid w:val="6479570D"/>
    <w:rsid w:val="64797B17"/>
    <w:rsid w:val="64959602"/>
    <w:rsid w:val="64982B41"/>
    <w:rsid w:val="64A85C56"/>
    <w:rsid w:val="64A94D3E"/>
    <w:rsid w:val="64AFA8F3"/>
    <w:rsid w:val="64C4CC05"/>
    <w:rsid w:val="64CAEFC8"/>
    <w:rsid w:val="64F26F13"/>
    <w:rsid w:val="65026271"/>
    <w:rsid w:val="65077C96"/>
    <w:rsid w:val="6508DC05"/>
    <w:rsid w:val="650B270B"/>
    <w:rsid w:val="650B6123"/>
    <w:rsid w:val="650CE999"/>
    <w:rsid w:val="651A1F9E"/>
    <w:rsid w:val="6525F566"/>
    <w:rsid w:val="653D52B6"/>
    <w:rsid w:val="6543840F"/>
    <w:rsid w:val="6548DFAC"/>
    <w:rsid w:val="654A7472"/>
    <w:rsid w:val="65505812"/>
    <w:rsid w:val="65637528"/>
    <w:rsid w:val="6563A2CD"/>
    <w:rsid w:val="656E7E06"/>
    <w:rsid w:val="65750669"/>
    <w:rsid w:val="65840742"/>
    <w:rsid w:val="658B3990"/>
    <w:rsid w:val="6591CBD3"/>
    <w:rsid w:val="65AF1341"/>
    <w:rsid w:val="65B224FA"/>
    <w:rsid w:val="65B8506C"/>
    <w:rsid w:val="65B9E378"/>
    <w:rsid w:val="65C11213"/>
    <w:rsid w:val="65C74F49"/>
    <w:rsid w:val="65C93102"/>
    <w:rsid w:val="65CA636F"/>
    <w:rsid w:val="65CCAF88"/>
    <w:rsid w:val="65D0A55C"/>
    <w:rsid w:val="65DCA5F9"/>
    <w:rsid w:val="65E903CF"/>
    <w:rsid w:val="65F5FBB3"/>
    <w:rsid w:val="65F66CAA"/>
    <w:rsid w:val="6609EEFF"/>
    <w:rsid w:val="66112B12"/>
    <w:rsid w:val="66163CF8"/>
    <w:rsid w:val="66229907"/>
    <w:rsid w:val="66265F21"/>
    <w:rsid w:val="66268823"/>
    <w:rsid w:val="6645DED1"/>
    <w:rsid w:val="6647681C"/>
    <w:rsid w:val="6647B11F"/>
    <w:rsid w:val="666E5190"/>
    <w:rsid w:val="66702393"/>
    <w:rsid w:val="66725D3D"/>
    <w:rsid w:val="66733C4F"/>
    <w:rsid w:val="6675131B"/>
    <w:rsid w:val="667D5B30"/>
    <w:rsid w:val="6681F1DB"/>
    <w:rsid w:val="66A5B93E"/>
    <w:rsid w:val="66A8B501"/>
    <w:rsid w:val="66B51A82"/>
    <w:rsid w:val="66B6321C"/>
    <w:rsid w:val="66D00121"/>
    <w:rsid w:val="66D42C65"/>
    <w:rsid w:val="66D89194"/>
    <w:rsid w:val="66E4D265"/>
    <w:rsid w:val="66E9D912"/>
    <w:rsid w:val="66EC9540"/>
    <w:rsid w:val="66F869C7"/>
    <w:rsid w:val="670ABD23"/>
    <w:rsid w:val="670E4B1F"/>
    <w:rsid w:val="670ED0F2"/>
    <w:rsid w:val="67109605"/>
    <w:rsid w:val="67251831"/>
    <w:rsid w:val="6728A481"/>
    <w:rsid w:val="67343AA3"/>
    <w:rsid w:val="673F80D4"/>
    <w:rsid w:val="6746FD3E"/>
    <w:rsid w:val="6749CB23"/>
    <w:rsid w:val="6767385F"/>
    <w:rsid w:val="6767AD7F"/>
    <w:rsid w:val="676F53FD"/>
    <w:rsid w:val="677DBE85"/>
    <w:rsid w:val="67860D59"/>
    <w:rsid w:val="67897BED"/>
    <w:rsid w:val="678B8B69"/>
    <w:rsid w:val="678E8042"/>
    <w:rsid w:val="6798A849"/>
    <w:rsid w:val="679E821E"/>
    <w:rsid w:val="67A2D515"/>
    <w:rsid w:val="67B05D33"/>
    <w:rsid w:val="67B152D5"/>
    <w:rsid w:val="67B65D13"/>
    <w:rsid w:val="67C54124"/>
    <w:rsid w:val="67CD8034"/>
    <w:rsid w:val="67DEC8A0"/>
    <w:rsid w:val="67E6ED84"/>
    <w:rsid w:val="67E92EE8"/>
    <w:rsid w:val="67FA2CD9"/>
    <w:rsid w:val="68069EF7"/>
    <w:rsid w:val="680A3813"/>
    <w:rsid w:val="68109094"/>
    <w:rsid w:val="682C09DC"/>
    <w:rsid w:val="683B72EE"/>
    <w:rsid w:val="683BDA8B"/>
    <w:rsid w:val="683FF68E"/>
    <w:rsid w:val="68452CF4"/>
    <w:rsid w:val="6857D44B"/>
    <w:rsid w:val="6860B6E2"/>
    <w:rsid w:val="68623729"/>
    <w:rsid w:val="6867D520"/>
    <w:rsid w:val="687A7925"/>
    <w:rsid w:val="687E5A6D"/>
    <w:rsid w:val="6885C32D"/>
    <w:rsid w:val="6898BF6D"/>
    <w:rsid w:val="689B6A34"/>
    <w:rsid w:val="68A3688A"/>
    <w:rsid w:val="68A5D113"/>
    <w:rsid w:val="68BA4893"/>
    <w:rsid w:val="68C2ED59"/>
    <w:rsid w:val="68C45E11"/>
    <w:rsid w:val="68D3881E"/>
    <w:rsid w:val="68E0A4C4"/>
    <w:rsid w:val="68ED35A3"/>
    <w:rsid w:val="68F8038F"/>
    <w:rsid w:val="68FF8783"/>
    <w:rsid w:val="6905B44D"/>
    <w:rsid w:val="691EA6B5"/>
    <w:rsid w:val="69242747"/>
    <w:rsid w:val="69304B5E"/>
    <w:rsid w:val="69339217"/>
    <w:rsid w:val="69385128"/>
    <w:rsid w:val="69397A77"/>
    <w:rsid w:val="6964AA8C"/>
    <w:rsid w:val="696771EC"/>
    <w:rsid w:val="6989592B"/>
    <w:rsid w:val="6990B544"/>
    <w:rsid w:val="6990D18E"/>
    <w:rsid w:val="6991FCCB"/>
    <w:rsid w:val="699B2F2C"/>
    <w:rsid w:val="699C2DED"/>
    <w:rsid w:val="69B3E94C"/>
    <w:rsid w:val="69C63792"/>
    <w:rsid w:val="69F2DB54"/>
    <w:rsid w:val="6A0238AC"/>
    <w:rsid w:val="6A02A9B5"/>
    <w:rsid w:val="6A13D5E8"/>
    <w:rsid w:val="6A168DD7"/>
    <w:rsid w:val="6A1E5851"/>
    <w:rsid w:val="6A2414A0"/>
    <w:rsid w:val="6A2B266E"/>
    <w:rsid w:val="6A334CB3"/>
    <w:rsid w:val="6A3B83E4"/>
    <w:rsid w:val="6A46727D"/>
    <w:rsid w:val="6A557119"/>
    <w:rsid w:val="6A6E8764"/>
    <w:rsid w:val="6A84B7C9"/>
    <w:rsid w:val="6A8C810C"/>
    <w:rsid w:val="6A9210B2"/>
    <w:rsid w:val="6A922707"/>
    <w:rsid w:val="6A97461C"/>
    <w:rsid w:val="6AA66D1B"/>
    <w:rsid w:val="6AA86F6E"/>
    <w:rsid w:val="6AACA579"/>
    <w:rsid w:val="6AB08BDF"/>
    <w:rsid w:val="6AC98B70"/>
    <w:rsid w:val="6AD5578E"/>
    <w:rsid w:val="6AD5EE3D"/>
    <w:rsid w:val="6AEC7205"/>
    <w:rsid w:val="6AEE3D8D"/>
    <w:rsid w:val="6AFE5933"/>
    <w:rsid w:val="6B0C88B3"/>
    <w:rsid w:val="6B0D68FB"/>
    <w:rsid w:val="6B2ED08A"/>
    <w:rsid w:val="6B3AAE7E"/>
    <w:rsid w:val="6B55A229"/>
    <w:rsid w:val="6B58B9A7"/>
    <w:rsid w:val="6B657E7F"/>
    <w:rsid w:val="6B685431"/>
    <w:rsid w:val="6B6A09E0"/>
    <w:rsid w:val="6B6AA872"/>
    <w:rsid w:val="6B75996F"/>
    <w:rsid w:val="6B7AA2A7"/>
    <w:rsid w:val="6B86CF51"/>
    <w:rsid w:val="6B87F809"/>
    <w:rsid w:val="6BA1DEAD"/>
    <w:rsid w:val="6BA2C551"/>
    <w:rsid w:val="6BB6996C"/>
    <w:rsid w:val="6BC91A81"/>
    <w:rsid w:val="6BD6A662"/>
    <w:rsid w:val="6BDECB70"/>
    <w:rsid w:val="6BE2F564"/>
    <w:rsid w:val="6BE8E30A"/>
    <w:rsid w:val="6C07744E"/>
    <w:rsid w:val="6C0DAC13"/>
    <w:rsid w:val="6C2C9245"/>
    <w:rsid w:val="6C377885"/>
    <w:rsid w:val="6C394FE7"/>
    <w:rsid w:val="6C3ECB7A"/>
    <w:rsid w:val="6C3F7705"/>
    <w:rsid w:val="6C4C49C9"/>
    <w:rsid w:val="6C4E0F2C"/>
    <w:rsid w:val="6C5B433C"/>
    <w:rsid w:val="6C707403"/>
    <w:rsid w:val="6C83E8E5"/>
    <w:rsid w:val="6C8F377A"/>
    <w:rsid w:val="6C9E75CA"/>
    <w:rsid w:val="6CAC7E63"/>
    <w:rsid w:val="6CB5874B"/>
    <w:rsid w:val="6CC15B49"/>
    <w:rsid w:val="6CC61618"/>
    <w:rsid w:val="6CCA3330"/>
    <w:rsid w:val="6CD81B38"/>
    <w:rsid w:val="6CE0C619"/>
    <w:rsid w:val="6CE4AFF7"/>
    <w:rsid w:val="6CE5D79D"/>
    <w:rsid w:val="6CF21038"/>
    <w:rsid w:val="6CF3C74F"/>
    <w:rsid w:val="6D04E5E9"/>
    <w:rsid w:val="6D0E8FD6"/>
    <w:rsid w:val="6D1626FB"/>
    <w:rsid w:val="6D1F0784"/>
    <w:rsid w:val="6D22C3BE"/>
    <w:rsid w:val="6D28DB52"/>
    <w:rsid w:val="6D2A712F"/>
    <w:rsid w:val="6D2B28A1"/>
    <w:rsid w:val="6D2FE985"/>
    <w:rsid w:val="6D47AFAE"/>
    <w:rsid w:val="6D480C54"/>
    <w:rsid w:val="6D4C6660"/>
    <w:rsid w:val="6D55939C"/>
    <w:rsid w:val="6D70ABF8"/>
    <w:rsid w:val="6D79F7A1"/>
    <w:rsid w:val="6D7E62F9"/>
    <w:rsid w:val="6D7ED76B"/>
    <w:rsid w:val="6D7FB0A5"/>
    <w:rsid w:val="6D8B7214"/>
    <w:rsid w:val="6D969884"/>
    <w:rsid w:val="6DA830CB"/>
    <w:rsid w:val="6DB1F477"/>
    <w:rsid w:val="6DB4C63C"/>
    <w:rsid w:val="6DD0299F"/>
    <w:rsid w:val="6DE0EA1B"/>
    <w:rsid w:val="6DE17810"/>
    <w:rsid w:val="6DE21401"/>
    <w:rsid w:val="6DE43F10"/>
    <w:rsid w:val="6DED8691"/>
    <w:rsid w:val="6DEFB770"/>
    <w:rsid w:val="6DF3A57A"/>
    <w:rsid w:val="6E17A794"/>
    <w:rsid w:val="6E326138"/>
    <w:rsid w:val="6E370727"/>
    <w:rsid w:val="6E3F53A2"/>
    <w:rsid w:val="6E4391FD"/>
    <w:rsid w:val="6E4BD1F2"/>
    <w:rsid w:val="6E4D1632"/>
    <w:rsid w:val="6E59765A"/>
    <w:rsid w:val="6E60A8DC"/>
    <w:rsid w:val="6E89857E"/>
    <w:rsid w:val="6E982B49"/>
    <w:rsid w:val="6E9E1ECD"/>
    <w:rsid w:val="6EA37F09"/>
    <w:rsid w:val="6EA6DAEF"/>
    <w:rsid w:val="6EB05CDD"/>
    <w:rsid w:val="6EB4BE40"/>
    <w:rsid w:val="6EB5EC60"/>
    <w:rsid w:val="6EB7CFB8"/>
    <w:rsid w:val="6EEC61A7"/>
    <w:rsid w:val="6EF2F579"/>
    <w:rsid w:val="6EF35083"/>
    <w:rsid w:val="6EF70FAD"/>
    <w:rsid w:val="6EF8AB97"/>
    <w:rsid w:val="6F037DCA"/>
    <w:rsid w:val="6F218692"/>
    <w:rsid w:val="6F298AE0"/>
    <w:rsid w:val="6F3ADB19"/>
    <w:rsid w:val="6F51833E"/>
    <w:rsid w:val="6F6CF093"/>
    <w:rsid w:val="6F8CD367"/>
    <w:rsid w:val="6F8E9D20"/>
    <w:rsid w:val="6F976802"/>
    <w:rsid w:val="6F9DD66A"/>
    <w:rsid w:val="6FA547A6"/>
    <w:rsid w:val="6FB9ED33"/>
    <w:rsid w:val="6FBC8185"/>
    <w:rsid w:val="6FC0C21E"/>
    <w:rsid w:val="6FC7D341"/>
    <w:rsid w:val="6FD11638"/>
    <w:rsid w:val="6FE0F820"/>
    <w:rsid w:val="6FE24DA2"/>
    <w:rsid w:val="6FE9FC14"/>
    <w:rsid w:val="6FF3FC20"/>
    <w:rsid w:val="6FFE13BA"/>
    <w:rsid w:val="70058519"/>
    <w:rsid w:val="7005BEBF"/>
    <w:rsid w:val="700A047A"/>
    <w:rsid w:val="700F4B24"/>
    <w:rsid w:val="7017870B"/>
    <w:rsid w:val="70344A26"/>
    <w:rsid w:val="70377886"/>
    <w:rsid w:val="703D042B"/>
    <w:rsid w:val="7052E598"/>
    <w:rsid w:val="7059345B"/>
    <w:rsid w:val="705FE7EB"/>
    <w:rsid w:val="7060496B"/>
    <w:rsid w:val="7060CCC0"/>
    <w:rsid w:val="706C7839"/>
    <w:rsid w:val="70767DC5"/>
    <w:rsid w:val="707BFF4C"/>
    <w:rsid w:val="707C2703"/>
    <w:rsid w:val="7080E8F3"/>
    <w:rsid w:val="70812FA4"/>
    <w:rsid w:val="70868BA2"/>
    <w:rsid w:val="70AA8078"/>
    <w:rsid w:val="70ADB026"/>
    <w:rsid w:val="70B1A885"/>
    <w:rsid w:val="70CDC850"/>
    <w:rsid w:val="70DC3BE9"/>
    <w:rsid w:val="70F958DF"/>
    <w:rsid w:val="711734CB"/>
    <w:rsid w:val="71243104"/>
    <w:rsid w:val="713A74EA"/>
    <w:rsid w:val="7146FC18"/>
    <w:rsid w:val="7165F62D"/>
    <w:rsid w:val="71752D33"/>
    <w:rsid w:val="717BAE60"/>
    <w:rsid w:val="717CDE19"/>
    <w:rsid w:val="71904E97"/>
    <w:rsid w:val="71954E22"/>
    <w:rsid w:val="719D047E"/>
    <w:rsid w:val="719DCD78"/>
    <w:rsid w:val="71A8AA8D"/>
    <w:rsid w:val="71AD0C98"/>
    <w:rsid w:val="71B76A44"/>
    <w:rsid w:val="71B7B227"/>
    <w:rsid w:val="71D7EA9E"/>
    <w:rsid w:val="71DD7BDC"/>
    <w:rsid w:val="71E1BD88"/>
    <w:rsid w:val="71E66EA2"/>
    <w:rsid w:val="71F4F7E4"/>
    <w:rsid w:val="72011B75"/>
    <w:rsid w:val="720F3885"/>
    <w:rsid w:val="7215183D"/>
    <w:rsid w:val="72271696"/>
    <w:rsid w:val="7231C38A"/>
    <w:rsid w:val="7235A4CB"/>
    <w:rsid w:val="723E825A"/>
    <w:rsid w:val="723F74AA"/>
    <w:rsid w:val="724B99E4"/>
    <w:rsid w:val="726576B0"/>
    <w:rsid w:val="7279149C"/>
    <w:rsid w:val="7284A6E4"/>
    <w:rsid w:val="728B2CB7"/>
    <w:rsid w:val="72954B98"/>
    <w:rsid w:val="72A574C4"/>
    <w:rsid w:val="72AD614F"/>
    <w:rsid w:val="72C40F82"/>
    <w:rsid w:val="72C49000"/>
    <w:rsid w:val="72D62EB8"/>
    <w:rsid w:val="72DA107F"/>
    <w:rsid w:val="72F10BAF"/>
    <w:rsid w:val="730485A8"/>
    <w:rsid w:val="7307194E"/>
    <w:rsid w:val="73161CA6"/>
    <w:rsid w:val="73228713"/>
    <w:rsid w:val="7330C99C"/>
    <w:rsid w:val="7334A1A5"/>
    <w:rsid w:val="7336029E"/>
    <w:rsid w:val="733E86A1"/>
    <w:rsid w:val="7341EC8D"/>
    <w:rsid w:val="7347980A"/>
    <w:rsid w:val="7348D2E4"/>
    <w:rsid w:val="735D2DD4"/>
    <w:rsid w:val="736BD63B"/>
    <w:rsid w:val="73765D73"/>
    <w:rsid w:val="7377ED1F"/>
    <w:rsid w:val="73780394"/>
    <w:rsid w:val="73824EA0"/>
    <w:rsid w:val="73A36CBB"/>
    <w:rsid w:val="73B3AE2D"/>
    <w:rsid w:val="73B4BA9F"/>
    <w:rsid w:val="73BDB03B"/>
    <w:rsid w:val="73BEDEB8"/>
    <w:rsid w:val="73CA84C0"/>
    <w:rsid w:val="73EC282E"/>
    <w:rsid w:val="73EF2259"/>
    <w:rsid w:val="740981C3"/>
    <w:rsid w:val="7409D27F"/>
    <w:rsid w:val="740A3933"/>
    <w:rsid w:val="741399BD"/>
    <w:rsid w:val="7418283F"/>
    <w:rsid w:val="74228D22"/>
    <w:rsid w:val="742B6FAD"/>
    <w:rsid w:val="743F1AC3"/>
    <w:rsid w:val="7442E658"/>
    <w:rsid w:val="74511FE3"/>
    <w:rsid w:val="7456E0B2"/>
    <w:rsid w:val="7462A238"/>
    <w:rsid w:val="74683A9F"/>
    <w:rsid w:val="746D704E"/>
    <w:rsid w:val="74824383"/>
    <w:rsid w:val="74824C45"/>
    <w:rsid w:val="748AA660"/>
    <w:rsid w:val="74A72513"/>
    <w:rsid w:val="74A79927"/>
    <w:rsid w:val="74AF1299"/>
    <w:rsid w:val="74C9FCF9"/>
    <w:rsid w:val="74E21E49"/>
    <w:rsid w:val="74F19F94"/>
    <w:rsid w:val="74FF367D"/>
    <w:rsid w:val="7500AE73"/>
    <w:rsid w:val="7500C7A2"/>
    <w:rsid w:val="7507DB43"/>
    <w:rsid w:val="75184CCC"/>
    <w:rsid w:val="751BC86B"/>
    <w:rsid w:val="751C59AB"/>
    <w:rsid w:val="753CC64B"/>
    <w:rsid w:val="753E3040"/>
    <w:rsid w:val="754C4D91"/>
    <w:rsid w:val="75616708"/>
    <w:rsid w:val="756C1524"/>
    <w:rsid w:val="757DC495"/>
    <w:rsid w:val="7587AEB6"/>
    <w:rsid w:val="758D14CB"/>
    <w:rsid w:val="7590F440"/>
    <w:rsid w:val="759295D9"/>
    <w:rsid w:val="759F73AA"/>
    <w:rsid w:val="75AD0662"/>
    <w:rsid w:val="75E514B2"/>
    <w:rsid w:val="75F57292"/>
    <w:rsid w:val="760091EB"/>
    <w:rsid w:val="7602A0B0"/>
    <w:rsid w:val="7604B551"/>
    <w:rsid w:val="760DCB5D"/>
    <w:rsid w:val="7613CF5A"/>
    <w:rsid w:val="761FF7BB"/>
    <w:rsid w:val="7637B224"/>
    <w:rsid w:val="76478118"/>
    <w:rsid w:val="7655D92D"/>
    <w:rsid w:val="765F5889"/>
    <w:rsid w:val="7667FEE4"/>
    <w:rsid w:val="76686FCE"/>
    <w:rsid w:val="766C264E"/>
    <w:rsid w:val="766E98AB"/>
    <w:rsid w:val="767BEA34"/>
    <w:rsid w:val="7680A945"/>
    <w:rsid w:val="7681604F"/>
    <w:rsid w:val="768AC826"/>
    <w:rsid w:val="76978908"/>
    <w:rsid w:val="76A3A744"/>
    <w:rsid w:val="76A9ECFA"/>
    <w:rsid w:val="76AF0D7F"/>
    <w:rsid w:val="76B0F113"/>
    <w:rsid w:val="76CF84D8"/>
    <w:rsid w:val="76E08958"/>
    <w:rsid w:val="76E5D574"/>
    <w:rsid w:val="76F3F387"/>
    <w:rsid w:val="76F5FC6C"/>
    <w:rsid w:val="76F67FED"/>
    <w:rsid w:val="772825B8"/>
    <w:rsid w:val="77342EA7"/>
    <w:rsid w:val="7749EEFB"/>
    <w:rsid w:val="774B01D2"/>
    <w:rsid w:val="774EBBFE"/>
    <w:rsid w:val="77608665"/>
    <w:rsid w:val="7776C9E7"/>
    <w:rsid w:val="777A24F1"/>
    <w:rsid w:val="7786AA75"/>
    <w:rsid w:val="7798E4BC"/>
    <w:rsid w:val="77A2C8B1"/>
    <w:rsid w:val="77A45A85"/>
    <w:rsid w:val="77A46882"/>
    <w:rsid w:val="77A9F0E7"/>
    <w:rsid w:val="77AC51E9"/>
    <w:rsid w:val="77AD421B"/>
    <w:rsid w:val="77BD58F9"/>
    <w:rsid w:val="77E2EC5F"/>
    <w:rsid w:val="77FCE025"/>
    <w:rsid w:val="7805CBA0"/>
    <w:rsid w:val="78134197"/>
    <w:rsid w:val="781BEA3E"/>
    <w:rsid w:val="781F92A0"/>
    <w:rsid w:val="782A5A7E"/>
    <w:rsid w:val="782CCDE7"/>
    <w:rsid w:val="78338379"/>
    <w:rsid w:val="78363FC7"/>
    <w:rsid w:val="784EEC83"/>
    <w:rsid w:val="78589998"/>
    <w:rsid w:val="785ABD3B"/>
    <w:rsid w:val="785BA978"/>
    <w:rsid w:val="787F96ED"/>
    <w:rsid w:val="78879D8C"/>
    <w:rsid w:val="7889997A"/>
    <w:rsid w:val="788A3A91"/>
    <w:rsid w:val="789B32D9"/>
    <w:rsid w:val="789C1ECE"/>
    <w:rsid w:val="78A05500"/>
    <w:rsid w:val="78A35960"/>
    <w:rsid w:val="78B9AF9C"/>
    <w:rsid w:val="78BB890B"/>
    <w:rsid w:val="78BE46A4"/>
    <w:rsid w:val="78C4D235"/>
    <w:rsid w:val="78CF276E"/>
    <w:rsid w:val="78E0DC91"/>
    <w:rsid w:val="78EAD4BD"/>
    <w:rsid w:val="78F726E4"/>
    <w:rsid w:val="78FD9CB0"/>
    <w:rsid w:val="78FF64F2"/>
    <w:rsid w:val="790B0402"/>
    <w:rsid w:val="790BA46C"/>
    <w:rsid w:val="791698B4"/>
    <w:rsid w:val="791955A2"/>
    <w:rsid w:val="79198E8E"/>
    <w:rsid w:val="792B247F"/>
    <w:rsid w:val="792B4D81"/>
    <w:rsid w:val="79338460"/>
    <w:rsid w:val="79345ADF"/>
    <w:rsid w:val="793F4C5E"/>
    <w:rsid w:val="795256BB"/>
    <w:rsid w:val="796AF507"/>
    <w:rsid w:val="79877EDA"/>
    <w:rsid w:val="799347F9"/>
    <w:rsid w:val="79B2A502"/>
    <w:rsid w:val="79B36E50"/>
    <w:rsid w:val="79BBF96D"/>
    <w:rsid w:val="79C62ADF"/>
    <w:rsid w:val="79CB1FBC"/>
    <w:rsid w:val="79D352E3"/>
    <w:rsid w:val="79D8D1E2"/>
    <w:rsid w:val="79E58DCB"/>
    <w:rsid w:val="79F4782D"/>
    <w:rsid w:val="79F81BE9"/>
    <w:rsid w:val="7A0C2FE8"/>
    <w:rsid w:val="7A32731A"/>
    <w:rsid w:val="7A39630E"/>
    <w:rsid w:val="7A434666"/>
    <w:rsid w:val="7A436DEA"/>
    <w:rsid w:val="7A4598F9"/>
    <w:rsid w:val="7A5CDF11"/>
    <w:rsid w:val="7A86BC39"/>
    <w:rsid w:val="7A980C19"/>
    <w:rsid w:val="7AD0C155"/>
    <w:rsid w:val="7AD1B094"/>
    <w:rsid w:val="7AD3E6D7"/>
    <w:rsid w:val="7AD71BAE"/>
    <w:rsid w:val="7ADF318D"/>
    <w:rsid w:val="7AE68207"/>
    <w:rsid w:val="7AEB7B58"/>
    <w:rsid w:val="7AEE5DD9"/>
    <w:rsid w:val="7AF368DE"/>
    <w:rsid w:val="7AFD1E59"/>
    <w:rsid w:val="7AFF88CA"/>
    <w:rsid w:val="7B08CF2B"/>
    <w:rsid w:val="7B158A2F"/>
    <w:rsid w:val="7B3354C8"/>
    <w:rsid w:val="7B382046"/>
    <w:rsid w:val="7B495326"/>
    <w:rsid w:val="7B529D96"/>
    <w:rsid w:val="7B646239"/>
    <w:rsid w:val="7B64F58A"/>
    <w:rsid w:val="7B76D3FA"/>
    <w:rsid w:val="7B92B2C2"/>
    <w:rsid w:val="7B94B7DB"/>
    <w:rsid w:val="7B970E9D"/>
    <w:rsid w:val="7B9D09E3"/>
    <w:rsid w:val="7BA512EA"/>
    <w:rsid w:val="7BD10A41"/>
    <w:rsid w:val="7BE056E6"/>
    <w:rsid w:val="7BE9EC0B"/>
    <w:rsid w:val="7BF4BC9C"/>
    <w:rsid w:val="7BF91230"/>
    <w:rsid w:val="7BFEDB1D"/>
    <w:rsid w:val="7C023238"/>
    <w:rsid w:val="7C072E56"/>
    <w:rsid w:val="7C0F1B7D"/>
    <w:rsid w:val="7C15693D"/>
    <w:rsid w:val="7C183757"/>
    <w:rsid w:val="7C1FB76A"/>
    <w:rsid w:val="7C250859"/>
    <w:rsid w:val="7C2D824A"/>
    <w:rsid w:val="7C30460D"/>
    <w:rsid w:val="7C466CE2"/>
    <w:rsid w:val="7C4F9E5C"/>
    <w:rsid w:val="7C97311F"/>
    <w:rsid w:val="7CB18A0A"/>
    <w:rsid w:val="7CB6A0E0"/>
    <w:rsid w:val="7CC221D7"/>
    <w:rsid w:val="7CDAECA6"/>
    <w:rsid w:val="7CEEF5F1"/>
    <w:rsid w:val="7CF33F27"/>
    <w:rsid w:val="7CF38946"/>
    <w:rsid w:val="7CFEB261"/>
    <w:rsid w:val="7D0DFAD8"/>
    <w:rsid w:val="7D26A090"/>
    <w:rsid w:val="7D593F2B"/>
    <w:rsid w:val="7D6CC935"/>
    <w:rsid w:val="7D6DE0CD"/>
    <w:rsid w:val="7D7132BC"/>
    <w:rsid w:val="7D7697A1"/>
    <w:rsid w:val="7D79BFDB"/>
    <w:rsid w:val="7D825E3A"/>
    <w:rsid w:val="7D8A1E74"/>
    <w:rsid w:val="7D8A834D"/>
    <w:rsid w:val="7D8EF0E2"/>
    <w:rsid w:val="7DB98082"/>
    <w:rsid w:val="7DBA1E41"/>
    <w:rsid w:val="7DBEF3D4"/>
    <w:rsid w:val="7DC3422B"/>
    <w:rsid w:val="7DD89462"/>
    <w:rsid w:val="7DE29B43"/>
    <w:rsid w:val="7DE5422B"/>
    <w:rsid w:val="7DE84AB3"/>
    <w:rsid w:val="7DE8BEF4"/>
    <w:rsid w:val="7DE9DE48"/>
    <w:rsid w:val="7DF60843"/>
    <w:rsid w:val="7DF7095C"/>
    <w:rsid w:val="7DFB16A8"/>
    <w:rsid w:val="7E0AFD7E"/>
    <w:rsid w:val="7E1A4E7E"/>
    <w:rsid w:val="7E1AC40C"/>
    <w:rsid w:val="7E1BE288"/>
    <w:rsid w:val="7E274790"/>
    <w:rsid w:val="7E3B8C23"/>
    <w:rsid w:val="7E3E22F0"/>
    <w:rsid w:val="7E4891B8"/>
    <w:rsid w:val="7E4B1ACA"/>
    <w:rsid w:val="7E4DB03D"/>
    <w:rsid w:val="7E5D3221"/>
    <w:rsid w:val="7E6BA261"/>
    <w:rsid w:val="7E6EC47A"/>
    <w:rsid w:val="7E6EEFE9"/>
    <w:rsid w:val="7E73259F"/>
    <w:rsid w:val="7EA73677"/>
    <w:rsid w:val="7EA7C9AC"/>
    <w:rsid w:val="7EA8836E"/>
    <w:rsid w:val="7EB47B87"/>
    <w:rsid w:val="7EC44E7E"/>
    <w:rsid w:val="7EC73D40"/>
    <w:rsid w:val="7EDA55CC"/>
    <w:rsid w:val="7EDA5774"/>
    <w:rsid w:val="7EDBA037"/>
    <w:rsid w:val="7EEA62AE"/>
    <w:rsid w:val="7EEE51F1"/>
    <w:rsid w:val="7EF58626"/>
    <w:rsid w:val="7F022DC3"/>
    <w:rsid w:val="7F101F14"/>
    <w:rsid w:val="7F126EEA"/>
    <w:rsid w:val="7F1ECC93"/>
    <w:rsid w:val="7F2042BB"/>
    <w:rsid w:val="7F28C6BE"/>
    <w:rsid w:val="7F358F9A"/>
    <w:rsid w:val="7F368683"/>
    <w:rsid w:val="7F42D5D8"/>
    <w:rsid w:val="7F55C440"/>
    <w:rsid w:val="7F59AA24"/>
    <w:rsid w:val="7F635C16"/>
    <w:rsid w:val="7F71D662"/>
    <w:rsid w:val="7F9650F0"/>
    <w:rsid w:val="7FA317F4"/>
    <w:rsid w:val="7FA7BC8E"/>
    <w:rsid w:val="7FC561EB"/>
    <w:rsid w:val="7FDCF543"/>
    <w:rsid w:val="7FDD71AD"/>
    <w:rsid w:val="7FE8DE0F"/>
    <w:rsid w:val="7FEB3327"/>
    <w:rsid w:val="7FF42562"/>
    <w:rsid w:val="7FF6E142"/>
    <w:rsid w:val="7FFA394D"/>
    <w:rsid w:val="7FFC5B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E28E01"/>
  <w15:docId w15:val="{1C47EB3D-BC64-42B3-9033-D3AD17202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030C"/>
    <w:pPr>
      <w:spacing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F5030C"/>
    <w:pPr>
      <w:keepNext/>
      <w:keepLines/>
      <w:numPr>
        <w:numId w:val="14"/>
      </w:numPr>
      <w:tabs>
        <w:tab w:val="left" w:pos="480"/>
      </w:tabs>
      <w:spacing w:before="60" w:after="240" w:line="240" w:lineRule="auto"/>
      <w:outlineLvl w:val="0"/>
    </w:pPr>
    <w:rPr>
      <w:rFonts w:ascii="Times New Roman" w:eastAsia="MS Gothic" w:hAnsi="Times New Roman" w:cs="Arial"/>
      <w:b/>
      <w:bCs/>
      <w:caps/>
      <w:kern w:val="32"/>
      <w:sz w:val="24"/>
      <w:szCs w:val="28"/>
    </w:rPr>
  </w:style>
  <w:style w:type="paragraph" w:styleId="Heading2">
    <w:name w:val="heading 2"/>
    <w:next w:val="Paragraph"/>
    <w:link w:val="Heading2Char"/>
    <w:qFormat/>
    <w:rsid w:val="00F5030C"/>
    <w:pPr>
      <w:keepNext/>
      <w:keepLines/>
      <w:numPr>
        <w:ilvl w:val="1"/>
        <w:numId w:val="14"/>
      </w:numPr>
      <w:tabs>
        <w:tab w:val="left" w:pos="720"/>
      </w:tabs>
      <w:spacing w:before="60" w:after="240" w:line="240" w:lineRule="auto"/>
      <w:outlineLvl w:val="1"/>
    </w:pPr>
    <w:rPr>
      <w:rFonts w:ascii="Times New Roman" w:eastAsia="MS Gothic" w:hAnsi="Times New Roman" w:cs="Arial"/>
      <w:b/>
      <w:bCs/>
      <w:iCs/>
      <w:sz w:val="24"/>
      <w:szCs w:val="26"/>
    </w:rPr>
  </w:style>
  <w:style w:type="paragraph" w:styleId="Heading3">
    <w:name w:val="heading 3"/>
    <w:next w:val="Paragraph"/>
    <w:link w:val="Heading3Char"/>
    <w:qFormat/>
    <w:rsid w:val="00F5030C"/>
    <w:pPr>
      <w:keepNext/>
      <w:keepLines/>
      <w:numPr>
        <w:ilvl w:val="2"/>
        <w:numId w:val="14"/>
      </w:numPr>
      <w:tabs>
        <w:tab w:val="left" w:pos="960"/>
      </w:tabs>
      <w:spacing w:before="60" w:after="240" w:line="240" w:lineRule="auto"/>
      <w:outlineLvl w:val="2"/>
    </w:pPr>
    <w:rPr>
      <w:rFonts w:ascii="Times New Roman" w:eastAsia="MS Gothic" w:hAnsi="Times New Roman" w:cs="Arial"/>
      <w:b/>
      <w:bCs/>
      <w:sz w:val="24"/>
      <w:szCs w:val="24"/>
    </w:rPr>
  </w:style>
  <w:style w:type="paragraph" w:styleId="Heading4">
    <w:name w:val="heading 4"/>
    <w:next w:val="Paragraph"/>
    <w:link w:val="Heading4Char"/>
    <w:qFormat/>
    <w:rsid w:val="00F5030C"/>
    <w:pPr>
      <w:keepNext/>
      <w:keepLines/>
      <w:numPr>
        <w:ilvl w:val="3"/>
        <w:numId w:val="14"/>
      </w:numPr>
      <w:tabs>
        <w:tab w:val="left" w:pos="1200"/>
      </w:tabs>
      <w:spacing w:before="60" w:after="240" w:line="240" w:lineRule="auto"/>
      <w:outlineLvl w:val="3"/>
    </w:pPr>
    <w:rPr>
      <w:rFonts w:ascii="Times New Roman" w:eastAsia="MS Gothic" w:hAnsi="Times New Roman" w:cs="Times New Roman"/>
      <w:b/>
      <w:bCs/>
      <w:sz w:val="24"/>
    </w:rPr>
  </w:style>
  <w:style w:type="paragraph" w:styleId="Heading5">
    <w:name w:val="heading 5"/>
    <w:next w:val="Paragraph"/>
    <w:link w:val="Heading5Char"/>
    <w:qFormat/>
    <w:rsid w:val="00F5030C"/>
    <w:pPr>
      <w:keepNext/>
      <w:keepLines/>
      <w:numPr>
        <w:ilvl w:val="4"/>
        <w:numId w:val="14"/>
      </w:numPr>
      <w:tabs>
        <w:tab w:val="left" w:pos="1440"/>
      </w:tabs>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F5030C"/>
    <w:pPr>
      <w:keepNext/>
      <w:keepLines/>
      <w:numPr>
        <w:ilvl w:val="5"/>
        <w:numId w:val="14"/>
      </w:numPr>
      <w:tabs>
        <w:tab w:val="left" w:pos="1680"/>
      </w:tabs>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F5030C"/>
    <w:pPr>
      <w:keepNext/>
      <w:keepLines/>
      <w:numPr>
        <w:ilvl w:val="6"/>
        <w:numId w:val="14"/>
      </w:numPr>
      <w:tabs>
        <w:tab w:val="left" w:pos="1920"/>
      </w:tabs>
      <w:spacing w:before="60" w:after="240" w:line="240" w:lineRule="auto"/>
      <w:outlineLvl w:val="6"/>
    </w:pPr>
    <w:rPr>
      <w:rFonts w:ascii="Times New Roman" w:eastAsia="MS Gothic" w:hAnsi="Times New Roman" w:cs="Arial"/>
      <w:b/>
      <w:sz w:val="24"/>
      <w:szCs w:val="24"/>
    </w:rPr>
  </w:style>
  <w:style w:type="paragraph" w:styleId="Heading8">
    <w:name w:val="heading 8"/>
    <w:next w:val="Paragraph"/>
    <w:link w:val="Heading8Char"/>
    <w:qFormat/>
    <w:rsid w:val="00F5030C"/>
    <w:pPr>
      <w:keepNext/>
      <w:keepLines/>
      <w:numPr>
        <w:ilvl w:val="7"/>
        <w:numId w:val="14"/>
      </w:numPr>
      <w:tabs>
        <w:tab w:val="left" w:pos="2160"/>
      </w:tabs>
      <w:spacing w:before="60" w:after="240" w:line="240" w:lineRule="auto"/>
      <w:outlineLvl w:val="7"/>
    </w:pPr>
    <w:rPr>
      <w:rFonts w:ascii="Times New Roman" w:eastAsia="MS Gothic" w:hAnsi="Times New Roman" w:cs="Arial"/>
      <w:b/>
      <w:iCs/>
      <w:sz w:val="24"/>
      <w:szCs w:val="24"/>
    </w:rPr>
  </w:style>
  <w:style w:type="paragraph" w:styleId="Heading9">
    <w:name w:val="heading 9"/>
    <w:next w:val="Paragraph"/>
    <w:link w:val="Heading9Char"/>
    <w:qFormat/>
    <w:rsid w:val="00F5030C"/>
    <w:pPr>
      <w:keepNext/>
      <w:keepLines/>
      <w:numPr>
        <w:ilvl w:val="8"/>
        <w:numId w:val="14"/>
      </w:numPr>
      <w:tabs>
        <w:tab w:val="left" w:pos="2400"/>
      </w:tabs>
      <w:spacing w:before="60" w:after="240" w:line="240" w:lineRule="auto"/>
      <w:outlineLvl w:val="8"/>
    </w:pPr>
    <w:rPr>
      <w:rFonts w:ascii="Times New Roman" w:eastAsia="MS Gothic" w:hAnsi="Times New Roman"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F5030C"/>
    <w:pPr>
      <w:tabs>
        <w:tab w:val="center" w:pos="4507"/>
        <w:tab w:val="right" w:pos="9000"/>
      </w:tabs>
      <w:spacing w:after="0" w:line="240" w:lineRule="auto"/>
    </w:pPr>
    <w:rPr>
      <w:rFonts w:ascii="Times New Roman" w:eastAsia="MS Gothic" w:hAnsi="Times New Roman" w:cs="Times New Roman"/>
      <w:caps/>
      <w:sz w:val="16"/>
      <w:szCs w:val="20"/>
    </w:rPr>
  </w:style>
  <w:style w:type="character" w:customStyle="1" w:styleId="HeaderChar">
    <w:name w:val="Header Char"/>
    <w:basedOn w:val="DefaultParagraphFont"/>
    <w:link w:val="Header"/>
    <w:rsid w:val="00C01A69"/>
    <w:rPr>
      <w:rFonts w:ascii="Times New Roman" w:eastAsia="MS Gothic" w:hAnsi="Times New Roman" w:cs="Times New Roman"/>
      <w:caps/>
      <w:sz w:val="16"/>
      <w:szCs w:val="20"/>
    </w:rPr>
  </w:style>
  <w:style w:type="paragraph" w:styleId="Footer">
    <w:name w:val="footer"/>
    <w:basedOn w:val="Header"/>
    <w:link w:val="FooterChar"/>
    <w:rsid w:val="00F5030C"/>
    <w:rPr>
      <w:caps w:val="0"/>
    </w:rPr>
  </w:style>
  <w:style w:type="character" w:customStyle="1" w:styleId="FooterChar">
    <w:name w:val="Footer Char"/>
    <w:link w:val="Footer"/>
    <w:rsid w:val="00F5030C"/>
    <w:rPr>
      <w:rFonts w:ascii="Times New Roman" w:eastAsia="MS Gothic" w:hAnsi="Times New Roman" w:cs="Times New Roman"/>
      <w:sz w:val="16"/>
      <w:szCs w:val="20"/>
    </w:rPr>
  </w:style>
  <w:style w:type="paragraph" w:styleId="ListParagraph">
    <w:name w:val="List Paragraph"/>
    <w:uiPriority w:val="34"/>
    <w:qFormat/>
    <w:rsid w:val="00F5030C"/>
    <w:pPr>
      <w:spacing w:after="0" w:line="240"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F0A48"/>
    <w:rPr>
      <w:rFonts w:ascii="Times New Roman" w:eastAsia="MS Gothic" w:hAnsi="Times New Roman" w:cs="Arial"/>
      <w:b/>
      <w:bCs/>
      <w:caps/>
      <w:kern w:val="32"/>
      <w:sz w:val="24"/>
      <w:szCs w:val="28"/>
    </w:rPr>
  </w:style>
  <w:style w:type="character" w:customStyle="1" w:styleId="Heading2Char">
    <w:name w:val="Heading 2 Char"/>
    <w:basedOn w:val="DefaultParagraphFont"/>
    <w:link w:val="Heading2"/>
    <w:rsid w:val="008D4AFC"/>
    <w:rPr>
      <w:rFonts w:ascii="Times New Roman" w:eastAsia="MS Gothic" w:hAnsi="Times New Roman" w:cs="Arial"/>
      <w:b/>
      <w:bCs/>
      <w:iCs/>
      <w:sz w:val="24"/>
      <w:szCs w:val="26"/>
    </w:rPr>
  </w:style>
  <w:style w:type="paragraph" w:styleId="TOCHeading">
    <w:name w:val="TOC Heading"/>
    <w:basedOn w:val="TOCTitle"/>
    <w:next w:val="Normal"/>
    <w:uiPriority w:val="39"/>
    <w:unhideWhenUsed/>
    <w:qFormat/>
    <w:rsid w:val="00F5030C"/>
    <w:pPr>
      <w:spacing w:before="480" w:after="0" w:line="276" w:lineRule="auto"/>
    </w:pPr>
    <w:rPr>
      <w:rFonts w:ascii="Cambria" w:eastAsia="Malgun Gothic" w:hAnsi="Cambria" w:cs="Times New Roman"/>
      <w:caps/>
      <w:color w:val="000000"/>
      <w:kern w:val="0"/>
    </w:rPr>
  </w:style>
  <w:style w:type="paragraph" w:styleId="TOC1">
    <w:name w:val="toc 1"/>
    <w:next w:val="Paragraph"/>
    <w:uiPriority w:val="39"/>
    <w:rsid w:val="00F5030C"/>
    <w:pPr>
      <w:tabs>
        <w:tab w:val="left" w:pos="480"/>
        <w:tab w:val="right" w:leader="dot" w:pos="9000"/>
      </w:tabs>
      <w:spacing w:before="60" w:after="0" w:line="240" w:lineRule="auto"/>
      <w:ind w:left="480" w:right="360" w:hanging="480"/>
    </w:pPr>
    <w:rPr>
      <w:rFonts w:ascii="Times New Roman" w:eastAsia="MS Gothic" w:hAnsi="Times New Roman" w:cs="Times New Roman"/>
      <w:b/>
      <w:caps/>
      <w:sz w:val="24"/>
      <w:szCs w:val="20"/>
    </w:rPr>
  </w:style>
  <w:style w:type="paragraph" w:styleId="TOC2">
    <w:name w:val="toc 2"/>
    <w:basedOn w:val="TOC1"/>
    <w:next w:val="Paragraph"/>
    <w:uiPriority w:val="39"/>
    <w:rsid w:val="00F5030C"/>
    <w:pPr>
      <w:tabs>
        <w:tab w:val="clear" w:pos="480"/>
        <w:tab w:val="left" w:pos="1080"/>
      </w:tabs>
      <w:ind w:left="1080" w:hanging="720"/>
    </w:pPr>
    <w:rPr>
      <w:caps w:val="0"/>
      <w:szCs w:val="24"/>
    </w:rPr>
  </w:style>
  <w:style w:type="character" w:styleId="Hyperlink">
    <w:name w:val="Hyperlink"/>
    <w:uiPriority w:val="99"/>
    <w:rsid w:val="003317F2"/>
    <w:rPr>
      <w:rFonts w:ascii="Times New Roman" w:hAnsi="Times New Roman"/>
      <w:color w:val="auto"/>
      <w:sz w:val="24"/>
      <w:u w:val="none"/>
    </w:rPr>
  </w:style>
  <w:style w:type="paragraph" w:styleId="NoSpacing">
    <w:name w:val="No Spacing"/>
    <w:uiPriority w:val="1"/>
    <w:qFormat/>
    <w:rsid w:val="00306C4B"/>
    <w:pPr>
      <w:spacing w:after="0" w:line="240" w:lineRule="auto"/>
    </w:pPr>
  </w:style>
  <w:style w:type="paragraph" w:customStyle="1" w:styleId="Paragraph">
    <w:name w:val="Paragraph"/>
    <w:link w:val="ParagraphChar"/>
    <w:rsid w:val="00F5030C"/>
    <w:pPr>
      <w:spacing w:before="60" w:after="240" w:line="240" w:lineRule="auto"/>
    </w:pPr>
    <w:rPr>
      <w:rFonts w:ascii="Times New Roman" w:eastAsia="MS Gothic" w:hAnsi="Times New Roman" w:cs="Times New Roman"/>
      <w:sz w:val="24"/>
      <w:szCs w:val="24"/>
    </w:rPr>
  </w:style>
  <w:style w:type="character" w:customStyle="1" w:styleId="ParagraphChar">
    <w:name w:val="Paragraph Char"/>
    <w:link w:val="Paragraph"/>
    <w:rsid w:val="00F5030C"/>
    <w:rPr>
      <w:rFonts w:ascii="Times New Roman" w:eastAsia="MS Gothic" w:hAnsi="Times New Roman" w:cs="Times New Roman"/>
      <w:sz w:val="24"/>
      <w:szCs w:val="24"/>
    </w:rPr>
  </w:style>
  <w:style w:type="paragraph" w:styleId="BalloonText">
    <w:name w:val="Balloon Text"/>
    <w:basedOn w:val="Normal"/>
    <w:link w:val="BalloonTextChar"/>
    <w:semiHidden/>
    <w:rsid w:val="00F5030C"/>
    <w:rPr>
      <w:rFonts w:ascii="Arial Narrow" w:hAnsi="Arial Narrow" w:cs="Tahoma"/>
      <w:sz w:val="18"/>
      <w:szCs w:val="16"/>
    </w:rPr>
  </w:style>
  <w:style w:type="character" w:customStyle="1" w:styleId="BalloonTextChar">
    <w:name w:val="Balloon Text Char"/>
    <w:basedOn w:val="DefaultParagraphFont"/>
    <w:link w:val="BalloonText"/>
    <w:semiHidden/>
    <w:rsid w:val="00863A38"/>
    <w:rPr>
      <w:rFonts w:ascii="Arial Narrow" w:eastAsia="Times New Roman" w:hAnsi="Arial Narrow" w:cs="Tahoma"/>
      <w:sz w:val="18"/>
      <w:szCs w:val="16"/>
    </w:rPr>
  </w:style>
  <w:style w:type="character" w:styleId="CommentReference">
    <w:name w:val="annotation reference"/>
    <w:rsid w:val="00F5030C"/>
    <w:rPr>
      <w:sz w:val="16"/>
      <w:szCs w:val="16"/>
    </w:rPr>
  </w:style>
  <w:style w:type="paragraph" w:styleId="CommentText">
    <w:name w:val="annotation text"/>
    <w:basedOn w:val="Normal"/>
    <w:link w:val="CommentTextChar"/>
    <w:rsid w:val="00F5030C"/>
    <w:rPr>
      <w:sz w:val="20"/>
      <w:szCs w:val="20"/>
    </w:rPr>
  </w:style>
  <w:style w:type="character" w:customStyle="1" w:styleId="CommentTextChar">
    <w:name w:val="Comment Text Char"/>
    <w:basedOn w:val="DefaultParagraphFont"/>
    <w:link w:val="CommentText"/>
    <w:rsid w:val="00863A38"/>
    <w:rPr>
      <w:rFonts w:ascii="Times New Roman" w:eastAsia="Times New Roman" w:hAnsi="Times New Roman" w:cs="Times New Roman"/>
      <w:sz w:val="20"/>
      <w:szCs w:val="20"/>
    </w:rPr>
  </w:style>
  <w:style w:type="character" w:customStyle="1" w:styleId="ref-title">
    <w:name w:val="ref-title"/>
    <w:basedOn w:val="DefaultParagraphFont"/>
    <w:rsid w:val="00863A38"/>
  </w:style>
  <w:style w:type="character" w:customStyle="1" w:styleId="ref-journal">
    <w:name w:val="ref-journal"/>
    <w:basedOn w:val="DefaultParagraphFont"/>
    <w:rsid w:val="00863A38"/>
  </w:style>
  <w:style w:type="character" w:customStyle="1" w:styleId="ref-vol">
    <w:name w:val="ref-vol"/>
    <w:basedOn w:val="DefaultParagraphFont"/>
    <w:rsid w:val="00863A38"/>
  </w:style>
  <w:style w:type="character" w:customStyle="1" w:styleId="SmartLink1">
    <w:name w:val="SmartLink1"/>
    <w:basedOn w:val="DefaultParagraphFont"/>
    <w:uiPriority w:val="99"/>
    <w:semiHidden/>
    <w:unhideWhenUsed/>
    <w:rsid w:val="00B1720F"/>
    <w:rPr>
      <w:color w:val="0000FF"/>
      <w:u w:val="single"/>
      <w:shd w:val="clear" w:color="auto" w:fill="F3F2F1"/>
    </w:rPr>
  </w:style>
  <w:style w:type="character" w:customStyle="1" w:styleId="mixed-citation">
    <w:name w:val="mixed-citation"/>
    <w:basedOn w:val="DefaultParagraphFont"/>
    <w:rsid w:val="00863A38"/>
  </w:style>
  <w:style w:type="character" w:customStyle="1" w:styleId="UserTips">
    <w:name w:val="User Tips"/>
    <w:rsid w:val="00F5030C"/>
    <w:rPr>
      <w:rFonts w:ascii="Times New Roman" w:hAnsi="Times New Roman"/>
      <w:i/>
      <w:color w:val="0000FF"/>
      <w:sz w:val="24"/>
    </w:rPr>
  </w:style>
  <w:style w:type="paragraph" w:customStyle="1" w:styleId="TableCenter">
    <w:name w:val="Table Center"/>
    <w:rsid w:val="00F5030C"/>
    <w:pPr>
      <w:spacing w:before="60" w:after="60" w:line="240" w:lineRule="auto"/>
      <w:jc w:val="center"/>
    </w:pPr>
    <w:rPr>
      <w:rFonts w:ascii="Times New Roman" w:eastAsia="MS Gothic" w:hAnsi="Times New Roman" w:cs="Times New Roman"/>
      <w:sz w:val="24"/>
      <w:szCs w:val="24"/>
    </w:rPr>
  </w:style>
  <w:style w:type="paragraph" w:customStyle="1" w:styleId="TableLeft">
    <w:name w:val="Table Left"/>
    <w:rsid w:val="00F5030C"/>
    <w:pPr>
      <w:spacing w:before="60" w:after="60" w:line="240" w:lineRule="auto"/>
    </w:pPr>
    <w:rPr>
      <w:rFonts w:ascii="Times New Roman" w:eastAsia="MS Gothic" w:hAnsi="Times New Roman" w:cs="Arial"/>
      <w:bCs/>
      <w:sz w:val="24"/>
      <w:szCs w:val="24"/>
    </w:rPr>
  </w:style>
  <w:style w:type="paragraph" w:customStyle="1" w:styleId="TableFixedWidth">
    <w:name w:val="Table Fixed Width"/>
    <w:rsid w:val="00F5030C"/>
    <w:pPr>
      <w:spacing w:before="60" w:after="0" w:line="240" w:lineRule="auto"/>
    </w:pPr>
    <w:rPr>
      <w:rFonts w:ascii="Times New Roman" w:eastAsia="Times New Roman" w:hAnsi="Times New Roman" w:cs="Times New Roman"/>
      <w:sz w:val="24"/>
      <w:szCs w:val="20"/>
    </w:rPr>
  </w:style>
  <w:style w:type="paragraph" w:customStyle="1" w:styleId="TableFootnoteSymbol">
    <w:name w:val="Table Footnote Symbol"/>
    <w:basedOn w:val="TableFootnote"/>
    <w:rsid w:val="00F5030C"/>
    <w:pPr>
      <w:numPr>
        <w:numId w:val="0"/>
      </w:numPr>
      <w:ind w:left="360" w:hanging="360"/>
    </w:pPr>
    <w:rPr>
      <w:szCs w:val="48"/>
    </w:rPr>
  </w:style>
  <w:style w:type="paragraph" w:customStyle="1" w:styleId="TableFootnoteLetter">
    <w:name w:val="Table Footnote Letter"/>
    <w:basedOn w:val="TableFootnote"/>
    <w:rsid w:val="00F5030C"/>
    <w:pPr>
      <w:numPr>
        <w:numId w:val="34"/>
      </w:numPr>
    </w:pPr>
  </w:style>
  <w:style w:type="paragraph" w:customStyle="1" w:styleId="TableEndofTextTitle">
    <w:name w:val="Table End of Text Title"/>
    <w:next w:val="TableHead"/>
    <w:rsid w:val="00F5030C"/>
    <w:pPr>
      <w:keepNext/>
      <w:keepLines/>
      <w:tabs>
        <w:tab w:val="left" w:pos="1440"/>
      </w:tabs>
      <w:spacing w:before="60" w:after="0" w:line="240" w:lineRule="auto"/>
      <w:ind w:left="1440" w:hanging="1440"/>
    </w:pPr>
    <w:rPr>
      <w:rFonts w:ascii="Times New Roman" w:eastAsia="MS Gothic" w:hAnsi="Times New Roman" w:cs="Times New Roman"/>
      <w:b/>
      <w:sz w:val="24"/>
      <w:szCs w:val="24"/>
    </w:rPr>
  </w:style>
  <w:style w:type="paragraph" w:customStyle="1" w:styleId="TableTitleContinued">
    <w:name w:val="Table Title Continued"/>
    <w:rsid w:val="00F5030C"/>
    <w:pPr>
      <w:keepNext/>
      <w:keepLines/>
      <w:tabs>
        <w:tab w:val="left" w:pos="1440"/>
      </w:tabs>
      <w:spacing w:before="60" w:after="120" w:line="240" w:lineRule="auto"/>
      <w:ind w:left="1440" w:hanging="1440"/>
    </w:pPr>
    <w:rPr>
      <w:rFonts w:ascii="Times New Roman" w:eastAsia="MS Gothic" w:hAnsi="Times New Roman" w:cs="Times New Roman"/>
      <w:b/>
      <w:sz w:val="24"/>
      <w:szCs w:val="24"/>
    </w:rPr>
  </w:style>
  <w:style w:type="paragraph" w:customStyle="1" w:styleId="FigureEndofTextTitle">
    <w:name w:val="Figure End of Text Title"/>
    <w:next w:val="Figure"/>
    <w:rsid w:val="00F5030C"/>
    <w:pPr>
      <w:keepNext/>
      <w:keepLines/>
      <w:tabs>
        <w:tab w:val="left" w:pos="1440"/>
      </w:tabs>
      <w:spacing w:before="60" w:after="0" w:line="240" w:lineRule="auto"/>
      <w:ind w:left="1440" w:hanging="1440"/>
    </w:pPr>
    <w:rPr>
      <w:rFonts w:ascii="Times New Roman" w:eastAsia="Times New Roman" w:hAnsi="Times New Roman" w:cs="Arial"/>
      <w:b/>
      <w:bCs/>
      <w:iCs/>
      <w:sz w:val="24"/>
      <w:szCs w:val="48"/>
    </w:rPr>
  </w:style>
  <w:style w:type="paragraph" w:styleId="ListNumber2">
    <w:name w:val="List Number 2"/>
    <w:rsid w:val="00F5030C"/>
    <w:pPr>
      <w:keepLines/>
      <w:numPr>
        <w:numId w:val="1"/>
      </w:numPr>
      <w:spacing w:before="60" w:after="0" w:line="240" w:lineRule="auto"/>
    </w:pPr>
    <w:rPr>
      <w:rFonts w:ascii="Times New Roman" w:eastAsia="MS Gothic" w:hAnsi="Times New Roman" w:cs="Times New Roman"/>
      <w:sz w:val="24"/>
      <w:szCs w:val="24"/>
    </w:rPr>
  </w:style>
  <w:style w:type="paragraph" w:styleId="ListNumber3">
    <w:name w:val="List Number 3"/>
    <w:rsid w:val="00F5030C"/>
    <w:pPr>
      <w:keepLines/>
      <w:numPr>
        <w:numId w:val="2"/>
      </w:numPr>
      <w:spacing w:before="60" w:after="0" w:line="240" w:lineRule="auto"/>
    </w:pPr>
    <w:rPr>
      <w:rFonts w:ascii="Times New Roman" w:eastAsia="MS Gothic" w:hAnsi="Times New Roman" w:cs="Times New Roman"/>
      <w:sz w:val="24"/>
      <w:szCs w:val="24"/>
    </w:rPr>
  </w:style>
  <w:style w:type="paragraph" w:customStyle="1" w:styleId="ListLetter2">
    <w:name w:val="List Letter 2"/>
    <w:rsid w:val="00F5030C"/>
    <w:pPr>
      <w:keepLines/>
      <w:numPr>
        <w:numId w:val="3"/>
      </w:numPr>
      <w:spacing w:before="60" w:after="0" w:line="240" w:lineRule="auto"/>
    </w:pPr>
    <w:rPr>
      <w:rFonts w:ascii="Times New Roman" w:eastAsia="MS Gothic" w:hAnsi="Times New Roman" w:cs="Arial"/>
      <w:bCs/>
      <w:iCs/>
      <w:sz w:val="24"/>
      <w:szCs w:val="24"/>
    </w:rPr>
  </w:style>
  <w:style w:type="paragraph" w:customStyle="1" w:styleId="ListLetter3">
    <w:name w:val="List Letter 3"/>
    <w:rsid w:val="00F5030C"/>
    <w:pPr>
      <w:keepLines/>
      <w:numPr>
        <w:numId w:val="4"/>
      </w:numPr>
      <w:spacing w:before="60" w:after="0" w:line="240" w:lineRule="auto"/>
    </w:pPr>
    <w:rPr>
      <w:rFonts w:ascii="Times New Roman" w:eastAsia="MS Gothic" w:hAnsi="Times New Roman" w:cs="Arial"/>
      <w:bCs/>
      <w:iCs/>
      <w:sz w:val="24"/>
      <w:szCs w:val="48"/>
    </w:rPr>
  </w:style>
  <w:style w:type="paragraph" w:customStyle="1" w:styleId="Equation">
    <w:name w:val="Equation"/>
    <w:next w:val="Paragraph"/>
    <w:rsid w:val="00F5030C"/>
    <w:pPr>
      <w:keepLines/>
      <w:spacing w:after="120" w:line="240" w:lineRule="auto"/>
      <w:jc w:val="center"/>
    </w:pPr>
    <w:rPr>
      <w:rFonts w:ascii="Times New Roman" w:eastAsia="Times New Roman" w:hAnsi="Times New Roman" w:cs="Arial"/>
      <w:sz w:val="24"/>
      <w:szCs w:val="24"/>
    </w:rPr>
  </w:style>
  <w:style w:type="paragraph" w:customStyle="1" w:styleId="EquationTitle">
    <w:name w:val="Equation Title"/>
    <w:next w:val="Equation"/>
    <w:rsid w:val="00F5030C"/>
    <w:pPr>
      <w:keepNext/>
      <w:keepLines/>
      <w:tabs>
        <w:tab w:val="left" w:pos="1440"/>
      </w:tabs>
      <w:spacing w:after="240" w:line="240" w:lineRule="auto"/>
      <w:ind w:left="1440" w:hanging="1440"/>
    </w:pPr>
    <w:rPr>
      <w:rFonts w:ascii="Times New Roman" w:eastAsia="Times New Roman" w:hAnsi="Times New Roman" w:cs="Arial"/>
      <w:b/>
      <w:color w:val="000000"/>
      <w:sz w:val="24"/>
      <w:szCs w:val="24"/>
    </w:rPr>
  </w:style>
  <w:style w:type="paragraph" w:customStyle="1" w:styleId="CaptionContinued">
    <w:name w:val="Caption Continued"/>
    <w:next w:val="Paragraph"/>
    <w:qFormat/>
    <w:rsid w:val="00F5030C"/>
    <w:pPr>
      <w:keepNext/>
      <w:keepLines/>
      <w:tabs>
        <w:tab w:val="left" w:pos="1440"/>
      </w:tabs>
      <w:spacing w:before="120" w:after="120" w:line="240" w:lineRule="auto"/>
      <w:ind w:left="1440" w:hanging="1440"/>
      <w:jc w:val="center"/>
    </w:pPr>
    <w:rPr>
      <w:rFonts w:ascii="Times New Roman" w:eastAsia="Times New Roman" w:hAnsi="Times New Roman" w:cs="Arial"/>
      <w:sz w:val="24"/>
      <w:szCs w:val="24"/>
    </w:rPr>
  </w:style>
  <w:style w:type="character" w:customStyle="1" w:styleId="Heading3Char">
    <w:name w:val="Heading 3 Char"/>
    <w:basedOn w:val="DefaultParagraphFont"/>
    <w:link w:val="Heading3"/>
    <w:rsid w:val="00B1720F"/>
    <w:rPr>
      <w:rFonts w:ascii="Times New Roman" w:eastAsia="MS Gothic" w:hAnsi="Times New Roman" w:cs="Arial"/>
      <w:b/>
      <w:bCs/>
      <w:sz w:val="24"/>
      <w:szCs w:val="24"/>
    </w:rPr>
  </w:style>
  <w:style w:type="character" w:customStyle="1" w:styleId="Heading4Char">
    <w:name w:val="Heading 4 Char"/>
    <w:basedOn w:val="DefaultParagraphFont"/>
    <w:link w:val="Heading4"/>
    <w:rsid w:val="00B1720F"/>
    <w:rPr>
      <w:rFonts w:ascii="Times New Roman" w:eastAsia="MS Gothic" w:hAnsi="Times New Roman" w:cs="Times New Roman"/>
      <w:b/>
      <w:bCs/>
      <w:sz w:val="24"/>
    </w:rPr>
  </w:style>
  <w:style w:type="character" w:customStyle="1" w:styleId="Heading5Char">
    <w:name w:val="Heading 5 Char"/>
    <w:basedOn w:val="DefaultParagraphFont"/>
    <w:link w:val="Heading5"/>
    <w:rsid w:val="00B1720F"/>
    <w:rPr>
      <w:rFonts w:ascii="Times New Roman" w:eastAsia="MS Gothic" w:hAnsi="Times New Roman" w:cs="Arial"/>
      <w:b/>
      <w:bCs/>
      <w:iCs/>
      <w:sz w:val="24"/>
    </w:rPr>
  </w:style>
  <w:style w:type="character" w:customStyle="1" w:styleId="Heading6Char">
    <w:name w:val="Heading 6 Char"/>
    <w:basedOn w:val="DefaultParagraphFont"/>
    <w:link w:val="Heading6"/>
    <w:rsid w:val="00B1720F"/>
    <w:rPr>
      <w:rFonts w:ascii="Times New Roman" w:eastAsia="MS Gothic" w:hAnsi="Times New Roman" w:cs="Arial"/>
      <w:b/>
      <w:bCs/>
      <w:sz w:val="24"/>
    </w:rPr>
  </w:style>
  <w:style w:type="character" w:customStyle="1" w:styleId="Heading7Char">
    <w:name w:val="Heading 7 Char"/>
    <w:basedOn w:val="DefaultParagraphFont"/>
    <w:link w:val="Heading7"/>
    <w:rsid w:val="00B1720F"/>
    <w:rPr>
      <w:rFonts w:ascii="Times New Roman" w:eastAsia="MS Gothic" w:hAnsi="Times New Roman" w:cs="Arial"/>
      <w:b/>
      <w:sz w:val="24"/>
      <w:szCs w:val="24"/>
    </w:rPr>
  </w:style>
  <w:style w:type="character" w:customStyle="1" w:styleId="Heading8Char">
    <w:name w:val="Heading 8 Char"/>
    <w:basedOn w:val="DefaultParagraphFont"/>
    <w:link w:val="Heading8"/>
    <w:rsid w:val="00B1720F"/>
    <w:rPr>
      <w:rFonts w:ascii="Times New Roman" w:eastAsia="MS Gothic" w:hAnsi="Times New Roman" w:cs="Arial"/>
      <w:b/>
      <w:iCs/>
      <w:sz w:val="24"/>
      <w:szCs w:val="24"/>
    </w:rPr>
  </w:style>
  <w:style w:type="character" w:customStyle="1" w:styleId="Heading9Char">
    <w:name w:val="Heading 9 Char"/>
    <w:basedOn w:val="DefaultParagraphFont"/>
    <w:link w:val="Heading9"/>
    <w:rsid w:val="00B1720F"/>
    <w:rPr>
      <w:rFonts w:ascii="Times New Roman" w:eastAsia="MS Gothic" w:hAnsi="Times New Roman" w:cs="Arial"/>
      <w:b/>
      <w:sz w:val="24"/>
      <w:szCs w:val="24"/>
    </w:rPr>
  </w:style>
  <w:style w:type="character" w:styleId="PageNumber">
    <w:name w:val="page number"/>
    <w:semiHidden/>
    <w:rsid w:val="00F5030C"/>
  </w:style>
  <w:style w:type="paragraph" w:styleId="Title">
    <w:name w:val="Title"/>
    <w:link w:val="TitleChar"/>
    <w:qFormat/>
    <w:rsid w:val="00F5030C"/>
    <w:pPr>
      <w:spacing w:before="240" w:after="240" w:line="240" w:lineRule="auto"/>
      <w:jc w:val="center"/>
    </w:pPr>
    <w:rPr>
      <w:rFonts w:ascii="Times New Roman" w:eastAsia="MS Gothic" w:hAnsi="Times New Roman" w:cs="Arial"/>
      <w:b/>
      <w:bCs/>
      <w:caps/>
      <w:kern w:val="28"/>
      <w:sz w:val="24"/>
      <w:szCs w:val="32"/>
    </w:rPr>
  </w:style>
  <w:style w:type="character" w:customStyle="1" w:styleId="TitleChar">
    <w:name w:val="Title Char"/>
    <w:basedOn w:val="DefaultParagraphFont"/>
    <w:link w:val="Title"/>
    <w:rsid w:val="00B1720F"/>
    <w:rPr>
      <w:rFonts w:ascii="Times New Roman" w:eastAsia="MS Gothic" w:hAnsi="Times New Roman" w:cs="Arial"/>
      <w:b/>
      <w:bCs/>
      <w:caps/>
      <w:kern w:val="28"/>
      <w:sz w:val="24"/>
      <w:szCs w:val="32"/>
    </w:rPr>
  </w:style>
  <w:style w:type="paragraph" w:customStyle="1" w:styleId="TableFootnote">
    <w:name w:val="Table Footnote"/>
    <w:rsid w:val="00F5030C"/>
    <w:pPr>
      <w:keepLines/>
      <w:numPr>
        <w:numId w:val="13"/>
      </w:numPr>
      <w:spacing w:before="60" w:after="60" w:line="240" w:lineRule="auto"/>
    </w:pPr>
    <w:rPr>
      <w:rFonts w:ascii="Times New Roman" w:eastAsia="MS Gothic" w:hAnsi="Times New Roman" w:cs="Times New Roman"/>
      <w:sz w:val="20"/>
      <w:szCs w:val="20"/>
    </w:rPr>
  </w:style>
  <w:style w:type="paragraph" w:customStyle="1" w:styleId="TableTitle">
    <w:name w:val="Table Title"/>
    <w:next w:val="TableHead"/>
    <w:rsid w:val="00F5030C"/>
    <w:pPr>
      <w:keepNext/>
      <w:keepLines/>
      <w:tabs>
        <w:tab w:val="left" w:pos="1440"/>
      </w:tabs>
      <w:spacing w:before="60" w:after="120" w:line="240" w:lineRule="auto"/>
      <w:ind w:left="1440" w:hanging="1440"/>
    </w:pPr>
    <w:rPr>
      <w:rFonts w:ascii="Times New Roman" w:eastAsia="MS Gothic" w:hAnsi="Times New Roman" w:cs="Times New Roman"/>
      <w:b/>
      <w:color w:val="000000"/>
      <w:sz w:val="24"/>
      <w:szCs w:val="24"/>
    </w:rPr>
  </w:style>
  <w:style w:type="paragraph" w:customStyle="1" w:styleId="TableHead">
    <w:name w:val="Table Head"/>
    <w:basedOn w:val="TableCenter"/>
    <w:rsid w:val="00F5030C"/>
    <w:rPr>
      <w:b/>
      <w:szCs w:val="48"/>
    </w:rPr>
  </w:style>
  <w:style w:type="paragraph" w:customStyle="1" w:styleId="FigureTitle">
    <w:name w:val="Figure Title"/>
    <w:basedOn w:val="TableTitle"/>
    <w:next w:val="Figure"/>
    <w:rsid w:val="00F5030C"/>
    <w:pPr>
      <w:spacing w:after="240"/>
    </w:pPr>
  </w:style>
  <w:style w:type="character" w:customStyle="1" w:styleId="Instructions">
    <w:name w:val="Instructions"/>
    <w:rsid w:val="00F5030C"/>
    <w:rPr>
      <w:rFonts w:ascii="Verdana" w:hAnsi="Verdana"/>
      <w:vanish/>
      <w:color w:val="008000"/>
    </w:rPr>
  </w:style>
  <w:style w:type="paragraph" w:customStyle="1" w:styleId="TOCTitle">
    <w:name w:val="TOC Title"/>
    <w:basedOn w:val="Title"/>
    <w:next w:val="TOC1"/>
    <w:rsid w:val="00F5030C"/>
    <w:pPr>
      <w:keepLines/>
      <w:pageBreakBefore/>
    </w:pPr>
    <w:rPr>
      <w:caps w:val="0"/>
      <w:szCs w:val="28"/>
    </w:rPr>
  </w:style>
  <w:style w:type="paragraph" w:customStyle="1" w:styleId="TOCSection">
    <w:name w:val="TOC Section"/>
    <w:basedOn w:val="TOCTitle"/>
    <w:rsid w:val="00F5030C"/>
    <w:pPr>
      <w:pageBreakBefore w:val="0"/>
      <w:tabs>
        <w:tab w:val="left" w:pos="480"/>
      </w:tabs>
      <w:spacing w:after="120"/>
      <w:jc w:val="left"/>
    </w:pPr>
  </w:style>
  <w:style w:type="paragraph" w:customStyle="1" w:styleId="Confidentiality">
    <w:name w:val="Confidentiality"/>
    <w:rsid w:val="00F5030C"/>
    <w:pPr>
      <w:spacing w:before="60" w:after="0" w:line="240" w:lineRule="auto"/>
      <w:ind w:left="720" w:right="720"/>
    </w:pPr>
    <w:rPr>
      <w:rFonts w:ascii="Times New Roman" w:eastAsia="MS Gothic" w:hAnsi="Times New Roman" w:cs="Times New Roman"/>
      <w:b/>
      <w:caps/>
      <w:sz w:val="24"/>
      <w:szCs w:val="20"/>
    </w:rPr>
  </w:style>
  <w:style w:type="paragraph" w:styleId="TOC5">
    <w:name w:val="toc 5"/>
    <w:basedOn w:val="Normal"/>
    <w:next w:val="Normal"/>
    <w:rsid w:val="00F5030C"/>
    <w:pPr>
      <w:tabs>
        <w:tab w:val="left" w:pos="2880"/>
        <w:tab w:val="right" w:leader="dot" w:pos="9000"/>
      </w:tabs>
      <w:spacing w:before="60"/>
      <w:ind w:left="2880" w:right="360" w:hanging="1440"/>
    </w:pPr>
    <w:rPr>
      <w:rFonts w:eastAsia="MS Gothic"/>
    </w:rPr>
  </w:style>
  <w:style w:type="paragraph" w:styleId="TOC3">
    <w:name w:val="toc 3"/>
    <w:basedOn w:val="TOC1"/>
    <w:next w:val="Paragraph"/>
    <w:uiPriority w:val="39"/>
    <w:rsid w:val="00F5030C"/>
    <w:pPr>
      <w:tabs>
        <w:tab w:val="clear" w:pos="480"/>
        <w:tab w:val="left" w:pos="1680"/>
      </w:tabs>
      <w:ind w:left="1680" w:hanging="960"/>
    </w:pPr>
    <w:rPr>
      <w:b w:val="0"/>
      <w:caps w:val="0"/>
      <w:szCs w:val="24"/>
    </w:rPr>
  </w:style>
  <w:style w:type="paragraph" w:styleId="TOC4">
    <w:name w:val="toc 4"/>
    <w:basedOn w:val="Normal"/>
    <w:next w:val="Normal"/>
    <w:rsid w:val="00F5030C"/>
    <w:pPr>
      <w:tabs>
        <w:tab w:val="left" w:pos="2280"/>
        <w:tab w:val="right" w:leader="dot" w:pos="9000"/>
      </w:tabs>
      <w:spacing w:before="60"/>
      <w:ind w:left="2280" w:right="360" w:hanging="1200"/>
    </w:pPr>
    <w:rPr>
      <w:rFonts w:eastAsia="MS Gothic"/>
    </w:rPr>
  </w:style>
  <w:style w:type="paragraph" w:styleId="TOC6">
    <w:name w:val="toc 6"/>
    <w:basedOn w:val="Normal"/>
    <w:next w:val="Normal"/>
    <w:rsid w:val="00F5030C"/>
    <w:pPr>
      <w:tabs>
        <w:tab w:val="left" w:pos="3480"/>
        <w:tab w:val="right" w:leader="dot" w:pos="9000"/>
      </w:tabs>
      <w:spacing w:before="60"/>
      <w:ind w:left="3480" w:right="360" w:hanging="1680"/>
    </w:pPr>
    <w:rPr>
      <w:rFonts w:eastAsia="MS Gothic"/>
    </w:rPr>
  </w:style>
  <w:style w:type="paragraph" w:styleId="TOC7">
    <w:name w:val="toc 7"/>
    <w:basedOn w:val="Normal"/>
    <w:next w:val="Normal"/>
    <w:semiHidden/>
    <w:rsid w:val="00F5030C"/>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semiHidden/>
    <w:rsid w:val="00F5030C"/>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semiHidden/>
    <w:rsid w:val="00F5030C"/>
    <w:pPr>
      <w:tabs>
        <w:tab w:val="left" w:pos="5280"/>
        <w:tab w:val="right" w:leader="dot" w:pos="9000"/>
      </w:tabs>
      <w:spacing w:before="60"/>
      <w:ind w:left="5280" w:right="360" w:hanging="2400"/>
    </w:pPr>
    <w:rPr>
      <w:rFonts w:ascii="Arial" w:eastAsia="MS Gothic"/>
    </w:rPr>
  </w:style>
  <w:style w:type="paragraph" w:styleId="Caption">
    <w:name w:val="caption"/>
    <w:next w:val="Paragraph"/>
    <w:qFormat/>
    <w:rsid w:val="00F5030C"/>
    <w:pPr>
      <w:keepNext/>
      <w:keepLines/>
      <w:spacing w:before="120" w:after="120" w:line="240" w:lineRule="auto"/>
      <w:jc w:val="center"/>
    </w:pPr>
    <w:rPr>
      <w:rFonts w:ascii="Times New Roman" w:eastAsia="Times New Roman" w:hAnsi="Times New Roman" w:cs="Times New Roman"/>
      <w:bCs/>
      <w:sz w:val="24"/>
      <w:szCs w:val="20"/>
    </w:rPr>
  </w:style>
  <w:style w:type="paragraph" w:customStyle="1" w:styleId="HeaderLandscape">
    <w:name w:val="HeaderLandscape"/>
    <w:rsid w:val="00F5030C"/>
    <w:pPr>
      <w:tabs>
        <w:tab w:val="center" w:pos="6480"/>
        <w:tab w:val="right" w:pos="12960"/>
      </w:tabs>
      <w:spacing w:after="0" w:line="240" w:lineRule="auto"/>
    </w:pPr>
    <w:rPr>
      <w:rFonts w:ascii="Times New Roman" w:eastAsia="MS Gothic" w:hAnsi="Times New Roman" w:cs="Times New Roman"/>
      <w:caps/>
      <w:sz w:val="16"/>
      <w:szCs w:val="20"/>
    </w:rPr>
  </w:style>
  <w:style w:type="paragraph" w:styleId="ListBullet">
    <w:name w:val="List Bullet"/>
    <w:rsid w:val="00F5030C"/>
    <w:pPr>
      <w:keepLines/>
      <w:numPr>
        <w:numId w:val="8"/>
      </w:numPr>
      <w:spacing w:before="60" w:after="0" w:line="240" w:lineRule="auto"/>
    </w:pPr>
    <w:rPr>
      <w:rFonts w:ascii="Times New Roman" w:eastAsia="MS Gothic" w:hAnsi="Times New Roman" w:cs="Times New Roman"/>
      <w:sz w:val="24"/>
      <w:szCs w:val="20"/>
    </w:rPr>
  </w:style>
  <w:style w:type="paragraph" w:styleId="ListNumber">
    <w:name w:val="List Number"/>
    <w:rsid w:val="00F5030C"/>
    <w:pPr>
      <w:keepLines/>
      <w:numPr>
        <w:numId w:val="11"/>
      </w:numPr>
      <w:spacing w:before="60" w:after="0" w:line="240" w:lineRule="auto"/>
    </w:pPr>
    <w:rPr>
      <w:rFonts w:ascii="Times New Roman" w:eastAsia="MS Gothic" w:hAnsi="Times New Roman" w:cs="Times New Roman"/>
      <w:sz w:val="24"/>
      <w:szCs w:val="24"/>
    </w:rPr>
  </w:style>
  <w:style w:type="paragraph" w:customStyle="1" w:styleId="References">
    <w:name w:val="References"/>
    <w:rsid w:val="00F5030C"/>
    <w:pPr>
      <w:keepLines/>
      <w:numPr>
        <w:numId w:val="12"/>
      </w:numPr>
      <w:spacing w:before="60" w:after="240" w:line="240" w:lineRule="auto"/>
    </w:pPr>
    <w:rPr>
      <w:rFonts w:ascii="Times New Roman" w:eastAsia="MS Gothic" w:hAnsi="Times New Roman" w:cs="Arial"/>
      <w:bCs/>
      <w:kern w:val="32"/>
      <w:sz w:val="24"/>
      <w:szCs w:val="24"/>
    </w:rPr>
  </w:style>
  <w:style w:type="paragraph" w:customStyle="1" w:styleId="Heading1Unnumbered">
    <w:name w:val="Heading 1 Unnumbered"/>
    <w:basedOn w:val="Heading1"/>
    <w:next w:val="Paragraph"/>
    <w:rsid w:val="00F5030C"/>
    <w:pPr>
      <w:numPr>
        <w:numId w:val="0"/>
      </w:numPr>
      <w:tabs>
        <w:tab w:val="left" w:pos="480"/>
      </w:tabs>
    </w:pPr>
    <w:rPr>
      <w:szCs w:val="48"/>
    </w:rPr>
  </w:style>
  <w:style w:type="paragraph" w:customStyle="1" w:styleId="Appendix">
    <w:name w:val="Appendix"/>
    <w:basedOn w:val="Heading2NoTOC"/>
    <w:next w:val="Paragraph"/>
    <w:rsid w:val="00F5030C"/>
    <w:pPr>
      <w:numPr>
        <w:numId w:val="9"/>
      </w:numPr>
    </w:pPr>
    <w:rPr>
      <w:bCs w:val="0"/>
      <w:snapToGrid w:val="0"/>
    </w:rPr>
  </w:style>
  <w:style w:type="paragraph" w:customStyle="1" w:styleId="Heading2NoTOC">
    <w:name w:val="Heading 2 No TOC"/>
    <w:basedOn w:val="Heading2"/>
    <w:next w:val="Paragraph"/>
    <w:rsid w:val="00F5030C"/>
    <w:pPr>
      <w:numPr>
        <w:ilvl w:val="0"/>
        <w:numId w:val="0"/>
      </w:numPr>
      <w:outlineLvl w:val="9"/>
    </w:pPr>
  </w:style>
  <w:style w:type="paragraph" w:customStyle="1" w:styleId="ListEnd">
    <w:name w:val="List End"/>
    <w:next w:val="Paragraph"/>
    <w:rsid w:val="00F5030C"/>
    <w:pPr>
      <w:spacing w:after="0" w:line="240" w:lineRule="auto"/>
    </w:pPr>
    <w:rPr>
      <w:rFonts w:ascii="Times New Roman" w:eastAsia="Times New Roman" w:hAnsi="Times New Roman" w:cs="Times New Roman"/>
      <w:sz w:val="24"/>
      <w:szCs w:val="20"/>
    </w:rPr>
  </w:style>
  <w:style w:type="character" w:styleId="EndnoteReference">
    <w:name w:val="endnote reference"/>
    <w:semiHidden/>
    <w:rsid w:val="00F5030C"/>
    <w:rPr>
      <w:vertAlign w:val="superscript"/>
    </w:rPr>
  </w:style>
  <w:style w:type="paragraph" w:styleId="EndnoteText">
    <w:name w:val="endnote text"/>
    <w:basedOn w:val="Normal"/>
    <w:link w:val="EndnoteTextChar"/>
    <w:semiHidden/>
    <w:rsid w:val="00F5030C"/>
    <w:pPr>
      <w:spacing w:before="60"/>
    </w:pPr>
    <w:rPr>
      <w:sz w:val="20"/>
      <w:szCs w:val="20"/>
    </w:rPr>
  </w:style>
  <w:style w:type="character" w:customStyle="1" w:styleId="EndnoteTextChar">
    <w:name w:val="Endnote Text Char"/>
    <w:basedOn w:val="DefaultParagraphFont"/>
    <w:link w:val="EndnoteText"/>
    <w:semiHidden/>
    <w:rsid w:val="00B1720F"/>
    <w:rPr>
      <w:rFonts w:ascii="Times New Roman" w:eastAsia="Times New Roman" w:hAnsi="Times New Roman" w:cs="Times New Roman"/>
      <w:sz w:val="20"/>
      <w:szCs w:val="20"/>
    </w:rPr>
  </w:style>
  <w:style w:type="paragraph" w:customStyle="1" w:styleId="Figure">
    <w:name w:val="Figure"/>
    <w:next w:val="Paragraph"/>
    <w:rsid w:val="00F5030C"/>
    <w:pPr>
      <w:keepLines/>
      <w:spacing w:before="60" w:after="120" w:line="240" w:lineRule="auto"/>
      <w:jc w:val="center"/>
    </w:pPr>
    <w:rPr>
      <w:rFonts w:ascii="Times New Roman" w:eastAsia="MS Gothic" w:hAnsi="Times New Roman" w:cs="Times New Roman"/>
      <w:sz w:val="24"/>
      <w:szCs w:val="20"/>
    </w:rPr>
  </w:style>
  <w:style w:type="paragraph" w:customStyle="1" w:styleId="ListLetter">
    <w:name w:val="List Letter"/>
    <w:rsid w:val="00F5030C"/>
    <w:pPr>
      <w:keepLines/>
      <w:numPr>
        <w:numId w:val="10"/>
      </w:numPr>
      <w:spacing w:before="60" w:after="0" w:line="240" w:lineRule="auto"/>
    </w:pPr>
    <w:rPr>
      <w:rFonts w:ascii="Times New Roman" w:eastAsia="MS Gothic" w:hAnsi="Times New Roman" w:cs="Arial"/>
      <w:bCs/>
      <w:iCs/>
      <w:sz w:val="24"/>
      <w:szCs w:val="48"/>
    </w:rPr>
  </w:style>
  <w:style w:type="paragraph" w:customStyle="1" w:styleId="FooterLandscape">
    <w:name w:val="FooterLandscape"/>
    <w:basedOn w:val="HeaderLandscape"/>
    <w:rsid w:val="00F5030C"/>
    <w:pPr>
      <w:tabs>
        <w:tab w:val="clear" w:pos="6480"/>
        <w:tab w:val="clear" w:pos="12960"/>
        <w:tab w:val="center" w:pos="6307"/>
        <w:tab w:val="right" w:pos="12600"/>
      </w:tabs>
    </w:pPr>
  </w:style>
  <w:style w:type="paragraph" w:customStyle="1" w:styleId="Approval">
    <w:name w:val="Approval"/>
    <w:rsid w:val="00F5030C"/>
    <w:pPr>
      <w:tabs>
        <w:tab w:val="left" w:pos="1080"/>
        <w:tab w:val="left" w:pos="5040"/>
        <w:tab w:val="left" w:pos="5760"/>
        <w:tab w:val="left" w:pos="6480"/>
        <w:tab w:val="left" w:pos="8640"/>
      </w:tabs>
      <w:spacing w:after="0" w:line="240" w:lineRule="auto"/>
    </w:pPr>
    <w:rPr>
      <w:rFonts w:ascii="Times New Roman" w:eastAsia="MS Gothic" w:hAnsi="Times New Roman" w:cs="Times New Roman"/>
      <w:sz w:val="24"/>
      <w:szCs w:val="24"/>
    </w:rPr>
  </w:style>
  <w:style w:type="paragraph" w:customStyle="1" w:styleId="Heading2Unnumbered">
    <w:name w:val="Heading 2 Unnumbered"/>
    <w:basedOn w:val="Heading2"/>
    <w:next w:val="Paragraph"/>
    <w:rsid w:val="00F5030C"/>
    <w:pPr>
      <w:numPr>
        <w:ilvl w:val="0"/>
        <w:numId w:val="0"/>
      </w:numPr>
    </w:pPr>
  </w:style>
  <w:style w:type="paragraph" w:styleId="BodyText">
    <w:name w:val="Body Text"/>
    <w:basedOn w:val="Normal"/>
    <w:link w:val="BodyTextChar"/>
    <w:semiHidden/>
    <w:rsid w:val="00F5030C"/>
    <w:pPr>
      <w:spacing w:after="120"/>
    </w:pPr>
  </w:style>
  <w:style w:type="character" w:customStyle="1" w:styleId="BodyTextChar">
    <w:name w:val="Body Text Char"/>
    <w:link w:val="BodyText"/>
    <w:semiHidden/>
    <w:rsid w:val="00F5030C"/>
    <w:rPr>
      <w:rFonts w:ascii="Times New Roman" w:eastAsia="Times New Roman" w:hAnsi="Times New Roman" w:cs="Times New Roman"/>
      <w:sz w:val="24"/>
      <w:szCs w:val="24"/>
    </w:rPr>
  </w:style>
  <w:style w:type="paragraph" w:styleId="BodyText2">
    <w:name w:val="Body Text 2"/>
    <w:basedOn w:val="Normal"/>
    <w:link w:val="BodyText2Char"/>
    <w:semiHidden/>
    <w:rsid w:val="00F5030C"/>
    <w:pPr>
      <w:spacing w:after="120" w:line="480" w:lineRule="auto"/>
    </w:pPr>
  </w:style>
  <w:style w:type="character" w:customStyle="1" w:styleId="BodyText2Char">
    <w:name w:val="Body Text 2 Char"/>
    <w:link w:val="BodyText2"/>
    <w:semiHidden/>
    <w:rsid w:val="00F5030C"/>
    <w:rPr>
      <w:rFonts w:ascii="Times New Roman" w:eastAsia="Times New Roman" w:hAnsi="Times New Roman" w:cs="Times New Roman"/>
      <w:sz w:val="24"/>
      <w:szCs w:val="24"/>
    </w:rPr>
  </w:style>
  <w:style w:type="paragraph" w:styleId="BodyText3">
    <w:name w:val="Body Text 3"/>
    <w:basedOn w:val="Normal"/>
    <w:link w:val="BodyText3Char"/>
    <w:semiHidden/>
    <w:rsid w:val="00F5030C"/>
    <w:pPr>
      <w:spacing w:after="120"/>
    </w:pPr>
    <w:rPr>
      <w:sz w:val="16"/>
      <w:szCs w:val="16"/>
    </w:rPr>
  </w:style>
  <w:style w:type="character" w:customStyle="1" w:styleId="BodyText3Char">
    <w:name w:val="Body Text 3 Char"/>
    <w:link w:val="BodyText3"/>
    <w:semiHidden/>
    <w:rsid w:val="00F5030C"/>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F5030C"/>
    <w:pPr>
      <w:ind w:firstLine="210"/>
    </w:pPr>
  </w:style>
  <w:style w:type="character" w:customStyle="1" w:styleId="BodyTextFirstIndentChar">
    <w:name w:val="Body Text First Indent Char"/>
    <w:link w:val="BodyTextFirstIndent"/>
    <w:semiHidden/>
    <w:rsid w:val="00F5030C"/>
    <w:rPr>
      <w:rFonts w:ascii="Times New Roman" w:eastAsia="Times New Roman" w:hAnsi="Times New Roman" w:cs="Times New Roman"/>
      <w:sz w:val="24"/>
      <w:szCs w:val="24"/>
    </w:rPr>
  </w:style>
  <w:style w:type="paragraph" w:styleId="BodyTextIndent">
    <w:name w:val="Body Text Indent"/>
    <w:basedOn w:val="Normal"/>
    <w:link w:val="BodyTextIndentChar"/>
    <w:semiHidden/>
    <w:rsid w:val="00F5030C"/>
    <w:pPr>
      <w:spacing w:after="120"/>
      <w:ind w:left="360"/>
    </w:pPr>
  </w:style>
  <w:style w:type="character" w:customStyle="1" w:styleId="BodyTextIndentChar">
    <w:name w:val="Body Text Indent Char"/>
    <w:link w:val="BodyTextIndent"/>
    <w:semiHidden/>
    <w:rsid w:val="00F5030C"/>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semiHidden/>
    <w:rsid w:val="00F5030C"/>
    <w:pPr>
      <w:ind w:firstLine="210"/>
    </w:pPr>
  </w:style>
  <w:style w:type="character" w:customStyle="1" w:styleId="BodyTextFirstIndent2Char">
    <w:name w:val="Body Text First Indent 2 Char"/>
    <w:link w:val="BodyTextFirstIndent2"/>
    <w:semiHidden/>
    <w:rsid w:val="00F5030C"/>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F5030C"/>
    <w:pPr>
      <w:spacing w:after="120" w:line="480" w:lineRule="auto"/>
      <w:ind w:left="360"/>
    </w:pPr>
  </w:style>
  <w:style w:type="character" w:customStyle="1" w:styleId="BodyTextIndent2Char">
    <w:name w:val="Body Text Indent 2 Char"/>
    <w:link w:val="BodyTextIndent2"/>
    <w:semiHidden/>
    <w:rsid w:val="00F5030C"/>
    <w:rPr>
      <w:rFonts w:ascii="Times New Roman" w:eastAsia="Times New Roman" w:hAnsi="Times New Roman" w:cs="Times New Roman"/>
      <w:sz w:val="24"/>
      <w:szCs w:val="24"/>
    </w:rPr>
  </w:style>
  <w:style w:type="paragraph" w:styleId="BodyTextIndent3">
    <w:name w:val="Body Text Indent 3"/>
    <w:basedOn w:val="Normal"/>
    <w:link w:val="BodyTextIndent3Char"/>
    <w:semiHidden/>
    <w:rsid w:val="00F5030C"/>
    <w:pPr>
      <w:spacing w:after="120"/>
      <w:ind w:left="360"/>
    </w:pPr>
    <w:rPr>
      <w:sz w:val="16"/>
      <w:szCs w:val="16"/>
    </w:rPr>
  </w:style>
  <w:style w:type="character" w:customStyle="1" w:styleId="BodyTextIndent3Char">
    <w:name w:val="Body Text Indent 3 Char"/>
    <w:link w:val="BodyTextIndent3"/>
    <w:semiHidden/>
    <w:rsid w:val="00F5030C"/>
    <w:rPr>
      <w:rFonts w:ascii="Times New Roman" w:eastAsia="Times New Roman" w:hAnsi="Times New Roman" w:cs="Times New Roman"/>
      <w:sz w:val="16"/>
      <w:szCs w:val="16"/>
    </w:rPr>
  </w:style>
  <w:style w:type="paragraph" w:styleId="Closing">
    <w:name w:val="Closing"/>
    <w:basedOn w:val="Normal"/>
    <w:link w:val="ClosingChar"/>
    <w:semiHidden/>
    <w:rsid w:val="00F5030C"/>
    <w:pPr>
      <w:ind w:left="4320"/>
    </w:pPr>
  </w:style>
  <w:style w:type="character" w:customStyle="1" w:styleId="ClosingChar">
    <w:name w:val="Closing Char"/>
    <w:link w:val="Closing"/>
    <w:semiHidden/>
    <w:rsid w:val="00F5030C"/>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semiHidden/>
    <w:rsid w:val="00F5030C"/>
    <w:rPr>
      <w:b/>
      <w:bCs/>
    </w:rPr>
  </w:style>
  <w:style w:type="character" w:customStyle="1" w:styleId="CommentSubjectChar">
    <w:name w:val="Comment Subject Char"/>
    <w:basedOn w:val="CommentTextChar"/>
    <w:link w:val="CommentSubject"/>
    <w:semiHidden/>
    <w:rsid w:val="00B1720F"/>
    <w:rPr>
      <w:rFonts w:ascii="Times New Roman" w:eastAsia="Times New Roman" w:hAnsi="Times New Roman" w:cs="Times New Roman"/>
      <w:b/>
      <w:bCs/>
      <w:sz w:val="20"/>
      <w:szCs w:val="20"/>
    </w:rPr>
  </w:style>
  <w:style w:type="paragraph" w:styleId="Date">
    <w:name w:val="Date"/>
    <w:basedOn w:val="Normal"/>
    <w:next w:val="Normal"/>
    <w:link w:val="DateChar"/>
    <w:semiHidden/>
    <w:rsid w:val="00F5030C"/>
  </w:style>
  <w:style w:type="character" w:customStyle="1" w:styleId="DateChar">
    <w:name w:val="Date Char"/>
    <w:link w:val="Date"/>
    <w:semiHidden/>
    <w:rsid w:val="00F5030C"/>
    <w:rPr>
      <w:rFonts w:ascii="Times New Roman" w:eastAsia="Times New Roman" w:hAnsi="Times New Roman" w:cs="Times New Roman"/>
      <w:sz w:val="24"/>
      <w:szCs w:val="24"/>
    </w:rPr>
  </w:style>
  <w:style w:type="paragraph" w:styleId="DocumentMap">
    <w:name w:val="Document Map"/>
    <w:basedOn w:val="Normal"/>
    <w:link w:val="DocumentMapChar"/>
    <w:semiHidden/>
    <w:rsid w:val="00F5030C"/>
    <w:pPr>
      <w:shd w:val="clear" w:color="auto" w:fill="000080"/>
    </w:pPr>
    <w:rPr>
      <w:rFonts w:ascii="Tahoma" w:hAnsi="Tahoma" w:cs="Tahoma"/>
    </w:rPr>
  </w:style>
  <w:style w:type="character" w:customStyle="1" w:styleId="DocumentMapChar">
    <w:name w:val="Document Map Char"/>
    <w:basedOn w:val="DefaultParagraphFont"/>
    <w:link w:val="DocumentMap"/>
    <w:semiHidden/>
    <w:rsid w:val="00B1720F"/>
    <w:rPr>
      <w:rFonts w:ascii="Tahoma" w:eastAsia="Times New Roman" w:hAnsi="Tahoma" w:cs="Tahoma"/>
      <w:sz w:val="24"/>
      <w:szCs w:val="24"/>
      <w:shd w:val="clear" w:color="auto" w:fill="000080"/>
    </w:rPr>
  </w:style>
  <w:style w:type="paragraph" w:styleId="E-mailSignature">
    <w:name w:val="E-mail Signature"/>
    <w:basedOn w:val="Normal"/>
    <w:link w:val="E-mailSignatureChar"/>
    <w:semiHidden/>
    <w:rsid w:val="00F5030C"/>
  </w:style>
  <w:style w:type="character" w:customStyle="1" w:styleId="E-mailSignatureChar">
    <w:name w:val="E-mail Signature Char"/>
    <w:link w:val="E-mailSignature"/>
    <w:semiHidden/>
    <w:rsid w:val="00F5030C"/>
    <w:rPr>
      <w:rFonts w:ascii="Times New Roman" w:eastAsia="Times New Roman" w:hAnsi="Times New Roman" w:cs="Times New Roman"/>
      <w:sz w:val="24"/>
      <w:szCs w:val="24"/>
    </w:rPr>
  </w:style>
  <w:style w:type="character" w:styleId="Emphasis">
    <w:name w:val="Emphasis"/>
    <w:qFormat/>
    <w:rsid w:val="00F5030C"/>
    <w:rPr>
      <w:rFonts w:ascii="Times New Roman" w:hAnsi="Times New Roman"/>
      <w:i/>
      <w:iCs/>
      <w:sz w:val="24"/>
    </w:rPr>
  </w:style>
  <w:style w:type="paragraph" w:styleId="EnvelopeAddress">
    <w:name w:val="envelope address"/>
    <w:basedOn w:val="Normal"/>
    <w:semiHidden/>
    <w:rsid w:val="00F5030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F5030C"/>
    <w:rPr>
      <w:rFonts w:ascii="Arial" w:hAnsi="Arial" w:cs="Arial"/>
      <w:sz w:val="20"/>
      <w:szCs w:val="20"/>
    </w:rPr>
  </w:style>
  <w:style w:type="character" w:styleId="FollowedHyperlink">
    <w:name w:val="FollowedHyperlink"/>
    <w:semiHidden/>
    <w:rsid w:val="00F5030C"/>
    <w:rPr>
      <w:color w:val="800080"/>
      <w:u w:val="single"/>
    </w:rPr>
  </w:style>
  <w:style w:type="character" w:styleId="FootnoteReference">
    <w:name w:val="footnote reference"/>
    <w:semiHidden/>
    <w:rsid w:val="00F5030C"/>
    <w:rPr>
      <w:vertAlign w:val="superscript"/>
    </w:rPr>
  </w:style>
  <w:style w:type="paragraph" w:styleId="FootnoteText">
    <w:name w:val="footnote text"/>
    <w:link w:val="FootnoteTextChar"/>
    <w:semiHidden/>
    <w:rsid w:val="00F5030C"/>
    <w:pPr>
      <w:spacing w:before="60" w:after="0" w:line="240" w:lineRule="auto"/>
      <w:ind w:left="360" w:hanging="360"/>
    </w:pPr>
    <w:rPr>
      <w:rFonts w:ascii="Arial" w:eastAsia="MS Mincho" w:hAnsi="Arial" w:cs="Times New Roman"/>
      <w:sz w:val="20"/>
      <w:szCs w:val="20"/>
    </w:rPr>
  </w:style>
  <w:style w:type="character" w:customStyle="1" w:styleId="FootnoteTextChar">
    <w:name w:val="Footnote Text Char"/>
    <w:basedOn w:val="DefaultParagraphFont"/>
    <w:link w:val="FootnoteText"/>
    <w:semiHidden/>
    <w:rsid w:val="00B1720F"/>
    <w:rPr>
      <w:rFonts w:ascii="Arial" w:eastAsia="MS Mincho" w:hAnsi="Arial" w:cs="Times New Roman"/>
      <w:sz w:val="20"/>
      <w:szCs w:val="20"/>
    </w:rPr>
  </w:style>
  <w:style w:type="character" w:styleId="HTMLAcronym">
    <w:name w:val="HTML Acronym"/>
    <w:semiHidden/>
    <w:rsid w:val="00F5030C"/>
  </w:style>
  <w:style w:type="paragraph" w:styleId="HTMLAddress">
    <w:name w:val="HTML Address"/>
    <w:basedOn w:val="Normal"/>
    <w:link w:val="HTMLAddressChar"/>
    <w:semiHidden/>
    <w:rsid w:val="00F5030C"/>
    <w:rPr>
      <w:i/>
      <w:iCs/>
    </w:rPr>
  </w:style>
  <w:style w:type="character" w:customStyle="1" w:styleId="HTMLAddressChar">
    <w:name w:val="HTML Address Char"/>
    <w:link w:val="HTMLAddress"/>
    <w:semiHidden/>
    <w:rsid w:val="00F5030C"/>
    <w:rPr>
      <w:rFonts w:ascii="Times New Roman" w:eastAsia="Times New Roman" w:hAnsi="Times New Roman" w:cs="Times New Roman"/>
      <w:i/>
      <w:iCs/>
      <w:sz w:val="24"/>
      <w:szCs w:val="24"/>
    </w:rPr>
  </w:style>
  <w:style w:type="character" w:styleId="HTMLCite">
    <w:name w:val="HTML Cite"/>
    <w:semiHidden/>
    <w:rsid w:val="00F5030C"/>
    <w:rPr>
      <w:i/>
      <w:iCs/>
    </w:rPr>
  </w:style>
  <w:style w:type="character" w:styleId="HTMLCode">
    <w:name w:val="HTML Code"/>
    <w:semiHidden/>
    <w:rsid w:val="00F5030C"/>
    <w:rPr>
      <w:rFonts w:ascii="Courier New" w:hAnsi="Courier New" w:cs="Courier New"/>
      <w:sz w:val="20"/>
      <w:szCs w:val="20"/>
    </w:rPr>
  </w:style>
  <w:style w:type="character" w:styleId="HTMLDefinition">
    <w:name w:val="HTML Definition"/>
    <w:semiHidden/>
    <w:rsid w:val="00F5030C"/>
    <w:rPr>
      <w:i/>
      <w:iCs/>
    </w:rPr>
  </w:style>
  <w:style w:type="character" w:styleId="HTMLKeyboard">
    <w:name w:val="HTML Keyboard"/>
    <w:semiHidden/>
    <w:rsid w:val="00F5030C"/>
    <w:rPr>
      <w:rFonts w:ascii="Courier New" w:hAnsi="Courier New" w:cs="Courier New"/>
      <w:sz w:val="20"/>
      <w:szCs w:val="20"/>
    </w:rPr>
  </w:style>
  <w:style w:type="paragraph" w:styleId="HTMLPreformatted">
    <w:name w:val="HTML Preformatted"/>
    <w:basedOn w:val="Normal"/>
    <w:link w:val="HTMLPreformattedChar"/>
    <w:semiHidden/>
    <w:rsid w:val="00F5030C"/>
    <w:rPr>
      <w:rFonts w:ascii="Courier New" w:hAnsi="Courier New" w:cs="Courier New"/>
      <w:sz w:val="20"/>
      <w:szCs w:val="20"/>
    </w:rPr>
  </w:style>
  <w:style w:type="character" w:customStyle="1" w:styleId="HTMLPreformattedChar">
    <w:name w:val="HTML Preformatted Char"/>
    <w:link w:val="HTMLPreformatted"/>
    <w:semiHidden/>
    <w:rsid w:val="00F5030C"/>
    <w:rPr>
      <w:rFonts w:ascii="Courier New" w:eastAsia="Times New Roman" w:hAnsi="Courier New" w:cs="Courier New"/>
      <w:sz w:val="20"/>
      <w:szCs w:val="20"/>
    </w:rPr>
  </w:style>
  <w:style w:type="character" w:styleId="HTMLSample">
    <w:name w:val="HTML Sample"/>
    <w:semiHidden/>
    <w:rsid w:val="00F5030C"/>
    <w:rPr>
      <w:rFonts w:ascii="Courier New" w:hAnsi="Courier New" w:cs="Courier New"/>
    </w:rPr>
  </w:style>
  <w:style w:type="character" w:styleId="HTMLTypewriter">
    <w:name w:val="HTML Typewriter"/>
    <w:semiHidden/>
    <w:rsid w:val="00F5030C"/>
    <w:rPr>
      <w:rFonts w:ascii="Courier New" w:hAnsi="Courier New" w:cs="Courier New"/>
      <w:sz w:val="20"/>
      <w:szCs w:val="20"/>
    </w:rPr>
  </w:style>
  <w:style w:type="character" w:styleId="HTMLVariable">
    <w:name w:val="HTML Variable"/>
    <w:semiHidden/>
    <w:rsid w:val="00F5030C"/>
    <w:rPr>
      <w:i/>
      <w:iCs/>
    </w:rPr>
  </w:style>
  <w:style w:type="paragraph" w:styleId="Index1">
    <w:name w:val="index 1"/>
    <w:basedOn w:val="Normal"/>
    <w:next w:val="Normal"/>
    <w:semiHidden/>
    <w:rsid w:val="00F5030C"/>
    <w:pPr>
      <w:ind w:left="240" w:hanging="240"/>
    </w:pPr>
  </w:style>
  <w:style w:type="paragraph" w:styleId="Index2">
    <w:name w:val="index 2"/>
    <w:basedOn w:val="Normal"/>
    <w:next w:val="Normal"/>
    <w:semiHidden/>
    <w:rsid w:val="00F5030C"/>
    <w:pPr>
      <w:ind w:left="480" w:hanging="240"/>
    </w:pPr>
  </w:style>
  <w:style w:type="paragraph" w:styleId="Index3">
    <w:name w:val="index 3"/>
    <w:basedOn w:val="Normal"/>
    <w:next w:val="Normal"/>
    <w:semiHidden/>
    <w:rsid w:val="00F5030C"/>
    <w:pPr>
      <w:ind w:left="720" w:hanging="240"/>
    </w:pPr>
  </w:style>
  <w:style w:type="paragraph" w:styleId="Index4">
    <w:name w:val="index 4"/>
    <w:basedOn w:val="Normal"/>
    <w:next w:val="Normal"/>
    <w:semiHidden/>
    <w:rsid w:val="00F5030C"/>
    <w:pPr>
      <w:ind w:left="960" w:hanging="240"/>
    </w:pPr>
  </w:style>
  <w:style w:type="paragraph" w:styleId="Index5">
    <w:name w:val="index 5"/>
    <w:basedOn w:val="Normal"/>
    <w:next w:val="Normal"/>
    <w:semiHidden/>
    <w:rsid w:val="00F5030C"/>
    <w:pPr>
      <w:ind w:left="1200" w:hanging="240"/>
    </w:pPr>
  </w:style>
  <w:style w:type="paragraph" w:styleId="Index6">
    <w:name w:val="index 6"/>
    <w:basedOn w:val="Normal"/>
    <w:next w:val="Normal"/>
    <w:semiHidden/>
    <w:rsid w:val="00F5030C"/>
    <w:pPr>
      <w:ind w:left="1440" w:hanging="240"/>
    </w:pPr>
  </w:style>
  <w:style w:type="paragraph" w:styleId="Index7">
    <w:name w:val="index 7"/>
    <w:basedOn w:val="Normal"/>
    <w:next w:val="Normal"/>
    <w:semiHidden/>
    <w:rsid w:val="00F5030C"/>
    <w:pPr>
      <w:ind w:left="1680" w:hanging="240"/>
    </w:pPr>
  </w:style>
  <w:style w:type="paragraph" w:styleId="Index8">
    <w:name w:val="index 8"/>
    <w:basedOn w:val="Normal"/>
    <w:next w:val="Normal"/>
    <w:semiHidden/>
    <w:rsid w:val="00F5030C"/>
    <w:pPr>
      <w:ind w:left="1920" w:hanging="240"/>
    </w:pPr>
  </w:style>
  <w:style w:type="paragraph" w:styleId="Index9">
    <w:name w:val="index 9"/>
    <w:basedOn w:val="Normal"/>
    <w:next w:val="Normal"/>
    <w:semiHidden/>
    <w:rsid w:val="00F5030C"/>
    <w:pPr>
      <w:ind w:left="2160" w:hanging="240"/>
    </w:pPr>
  </w:style>
  <w:style w:type="paragraph" w:styleId="IndexHeading">
    <w:name w:val="index heading"/>
    <w:basedOn w:val="Normal"/>
    <w:next w:val="Index1"/>
    <w:semiHidden/>
    <w:rsid w:val="00F5030C"/>
    <w:rPr>
      <w:rFonts w:ascii="Arial" w:hAnsi="Arial" w:cs="Arial"/>
      <w:b/>
      <w:bCs/>
    </w:rPr>
  </w:style>
  <w:style w:type="character" w:styleId="LineNumber">
    <w:name w:val="line number"/>
    <w:semiHidden/>
    <w:rsid w:val="00F5030C"/>
  </w:style>
  <w:style w:type="paragraph" w:styleId="List">
    <w:name w:val="List"/>
    <w:basedOn w:val="Normal"/>
    <w:semiHidden/>
    <w:rsid w:val="00F5030C"/>
    <w:pPr>
      <w:ind w:left="360" w:hanging="360"/>
    </w:pPr>
  </w:style>
  <w:style w:type="paragraph" w:styleId="List2">
    <w:name w:val="List 2"/>
    <w:basedOn w:val="Normal"/>
    <w:semiHidden/>
    <w:rsid w:val="00F5030C"/>
    <w:pPr>
      <w:ind w:left="720" w:hanging="360"/>
    </w:pPr>
  </w:style>
  <w:style w:type="paragraph" w:styleId="List3">
    <w:name w:val="List 3"/>
    <w:basedOn w:val="Normal"/>
    <w:semiHidden/>
    <w:rsid w:val="00F5030C"/>
    <w:pPr>
      <w:ind w:left="1080" w:hanging="360"/>
    </w:pPr>
  </w:style>
  <w:style w:type="paragraph" w:styleId="List4">
    <w:name w:val="List 4"/>
    <w:basedOn w:val="Normal"/>
    <w:semiHidden/>
    <w:rsid w:val="00F5030C"/>
    <w:pPr>
      <w:ind w:left="1440" w:hanging="360"/>
    </w:pPr>
  </w:style>
  <w:style w:type="paragraph" w:styleId="List5">
    <w:name w:val="List 5"/>
    <w:basedOn w:val="Normal"/>
    <w:semiHidden/>
    <w:rsid w:val="00F5030C"/>
    <w:pPr>
      <w:ind w:left="1800" w:hanging="360"/>
    </w:pPr>
  </w:style>
  <w:style w:type="paragraph" w:styleId="ListBullet2">
    <w:name w:val="List Bullet 2"/>
    <w:rsid w:val="00F5030C"/>
    <w:pPr>
      <w:keepLines/>
      <w:numPr>
        <w:numId w:val="15"/>
      </w:numPr>
      <w:spacing w:before="60" w:after="0" w:line="240" w:lineRule="auto"/>
    </w:pPr>
    <w:rPr>
      <w:rFonts w:ascii="Times New Roman" w:eastAsia="MS Gothic" w:hAnsi="Times New Roman" w:cs="Times New Roman"/>
      <w:sz w:val="24"/>
      <w:szCs w:val="24"/>
    </w:rPr>
  </w:style>
  <w:style w:type="paragraph" w:styleId="ListBullet3">
    <w:name w:val="List Bullet 3"/>
    <w:basedOn w:val="Normal"/>
    <w:rsid w:val="00F5030C"/>
    <w:pPr>
      <w:keepLines/>
      <w:numPr>
        <w:numId w:val="16"/>
      </w:numPr>
      <w:spacing w:before="60"/>
    </w:pPr>
    <w:rPr>
      <w:rFonts w:eastAsia="MS Gothic"/>
    </w:rPr>
  </w:style>
  <w:style w:type="paragraph" w:styleId="ListBullet4">
    <w:name w:val="List Bullet 4"/>
    <w:qFormat/>
    <w:rsid w:val="00F5030C"/>
    <w:pPr>
      <w:widowControl w:val="0"/>
      <w:numPr>
        <w:numId w:val="17"/>
      </w:numPr>
      <w:spacing w:before="60" w:after="0" w:line="240" w:lineRule="auto"/>
    </w:pPr>
    <w:rPr>
      <w:rFonts w:ascii="Times New Roman" w:eastAsia="Times New Roman" w:hAnsi="Times New Roman" w:cs="Times New Roman"/>
      <w:sz w:val="24"/>
      <w:szCs w:val="24"/>
    </w:rPr>
  </w:style>
  <w:style w:type="paragraph" w:styleId="ListBullet5">
    <w:name w:val="List Bullet 5"/>
    <w:qFormat/>
    <w:rsid w:val="00F5030C"/>
    <w:pPr>
      <w:widowControl w:val="0"/>
      <w:numPr>
        <w:numId w:val="18"/>
      </w:numPr>
      <w:spacing w:before="60" w:after="0" w:line="240" w:lineRule="auto"/>
    </w:pPr>
    <w:rPr>
      <w:rFonts w:ascii="Times New Roman" w:eastAsia="Times New Roman" w:hAnsi="Times New Roman" w:cs="Times New Roman"/>
      <w:sz w:val="24"/>
      <w:szCs w:val="24"/>
    </w:rPr>
  </w:style>
  <w:style w:type="paragraph" w:styleId="ListContinue">
    <w:name w:val="List Continue"/>
    <w:basedOn w:val="Normal"/>
    <w:rsid w:val="00F5030C"/>
    <w:pPr>
      <w:spacing w:after="120"/>
      <w:ind w:left="360"/>
    </w:pPr>
  </w:style>
  <w:style w:type="paragraph" w:styleId="ListContinue2">
    <w:name w:val="List Continue 2"/>
    <w:basedOn w:val="Normal"/>
    <w:rsid w:val="00F5030C"/>
    <w:pPr>
      <w:spacing w:after="120"/>
      <w:ind w:left="720"/>
    </w:pPr>
  </w:style>
  <w:style w:type="paragraph" w:styleId="ListContinue3">
    <w:name w:val="List Continue 3"/>
    <w:basedOn w:val="Normal"/>
    <w:rsid w:val="00F5030C"/>
    <w:pPr>
      <w:spacing w:after="120"/>
      <w:ind w:left="1080"/>
    </w:pPr>
  </w:style>
  <w:style w:type="paragraph" w:styleId="ListContinue4">
    <w:name w:val="List Continue 4"/>
    <w:basedOn w:val="Normal"/>
    <w:rsid w:val="00F5030C"/>
    <w:pPr>
      <w:spacing w:after="120"/>
      <w:ind w:left="1440"/>
    </w:pPr>
  </w:style>
  <w:style w:type="paragraph" w:styleId="ListContinue5">
    <w:name w:val="List Continue 5"/>
    <w:basedOn w:val="Normal"/>
    <w:rsid w:val="00F5030C"/>
    <w:pPr>
      <w:spacing w:after="120"/>
      <w:ind w:left="1800"/>
    </w:pPr>
  </w:style>
  <w:style w:type="paragraph" w:styleId="ListNumber4">
    <w:name w:val="List Number 4"/>
    <w:rsid w:val="00F5030C"/>
    <w:pPr>
      <w:numPr>
        <w:numId w:val="24"/>
      </w:numPr>
      <w:tabs>
        <w:tab w:val="num" w:pos="1440"/>
      </w:tabs>
      <w:spacing w:before="60" w:after="0" w:line="240" w:lineRule="auto"/>
      <w:ind w:left="1440"/>
    </w:pPr>
    <w:rPr>
      <w:rFonts w:ascii="Times New Roman" w:eastAsia="Times New Roman" w:hAnsi="Times New Roman" w:cs="Times New Roman"/>
      <w:sz w:val="24"/>
      <w:szCs w:val="24"/>
    </w:rPr>
  </w:style>
  <w:style w:type="paragraph" w:styleId="ListNumber5">
    <w:name w:val="List Number 5"/>
    <w:rsid w:val="00F5030C"/>
    <w:pPr>
      <w:numPr>
        <w:numId w:val="26"/>
      </w:numPr>
      <w:tabs>
        <w:tab w:val="num" w:pos="1800"/>
      </w:tabs>
      <w:spacing w:before="60" w:after="0" w:line="240" w:lineRule="auto"/>
      <w:ind w:left="1800"/>
    </w:pPr>
    <w:rPr>
      <w:rFonts w:ascii="Times New Roman" w:eastAsia="Times New Roman" w:hAnsi="Times New Roman" w:cs="Times New Roman"/>
      <w:sz w:val="24"/>
      <w:szCs w:val="24"/>
    </w:rPr>
  </w:style>
  <w:style w:type="paragraph" w:styleId="MacroText">
    <w:name w:val="macro"/>
    <w:link w:val="MacroTextChar"/>
    <w:semiHidden/>
    <w:rsid w:val="00F5030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B1720F"/>
    <w:rPr>
      <w:rFonts w:ascii="Courier New" w:eastAsia="Times New Roman" w:hAnsi="Courier New" w:cs="Courier New"/>
      <w:sz w:val="20"/>
      <w:szCs w:val="20"/>
    </w:rPr>
  </w:style>
  <w:style w:type="paragraph" w:styleId="MessageHeader">
    <w:name w:val="Message Header"/>
    <w:basedOn w:val="Normal"/>
    <w:link w:val="MessageHeaderChar"/>
    <w:semiHidden/>
    <w:rsid w:val="00F5030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semiHidden/>
    <w:rsid w:val="00F5030C"/>
    <w:rPr>
      <w:rFonts w:ascii="Arial" w:eastAsia="Times New Roman" w:hAnsi="Arial" w:cs="Arial"/>
      <w:sz w:val="24"/>
      <w:szCs w:val="24"/>
      <w:shd w:val="pct20" w:color="auto" w:fill="auto"/>
    </w:rPr>
  </w:style>
  <w:style w:type="paragraph" w:styleId="NormalWeb">
    <w:name w:val="Normal (Web)"/>
    <w:basedOn w:val="Normal"/>
    <w:semiHidden/>
    <w:rsid w:val="00F5030C"/>
  </w:style>
  <w:style w:type="paragraph" w:styleId="NormalIndent">
    <w:name w:val="Normal Indent"/>
    <w:basedOn w:val="Normal"/>
    <w:semiHidden/>
    <w:rsid w:val="00F5030C"/>
    <w:pPr>
      <w:ind w:left="720"/>
    </w:pPr>
  </w:style>
  <w:style w:type="paragraph" w:styleId="NoteHeading">
    <w:name w:val="Note Heading"/>
    <w:basedOn w:val="Normal"/>
    <w:next w:val="Normal"/>
    <w:link w:val="NoteHeadingChar"/>
    <w:semiHidden/>
    <w:rsid w:val="00F5030C"/>
  </w:style>
  <w:style w:type="character" w:customStyle="1" w:styleId="NoteHeadingChar">
    <w:name w:val="Note Heading Char"/>
    <w:basedOn w:val="DefaultParagraphFont"/>
    <w:link w:val="NoteHeading"/>
    <w:semiHidden/>
    <w:rsid w:val="00B1720F"/>
    <w:rPr>
      <w:rFonts w:ascii="Times New Roman" w:eastAsia="Times New Roman" w:hAnsi="Times New Roman" w:cs="Times New Roman"/>
      <w:sz w:val="24"/>
      <w:szCs w:val="24"/>
    </w:rPr>
  </w:style>
  <w:style w:type="paragraph" w:styleId="PlainText">
    <w:name w:val="Plain Text"/>
    <w:basedOn w:val="Normal"/>
    <w:link w:val="PlainTextChar"/>
    <w:semiHidden/>
    <w:rsid w:val="00F5030C"/>
    <w:rPr>
      <w:rFonts w:ascii="Courier New" w:hAnsi="Courier New" w:cs="Courier New"/>
      <w:sz w:val="20"/>
      <w:szCs w:val="20"/>
    </w:rPr>
  </w:style>
  <w:style w:type="character" w:customStyle="1" w:styleId="PlainTextChar">
    <w:name w:val="Plain Text Char"/>
    <w:link w:val="PlainText"/>
    <w:semiHidden/>
    <w:rsid w:val="00F5030C"/>
    <w:rPr>
      <w:rFonts w:ascii="Courier New" w:eastAsia="Times New Roman" w:hAnsi="Courier New" w:cs="Courier New"/>
      <w:sz w:val="20"/>
      <w:szCs w:val="20"/>
    </w:rPr>
  </w:style>
  <w:style w:type="paragraph" w:styleId="Salutation">
    <w:name w:val="Salutation"/>
    <w:basedOn w:val="Normal"/>
    <w:next w:val="Normal"/>
    <w:link w:val="SalutationChar"/>
    <w:semiHidden/>
    <w:rsid w:val="00F5030C"/>
  </w:style>
  <w:style w:type="character" w:customStyle="1" w:styleId="SalutationChar">
    <w:name w:val="Salutation Char"/>
    <w:link w:val="Salutation"/>
    <w:semiHidden/>
    <w:rsid w:val="00F5030C"/>
    <w:rPr>
      <w:rFonts w:ascii="Times New Roman" w:eastAsia="Times New Roman" w:hAnsi="Times New Roman" w:cs="Times New Roman"/>
      <w:sz w:val="24"/>
      <w:szCs w:val="24"/>
    </w:rPr>
  </w:style>
  <w:style w:type="paragraph" w:styleId="Signature">
    <w:name w:val="Signature"/>
    <w:basedOn w:val="Normal"/>
    <w:link w:val="SignatureChar"/>
    <w:semiHidden/>
    <w:rsid w:val="00F5030C"/>
    <w:pPr>
      <w:ind w:left="4320"/>
    </w:pPr>
  </w:style>
  <w:style w:type="character" w:customStyle="1" w:styleId="SignatureChar">
    <w:name w:val="Signature Char"/>
    <w:link w:val="Signature"/>
    <w:semiHidden/>
    <w:rsid w:val="00F5030C"/>
    <w:rPr>
      <w:rFonts w:ascii="Times New Roman" w:eastAsia="Times New Roman" w:hAnsi="Times New Roman" w:cs="Times New Roman"/>
      <w:sz w:val="24"/>
      <w:szCs w:val="24"/>
    </w:rPr>
  </w:style>
  <w:style w:type="character" w:styleId="Strong">
    <w:name w:val="Strong"/>
    <w:qFormat/>
    <w:rsid w:val="00F5030C"/>
    <w:rPr>
      <w:rFonts w:ascii="Times New Roman" w:hAnsi="Times New Roman"/>
      <w:b/>
      <w:bCs/>
      <w:sz w:val="24"/>
    </w:rPr>
  </w:style>
  <w:style w:type="paragraph" w:styleId="Subtitle">
    <w:name w:val="Subtitle"/>
    <w:basedOn w:val="Normal"/>
    <w:link w:val="SubtitleChar"/>
    <w:qFormat/>
    <w:rsid w:val="00F5030C"/>
    <w:pPr>
      <w:spacing w:after="60"/>
      <w:jc w:val="center"/>
      <w:outlineLvl w:val="1"/>
    </w:pPr>
    <w:rPr>
      <w:rFonts w:cs="Arial"/>
    </w:rPr>
  </w:style>
  <w:style w:type="character" w:customStyle="1" w:styleId="SubtitleChar">
    <w:name w:val="Subtitle Char"/>
    <w:link w:val="Subtitle"/>
    <w:rsid w:val="00F5030C"/>
    <w:rPr>
      <w:rFonts w:ascii="Times New Roman" w:eastAsia="Times New Roman" w:hAnsi="Times New Roman" w:cs="Arial"/>
      <w:sz w:val="24"/>
      <w:szCs w:val="24"/>
    </w:rPr>
  </w:style>
  <w:style w:type="paragraph" w:styleId="TableofAuthorities">
    <w:name w:val="table of authorities"/>
    <w:basedOn w:val="Normal"/>
    <w:next w:val="Normal"/>
    <w:semiHidden/>
    <w:rsid w:val="00F5030C"/>
    <w:pPr>
      <w:ind w:left="240" w:hanging="240"/>
    </w:pPr>
  </w:style>
  <w:style w:type="paragraph" w:styleId="TableofFigures">
    <w:name w:val="table of figures"/>
    <w:basedOn w:val="Normal"/>
    <w:next w:val="Normal"/>
    <w:uiPriority w:val="99"/>
    <w:rsid w:val="00F5030C"/>
    <w:pPr>
      <w:tabs>
        <w:tab w:val="left" w:pos="720"/>
        <w:tab w:val="right" w:leader="dot" w:pos="9000"/>
      </w:tabs>
      <w:spacing w:before="60"/>
      <w:ind w:left="720" w:right="360" w:hanging="360"/>
    </w:pPr>
    <w:rPr>
      <w:rFonts w:eastAsia="MS Gothic"/>
    </w:rPr>
  </w:style>
  <w:style w:type="paragraph" w:styleId="TOAHeading">
    <w:name w:val="toa heading"/>
    <w:basedOn w:val="Normal"/>
    <w:next w:val="Normal"/>
    <w:semiHidden/>
    <w:rsid w:val="00F5030C"/>
    <w:pPr>
      <w:spacing w:before="120"/>
    </w:pPr>
    <w:rPr>
      <w:rFonts w:ascii="Arial" w:hAnsi="Arial" w:cs="Arial"/>
      <w:b/>
      <w:bCs/>
    </w:rPr>
  </w:style>
  <w:style w:type="paragraph" w:customStyle="1" w:styleId="Heading1NoTOC">
    <w:name w:val="Heading 1 No TOC"/>
    <w:next w:val="Paragraph"/>
    <w:rsid w:val="00F5030C"/>
    <w:pPr>
      <w:keepNext/>
      <w:keepLines/>
      <w:spacing w:before="60" w:after="240" w:line="240" w:lineRule="auto"/>
    </w:pPr>
    <w:rPr>
      <w:rFonts w:ascii="Times New Roman" w:eastAsia="Times New Roman" w:hAnsi="Times New Roman" w:cs="Arial"/>
      <w:b/>
      <w:bCs/>
      <w:caps/>
      <w:kern w:val="32"/>
      <w:sz w:val="24"/>
      <w:szCs w:val="48"/>
    </w:rPr>
  </w:style>
  <w:style w:type="character" w:customStyle="1" w:styleId="Citation">
    <w:name w:val="Citation"/>
    <w:rsid w:val="00F5030C"/>
    <w:rPr>
      <w:rFonts w:ascii="Times New Roman" w:hAnsi="Times New Roman"/>
      <w:sz w:val="24"/>
      <w:vertAlign w:val="superscript"/>
    </w:rPr>
  </w:style>
  <w:style w:type="table" w:styleId="TableGrid">
    <w:name w:val="Table Grid"/>
    <w:basedOn w:val="TableNormal"/>
    <w:uiPriority w:val="59"/>
    <w:rsid w:val="00F5030C"/>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F5030C"/>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5030C"/>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5030C"/>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5030C"/>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5030C"/>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5030C"/>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5030C"/>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5030C"/>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5030C"/>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F5030C"/>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5030C"/>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5030C"/>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5030C"/>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5030C"/>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5030C"/>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5030C"/>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5030C"/>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503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F5030C"/>
    <w:pPr>
      <w:numPr>
        <w:numId w:val="5"/>
      </w:numPr>
    </w:pPr>
  </w:style>
  <w:style w:type="paragraph" w:styleId="BlockText">
    <w:name w:val="Block Text"/>
    <w:basedOn w:val="Normal"/>
    <w:rsid w:val="00F5030C"/>
    <w:pPr>
      <w:spacing w:after="120"/>
      <w:ind w:left="1440" w:right="1440"/>
    </w:pPr>
  </w:style>
  <w:style w:type="numbering" w:styleId="1ai">
    <w:name w:val="Outline List 1"/>
    <w:basedOn w:val="NoList"/>
    <w:rsid w:val="00F5030C"/>
    <w:pPr>
      <w:numPr>
        <w:numId w:val="6"/>
      </w:numPr>
    </w:pPr>
  </w:style>
  <w:style w:type="numbering" w:styleId="ArticleSection">
    <w:name w:val="Outline List 3"/>
    <w:basedOn w:val="NoList"/>
    <w:rsid w:val="00F5030C"/>
    <w:pPr>
      <w:numPr>
        <w:numId w:val="7"/>
      </w:numPr>
    </w:pPr>
  </w:style>
  <w:style w:type="character" w:styleId="PlaceholderText">
    <w:name w:val="Placeholder Text"/>
    <w:uiPriority w:val="99"/>
    <w:semiHidden/>
    <w:rsid w:val="00F5030C"/>
    <w:rPr>
      <w:color w:val="808080"/>
    </w:rPr>
  </w:style>
  <w:style w:type="paragraph" w:customStyle="1" w:styleId="Attachment">
    <w:name w:val="Attachment"/>
    <w:basedOn w:val="Appendix"/>
    <w:next w:val="Paragraph"/>
    <w:qFormat/>
    <w:rsid w:val="00F5030C"/>
    <w:pPr>
      <w:tabs>
        <w:tab w:val="left" w:pos="2160"/>
      </w:tabs>
    </w:pPr>
    <w:rPr>
      <w:rFonts w:cs="Times New Roman"/>
    </w:rPr>
  </w:style>
  <w:style w:type="paragraph" w:customStyle="1" w:styleId="Heading3NoTOC">
    <w:name w:val="Heading 3 No TOC"/>
    <w:basedOn w:val="Heading3"/>
    <w:next w:val="Paragraph"/>
    <w:qFormat/>
    <w:rsid w:val="0013583D"/>
    <w:pPr>
      <w:numPr>
        <w:ilvl w:val="0"/>
        <w:numId w:val="0"/>
      </w:numPr>
      <w:spacing w:before="0"/>
      <w:ind w:left="965" w:hanging="965"/>
      <w:outlineLvl w:val="9"/>
    </w:pPr>
  </w:style>
  <w:style w:type="paragraph" w:customStyle="1" w:styleId="Heading3Unnumbered">
    <w:name w:val="Heading 3 Unnumbered"/>
    <w:basedOn w:val="Heading3"/>
    <w:next w:val="Paragraph"/>
    <w:qFormat/>
    <w:rsid w:val="0013583D"/>
    <w:pPr>
      <w:numPr>
        <w:ilvl w:val="0"/>
        <w:numId w:val="0"/>
      </w:numPr>
      <w:spacing w:before="0"/>
    </w:pPr>
  </w:style>
  <w:style w:type="paragraph" w:customStyle="1" w:styleId="Heading4Unnumbered">
    <w:name w:val="Heading 4 Unnumbered"/>
    <w:basedOn w:val="Heading4"/>
    <w:next w:val="Paragraph"/>
    <w:qFormat/>
    <w:rsid w:val="0013583D"/>
    <w:pPr>
      <w:numPr>
        <w:ilvl w:val="0"/>
        <w:numId w:val="0"/>
      </w:numPr>
      <w:spacing w:before="0"/>
      <w:ind w:left="1195" w:hanging="1195"/>
    </w:pPr>
  </w:style>
  <w:style w:type="paragraph" w:customStyle="1" w:styleId="Heading5Unnumbered">
    <w:name w:val="Heading 5 Unnumbered"/>
    <w:basedOn w:val="Heading5"/>
    <w:next w:val="Paragraph"/>
    <w:qFormat/>
    <w:rsid w:val="0013583D"/>
    <w:pPr>
      <w:numPr>
        <w:ilvl w:val="0"/>
        <w:numId w:val="0"/>
      </w:numPr>
      <w:spacing w:before="0"/>
    </w:pPr>
  </w:style>
  <w:style w:type="paragraph" w:customStyle="1" w:styleId="ParagraphSingle">
    <w:name w:val="Paragraph Single"/>
    <w:next w:val="Paragraph"/>
    <w:qFormat/>
    <w:rsid w:val="0013583D"/>
    <w:pPr>
      <w:spacing w:after="0" w:line="240" w:lineRule="auto"/>
      <w:contextualSpacing/>
    </w:pPr>
    <w:rPr>
      <w:rFonts w:ascii="Times New Roman" w:eastAsia="Times New Roman" w:hAnsi="Times New Roman" w:cs="Arial"/>
      <w:bCs/>
      <w:kern w:val="32"/>
      <w:sz w:val="24"/>
      <w:szCs w:val="14"/>
    </w:rPr>
  </w:style>
  <w:style w:type="paragraph" w:customStyle="1" w:styleId="TableTitleCenter">
    <w:name w:val="Table Title Center"/>
    <w:next w:val="ParagraphSingle"/>
    <w:qFormat/>
    <w:rsid w:val="0013583D"/>
    <w:pPr>
      <w:keepLines/>
      <w:tabs>
        <w:tab w:val="left" w:pos="1728"/>
      </w:tabs>
      <w:spacing w:after="240" w:line="280" w:lineRule="exact"/>
      <w:ind w:left="1728" w:hanging="1728"/>
      <w:jc w:val="center"/>
    </w:pPr>
    <w:rPr>
      <w:rFonts w:ascii="Times New Roman" w:eastAsia="Times New Roman" w:hAnsi="Times New Roman" w:cs="Arial"/>
      <w:b/>
      <w:bCs/>
      <w:kern w:val="32"/>
      <w:sz w:val="24"/>
      <w:szCs w:val="14"/>
    </w:rPr>
  </w:style>
  <w:style w:type="character" w:styleId="UnresolvedMention">
    <w:name w:val="Unresolved Mention"/>
    <w:basedOn w:val="DefaultParagraphFont"/>
    <w:uiPriority w:val="99"/>
    <w:unhideWhenUsed/>
    <w:rsid w:val="00D32AEF"/>
    <w:rPr>
      <w:color w:val="605E5C"/>
      <w:shd w:val="clear" w:color="auto" w:fill="E1DFDD"/>
    </w:rPr>
  </w:style>
  <w:style w:type="paragraph" w:styleId="Revision">
    <w:name w:val="Revision"/>
    <w:hidden/>
    <w:uiPriority w:val="99"/>
    <w:semiHidden/>
    <w:rsid w:val="00096F83"/>
    <w:pPr>
      <w:spacing w:after="0"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EF2E8C"/>
    <w:rPr>
      <w:color w:val="2B579A"/>
      <w:shd w:val="clear" w:color="auto" w:fill="E1DFDD"/>
    </w:rPr>
  </w:style>
  <w:style w:type="character" w:customStyle="1" w:styleId="id-label">
    <w:name w:val="id-label"/>
    <w:basedOn w:val="DefaultParagraphFont"/>
    <w:rsid w:val="00601EA7"/>
  </w:style>
  <w:style w:type="paragraph" w:customStyle="1" w:styleId="TableParagraph">
    <w:name w:val="Table Paragraph"/>
    <w:basedOn w:val="Normal"/>
    <w:uiPriority w:val="1"/>
    <w:qFormat/>
    <w:rsid w:val="00E56EB5"/>
    <w:pPr>
      <w:widowControl w:val="0"/>
      <w:autoSpaceDE w:val="0"/>
      <w:autoSpaceDN w:val="0"/>
      <w:ind w:left="108"/>
    </w:pPr>
    <w:rPr>
      <w:rFonts w:ascii="Arial" w:eastAsia="Arial" w:hAnsi="Arial" w:cs="Arial"/>
      <w:sz w:val="22"/>
      <w:szCs w:val="22"/>
    </w:rPr>
  </w:style>
  <w:style w:type="paragraph" w:customStyle="1" w:styleId="get-citation-citation">
    <w:name w:val="get-citation-citation"/>
    <w:basedOn w:val="Normal"/>
    <w:rsid w:val="00BC7580"/>
    <w:pPr>
      <w:spacing w:before="100" w:beforeAutospacing="1" w:after="100" w:afterAutospacing="1"/>
    </w:pPr>
  </w:style>
  <w:style w:type="character" w:customStyle="1" w:styleId="normaltextrun">
    <w:name w:val="normaltextrun"/>
    <w:basedOn w:val="DefaultParagraphFont"/>
    <w:rsid w:val="00346E38"/>
  </w:style>
  <w:style w:type="paragraph" w:customStyle="1" w:styleId="TableTextLeftAligned10pt">
    <w:name w:val="Table Text Left Aligned 10 pt"/>
    <w:basedOn w:val="TableLeft"/>
    <w:qFormat/>
    <w:rsid w:val="00EC5B6B"/>
    <w:rPr>
      <w:rFonts w:eastAsia="Times New Roman"/>
      <w:color w:val="000000" w:themeColor="text1"/>
      <w:kern w:val="32"/>
      <w:sz w:val="20"/>
    </w:rPr>
  </w:style>
  <w:style w:type="paragraph" w:customStyle="1" w:styleId="TableColumnHeadingLeftAlignedBold12pt">
    <w:name w:val="Table Column Heading Left Aligned Bold 12 pt"/>
    <w:basedOn w:val="Normal"/>
    <w:qFormat/>
    <w:rsid w:val="00EC5B6B"/>
    <w:pPr>
      <w:spacing w:before="40" w:after="40"/>
    </w:pPr>
    <w:rPr>
      <w:b/>
      <w:color w:val="000000" w:themeColor="text1"/>
    </w:rPr>
  </w:style>
  <w:style w:type="character" w:customStyle="1" w:styleId="eop">
    <w:name w:val="eop"/>
    <w:basedOn w:val="DefaultParagraphFont"/>
    <w:rsid w:val="00C45F1A"/>
  </w:style>
  <w:style w:type="paragraph" w:customStyle="1" w:styleId="TableText">
    <w:name w:val="Table Text"/>
    <w:semiHidden/>
    <w:rsid w:val="00F5030C"/>
    <w:pPr>
      <w:spacing w:after="60" w:line="240" w:lineRule="auto"/>
      <w:jc w:val="center"/>
    </w:pPr>
    <w:rPr>
      <w:rFonts w:ascii="Times New Roman" w:eastAsia="Times New Roman" w:hAnsi="Times New Roman" w:cs="Times New Roman"/>
      <w:sz w:val="24"/>
      <w:szCs w:val="20"/>
    </w:rPr>
  </w:style>
  <w:style w:type="paragraph" w:customStyle="1" w:styleId="TableRowHead">
    <w:name w:val="Table Row Head"/>
    <w:semiHidden/>
    <w:rsid w:val="00F5030C"/>
    <w:pPr>
      <w:tabs>
        <w:tab w:val="left" w:pos="360"/>
      </w:tabs>
      <w:spacing w:after="0" w:line="240" w:lineRule="auto"/>
    </w:pPr>
    <w:rPr>
      <w:rFonts w:ascii="Times New Roman" w:eastAsia="Times New Roman" w:hAnsi="Times New Roman" w:cs="Arial"/>
      <w:sz w:val="24"/>
      <w:szCs w:val="20"/>
    </w:rPr>
  </w:style>
  <w:style w:type="character" w:customStyle="1" w:styleId="Instructionsnothidden">
    <w:name w:val="Instructions not hidden"/>
    <w:rsid w:val="00F5030C"/>
    <w:rPr>
      <w:rFonts w:ascii="Verdana" w:hAnsi="Verdana"/>
      <w:color w:val="008000"/>
    </w:rPr>
  </w:style>
  <w:style w:type="paragraph" w:customStyle="1" w:styleId="ListHyphen">
    <w:name w:val="List Hyphen"/>
    <w:semiHidden/>
    <w:rsid w:val="00F5030C"/>
    <w:pPr>
      <w:numPr>
        <w:numId w:val="19"/>
      </w:numPr>
      <w:spacing w:after="0" w:line="240" w:lineRule="auto"/>
    </w:pPr>
    <w:rPr>
      <w:rFonts w:ascii="Times New Roman" w:eastAsia="Times New Roman" w:hAnsi="Times New Roman" w:cs="Times New Roman"/>
      <w:sz w:val="24"/>
      <w:szCs w:val="20"/>
    </w:rPr>
  </w:style>
  <w:style w:type="paragraph" w:customStyle="1" w:styleId="ListLetter4">
    <w:name w:val="List Letter 4"/>
    <w:qFormat/>
    <w:rsid w:val="00F5030C"/>
    <w:pPr>
      <w:numPr>
        <w:numId w:val="20"/>
      </w:numPr>
      <w:spacing w:after="0" w:line="240" w:lineRule="auto"/>
      <w:ind w:left="1440"/>
    </w:pPr>
    <w:rPr>
      <w:rFonts w:ascii="Times New Roman" w:eastAsia="MS Gothic" w:hAnsi="Times New Roman" w:cs="Arial"/>
      <w:bCs/>
      <w:iCs/>
      <w:sz w:val="24"/>
      <w:szCs w:val="48"/>
    </w:rPr>
  </w:style>
  <w:style w:type="numbering" w:customStyle="1" w:styleId="ListLetter4b">
    <w:name w:val="List Letter 4b"/>
    <w:uiPriority w:val="99"/>
    <w:rsid w:val="00F5030C"/>
    <w:pPr>
      <w:numPr>
        <w:numId w:val="21"/>
      </w:numPr>
    </w:pPr>
  </w:style>
  <w:style w:type="paragraph" w:customStyle="1" w:styleId="ListLetter5">
    <w:name w:val="List Letter 5"/>
    <w:qFormat/>
    <w:rsid w:val="00F5030C"/>
    <w:pPr>
      <w:numPr>
        <w:numId w:val="22"/>
      </w:numPr>
      <w:tabs>
        <w:tab w:val="left" w:pos="1800"/>
      </w:tabs>
      <w:spacing w:before="60" w:after="0" w:line="240" w:lineRule="auto"/>
      <w:ind w:left="1800"/>
    </w:pPr>
    <w:rPr>
      <w:rFonts w:ascii="Times New Roman" w:eastAsia="Times New Roman" w:hAnsi="Times New Roman" w:cs="Times New Roman"/>
      <w:sz w:val="24"/>
      <w:szCs w:val="24"/>
    </w:rPr>
  </w:style>
  <w:style w:type="paragraph" w:customStyle="1" w:styleId="ListNumber2Roman">
    <w:name w:val="List Number 2 Roman"/>
    <w:qFormat/>
    <w:rsid w:val="00F5030C"/>
    <w:pPr>
      <w:numPr>
        <w:numId w:val="23"/>
      </w:numPr>
      <w:spacing w:before="60" w:after="0" w:line="240" w:lineRule="auto"/>
    </w:pPr>
    <w:rPr>
      <w:rFonts w:ascii="Times New Roman" w:eastAsia="Times New Roman" w:hAnsi="Times New Roman" w:cs="Times New Roman"/>
      <w:sz w:val="24"/>
      <w:szCs w:val="24"/>
    </w:rPr>
  </w:style>
  <w:style w:type="paragraph" w:customStyle="1" w:styleId="ListNumber3Roman">
    <w:name w:val="List Number 3 Roman"/>
    <w:qFormat/>
    <w:rsid w:val="00F5030C"/>
    <w:pPr>
      <w:numPr>
        <w:numId w:val="33"/>
      </w:numPr>
      <w:spacing w:before="60" w:after="0" w:line="240" w:lineRule="auto"/>
    </w:pPr>
    <w:rPr>
      <w:rFonts w:ascii="Times New Roman" w:eastAsia="MS Gothic" w:hAnsi="Times New Roman" w:cs="Arial"/>
      <w:bCs/>
      <w:sz w:val="24"/>
      <w:szCs w:val="32"/>
    </w:rPr>
  </w:style>
  <w:style w:type="paragraph" w:customStyle="1" w:styleId="ListNumber4Roman">
    <w:name w:val="List Number 4 Roman"/>
    <w:qFormat/>
    <w:rsid w:val="00F5030C"/>
    <w:pPr>
      <w:numPr>
        <w:numId w:val="25"/>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F5030C"/>
    <w:pPr>
      <w:numPr>
        <w:numId w:val="27"/>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F5030C"/>
    <w:pPr>
      <w:numPr>
        <w:numId w:val="31"/>
      </w:numPr>
      <w:spacing w:before="60" w:after="0" w:line="240" w:lineRule="auto"/>
    </w:pPr>
    <w:rPr>
      <w:rFonts w:ascii="Times New Roman" w:eastAsia="Times New Roman" w:hAnsi="Times New Roman" w:cs="Times New Roman"/>
      <w:sz w:val="24"/>
      <w:szCs w:val="24"/>
    </w:rPr>
  </w:style>
  <w:style w:type="paragraph" w:customStyle="1" w:styleId="ParagraphBold">
    <w:name w:val="Paragraph Bold"/>
    <w:next w:val="Paragraph"/>
    <w:qFormat/>
    <w:rsid w:val="00F5030C"/>
    <w:pPr>
      <w:spacing w:before="60" w:after="240" w:line="240" w:lineRule="auto"/>
    </w:pPr>
    <w:rPr>
      <w:rFonts w:ascii="Times New Roman" w:eastAsia="MS Gothic" w:hAnsi="Times New Roman" w:cs="Times New Roman"/>
      <w:b/>
      <w:sz w:val="24"/>
      <w:szCs w:val="24"/>
    </w:rPr>
  </w:style>
  <w:style w:type="paragraph" w:customStyle="1" w:styleId="ParagraphBoldItalic">
    <w:name w:val="Paragraph Bold Italic"/>
    <w:next w:val="Paragraph"/>
    <w:qFormat/>
    <w:rsid w:val="00F5030C"/>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F5030C"/>
    <w:pPr>
      <w:spacing w:before="60" w:after="240" w:line="240" w:lineRule="auto"/>
    </w:pPr>
    <w:rPr>
      <w:rFonts w:ascii="Times New Roman" w:eastAsia="MS Gothic" w:hAnsi="Times New Roman" w:cs="Times New Roman"/>
      <w:b/>
      <w:sz w:val="24"/>
      <w:szCs w:val="24"/>
      <w:u w:val="single"/>
    </w:rPr>
  </w:style>
  <w:style w:type="numbering" w:customStyle="1" w:styleId="Style1">
    <w:name w:val="Style1"/>
    <w:uiPriority w:val="99"/>
    <w:rsid w:val="00F5030C"/>
    <w:pPr>
      <w:numPr>
        <w:numId w:val="28"/>
      </w:numPr>
    </w:pPr>
  </w:style>
  <w:style w:type="character" w:customStyle="1" w:styleId="SuggestedOptional">
    <w:name w:val="Suggested Optional"/>
    <w:qFormat/>
    <w:rsid w:val="00F5030C"/>
    <w:rPr>
      <w:vanish w:val="0"/>
      <w:color w:val="0000FF"/>
    </w:rPr>
  </w:style>
  <w:style w:type="paragraph" w:customStyle="1" w:styleId="TableCellCenter10pt">
    <w:name w:val="Table Cell Center 10 pt"/>
    <w:qFormat/>
    <w:rsid w:val="00F5030C"/>
    <w:pPr>
      <w:keepNext/>
      <w:keepLines/>
      <w:spacing w:after="0" w:line="240" w:lineRule="exact"/>
      <w:jc w:val="center"/>
    </w:pPr>
    <w:rPr>
      <w:rFonts w:ascii="Times New Roman" w:eastAsia="MS Gothic" w:hAnsi="Times New Roman" w:cs="Times New Roman"/>
      <w:sz w:val="20"/>
      <w:szCs w:val="24"/>
    </w:rPr>
  </w:style>
  <w:style w:type="paragraph" w:customStyle="1" w:styleId="TableCellDecimal10pt">
    <w:name w:val="Table Cell Decimal 10 pt"/>
    <w:qFormat/>
    <w:rsid w:val="00F5030C"/>
    <w:pPr>
      <w:tabs>
        <w:tab w:val="decimal" w:pos="540"/>
      </w:tabs>
      <w:spacing w:after="0" w:line="240" w:lineRule="auto"/>
    </w:pPr>
    <w:rPr>
      <w:rFonts w:ascii="Times New Roman" w:eastAsia="MS Gothic" w:hAnsi="Times New Roman" w:cs="Times New Roman"/>
      <w:sz w:val="20"/>
      <w:szCs w:val="24"/>
    </w:rPr>
  </w:style>
  <w:style w:type="paragraph" w:customStyle="1" w:styleId="TableCellLeft10pt">
    <w:name w:val="Table Cell Left 10 pt"/>
    <w:qFormat/>
    <w:rsid w:val="00F5030C"/>
    <w:pPr>
      <w:keepNext/>
      <w:keepLines/>
      <w:spacing w:after="0" w:line="240" w:lineRule="exact"/>
    </w:pPr>
    <w:rPr>
      <w:rFonts w:ascii="Times New Roman" w:eastAsia="MS Gothic" w:hAnsi="Times New Roman" w:cs="Times New Roman"/>
      <w:sz w:val="20"/>
      <w:szCs w:val="24"/>
    </w:rPr>
  </w:style>
  <w:style w:type="paragraph" w:customStyle="1" w:styleId="TableColHeadingCenter10pt">
    <w:name w:val="Table Col Heading Center 10 pt"/>
    <w:qFormat/>
    <w:rsid w:val="00F5030C"/>
    <w:pPr>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F5030C"/>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F5030C"/>
    <w:pPr>
      <w:spacing w:after="0" w:line="240" w:lineRule="auto"/>
      <w:jc w:val="right"/>
    </w:pPr>
    <w:rPr>
      <w:rFonts w:ascii="Times New Roman" w:eastAsia="MS Gothic" w:hAnsi="Times New Roman" w:cs="Times New Roman"/>
      <w:sz w:val="20"/>
      <w:szCs w:val="24"/>
    </w:rPr>
  </w:style>
  <w:style w:type="paragraph" w:customStyle="1" w:styleId="TableFootnoteLetter9pt">
    <w:name w:val="Table Footnote Letter 9 pt"/>
    <w:rsid w:val="00F5030C"/>
    <w:pPr>
      <w:numPr>
        <w:numId w:val="32"/>
      </w:numPr>
      <w:spacing w:after="0" w:line="240" w:lineRule="auto"/>
    </w:pPr>
    <w:rPr>
      <w:rFonts w:ascii="Times New Roman" w:eastAsia="MS Gothic" w:hAnsi="Times New Roman" w:cs="Times New Roman"/>
      <w:sz w:val="18"/>
      <w:szCs w:val="24"/>
    </w:rPr>
  </w:style>
  <w:style w:type="paragraph" w:customStyle="1" w:styleId="TableHeadingTextCenter10pt">
    <w:name w:val="Table Heading Text Center 10 pt"/>
    <w:rsid w:val="00F5030C"/>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F5030C"/>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F5030C"/>
    <w:pPr>
      <w:numPr>
        <w:numId w:val="29"/>
      </w:numPr>
      <w:spacing w:after="0" w:line="240" w:lineRule="auto"/>
      <w:ind w:left="259" w:hanging="187"/>
    </w:pPr>
    <w:rPr>
      <w:rFonts w:ascii="Times New Roman" w:eastAsia="MS Gothic" w:hAnsi="Times New Roman" w:cs="Times New Roman"/>
      <w:sz w:val="20"/>
      <w:szCs w:val="48"/>
    </w:rPr>
  </w:style>
  <w:style w:type="paragraph" w:customStyle="1" w:styleId="TableListNumber10pt">
    <w:name w:val="Table List Number 10 pt"/>
    <w:qFormat/>
    <w:rsid w:val="00F5030C"/>
    <w:pPr>
      <w:numPr>
        <w:numId w:val="30"/>
      </w:numPr>
      <w:spacing w:after="0" w:line="240" w:lineRule="auto"/>
      <w:ind w:left="244" w:hanging="86"/>
    </w:pPr>
    <w:rPr>
      <w:rFonts w:ascii="Times New Roman" w:eastAsia="MS Gothic" w:hAnsi="Times New Roman" w:cs="Times New Roman"/>
      <w:sz w:val="20"/>
      <w:szCs w:val="48"/>
    </w:rPr>
  </w:style>
  <w:style w:type="paragraph" w:customStyle="1" w:styleId="TableNote9pt">
    <w:name w:val="Table Note 9 pt"/>
    <w:next w:val="Paragraph"/>
    <w:qFormat/>
    <w:rsid w:val="00F5030C"/>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character" w:customStyle="1" w:styleId="ui-provider">
    <w:name w:val="ui-provider"/>
    <w:basedOn w:val="DefaultParagraphFont"/>
    <w:rsid w:val="00307D3E"/>
  </w:style>
  <w:style w:type="paragraph" w:customStyle="1" w:styleId="Default">
    <w:name w:val="Default"/>
    <w:rsid w:val="0051117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7194">
      <w:bodyDiv w:val="1"/>
      <w:marLeft w:val="0"/>
      <w:marRight w:val="0"/>
      <w:marTop w:val="0"/>
      <w:marBottom w:val="0"/>
      <w:divBdr>
        <w:top w:val="none" w:sz="0" w:space="0" w:color="auto"/>
        <w:left w:val="none" w:sz="0" w:space="0" w:color="auto"/>
        <w:bottom w:val="none" w:sz="0" w:space="0" w:color="auto"/>
        <w:right w:val="none" w:sz="0" w:space="0" w:color="auto"/>
      </w:divBdr>
    </w:div>
    <w:div w:id="65690665">
      <w:bodyDiv w:val="1"/>
      <w:marLeft w:val="0"/>
      <w:marRight w:val="0"/>
      <w:marTop w:val="0"/>
      <w:marBottom w:val="0"/>
      <w:divBdr>
        <w:top w:val="none" w:sz="0" w:space="0" w:color="auto"/>
        <w:left w:val="none" w:sz="0" w:space="0" w:color="auto"/>
        <w:bottom w:val="none" w:sz="0" w:space="0" w:color="auto"/>
        <w:right w:val="none" w:sz="0" w:space="0" w:color="auto"/>
      </w:divBdr>
      <w:divsChild>
        <w:div w:id="1943107335">
          <w:marLeft w:val="0"/>
          <w:marRight w:val="0"/>
          <w:marTop w:val="0"/>
          <w:marBottom w:val="0"/>
          <w:divBdr>
            <w:top w:val="none" w:sz="0" w:space="0" w:color="auto"/>
            <w:left w:val="none" w:sz="0" w:space="0" w:color="auto"/>
            <w:bottom w:val="none" w:sz="0" w:space="0" w:color="auto"/>
            <w:right w:val="none" w:sz="0" w:space="0" w:color="auto"/>
          </w:divBdr>
        </w:div>
      </w:divsChild>
    </w:div>
    <w:div w:id="258684594">
      <w:bodyDiv w:val="1"/>
      <w:marLeft w:val="0"/>
      <w:marRight w:val="0"/>
      <w:marTop w:val="0"/>
      <w:marBottom w:val="0"/>
      <w:divBdr>
        <w:top w:val="none" w:sz="0" w:space="0" w:color="auto"/>
        <w:left w:val="none" w:sz="0" w:space="0" w:color="auto"/>
        <w:bottom w:val="none" w:sz="0" w:space="0" w:color="auto"/>
        <w:right w:val="none" w:sz="0" w:space="0" w:color="auto"/>
      </w:divBdr>
    </w:div>
    <w:div w:id="265314798">
      <w:bodyDiv w:val="1"/>
      <w:marLeft w:val="0"/>
      <w:marRight w:val="0"/>
      <w:marTop w:val="0"/>
      <w:marBottom w:val="0"/>
      <w:divBdr>
        <w:top w:val="none" w:sz="0" w:space="0" w:color="auto"/>
        <w:left w:val="none" w:sz="0" w:space="0" w:color="auto"/>
        <w:bottom w:val="none" w:sz="0" w:space="0" w:color="auto"/>
        <w:right w:val="none" w:sz="0" w:space="0" w:color="auto"/>
      </w:divBdr>
    </w:div>
    <w:div w:id="287517272">
      <w:bodyDiv w:val="1"/>
      <w:marLeft w:val="0"/>
      <w:marRight w:val="0"/>
      <w:marTop w:val="0"/>
      <w:marBottom w:val="0"/>
      <w:divBdr>
        <w:top w:val="none" w:sz="0" w:space="0" w:color="auto"/>
        <w:left w:val="none" w:sz="0" w:space="0" w:color="auto"/>
        <w:bottom w:val="none" w:sz="0" w:space="0" w:color="auto"/>
        <w:right w:val="none" w:sz="0" w:space="0" w:color="auto"/>
      </w:divBdr>
    </w:div>
    <w:div w:id="428739374">
      <w:bodyDiv w:val="1"/>
      <w:marLeft w:val="0"/>
      <w:marRight w:val="0"/>
      <w:marTop w:val="0"/>
      <w:marBottom w:val="0"/>
      <w:divBdr>
        <w:top w:val="none" w:sz="0" w:space="0" w:color="auto"/>
        <w:left w:val="none" w:sz="0" w:space="0" w:color="auto"/>
        <w:bottom w:val="none" w:sz="0" w:space="0" w:color="auto"/>
        <w:right w:val="none" w:sz="0" w:space="0" w:color="auto"/>
      </w:divBdr>
    </w:div>
    <w:div w:id="429549046">
      <w:bodyDiv w:val="1"/>
      <w:marLeft w:val="0"/>
      <w:marRight w:val="0"/>
      <w:marTop w:val="0"/>
      <w:marBottom w:val="0"/>
      <w:divBdr>
        <w:top w:val="none" w:sz="0" w:space="0" w:color="auto"/>
        <w:left w:val="none" w:sz="0" w:space="0" w:color="auto"/>
        <w:bottom w:val="none" w:sz="0" w:space="0" w:color="auto"/>
        <w:right w:val="none" w:sz="0" w:space="0" w:color="auto"/>
      </w:divBdr>
    </w:div>
    <w:div w:id="454447992">
      <w:bodyDiv w:val="1"/>
      <w:marLeft w:val="0"/>
      <w:marRight w:val="0"/>
      <w:marTop w:val="0"/>
      <w:marBottom w:val="0"/>
      <w:divBdr>
        <w:top w:val="none" w:sz="0" w:space="0" w:color="auto"/>
        <w:left w:val="none" w:sz="0" w:space="0" w:color="auto"/>
        <w:bottom w:val="none" w:sz="0" w:space="0" w:color="auto"/>
        <w:right w:val="none" w:sz="0" w:space="0" w:color="auto"/>
      </w:divBdr>
    </w:div>
    <w:div w:id="533154219">
      <w:bodyDiv w:val="1"/>
      <w:marLeft w:val="0"/>
      <w:marRight w:val="0"/>
      <w:marTop w:val="0"/>
      <w:marBottom w:val="0"/>
      <w:divBdr>
        <w:top w:val="none" w:sz="0" w:space="0" w:color="auto"/>
        <w:left w:val="none" w:sz="0" w:space="0" w:color="auto"/>
        <w:bottom w:val="none" w:sz="0" w:space="0" w:color="auto"/>
        <w:right w:val="none" w:sz="0" w:space="0" w:color="auto"/>
      </w:divBdr>
      <w:divsChild>
        <w:div w:id="412091285">
          <w:marLeft w:val="634"/>
          <w:marRight w:val="0"/>
          <w:marTop w:val="0"/>
          <w:marBottom w:val="0"/>
          <w:divBdr>
            <w:top w:val="none" w:sz="0" w:space="0" w:color="auto"/>
            <w:left w:val="none" w:sz="0" w:space="0" w:color="auto"/>
            <w:bottom w:val="none" w:sz="0" w:space="0" w:color="auto"/>
            <w:right w:val="none" w:sz="0" w:space="0" w:color="auto"/>
          </w:divBdr>
        </w:div>
        <w:div w:id="716053503">
          <w:marLeft w:val="274"/>
          <w:marRight w:val="0"/>
          <w:marTop w:val="0"/>
          <w:marBottom w:val="0"/>
          <w:divBdr>
            <w:top w:val="none" w:sz="0" w:space="0" w:color="auto"/>
            <w:left w:val="none" w:sz="0" w:space="0" w:color="auto"/>
            <w:bottom w:val="none" w:sz="0" w:space="0" w:color="auto"/>
            <w:right w:val="none" w:sz="0" w:space="0" w:color="auto"/>
          </w:divBdr>
        </w:div>
        <w:div w:id="1290355671">
          <w:marLeft w:val="274"/>
          <w:marRight w:val="0"/>
          <w:marTop w:val="0"/>
          <w:marBottom w:val="0"/>
          <w:divBdr>
            <w:top w:val="none" w:sz="0" w:space="0" w:color="auto"/>
            <w:left w:val="none" w:sz="0" w:space="0" w:color="auto"/>
            <w:bottom w:val="none" w:sz="0" w:space="0" w:color="auto"/>
            <w:right w:val="none" w:sz="0" w:space="0" w:color="auto"/>
          </w:divBdr>
        </w:div>
        <w:div w:id="2111007635">
          <w:marLeft w:val="274"/>
          <w:marRight w:val="0"/>
          <w:marTop w:val="0"/>
          <w:marBottom w:val="0"/>
          <w:divBdr>
            <w:top w:val="none" w:sz="0" w:space="0" w:color="auto"/>
            <w:left w:val="none" w:sz="0" w:space="0" w:color="auto"/>
            <w:bottom w:val="none" w:sz="0" w:space="0" w:color="auto"/>
            <w:right w:val="none" w:sz="0" w:space="0" w:color="auto"/>
          </w:divBdr>
        </w:div>
      </w:divsChild>
    </w:div>
    <w:div w:id="716784573">
      <w:bodyDiv w:val="1"/>
      <w:marLeft w:val="0"/>
      <w:marRight w:val="0"/>
      <w:marTop w:val="0"/>
      <w:marBottom w:val="0"/>
      <w:divBdr>
        <w:top w:val="none" w:sz="0" w:space="0" w:color="auto"/>
        <w:left w:val="none" w:sz="0" w:space="0" w:color="auto"/>
        <w:bottom w:val="none" w:sz="0" w:space="0" w:color="auto"/>
        <w:right w:val="none" w:sz="0" w:space="0" w:color="auto"/>
      </w:divBdr>
    </w:div>
    <w:div w:id="786855846">
      <w:bodyDiv w:val="1"/>
      <w:marLeft w:val="0"/>
      <w:marRight w:val="0"/>
      <w:marTop w:val="0"/>
      <w:marBottom w:val="0"/>
      <w:divBdr>
        <w:top w:val="none" w:sz="0" w:space="0" w:color="auto"/>
        <w:left w:val="none" w:sz="0" w:space="0" w:color="auto"/>
        <w:bottom w:val="none" w:sz="0" w:space="0" w:color="auto"/>
        <w:right w:val="none" w:sz="0" w:space="0" w:color="auto"/>
      </w:divBdr>
    </w:div>
    <w:div w:id="885945558">
      <w:bodyDiv w:val="1"/>
      <w:marLeft w:val="0"/>
      <w:marRight w:val="0"/>
      <w:marTop w:val="0"/>
      <w:marBottom w:val="0"/>
      <w:divBdr>
        <w:top w:val="none" w:sz="0" w:space="0" w:color="auto"/>
        <w:left w:val="none" w:sz="0" w:space="0" w:color="auto"/>
        <w:bottom w:val="none" w:sz="0" w:space="0" w:color="auto"/>
        <w:right w:val="none" w:sz="0" w:space="0" w:color="auto"/>
      </w:divBdr>
    </w:div>
    <w:div w:id="1157041150">
      <w:bodyDiv w:val="1"/>
      <w:marLeft w:val="0"/>
      <w:marRight w:val="0"/>
      <w:marTop w:val="0"/>
      <w:marBottom w:val="0"/>
      <w:divBdr>
        <w:top w:val="none" w:sz="0" w:space="0" w:color="auto"/>
        <w:left w:val="none" w:sz="0" w:space="0" w:color="auto"/>
        <w:bottom w:val="none" w:sz="0" w:space="0" w:color="auto"/>
        <w:right w:val="none" w:sz="0" w:space="0" w:color="auto"/>
      </w:divBdr>
      <w:divsChild>
        <w:div w:id="1000038932">
          <w:marLeft w:val="0"/>
          <w:marRight w:val="0"/>
          <w:marTop w:val="0"/>
          <w:marBottom w:val="0"/>
          <w:divBdr>
            <w:top w:val="none" w:sz="0" w:space="0" w:color="auto"/>
            <w:left w:val="none" w:sz="0" w:space="0" w:color="auto"/>
            <w:bottom w:val="none" w:sz="0" w:space="0" w:color="auto"/>
            <w:right w:val="none" w:sz="0" w:space="0" w:color="auto"/>
          </w:divBdr>
        </w:div>
        <w:div w:id="1632250204">
          <w:marLeft w:val="0"/>
          <w:marRight w:val="0"/>
          <w:marTop w:val="0"/>
          <w:marBottom w:val="0"/>
          <w:divBdr>
            <w:top w:val="none" w:sz="0" w:space="0" w:color="auto"/>
            <w:left w:val="none" w:sz="0" w:space="0" w:color="auto"/>
            <w:bottom w:val="none" w:sz="0" w:space="0" w:color="auto"/>
            <w:right w:val="none" w:sz="0" w:space="0" w:color="auto"/>
          </w:divBdr>
        </w:div>
      </w:divsChild>
    </w:div>
    <w:div w:id="1198011789">
      <w:bodyDiv w:val="1"/>
      <w:marLeft w:val="0"/>
      <w:marRight w:val="0"/>
      <w:marTop w:val="0"/>
      <w:marBottom w:val="0"/>
      <w:divBdr>
        <w:top w:val="none" w:sz="0" w:space="0" w:color="auto"/>
        <w:left w:val="none" w:sz="0" w:space="0" w:color="auto"/>
        <w:bottom w:val="none" w:sz="0" w:space="0" w:color="auto"/>
        <w:right w:val="none" w:sz="0" w:space="0" w:color="auto"/>
      </w:divBdr>
    </w:div>
    <w:div w:id="1225875332">
      <w:bodyDiv w:val="1"/>
      <w:marLeft w:val="0"/>
      <w:marRight w:val="0"/>
      <w:marTop w:val="0"/>
      <w:marBottom w:val="0"/>
      <w:divBdr>
        <w:top w:val="none" w:sz="0" w:space="0" w:color="auto"/>
        <w:left w:val="none" w:sz="0" w:space="0" w:color="auto"/>
        <w:bottom w:val="none" w:sz="0" w:space="0" w:color="auto"/>
        <w:right w:val="none" w:sz="0" w:space="0" w:color="auto"/>
      </w:divBdr>
    </w:div>
    <w:div w:id="1296645096">
      <w:bodyDiv w:val="1"/>
      <w:marLeft w:val="0"/>
      <w:marRight w:val="0"/>
      <w:marTop w:val="0"/>
      <w:marBottom w:val="0"/>
      <w:divBdr>
        <w:top w:val="none" w:sz="0" w:space="0" w:color="auto"/>
        <w:left w:val="none" w:sz="0" w:space="0" w:color="auto"/>
        <w:bottom w:val="none" w:sz="0" w:space="0" w:color="auto"/>
        <w:right w:val="none" w:sz="0" w:space="0" w:color="auto"/>
      </w:divBdr>
    </w:div>
    <w:div w:id="1332099853">
      <w:bodyDiv w:val="1"/>
      <w:marLeft w:val="0"/>
      <w:marRight w:val="0"/>
      <w:marTop w:val="0"/>
      <w:marBottom w:val="0"/>
      <w:divBdr>
        <w:top w:val="none" w:sz="0" w:space="0" w:color="auto"/>
        <w:left w:val="none" w:sz="0" w:space="0" w:color="auto"/>
        <w:bottom w:val="none" w:sz="0" w:space="0" w:color="auto"/>
        <w:right w:val="none" w:sz="0" w:space="0" w:color="auto"/>
      </w:divBdr>
    </w:div>
    <w:div w:id="1446457995">
      <w:bodyDiv w:val="1"/>
      <w:marLeft w:val="0"/>
      <w:marRight w:val="0"/>
      <w:marTop w:val="0"/>
      <w:marBottom w:val="0"/>
      <w:divBdr>
        <w:top w:val="none" w:sz="0" w:space="0" w:color="auto"/>
        <w:left w:val="none" w:sz="0" w:space="0" w:color="auto"/>
        <w:bottom w:val="none" w:sz="0" w:space="0" w:color="auto"/>
        <w:right w:val="none" w:sz="0" w:space="0" w:color="auto"/>
      </w:divBdr>
    </w:div>
    <w:div w:id="1537506822">
      <w:bodyDiv w:val="1"/>
      <w:marLeft w:val="0"/>
      <w:marRight w:val="0"/>
      <w:marTop w:val="0"/>
      <w:marBottom w:val="0"/>
      <w:divBdr>
        <w:top w:val="none" w:sz="0" w:space="0" w:color="auto"/>
        <w:left w:val="none" w:sz="0" w:space="0" w:color="auto"/>
        <w:bottom w:val="none" w:sz="0" w:space="0" w:color="auto"/>
        <w:right w:val="none" w:sz="0" w:space="0" w:color="auto"/>
      </w:divBdr>
    </w:div>
    <w:div w:id="1540895572">
      <w:bodyDiv w:val="1"/>
      <w:marLeft w:val="0"/>
      <w:marRight w:val="0"/>
      <w:marTop w:val="0"/>
      <w:marBottom w:val="0"/>
      <w:divBdr>
        <w:top w:val="none" w:sz="0" w:space="0" w:color="auto"/>
        <w:left w:val="none" w:sz="0" w:space="0" w:color="auto"/>
        <w:bottom w:val="none" w:sz="0" w:space="0" w:color="auto"/>
        <w:right w:val="none" w:sz="0" w:space="0" w:color="auto"/>
      </w:divBdr>
    </w:div>
    <w:div w:id="1643659069">
      <w:bodyDiv w:val="1"/>
      <w:marLeft w:val="0"/>
      <w:marRight w:val="0"/>
      <w:marTop w:val="0"/>
      <w:marBottom w:val="0"/>
      <w:divBdr>
        <w:top w:val="none" w:sz="0" w:space="0" w:color="auto"/>
        <w:left w:val="none" w:sz="0" w:space="0" w:color="auto"/>
        <w:bottom w:val="none" w:sz="0" w:space="0" w:color="auto"/>
        <w:right w:val="none" w:sz="0" w:space="0" w:color="auto"/>
      </w:divBdr>
    </w:div>
    <w:div w:id="1691445264">
      <w:bodyDiv w:val="1"/>
      <w:marLeft w:val="0"/>
      <w:marRight w:val="0"/>
      <w:marTop w:val="0"/>
      <w:marBottom w:val="0"/>
      <w:divBdr>
        <w:top w:val="none" w:sz="0" w:space="0" w:color="auto"/>
        <w:left w:val="none" w:sz="0" w:space="0" w:color="auto"/>
        <w:bottom w:val="none" w:sz="0" w:space="0" w:color="auto"/>
        <w:right w:val="none" w:sz="0" w:space="0" w:color="auto"/>
      </w:divBdr>
    </w:div>
    <w:div w:id="1694720162">
      <w:bodyDiv w:val="1"/>
      <w:marLeft w:val="0"/>
      <w:marRight w:val="0"/>
      <w:marTop w:val="0"/>
      <w:marBottom w:val="0"/>
      <w:divBdr>
        <w:top w:val="none" w:sz="0" w:space="0" w:color="auto"/>
        <w:left w:val="none" w:sz="0" w:space="0" w:color="auto"/>
        <w:bottom w:val="none" w:sz="0" w:space="0" w:color="auto"/>
        <w:right w:val="none" w:sz="0" w:space="0" w:color="auto"/>
      </w:divBdr>
    </w:div>
    <w:div w:id="1898935844">
      <w:bodyDiv w:val="1"/>
      <w:marLeft w:val="0"/>
      <w:marRight w:val="0"/>
      <w:marTop w:val="0"/>
      <w:marBottom w:val="0"/>
      <w:divBdr>
        <w:top w:val="none" w:sz="0" w:space="0" w:color="auto"/>
        <w:left w:val="none" w:sz="0" w:space="0" w:color="auto"/>
        <w:bottom w:val="none" w:sz="0" w:space="0" w:color="auto"/>
        <w:right w:val="none" w:sz="0" w:space="0" w:color="auto"/>
      </w:divBdr>
    </w:div>
    <w:div w:id="2009090924">
      <w:bodyDiv w:val="1"/>
      <w:marLeft w:val="0"/>
      <w:marRight w:val="0"/>
      <w:marTop w:val="0"/>
      <w:marBottom w:val="0"/>
      <w:divBdr>
        <w:top w:val="none" w:sz="0" w:space="0" w:color="auto"/>
        <w:left w:val="none" w:sz="0" w:space="0" w:color="auto"/>
        <w:bottom w:val="none" w:sz="0" w:space="0" w:color="auto"/>
        <w:right w:val="none" w:sz="0" w:space="0" w:color="auto"/>
      </w:divBdr>
    </w:div>
    <w:div w:id="2099331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rimary_x0020_Group xmlns="8232b823-c570-4f73-8f7b-8ccd286a7884" xsi:nil="true"/>
    <Product_x0020_Code xmlns="8232b823-c570-4f73-8f7b-8ccd286a7884" xsi:nil="true"/>
    <Artifact_x0020_Name xmlns="8232b823-c570-4f73-8f7b-8ccd286a7884" xsi:nil="true"/>
    <Document_x0020_Title xmlns="8232b823-c570-4f73-8f7b-8ccd286a7884" xsi:nil="true"/>
    <dctm_isservice xmlns="8232b823-c570-4f73-8f7b-8ccd286a7884">true</dctm_isservi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A71CEC1E44A94090E4C03046D2AA86" ma:contentTypeVersion="9" ma:contentTypeDescription="Create a new document." ma:contentTypeScope="" ma:versionID="2a24a9c672e188e7dc9e7d114b24857c">
  <xsd:schema xmlns:xsd="http://www.w3.org/2001/XMLSchema" xmlns:xs="http://www.w3.org/2001/XMLSchema" xmlns:p="http://schemas.microsoft.com/office/2006/metadata/properties" xmlns:ns2="8232b823-c570-4f73-8f7b-8ccd286a7884" targetNamespace="http://schemas.microsoft.com/office/2006/metadata/properties" ma:root="true" ma:fieldsID="3bfd7a3c2c002ef58b17bce2edf5e6e4" ns2:_="">
    <xsd:import namespace="8232b823-c570-4f73-8f7b-8ccd286a7884"/>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2b823-c570-4f73-8f7b-8ccd286a7884"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isl xmlns:xsd="http://www.w3.org/2001/XMLSchema" xmlns:xsi="http://www.w3.org/2001/XMLSchema-instance" xmlns="http://www.boldonjames.com/2008/01/sie/internal/label" sislVersion="0" policy="a10f9ac0-5937-4b4f-b459-96aedd9ed2c5" origin="userSelected">
  <element uid="9920fcc9-9f43-4d43-9e3e-b98a219cfd55" value=""/>
</sisl>
</file>

<file path=customXml/itemProps1.xml><?xml version="1.0" encoding="utf-8"?>
<ds:datastoreItem xmlns:ds="http://schemas.openxmlformats.org/officeDocument/2006/customXml" ds:itemID="{2E2D6919-28AE-4F12-85AB-E9BED1085A1E}">
  <ds:schemaRefs>
    <ds:schemaRef ds:uri="http://schemas.openxmlformats.org/officeDocument/2006/bibliography"/>
  </ds:schemaRefs>
</ds:datastoreItem>
</file>

<file path=customXml/itemProps2.xml><?xml version="1.0" encoding="utf-8"?>
<ds:datastoreItem xmlns:ds="http://schemas.openxmlformats.org/officeDocument/2006/customXml" ds:itemID="{C876B5C4-CD66-424F-A6A4-C5149BFC94EC}">
  <ds:schemaRefs>
    <ds:schemaRef ds:uri="http://schemas.microsoft.com/office/2006/documentManagement/types"/>
    <ds:schemaRef ds:uri="http://schemas.microsoft.com/office/infopath/2007/PartnerControls"/>
    <ds:schemaRef ds:uri="http://purl.org/dc/elements/1.1/"/>
    <ds:schemaRef ds:uri="http://purl.org/dc/terms/"/>
    <ds:schemaRef ds:uri="http://schemas.microsoft.com/office/2006/metadata/properties"/>
    <ds:schemaRef ds:uri="http://purl.org/dc/dcmitype/"/>
    <ds:schemaRef ds:uri="http://schemas.openxmlformats.org/package/2006/metadata/core-properties"/>
    <ds:schemaRef ds:uri="8232b823-c570-4f73-8f7b-8ccd286a7884"/>
    <ds:schemaRef ds:uri="http://www.w3.org/XML/1998/namespace"/>
  </ds:schemaRefs>
</ds:datastoreItem>
</file>

<file path=customXml/itemProps3.xml><?xml version="1.0" encoding="utf-8"?>
<ds:datastoreItem xmlns:ds="http://schemas.openxmlformats.org/officeDocument/2006/customXml" ds:itemID="{EE3CED96-F38E-4893-B5FD-028E6AED4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2b823-c570-4f73-8f7b-8ccd286a7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7F6996-FF06-47FA-952E-3DF012C0F77D}">
  <ds:schemaRefs>
    <ds:schemaRef ds:uri="http://schemas.microsoft.com/sharepoint/v3/contenttype/forms"/>
  </ds:schemaRefs>
</ds:datastoreItem>
</file>

<file path=customXml/itemProps5.xml><?xml version="1.0" encoding="utf-8"?>
<ds:datastoreItem xmlns:ds="http://schemas.openxmlformats.org/officeDocument/2006/customXml" ds:itemID="{424A682E-4E51-4716-A86C-4E770C5DC6D6}">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ISIWriter.dotm</Template>
  <TotalTime>49</TotalTime>
  <Pages>27</Pages>
  <Words>7466</Words>
  <Characters>44888</Characters>
  <Application>Microsoft Office Word</Application>
  <DocSecurity>0</DocSecurity>
  <Lines>992</Lines>
  <Paragraphs>451</Paragraphs>
  <ScaleCrop>false</ScaleCrop>
  <HeadingPairs>
    <vt:vector size="2" baseType="variant">
      <vt:variant>
        <vt:lpstr>Title</vt:lpstr>
      </vt:variant>
      <vt:variant>
        <vt:i4>1</vt:i4>
      </vt:variant>
    </vt:vector>
  </HeadingPairs>
  <TitlesOfParts>
    <vt:vector size="1" baseType="lpstr">
      <vt:lpstr>diversity-plan-indication-draft v7.0 template_clean for SLT review_ED_QC.docx</vt:lpstr>
    </vt:vector>
  </TitlesOfParts>
  <Company/>
  <LinksUpToDate>false</LinksUpToDate>
  <CharactersWithSpaces>51930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diversity-plan-indication-draft v7.0 template_clean for SLT review_ED_QC.docx</dc:title>
  <dc:subject/>
  <dc:creator>Dawson, Emily</dc:creator>
  <cp:keywords/>
  <dc:description/>
  <cp:lastModifiedBy>Powell, Deana</cp:lastModifiedBy>
  <cp:revision>5</cp:revision>
  <cp:lastPrinted>2022-08-11T01:13:00Z</cp:lastPrinted>
  <dcterms:created xsi:type="dcterms:W3CDTF">2025-04-09T16:04:00Z</dcterms:created>
  <dcterms:modified xsi:type="dcterms:W3CDTF">2026-03-23T18:48:00Z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Saver">
    <vt:lpwstr>rlEwbwkfUisf5IbnGEN72PKC6Kk4k2Yy</vt:lpwstr>
  </property>
  <property fmtid="{D5CDD505-2E9C-101B-9397-08002B2CF9AE}" pid="3" name="bjDocumentSecurityLabel">
    <vt:lpwstr>Not Classified</vt:lpwstr>
  </property>
  <property fmtid="{D5CDD505-2E9C-101B-9397-08002B2CF9AE}" pid="4" name="ContentTypeId">
    <vt:lpwstr>0x010100E2A71CEC1E44A94090E4C03046D2AA86</vt:lpwstr>
  </property>
  <property fmtid="{D5CDD505-2E9C-101B-9397-08002B2CF9AE}" pid="5" name="Module">
    <vt:lpwstr>ecf4ebef-7074-4f65-bb17-c7f1a7c81e46</vt:lpwstr>
  </property>
  <property fmtid="{D5CDD505-2E9C-101B-9397-08002B2CF9AE}" pid="6" name="docIndexRef">
    <vt:lpwstr>fcbb80e0-5d65-492e-ae51-56b9775c5c8b</vt:lpwstr>
  </property>
  <property fmtid="{D5CDD505-2E9C-101B-9397-08002B2CF9AE}" pid="7"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8" name="bjDocumentLabelXML-0">
    <vt:lpwstr>ames.com/2008/01/sie/internal/label"&gt;&lt;element uid="9920fcc9-9f43-4d43-9e3e-b98a219cfd55" value="" /&gt;&lt;/sisl&gt;</vt:lpwstr>
  </property>
  <property fmtid="{D5CDD505-2E9C-101B-9397-08002B2CF9AE}" pid="9" name="MediaServiceImageTags">
    <vt:lpwstr/>
  </property>
  <property fmtid="{D5CDD505-2E9C-101B-9397-08002B2CF9AE}" pid="10" name="RequestIDText">
    <vt:lpwstr>48576</vt:lpwstr>
  </property>
  <property fmtid="{D5CDD505-2E9C-101B-9397-08002B2CF9AE}" pid="11" name="Request ID">
    <vt:lpwstr/>
  </property>
  <property fmtid="{D5CDD505-2E9C-101B-9397-08002B2CF9AE}" pid="12" name="MerckAIPLabel">
    <vt:lpwstr>Proprietary</vt:lpwstr>
  </property>
  <property fmtid="{D5CDD505-2E9C-101B-9397-08002B2CF9AE}" pid="13" name="MerckAIPDataExchange">
    <vt:lpwstr>!MRKMIP@Proprietary</vt:lpwstr>
  </property>
  <property fmtid="{D5CDD505-2E9C-101B-9397-08002B2CF9AE}" pid="14" name="_AdHocReviewCycleID">
    <vt:i4>-1040589726</vt:i4>
  </property>
  <property fmtid="{D5CDD505-2E9C-101B-9397-08002B2CF9AE}" pid="15" name="_NewReviewCycle">
    <vt:lpwstr/>
  </property>
  <property fmtid="{D5CDD505-2E9C-101B-9397-08002B2CF9AE}" pid="16" name="_EmailSubject">
    <vt:lpwstr>Merck compare examples - Email 1 of 3 - Diversity Plan</vt:lpwstr>
  </property>
  <property fmtid="{D5CDD505-2E9C-101B-9397-08002B2CF9AE}" pid="17" name="_AuthorEmail">
    <vt:lpwstr>deana.powell@merck.com</vt:lpwstr>
  </property>
  <property fmtid="{D5CDD505-2E9C-101B-9397-08002B2CF9AE}" pid="18" name="_AuthorEmailDisplayName">
    <vt:lpwstr>Powell, Deana</vt:lpwstr>
  </property>
  <property fmtid="{D5CDD505-2E9C-101B-9397-08002B2CF9AE}" pid="20" name="MSIP_Label_e81acc0d-dcc4-4dc9-a2c5-be70b05a2fe6_Enabled">
    <vt:lpwstr>true</vt:lpwstr>
  </property>
  <property fmtid="{D5CDD505-2E9C-101B-9397-08002B2CF9AE}" pid="21" name="MSIP_Label_e81acc0d-dcc4-4dc9-a2c5-be70b05a2fe6_SetDate">
    <vt:lpwstr>2024-03-27T19:23:27Z</vt:lpwstr>
  </property>
  <property fmtid="{D5CDD505-2E9C-101B-9397-08002B2CF9AE}" pid="22" name="MSIP_Label_e81acc0d-dcc4-4dc9-a2c5-be70b05a2fe6_Method">
    <vt:lpwstr>Privileged</vt:lpwstr>
  </property>
  <property fmtid="{D5CDD505-2E9C-101B-9397-08002B2CF9AE}" pid="23" name="MSIP_Label_e81acc0d-dcc4-4dc9-a2c5-be70b05a2fe6_Name">
    <vt:lpwstr>e81acc0d-dcc4-4dc9-a2c5-be70b05a2fe6</vt:lpwstr>
  </property>
  <property fmtid="{D5CDD505-2E9C-101B-9397-08002B2CF9AE}" pid="24" name="MSIP_Label_e81acc0d-dcc4-4dc9-a2c5-be70b05a2fe6_SiteId">
    <vt:lpwstr>a00de4ec-48a8-43a6-be74-e31274e2060d</vt:lpwstr>
  </property>
  <property fmtid="{D5CDD505-2E9C-101B-9397-08002B2CF9AE}" pid="25" name="MSIP_Label_e81acc0d-dcc4-4dc9-a2c5-be70b05a2fe6_ActionId">
    <vt:lpwstr>25e18f59-4354-42ab-8c5c-0263cf649b13</vt:lpwstr>
  </property>
  <property fmtid="{D5CDD505-2E9C-101B-9397-08002B2CF9AE}" pid="26" name="MSIP_Label_e81acc0d-dcc4-4dc9-a2c5-be70b05a2fe6_ContentBits">
    <vt:lpwstr>0</vt:lpwstr>
  </property>
  <property fmtid="{D5CDD505-2E9C-101B-9397-08002B2CF9AE}" pid="27" name="Primary Group">
    <vt:lpwstr/>
  </property>
  <property fmtid="{D5CDD505-2E9C-101B-9397-08002B2CF9AE}" pid="28" name="Product Code">
    <vt:lpwstr/>
  </property>
  <property fmtid="{D5CDD505-2E9C-101B-9397-08002B2CF9AE}" pid="29" name="Artifact Name">
    <vt:lpwstr/>
  </property>
  <property fmtid="{D5CDD505-2E9C-101B-9397-08002B2CF9AE}" pid="30" name="Document Title">
    <vt:lpwstr/>
  </property>
  <property fmtid="{D5CDD505-2E9C-101B-9397-08002B2CF9AE}" pid="31" name="RCAM_CITATION_TYPE">
    <vt:lpwstr>CTD|1|1</vt:lpwstr>
  </property>
  <property fmtid="{D5CDD505-2E9C-101B-9397-08002B2CF9AE}" pid="32" name="RCAM_DOC_TYPE">
    <vt:lpwstr>CTD|1</vt:lpwstr>
  </property>
  <property fmtid="{D5CDD505-2E9C-101B-9397-08002B2CF9AE}" pid="33" name="RCAM_CITATION_LIMIT">
    <vt:lpwstr>400</vt:lpwstr>
  </property>
  <property fmtid="{D5CDD505-2E9C-101B-9397-08002B2CF9AE}" pid="34" name="RCAM_CITATION_TYPE_CTD">
    <vt:lpwstr>0</vt:lpwstr>
  </property>
  <property fmtid="{D5CDD505-2E9C-101B-9397-08002B2CF9AE}" pid="35" name="RCAM_MK_NUMBER">
    <vt:lpwstr>2870</vt:lpwstr>
  </property>
  <property fmtid="{D5CDD505-2E9C-101B-9397-08002B2CF9AE}" pid="36" name="RCAM_COMPOUND_TYPE">
    <vt:lpwstr>MK</vt:lpwstr>
  </property>
  <property fmtid="{D5CDD505-2E9C-101B-9397-08002B2CF9AE}" pid="37" name="RCAM_CLINICAL_DOC">
    <vt:bool>true</vt:bool>
  </property>
  <property fmtid="{D5CDD505-2E9C-101B-9397-08002B2CF9AE}" pid="38" name="RCAM_REF_INCLUDED_FINAL_LOR">
    <vt:lpwstr>A</vt:lpwstr>
  </property>
  <property fmtid="{D5CDD505-2E9C-101B-9397-08002B2CF9AE}" pid="39" name="RCAM_REF_INCLUDED_REFERENCE_ID_LIST">
    <vt:lpwstr>A</vt:lpwstr>
  </property>
  <property fmtid="{D5CDD505-2E9C-101B-9397-08002B2CF9AE}" pid="40" name="RCAM_FINAL_LOR_DOCIDS">
    <vt:lpwstr>0</vt:lpwstr>
  </property>
  <property fmtid="{D5CDD505-2E9C-101B-9397-08002B2CF9AE}" pid="41" name="RCAM_CHILDREN_INCLUDED">
    <vt:lpwstr>1</vt:lpwstr>
  </property>
  <property fmtid="{D5CDD505-2E9C-101B-9397-08002B2CF9AE}" pid="42" name="REDS_BIBILO_NAME_INCLUDED">
    <vt:lpwstr>0</vt:lpwstr>
  </property>
  <property fmtid="{D5CDD505-2E9C-101B-9397-08002B2CF9AE}" pid="43" name="_PreviousAdHocReviewCycleID">
    <vt:i4>-1570788854</vt:i4>
  </property>
</Properties>
</file>