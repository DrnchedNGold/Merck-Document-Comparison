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6A38CEAD" ns2:textId="66B007F4" w:rsidR="009239C2" w:rsidRDefault="009239C2" w:rsidP="009239C2">
      <w:pPr>
        <w:pStyle w:val="TOCTitle"/>
      </w:pPr>
      <w:del w:id="1" w:author="GoldenCorpusHarness" w:date="2026-03-28T22:23:45Z">
        <w:r>
          <w:delText>TABLE OF C</w:delText>
        </w:r>
      </w:del>
      <w:ins w:id="2" w:author="GoldenCorpusHarness" w:date="2026-03-28T22:23:45Z">
        <w:r>
          <w:t>SP</w:t>
        </w:r>
      </w:ins>
      <w:r>
        <w:t>ON</w:t>
      </w:r>
      <w:del w:id="3" w:author="GoldenCorpusHarness" w:date="2026-03-28T22:23:45Z">
        <w:r>
          <w:delText>T</w:delText>
        </w:r>
      </w:del>
      <w:ins w:id="4" w:author="GoldenCorpusHarness" w:date="2026-03-28T22:23:45Z">
        <w:r>
          <w:t>SOR’S NAM</w:t>
        </w:r>
      </w:ins>
      <w:r>
        <w:t>E</w:t>
      </w:r>
      <w:del w:id="5" w:author="GoldenCorpusHarness" w:date="2026-03-28T22:23:45Z">
        <w:r>
          <w:delText>NT</w:delText>
        </w:r>
      </w:del>
      <w:ins w:id="6" w:author="GoldenCorpusHarness" w:date="2026-03-28T22:23:45Z">
        <w:r>
          <w:t xml:space="preserve">:Merck </w:t>
        </w:r>
      </w:ins>
      <w:r>
        <w:t>S</w:t>
      </w:r>
      <w:ins w:id="7" w:author="GoldenCorpusHarness" w:date="2026-03-28T22:23:45Z">
        <w:r>
          <w:t>harp &amp; Dohme LLC</w:t>
        </w:r>
      </w:ins>
    </w:p>
    <w:p ns2:paraId="3FD44CC2" ns2:textId="1826EC26" w:rsidR="006967EE" w:rsidRDefault="006967EE">
      <w:pPr>
        <w:pStyle w:val="TOC1"/>
        <w:rPr>
          <w:rFonts w:asciiTheme="minorHAnsi" w:eastAsiaTheme="minorEastAsia" w:hAnsiTheme="minorHAnsi" w:cstheme="minorBidi"/>
          <w:b w:val="0"/>
          <w:caps w:val="0"/>
          <w:noProof/>
          <w:sz w:val="22"/>
          <w:szCs w:val="22"/>
        </w:rPr>
      </w:pPr>
      <w:del w:id="8" w:author="GoldenCorpusHarness" w:date="2026-03-28T22:23:45Z">
        <w:r>
          <w:delText>LI</w:delText>
        </w:r>
      </w:del>
      <w:ins w:id="9" w:author="GoldenCorpusHarness" w:date="2026-03-28T22:23:45Z">
        <w:r>
          <w:t>Rahway, NJ, U</w:t>
        </w:r>
      </w:ins>
      <w:r>
        <w:t>S</w:t>
      </w:r>
      <w:del w:id="10" w:author="GoldenCorpusHarness" w:date="2026-03-28T22:23:45Z">
        <w:r>
          <w:delText>T</w:delText>
        </w:r>
      </w:del>
      <w:ins w:id="11" w:author="GoldenCorpusHarness" w:date="2026-03-28T22:23:45Z">
        <w:r>
          <w:t>A</w:t>
        </w:r>
      </w:ins>
      <w:r>
        <w:t xml:space="preserve"> </w:t>
      </w:r>
      <w:del w:id="12" w:author="GoldenCorpusHarness" w:date="2026-03-28T22:23:45Z">
        <w:r>
          <w:delText>OF TABLE</w:delText>
        </w:r>
      </w:del>
      <w:ins w:id="13" w:author="GoldenCorpusHarness" w:date="2026-03-28T22:23:45Z">
        <w:r>
          <w:t>(M</w:t>
        </w:r>
      </w:ins>
      <w:r>
        <w:t>S</w:t>
      </w:r>
      <w:del w:id="14" w:author="GoldenCorpusHarness" w:date="2026-03-28T22:23:45Z">
        <w:r>
          <w:delText>2</w:delText>
        </w:r>
      </w:del>
      <w:ins w:id="15" w:author="GoldenCorpusHarness" w:date="2026-03-28T22:23:45Z">
        <w:r>
          <w:t>D)</w:t>
        </w:r>
      </w:ins>
    </w:p>
    <w:p ns2:paraId="4E918E4F" ns2:textId="3DD9A618" w:rsidR="006967EE" w:rsidRDefault="006967EE">
      <w:pPr>
        <w:pStyle w:val="TOC1"/>
        <w:rPr>
          <w:rFonts w:asciiTheme="minorHAnsi" w:eastAsiaTheme="minorEastAsia" w:hAnsiTheme="minorHAnsi" w:cstheme="minorBidi"/>
          <w:b w:val="0"/>
          <w:caps w:val="0"/>
          <w:noProof/>
          <w:sz w:val="22"/>
          <w:szCs w:val="22"/>
        </w:rPr>
      </w:pPr>
      <w:del w:id="16" w:author="GoldenCorpusHarness" w:date="2026-03-28T22:23:45Z">
        <w:r>
          <w:delText>LIST OF ABBREVIATIONS AND DEFINITION OF TERMS3</w:delText>
        </w:r>
      </w:del>
    </w:p>
    <w:p ns2:paraId="410D52C0" ns2:textId="7121F240" w:rsidR="006967EE" w:rsidRDefault="006967EE">
      <w:pPr>
        <w:pStyle w:val="TOC1"/>
        <w:rPr>
          <w:rFonts w:asciiTheme="minorHAnsi" w:eastAsiaTheme="minorEastAsia" w:hAnsiTheme="minorHAnsi" w:cstheme="minorBidi"/>
          <w:b w:val="0"/>
          <w:caps w:val="0"/>
          <w:noProof/>
          <w:sz w:val="22"/>
          <w:szCs w:val="22"/>
        </w:rPr>
      </w:pPr>
      <w:del w:id="17" w:author="GoldenCorpusHarness" w:date="2026-03-28T22:23:45Z">
        <w:r>
          <w:delText>EXECUTIVE</w:delText>
        </w:r>
      </w:del>
      <w:ins w:id="18" w:author="GoldenCorpusHarness" w:date="2026-03-28T22:23:45Z">
        <w:r>
          <w:t>Product</w:t>
        </w:r>
      </w:ins>
      <w:r>
        <w:t xml:space="preserve"> </w:t>
      </w:r>
      <w:del w:id="19" w:author="GoldenCorpusHarness" w:date="2026-03-28T22:23:45Z">
        <w:r>
          <w:delText>SU</w:delText>
        </w:r>
      </w:del>
      <w:ins w:id="20" w:author="GoldenCorpusHarness" w:date="2026-03-28T22:23:45Z">
        <w:r>
          <w:t>number and indication:</w:t>
        </w:r>
      </w:ins>
      <w:r>
        <w:t>M</w:t>
      </w:r>
      <w:del w:id="21" w:author="GoldenCorpusHarness" w:date="2026-03-28T22:23:45Z">
        <w:r>
          <w:delText>MARY</w:delText>
        </w:r>
      </w:del>
      <w:ins w:id="22" w:author="GoldenCorpusHarness" w:date="2026-03-28T22:23:45Z">
        <w:r>
          <w:t>K-2870</w:t>
        </w:r>
      </w:ins>
      <w:r>
        <w:t xml:space="preserve"> </w:t>
      </w:r>
      <w:del w:id="23" w:author="GoldenCorpusHarness" w:date="2026-03-28T22:23:45Z">
        <w:r>
          <w:delText>OF</w:delText>
        </w:r>
      </w:del>
      <w:ins w:id="24" w:author="GoldenCorpusHarness" w:date="2026-03-28T22:23:45Z">
        <w:r>
          <w:t>(sacituzumab</w:t>
        </w:r>
      </w:ins>
      <w:r>
        <w:t xml:space="preserve"> </w:t>
      </w:r>
      <w:del w:id="25" w:author="GoldenCorpusHarness" w:date="2026-03-28T22:23:45Z">
        <w:r>
          <w:delText>THE</w:delText>
        </w:r>
      </w:del>
      <w:ins w:id="26" w:author="GoldenCorpusHarness" w:date="2026-03-28T22:23:45Z">
        <w:r>
          <w:t>tirumotecan)</w:t>
        </w:r>
      </w:ins>
      <w:r>
        <w:t xml:space="preserve"> </w:t>
      </w:r>
      <w:del w:id="27" w:author="GoldenCorpusHarness" w:date="2026-03-28T22:23:45Z">
        <w:r>
          <w:delText>SPONSOR’S</w:delText>
        </w:r>
      </w:del>
      <w:ins w:id="28" w:author="GoldenCorpusHarness" w:date="2026-03-28T22:23:45Z">
        <w:r>
          <w:t>cervical</w:t>
        </w:r>
      </w:ins>
      <w:r>
        <w:t xml:space="preserve"> </w:t>
      </w:r>
      <w:del w:id="29" w:author="GoldenCorpusHarness" w:date="2026-03-28T22:23:45Z">
        <w:r>
          <w:delText>US CLINICAL STUDY EFFORT4</w:delText>
        </w:r>
      </w:del>
      <w:ins w:id="30" w:author="GoldenCorpusHarness" w:date="2026-03-28T22:23:45Z">
        <w:r>
          <w:t>cancer</w:t>
        </w:r>
      </w:ins>
    </w:p>
    <w:p ns2:paraId="372C78BA" ns2:textId="6FB024A8" w:rsidR="006967EE" w:rsidRDefault="006967EE">
      <w:pPr>
        <w:pStyle w:val="TOC1"/>
        <w:rPr>
          <w:rFonts w:asciiTheme="minorHAnsi" w:eastAsiaTheme="minorEastAsia" w:hAnsiTheme="minorHAnsi" w:cstheme="minorBidi"/>
          <w:b w:val="0"/>
          <w:caps w:val="0"/>
          <w:noProof/>
          <w:sz w:val="22"/>
          <w:szCs w:val="22"/>
        </w:rPr>
      </w:pPr>
      <w:del w:id="31" w:author="GoldenCorpusHarness" w:date="2026-03-28T22:23:45Z">
        <w:r>
          <w:delText>1OVERVIEW</w:delText>
        </w:r>
      </w:del>
      <w:ins w:id="32" w:author="GoldenCorpusHarness" w:date="2026-03-28T22:23:45Z">
        <w:r>
          <w:t>Studies</w:t>
        </w:r>
      </w:ins>
      <w:r>
        <w:t xml:space="preserve"> </w:t>
      </w:r>
      <w:del w:id="33" w:author="GoldenCorpusHarness" w:date="2026-03-28T22:23:45Z">
        <w:r>
          <w:delText>OF</w:delText>
        </w:r>
      </w:del>
      <w:ins w:id="34" w:author="GoldenCorpusHarness" w:date="2026-03-28T22:23:45Z">
        <w:r>
          <w:t>included</w:t>
        </w:r>
      </w:ins>
      <w:r>
        <w:t xml:space="preserve"> </w:t>
      </w:r>
      <w:del w:id="35" w:author="GoldenCorpusHarness" w:date="2026-03-28T22:23:45Z">
        <w:r>
          <w:delText>THE</w:delText>
        </w:r>
      </w:del>
      <w:ins w:id="36" w:author="GoldenCorpusHarness" w:date="2026-03-28T22:23:45Z">
        <w:r>
          <w:t>in this</w:t>
        </w:r>
      </w:ins>
      <w:r>
        <w:t xml:space="preserve"> D</w:t>
      </w:r>
      <w:del w:id="37" w:author="GoldenCorpusHarness" w:date="2026-03-28T22:23:45Z">
        <w:r>
          <w:delText>ISEASE/CONDITION</w:delText>
        </w:r>
      </w:del>
      <w:ins w:id="38" w:author="GoldenCorpusHarness" w:date="2026-03-28T22:23:45Z">
        <w:r>
          <w:t>iversity Plan</w:t>
        </w:r>
      </w:ins>
      <w:r>
        <w:t>:</w:t>
      </w:r>
      <w:del w:id="39" w:author="GoldenCorpusHarness" w:date="2026-03-28T22:23:45Z">
        <w:r>
          <w:delText xml:space="preserve"> CERVICAL CANCER5</w:delText>
        </w:r>
      </w:del>
    </w:p>
    <w:p ns2:paraId="40203D67" ns2:textId="60F55A79" w:rsidR="006967EE" w:rsidRDefault="006967EE">
      <w:pPr>
        <w:pStyle w:val="TOC2"/>
        <w:rPr>
          <w:rFonts w:asciiTheme="minorHAnsi" w:eastAsiaTheme="minorEastAsia" w:hAnsiTheme="minorHAnsi" w:cstheme="minorBidi"/>
          <w:b w:val="0"/>
          <w:noProof/>
          <w:sz w:val="22"/>
          <w:szCs w:val="22"/>
        </w:rPr>
      </w:pPr>
      <w:r w:rsidRPr="00CB1F10">
        <w:rPr>
          <w:noProof/>
        </w:rPr>
        <w:t>1.1</w:t>
      </w:r>
      <w:r>
        <w:rPr>
          <w:rFonts w:asciiTheme="minorHAnsi" w:eastAsiaTheme="minorEastAsia" w:hAnsiTheme="minorHAnsi" w:cstheme="minorBidi"/>
          <w:b w:val="0"/>
          <w:noProof/>
          <w:sz w:val="22"/>
          <w:szCs w:val="22"/>
        </w:rPr>
        <w:tab/>
      </w:r>
      <w:r w:rsidRPr="00CB1F10">
        <w:rPr>
          <w:noProof/>
        </w:rPr>
        <w:t>Incidence, Mortality, and Prevalence in the Overall Population and Underrepresented Racial and Ethnic Populations</w:t>
      </w:r>
      <w:r>
        <w:rPr>
          <w:noProof/>
          <w:webHidden/>
        </w:rPr>
        <w:tab/>
        <w:t>5</w:t>
      </w:r>
    </w:p>
    <w:p ns2:paraId="2FE07D59" ns2:textId="0F4F7ABA" w:rsidR="006967EE" w:rsidRDefault="006967EE">
      <w:pPr>
        <w:pStyle w:val="TOC2"/>
        <w:rPr>
          <w:rFonts w:asciiTheme="minorHAnsi" w:eastAsiaTheme="minorEastAsia" w:hAnsiTheme="minorHAnsi" w:cstheme="minorBidi"/>
          <w:b w:val="0"/>
          <w:noProof/>
          <w:sz w:val="22"/>
          <w:szCs w:val="22"/>
        </w:rPr>
      </w:pPr>
      <w:del w:id="40" w:author="GoldenCorpusHarness" w:date="2026-03-28T22:23:45Z">
        <w:r>
          <w:delText>1.2Pathophysiology, Diagnosis, Prevention, Screening, or Diagnostic Strategies, and Treatment across Underrepresented Racial and Ethnic Populations9</w:delText>
        </w:r>
      </w:del>
    </w:p>
    <w:p ns2:paraId="52358C82" ns2:textId="0DDCFE5E" w:rsidR="006967EE" w:rsidRDefault="006967EE">
      <w:pPr>
        <w:pStyle w:val="TOC3"/>
        <w:rPr>
          <w:rFonts w:asciiTheme="minorHAnsi" w:eastAsiaTheme="minorEastAsia" w:hAnsiTheme="minorHAnsi" w:cstheme="minorBidi"/>
          <w:noProof/>
          <w:sz w:val="22"/>
          <w:szCs w:val="22"/>
        </w:rPr>
      </w:pPr>
      <w:del w:id="41" w:author="GoldenCorpusHarness" w:date="2026-03-28T22:23:45Z">
        <w:r>
          <w:delText>1.2.1</w:delText>
        </w:r>
      </w:del>
      <w:ins w:id="42" w:author="GoldenCorpusHarness" w:date="2026-03-28T22:23:45Z">
        <w:r>
          <w:t xml:space="preserve">DIVERSITY </w:t>
        </w:r>
      </w:ins>
      <w:r>
        <w:t>P</w:t>
      </w:r>
      <w:del w:id="43" w:author="GoldenCorpusHarness" w:date="2026-03-28T22:23:45Z">
        <w:r>
          <w:delText>athophysiology9</w:delText>
        </w:r>
      </w:del>
      <w:ins w:id="44" w:author="GoldenCorpusHarness" w:date="2026-03-28T22:23:45Z">
        <w:r>
          <w:t>LAN</w:t>
        </w:r>
      </w:ins>
    </w:p>
    <w:p ns2:paraId="6B5C3483" ns2:textId="50512D8A" w:rsidR="006967EE" w:rsidRDefault="006967EE">
      <w:pPr>
        <w:pStyle w:val="TOC3"/>
        <w:rPr>
          <w:rFonts w:asciiTheme="minorHAnsi" w:eastAsiaTheme="minorEastAsia" w:hAnsiTheme="minorHAnsi" w:cstheme="minorBidi"/>
          <w:noProof/>
          <w:sz w:val="22"/>
          <w:szCs w:val="22"/>
        </w:rPr>
      </w:pPr>
      <w:del w:id="45" w:author="GoldenCorpusHarness" w:date="2026-03-28T22:23:45Z">
        <w:r>
          <w:delText>1.2.2Prevention, Screening or Diagnostic Strategies10</w:delText>
        </w:r>
      </w:del>
    </w:p>
    <w:p ns2:paraId="4B5764E6" ns2:textId="3C1E86A7" w:rsidR="006967EE" w:rsidRDefault="006967EE">
      <w:pPr>
        <w:pStyle w:val="TOC3"/>
        <w:rPr>
          <w:rFonts w:asciiTheme="minorHAnsi" w:eastAsiaTheme="minorEastAsia" w:hAnsiTheme="minorHAnsi" w:cstheme="minorBidi"/>
          <w:noProof/>
          <w:sz w:val="22"/>
          <w:szCs w:val="22"/>
        </w:rPr>
      </w:pPr>
      <w:del w:id="46" w:author="GoldenCorpusHarness" w:date="2026-03-28T22:23:45Z">
        <w:r>
          <w:delText>1.</w:delText>
        </w:r>
      </w:del>
      <w:ins w:id="47" w:author="GoldenCorpusHarness" w:date="2026-03-28T22:23:45Z">
        <w:r>
          <w:t>Version Number:</w:t>
        </w:r>
      </w:ins>
      <w:r>
        <w:t>2</w:t>
      </w:r>
      <w:del w:id="48" w:author="GoldenCorpusHarness" w:date="2026-03-28T22:23:45Z">
        <w:r>
          <w:delText>.3Treatment11</w:delText>
        </w:r>
      </w:del>
    </w:p>
    <w:p ns2:paraId="72C6A730" ns2:textId="3DBA6A7E" w:rsidR="006967EE" w:rsidRDefault="006967EE">
      <w:pPr>
        <w:pStyle w:val="TOC1"/>
        <w:rPr>
          <w:rFonts w:asciiTheme="minorHAnsi" w:eastAsiaTheme="minorEastAsia" w:hAnsiTheme="minorHAnsi" w:cstheme="minorBidi"/>
          <w:b w:val="0"/>
          <w:caps w:val="0"/>
          <w:noProof/>
          <w:sz w:val="22"/>
          <w:szCs w:val="22"/>
        </w:rPr>
      </w:pPr>
      <w:del w:id="49" w:author="GoldenCorpusHarness" w:date="2026-03-28T22:23:45Z">
        <w:r>
          <w:delText>2SCOPE OF MEDICAL P</w:delText>
        </w:r>
      </w:del>
      <w:r>
        <w:t>R</w:t>
      </w:r>
      <w:del w:id="50" w:author="GoldenCorpusHarness" w:date="2026-03-28T22:23:45Z">
        <w:r>
          <w:delText>ODUCT</w:delText>
        </w:r>
      </w:del>
      <w:ins w:id="51" w:author="GoldenCorpusHarness" w:date="2026-03-28T22:23:45Z">
        <w:r>
          <w:t>elease</w:t>
        </w:r>
      </w:ins>
      <w:r>
        <w:t xml:space="preserve"> D</w:t>
      </w:r>
      <w:del w:id="52" w:author="GoldenCorpusHarness" w:date="2026-03-28T22:23:45Z">
        <w:r>
          <w:delText>EVELOPME</w:delText>
        </w:r>
      </w:del>
      <w:ins w:id="53" w:author="GoldenCorpusHarness" w:date="2026-03-28T22:23:45Z">
        <w:r>
          <w:t>ate:26-JU</w:t>
        </w:r>
      </w:ins>
      <w:r>
        <w:t>N</w:t>
      </w:r>
      <w:del w:id="54" w:author="GoldenCorpusHarness" w:date="2026-03-28T22:23:45Z">
        <w:r>
          <w:delText>T PROGRAM: MK</w:delText>
        </w:r>
      </w:del>
      <w:r>
        <w:t>-2</w:t>
      </w:r>
      <w:del w:id="55" w:author="GoldenCorpusHarness" w:date="2026-03-28T22:23:45Z">
        <w:r>
          <w:delText>87</w:delText>
        </w:r>
      </w:del>
      <w:r>
        <w:t>0</w:t>
      </w:r>
      <w:del w:id="56" w:author="GoldenCorpusHarness" w:date="2026-03-28T22:23:45Z">
        <w:r>
          <w:delText>11</w:delText>
        </w:r>
      </w:del>
      <w:ins w:id="57" w:author="GoldenCorpusHarness" w:date="2026-03-28T22:23:45Z">
        <w:r>
          <w:t>25</w:t>
        </w:r>
      </w:ins>
    </w:p>
    <w:p ns2:paraId="4A08E242" ns2:textId="025E6444" w:rsidR="006967EE" w:rsidRDefault="006967EE">
      <w:pPr>
        <w:pStyle w:val="TOC2"/>
        <w:rPr>
          <w:rFonts w:asciiTheme="minorHAnsi" w:eastAsiaTheme="minorEastAsia" w:hAnsiTheme="minorHAnsi" w:cstheme="minorBidi"/>
          <w:b w:val="0"/>
          <w:noProof/>
          <w:sz w:val="22"/>
          <w:szCs w:val="22"/>
        </w:rPr>
      </w:pPr>
      <w:del w:id="58" w:author="GoldenCorpusHarness" w:date="2026-03-28T22:23:45Z">
        <w:r>
          <w:delText>2.1Clinical Pharmacology11</w:delText>
        </w:r>
      </w:del>
    </w:p>
    <w:p ns2:paraId="51DCE7B3" ns2:textId="79765B88" w:rsidR="006967EE" w:rsidRDefault="006967EE">
      <w:pPr>
        <w:pStyle w:val="TOC2"/>
        <w:rPr>
          <w:rFonts w:asciiTheme="minorHAnsi" w:eastAsiaTheme="minorEastAsia" w:hAnsiTheme="minorHAnsi" w:cstheme="minorBidi"/>
          <w:b w:val="0"/>
          <w:noProof/>
          <w:sz w:val="22"/>
          <w:szCs w:val="22"/>
        </w:rPr>
      </w:pPr>
      <w:del w:id="59" w:author="GoldenCorpusHarness" w:date="2026-03-28T22:23:45Z">
        <w:r>
          <w:delText>2.2Summary of the Clinical Studies Included in This Diversity Plan12</w:delText>
        </w:r>
      </w:del>
    </w:p>
    <w:p ns2:paraId="22B1A32F" ns2:textId="58C137F0" w:rsidR="006967EE" w:rsidRDefault="006967EE">
      <w:pPr>
        <w:pStyle w:val="TOC3"/>
        <w:rPr>
          <w:rFonts w:asciiTheme="minorHAnsi" w:eastAsiaTheme="minorEastAsia" w:hAnsiTheme="minorHAnsi" w:cstheme="minorBidi"/>
          <w:noProof/>
          <w:sz w:val="22"/>
          <w:szCs w:val="22"/>
        </w:rPr>
      </w:pPr>
      <w:del w:id="60" w:author="GoldenCorpusHarness" w:date="2026-03-28T22:23:45Z">
        <w:r>
          <w:delText>2.2.1MK-2870-02012</w:delText>
        </w:r>
      </w:del>
      <w:ins w:id="61" w:author="GoldenCorpusHarness" w:date="2026-03-28T22:23:45Z">
        <w:r>
          <w:t>TABLE OF CONTENTS</w:t>
        </w:r>
      </w:ins>
    </w:p>
    <w:p ns2:paraId="13CDFDCC" ns2:textId="30A70AC4" w:rsidR="006967EE" w:rsidRDefault="006967EE">
      <w:pPr>
        <w:pStyle w:val="TOC1"/>
        <w:rPr>
          <w:rFonts w:asciiTheme="minorHAnsi" w:eastAsiaTheme="minorEastAsia" w:hAnsiTheme="minorHAnsi" w:cstheme="minorBidi"/>
          <w:b w:val="0"/>
          <w:caps w:val="0"/>
          <w:noProof/>
          <w:sz w:val="22"/>
          <w:szCs w:val="22"/>
        </w:rPr>
      </w:pPr>
      <w:del w:id="62" w:author="GoldenCorpusHarness" w:date="2026-03-28T22:23:45Z">
        <w:r>
          <w:delText>3GO</w:delText>
        </w:r>
      </w:del>
      <w:ins w:id="63" w:author="GoldenCorpusHarness" w:date="2026-03-28T22:23:45Z">
        <w:r>
          <w:t>T</w:t>
        </w:r>
      </w:ins>
      <w:r>
        <w:t>A</w:t>
      </w:r>
      <w:ins w:id="64" w:author="GoldenCorpusHarness" w:date="2026-03-28T22:23:45Z">
        <w:r>
          <w:t>B</w:t>
        </w:r>
      </w:ins>
      <w:r>
        <w:t>L</w:t>
      </w:r>
      <w:del w:id="65" w:author="GoldenCorpusHarness" w:date="2026-03-28T22:23:45Z">
        <w:r>
          <w:delText xml:space="preserve">S FOR </w:delText>
        </w:r>
      </w:del>
      <w:r>
        <w:t>E</w:t>
      </w:r>
      <w:del w:id="66" w:author="GoldenCorpusHarness" w:date="2026-03-28T22:23:45Z">
        <w:r>
          <w:delText>NROLLMENT</w:delText>
        </w:r>
      </w:del>
      <w:r>
        <w:t xml:space="preserve"> OF </w:t>
      </w:r>
      <w:del w:id="67" w:author="GoldenCorpusHarness" w:date="2026-03-28T22:23:45Z">
        <w:r>
          <w:delText>U</w:delText>
        </w:r>
      </w:del>
      <w:ins w:id="68" w:author="GoldenCorpusHarness" w:date="2026-03-28T22:23:45Z">
        <w:r>
          <w:t>CO</w:t>
        </w:r>
      </w:ins>
      <w:r>
        <w:t>N</w:t>
      </w:r>
      <w:del w:id="69" w:author="GoldenCorpusHarness" w:date="2026-03-28T22:23:45Z">
        <w:r>
          <w:delText>DERREPRES</w:delText>
        </w:r>
      </w:del>
      <w:ins w:id="70" w:author="GoldenCorpusHarness" w:date="2026-03-28T22:23:45Z">
        <w:r>
          <w:t>T</w:t>
        </w:r>
      </w:ins>
      <w:r>
        <w:t>ENT</w:t>
      </w:r>
      <w:del w:id="71" w:author="GoldenCorpusHarness" w:date="2026-03-28T22:23:45Z">
        <w:r>
          <w:delText>ED RACIAL AND ETHNIC PARTICIPANT</w:delText>
        </w:r>
      </w:del>
      <w:r>
        <w:t>S</w:t>
      </w:r>
      <w:del w:id="72" w:author="GoldenCorpusHarness" w:date="2026-03-28T22:23:45Z">
        <w:r>
          <w:delText>1</w:delText>
        </w:r>
      </w:del>
      <w:r>
        <w:t>2</w:t>
      </w:r>
    </w:p>
    <w:p ns2:paraId="608E25AB" ns2:textId="01916A27" w:rsidR="006967EE" w:rsidRDefault="006967EE">
      <w:pPr>
        <w:pStyle w:val="TOC1"/>
        <w:rPr>
          <w:rFonts w:asciiTheme="minorHAnsi" w:eastAsiaTheme="minorEastAsia" w:hAnsiTheme="minorHAnsi" w:cstheme="minorBidi"/>
          <w:b w:val="0"/>
          <w:caps w:val="0"/>
          <w:noProof/>
          <w:sz w:val="22"/>
          <w:szCs w:val="22"/>
        </w:rPr>
      </w:pPr>
      <w:del w:id="73" w:author="GoldenCorpusHarness" w:date="2026-03-28T22:23:45Z">
        <w:r>
          <w:delText>4</w:delText>
        </w:r>
      </w:del>
      <w:ins w:id="74" w:author="GoldenCorpusHarness" w:date="2026-03-28T22:23:45Z">
        <w:r>
          <w:t>LI</w:t>
        </w:r>
      </w:ins>
      <w:r>
        <w:t>S</w:t>
      </w:r>
      <w:del w:id="75" w:author="GoldenCorpusHarness" w:date="2026-03-28T22:23:45Z">
        <w:r>
          <w:delText>PECIFIC PLAN</w:delText>
        </w:r>
      </w:del>
      <w:ins w:id="76" w:author="GoldenCorpusHarness" w:date="2026-03-28T22:23:45Z">
        <w:r>
          <w:t>T</w:t>
        </w:r>
      </w:ins>
      <w:r>
        <w:t xml:space="preserve"> OF </w:t>
      </w:r>
      <w:del w:id="77" w:author="GoldenCorpusHarness" w:date="2026-03-28T22:23:45Z">
        <w:r>
          <w:delText>ACTION TO ENROLL AND RE</w:delText>
        </w:r>
      </w:del>
      <w:r>
        <w:t>TA</w:t>
      </w:r>
      <w:del w:id="78" w:author="GoldenCorpusHarness" w:date="2026-03-28T22:23:45Z">
        <w:r>
          <w:delText>IN DIVERSE POPU</w:delText>
        </w:r>
      </w:del>
      <w:ins w:id="79" w:author="GoldenCorpusHarness" w:date="2026-03-28T22:23:45Z">
        <w:r>
          <w:t>B</w:t>
        </w:r>
      </w:ins>
      <w:r>
        <w:t>L</w:t>
      </w:r>
      <w:del w:id="80" w:author="GoldenCorpusHarness" w:date="2026-03-28T22:23:45Z">
        <w:r>
          <w:delText>ATIONS: INITIATIV</w:delText>
        </w:r>
      </w:del>
      <w:r>
        <w:t>ES</w:t>
      </w:r>
      <w:del w:id="81" w:author="GoldenCorpusHarness" w:date="2026-03-28T22:23:45Z">
        <w:r>
          <w:delText>, PARTICIPANT RECRUITMENT AND RETENTION STRATEGIES1</w:delText>
        </w:r>
      </w:del>
      <w:r>
        <w:t>3</w:t>
      </w:r>
    </w:p>
    <w:p ns2:paraId="4847F18E" ns2:textId="714F22B3" w:rsidR="006967EE" w:rsidRDefault="006967EE">
      <w:pPr>
        <w:pStyle w:val="TOC2"/>
        <w:rPr>
          <w:rFonts w:asciiTheme="minorHAnsi" w:eastAsiaTheme="minorEastAsia" w:hAnsiTheme="minorHAnsi" w:cstheme="minorBidi"/>
          <w:b w:val="0"/>
          <w:noProof/>
          <w:sz w:val="22"/>
          <w:szCs w:val="22"/>
        </w:rPr>
      </w:pPr>
      <w:ins w:id="82" w:author="GoldenCorpusHarness" w:date="2026-03-28T22:23:45Z">
        <w:r>
          <w:t>LIST OF ABBREVIATIONS AND DEFINITION OF TERMS</w:t>
        </w:r>
      </w:ins>
      <w:r>
        <w:t>4</w:t>
      </w:r>
      <w:del w:id="83" w:author="GoldenCorpusHarness" w:date="2026-03-28T22:23:45Z">
        <w:r>
          <w:delText>.1Validation and Site Selection13</w:delText>
        </w:r>
      </w:del>
    </w:p>
    <w:p ns2:paraId="0B0AA5A9" ns2:textId="55C1E838" w:rsidR="006967EE" w:rsidRDefault="006967EE">
      <w:pPr>
        <w:pStyle w:val="TOC2"/>
        <w:rPr>
          <w:rFonts w:asciiTheme="minorHAnsi" w:eastAsiaTheme="minorEastAsia" w:hAnsiTheme="minorHAnsi" w:cstheme="minorBidi"/>
          <w:b w:val="0"/>
          <w:noProof/>
          <w:sz w:val="22"/>
          <w:szCs w:val="22"/>
        </w:rPr>
      </w:pPr>
      <w:del w:id="84" w:author="GoldenCorpusHarness" w:date="2026-03-28T22:23:45Z">
        <w:r>
          <w:delText>4.2</w:delText>
        </w:r>
      </w:del>
      <w:ins w:id="85" w:author="GoldenCorpusHarness" w:date="2026-03-28T22:23:45Z">
        <w:r>
          <w:t>TABLE OF REV</w:t>
        </w:r>
      </w:ins>
      <w:r>
        <w:t>I</w:t>
      </w:r>
      <w:del w:id="86" w:author="GoldenCorpusHarness" w:date="2026-03-28T22:23:45Z">
        <w:r>
          <w:delText xml:space="preserve">mplement Activities Focused on Diverse Clinical </w:delText>
        </w:r>
      </w:del>
      <w:r>
        <w:t>S</w:t>
      </w:r>
      <w:del w:id="87" w:author="GoldenCorpusHarness" w:date="2026-03-28T22:23:45Z">
        <w:r>
          <w:delText>tudy Enrollment14</w:delText>
        </w:r>
      </w:del>
      <w:ins w:id="88" w:author="GoldenCorpusHarness" w:date="2026-03-28T22:23:45Z">
        <w:r>
          <w:t>IONS6</w:t>
        </w:r>
      </w:ins>
    </w:p>
    <w:p ns2:paraId="32820C67" ns2:textId="12D2A8ED" w:rsidR="006967EE" w:rsidRDefault="006967EE">
      <w:pPr>
        <w:pStyle w:val="TOC2"/>
        <w:rPr>
          <w:rFonts w:asciiTheme="minorHAnsi" w:eastAsiaTheme="minorEastAsia" w:hAnsiTheme="minorHAnsi" w:cstheme="minorBidi"/>
          <w:b w:val="0"/>
          <w:noProof/>
          <w:sz w:val="22"/>
          <w:szCs w:val="22"/>
        </w:rPr>
      </w:pPr>
      <w:del w:id="89" w:author="GoldenCorpusHarness" w:date="2026-03-28T22:23:45Z">
        <w:r>
          <w:delText>4.3Key</w:delText>
        </w:r>
      </w:del>
      <w:ins w:id="90" w:author="GoldenCorpusHarness" w:date="2026-03-28T22:23:45Z">
        <w:r>
          <w:t>EXECUTIVE</w:t>
        </w:r>
      </w:ins>
      <w:r>
        <w:t xml:space="preserve"> </w:t>
      </w:r>
      <w:del w:id="91" w:author="GoldenCorpusHarness" w:date="2026-03-28T22:23:45Z">
        <w:r>
          <w:delText xml:space="preserve">Partnerships and Patient </w:delText>
        </w:r>
      </w:del>
      <w:ins w:id="92" w:author="GoldenCorpusHarness" w:date="2026-03-28T22:23:45Z">
        <w:r>
          <w:t>SUMM</w:t>
        </w:r>
      </w:ins>
      <w:r>
        <w:t>A</w:t>
      </w:r>
      <w:del w:id="93" w:author="GoldenCorpusHarness" w:date="2026-03-28T22:23:45Z">
        <w:r>
          <w:delText>dvocacy</w:delText>
        </w:r>
      </w:del>
      <w:ins w:id="94" w:author="GoldenCorpusHarness" w:date="2026-03-28T22:23:45Z">
        <w:r>
          <w:t>RY</w:t>
        </w:r>
      </w:ins>
      <w:r>
        <w:t xml:space="preserve"> O</w:t>
      </w:r>
      <w:del w:id="95" w:author="GoldenCorpusHarness" w:date="2026-03-28T22:23:45Z">
        <w:r>
          <w:delText>rganizations18</w:delText>
        </w:r>
      </w:del>
      <w:ins w:id="96" w:author="GoldenCorpusHarness" w:date="2026-03-28T22:23:45Z">
        <w:r>
          <w:t>F THE SPONSOR’S US CLINICAL STUDY EFFORT7</w:t>
        </w:r>
      </w:ins>
    </w:p>
    <w:p ns2:paraId="42229440" ns2:textId="5405A5A3" w:rsidR="006967EE" w:rsidRDefault="006967EE">
      <w:pPr>
        <w:pStyle w:val="TOC2"/>
        <w:rPr>
          <w:rFonts w:asciiTheme="minorHAnsi" w:eastAsiaTheme="minorEastAsia" w:hAnsiTheme="minorHAnsi" w:cstheme="minorBidi"/>
          <w:b w:val="0"/>
          <w:noProof/>
          <w:sz w:val="22"/>
          <w:szCs w:val="22"/>
        </w:rPr>
      </w:pPr>
      <w:del w:id="97" w:author="GoldenCorpusHarness" w:date="2026-03-28T22:23:45Z">
        <w:r>
          <w:delText>4.4</w:delText>
        </w:r>
      </w:del>
      <w:ins w:id="98" w:author="GoldenCorpusHarness" w:date="2026-03-28T22:23:45Z">
        <w:r>
          <w:t>1OVERVIEW OF THE DI</w:t>
        </w:r>
      </w:ins>
      <w:r>
        <w:t>S</w:t>
      </w:r>
      <w:del w:id="99" w:author="GoldenCorpusHarness" w:date="2026-03-28T22:23:45Z">
        <w:r>
          <w:delText>tudy Procedures</w:delText>
        </w:r>
      </w:del>
      <w:ins w:id="100" w:author="GoldenCorpusHarness" w:date="2026-03-28T22:23:45Z">
        <w:r>
          <w:t>EASE/CONDITION:</w:t>
        </w:r>
      </w:ins>
      <w:r>
        <w:t xml:space="preserve"> C</w:t>
      </w:r>
      <w:del w:id="101" w:author="GoldenCorpusHarness" w:date="2026-03-28T22:23:45Z">
        <w:r>
          <w:delText>onsiderations20</w:delText>
        </w:r>
      </w:del>
      <w:ins w:id="102" w:author="GoldenCorpusHarness" w:date="2026-03-28T22:23:45Z">
        <w:r>
          <w:t>ERVICAL CANCER8</w:t>
        </w:r>
      </w:ins>
    </w:p>
    <w:p ns2:paraId="439E2401" ns2:textId="431AEA7D" w:rsidR="006967EE" w:rsidRDefault="006967EE">
      <w:pPr>
        <w:pStyle w:val="TOC2"/>
        <w:rPr>
          <w:rFonts w:asciiTheme="minorHAnsi" w:eastAsiaTheme="minorEastAsia" w:hAnsiTheme="minorHAnsi" w:cstheme="minorBidi"/>
          <w:b w:val="0"/>
          <w:noProof/>
          <w:sz w:val="22"/>
          <w:szCs w:val="22"/>
        </w:rPr>
      </w:pPr>
      <w:del w:id="103" w:author="GoldenCorpusHarness" w:date="2026-03-28T22:23:45Z">
        <w:r>
          <w:delText>4</w:delText>
        </w:r>
      </w:del>
      <w:ins w:id="104" w:author="GoldenCorpusHarness" w:date="2026-03-28T22:23:45Z">
        <w:r>
          <w:t>1</w:t>
        </w:r>
      </w:ins>
      <w:r>
        <w:t>.</w:t>
      </w:r>
      <w:del w:id="105" w:author="GoldenCorpusHarness" w:date="2026-03-28T22:23:45Z">
        <w:r>
          <w:delText>5Pl</w:delText>
        </w:r>
      </w:del>
      <w:ins w:id="106" w:author="GoldenCorpusHarness" w:date="2026-03-28T22:23:45Z">
        <w:r>
          <w:t>1Dise</w:t>
        </w:r>
      </w:ins>
      <w:r>
        <w:t>a</w:t>
      </w:r>
      <w:del w:id="107" w:author="GoldenCorpusHarness" w:date="2026-03-28T22:23:45Z">
        <w:r>
          <w:delText>nned U</w:delText>
        </w:r>
      </w:del>
      <w:r>
        <w:t xml:space="preserve">se </w:t>
      </w:r>
      <w:ins w:id="108" w:author="GoldenCorpusHarness" w:date="2026-03-28T22:23:45Z">
        <w:r>
          <w:t>Epidemi</w:t>
        </w:r>
      </w:ins>
      <w:r>
        <w:t>o</w:t>
      </w:r>
      <w:del w:id="109" w:author="GoldenCorpusHarness" w:date="2026-03-28T22:23:45Z">
        <w:r>
          <w:delText>f</w:delText>
        </w:r>
      </w:del>
      <w:ins w:id="110" w:author="GoldenCorpusHarness" w:date="2026-03-28T22:23:45Z">
        <w:r>
          <w:t>logy</w:t>
        </w:r>
      </w:ins>
      <w:r>
        <w:t xml:space="preserve"> </w:t>
      </w:r>
      <w:del w:id="111" w:author="GoldenCorpusHarness" w:date="2026-03-28T22:23:45Z">
        <w:r>
          <w:delText>D</w:delText>
        </w:r>
      </w:del>
      <w:ins w:id="112" w:author="GoldenCorpusHarness" w:date="2026-03-28T22:23:45Z">
        <w:r>
          <w:t>in the Overall Popul</w:t>
        </w:r>
      </w:ins>
      <w:r>
        <w:t>at</w:t>
      </w:r>
      <w:ins w:id="113" w:author="GoldenCorpusHarness" w:date="2026-03-28T22:23:45Z">
        <w:r>
          <w:t xml:space="preserve">ion </w:t>
        </w:r>
      </w:ins>
      <w:r>
        <w:t>a</w:t>
      </w:r>
      <w:del w:id="114" w:author="GoldenCorpusHarness" w:date="2026-03-28T22:23:45Z">
        <w:r>
          <w:delText xml:space="preserve"> From</w:delText>
        </w:r>
      </w:del>
      <w:ins w:id="115" w:author="GoldenCorpusHarness" w:date="2026-03-28T22:23:45Z">
        <w:r>
          <w:t>nd</w:t>
        </w:r>
      </w:ins>
      <w:r>
        <w:t xml:space="preserve"> Underrepresented Racial and Ethnic P</w:t>
      </w:r>
      <w:ins w:id="116" w:author="GoldenCorpusHarness" w:date="2026-03-28T22:23:45Z">
        <w:r>
          <w:t>opul</w:t>
        </w:r>
      </w:ins>
      <w:r>
        <w:t>a</w:t>
      </w:r>
      <w:del w:id="117" w:author="GoldenCorpusHarness" w:date="2026-03-28T22:23:45Z">
        <w:r>
          <w:delText>r</w:delText>
        </w:r>
      </w:del>
      <w:r>
        <w:t>ti</w:t>
      </w:r>
      <w:del w:id="118" w:author="GoldenCorpusHarness" w:date="2026-03-28T22:23:45Z">
        <w:r>
          <w:delText>cipa</w:delText>
        </w:r>
      </w:del>
      <w:ins w:id="119" w:author="GoldenCorpusHarness" w:date="2026-03-28T22:23:45Z">
        <w:r>
          <w:t>o</w:t>
        </w:r>
      </w:ins>
      <w:r>
        <w:t>n</w:t>
      </w:r>
      <w:del w:id="120" w:author="GoldenCorpusHarness" w:date="2026-03-28T22:23:45Z">
        <w:r>
          <w:delText>t</w:delText>
        </w:r>
      </w:del>
      <w:r>
        <w:t>s</w:t>
      </w:r>
      <w:del w:id="121" w:author="GoldenCorpusHarness" w:date="2026-03-28T22:23:45Z">
        <w:r>
          <w:delText>21</w:delText>
        </w:r>
      </w:del>
      <w:ins w:id="122" w:author="GoldenCorpusHarness" w:date="2026-03-28T22:23:45Z">
        <w:r>
          <w:t>8</w:t>
        </w:r>
      </w:ins>
    </w:p>
    <w:p ns2:paraId="24D82284" ns2:textId="476924A7" w:rsidR="006967EE" w:rsidRDefault="006967EE">
      <w:pPr>
        <w:pStyle w:val="TOC2"/>
        <w:rPr>
          <w:rFonts w:asciiTheme="minorHAnsi" w:eastAsiaTheme="minorEastAsia" w:hAnsiTheme="minorHAnsi" w:cstheme="minorBidi"/>
          <w:b w:val="0"/>
          <w:noProof/>
          <w:sz w:val="22"/>
          <w:szCs w:val="22"/>
        </w:rPr>
      </w:pPr>
      <w:del w:id="123" w:author="GoldenCorpusHarness" w:date="2026-03-28T22:23:45Z">
        <w:r>
          <w:delText>4</w:delText>
        </w:r>
      </w:del>
      <w:ins w:id="124" w:author="GoldenCorpusHarness" w:date="2026-03-28T22:23:45Z">
        <w:r>
          <w:t>1</w:t>
        </w:r>
      </w:ins>
      <w:r>
        <w:t>.</w:t>
      </w:r>
      <w:del w:id="125" w:author="GoldenCorpusHarness" w:date="2026-03-28T22:23:45Z">
        <w:r>
          <w:delText>6</w:delText>
        </w:r>
      </w:del>
      <w:ins w:id="126" w:author="GoldenCorpusHarness" w:date="2026-03-28T22:23:45Z">
        <w:r>
          <w:t xml:space="preserve">2Differences in Pathophysiology, Diagnosis, Prevention, Screening, or Diagnostic </w:t>
        </w:r>
      </w:ins>
      <w:r>
        <w:t>St</w:t>
      </w:r>
      <w:del w:id="127" w:author="GoldenCorpusHarness" w:date="2026-03-28T22:23:45Z">
        <w:r>
          <w:delText>u</w:delText>
        </w:r>
      </w:del>
      <w:ins w:id="128" w:author="GoldenCorpusHarness" w:date="2026-03-28T22:23:45Z">
        <w:r>
          <w:t>rategies, an</w:t>
        </w:r>
      </w:ins>
      <w:r>
        <w:t>d</w:t>
      </w:r>
      <w:del w:id="129" w:author="GoldenCorpusHarness" w:date="2026-03-28T22:23:45Z">
        <w:r>
          <w:delText>y</w:delText>
        </w:r>
      </w:del>
      <w:r>
        <w:t xml:space="preserve"> </w:t>
      </w:r>
      <w:del w:id="130" w:author="GoldenCorpusHarness" w:date="2026-03-28T22:23:45Z">
        <w:r>
          <w:delText>Ov</w:delText>
        </w:r>
      </w:del>
      <w:ins w:id="131" w:author="GoldenCorpusHarness" w:date="2026-03-28T22:23:45Z">
        <w:r>
          <w:t>Tr</w:t>
        </w:r>
      </w:ins>
      <w:r>
        <w:t>e</w:t>
      </w:r>
      <w:del w:id="132" w:author="GoldenCorpusHarness" w:date="2026-03-28T22:23:45Z">
        <w:r>
          <w:delText>rsigh</w:delText>
        </w:r>
      </w:del>
      <w:ins w:id="133" w:author="GoldenCorpusHarness" w:date="2026-03-28T22:23:45Z">
        <w:r>
          <w:t>atmen</w:t>
        </w:r>
      </w:ins>
      <w:r>
        <w:t xml:space="preserve">t </w:t>
      </w:r>
      <w:ins w:id="134" w:author="GoldenCorpusHarness" w:date="2026-03-28T22:23:45Z">
        <w:r>
          <w:t>Acr</w:t>
        </w:r>
      </w:ins>
      <w:r>
        <w:t>o</w:t>
      </w:r>
      <w:del w:id="135" w:author="GoldenCorpusHarness" w:date="2026-03-28T22:23:45Z">
        <w:r>
          <w:delText>f</w:delText>
        </w:r>
      </w:del>
      <w:ins w:id="136" w:author="GoldenCorpusHarness" w:date="2026-03-28T22:23:45Z">
        <w:r>
          <w:t>ss</w:t>
        </w:r>
      </w:ins>
      <w:r>
        <w:t xml:space="preserve"> Underrepresented Racial and Ethnic </w:t>
      </w:r>
      <w:del w:id="137" w:author="GoldenCorpusHarness" w:date="2026-03-28T22:23:45Z">
        <w:r>
          <w:delText>E</w:delText>
        </w:r>
      </w:del>
      <w:ins w:id="138" w:author="GoldenCorpusHarness" w:date="2026-03-28T22:23:45Z">
        <w:r>
          <w:t>Populatio</w:t>
        </w:r>
      </w:ins>
      <w:r>
        <w:t>n</w:t>
      </w:r>
      <w:del w:id="139" w:author="GoldenCorpusHarness" w:date="2026-03-28T22:23:45Z">
        <w:r>
          <w:delText>rollment</w:delText>
        </w:r>
      </w:del>
      <w:ins w:id="140" w:author="GoldenCorpusHarness" w:date="2026-03-28T22:23:45Z">
        <w:r>
          <w:t>s1</w:t>
        </w:r>
      </w:ins>
      <w:r>
        <w:t>2</w:t>
      </w:r>
      <w:del w:id="141" w:author="GoldenCorpusHarness" w:date="2026-03-28T22:23:45Z">
        <w:r>
          <w:delText>1</w:delText>
        </w:r>
      </w:del>
    </w:p>
    <w:p ns2:paraId="12B0E7DD" ns2:textId="44BC3518" w:rsidR="006967EE" w:rsidRDefault="006967EE">
      <w:pPr>
        <w:pStyle w:val="TOC1"/>
        <w:rPr>
          <w:rFonts w:asciiTheme="minorHAnsi" w:eastAsiaTheme="minorEastAsia" w:hAnsiTheme="minorHAnsi" w:cstheme="minorBidi"/>
          <w:b w:val="0"/>
          <w:caps w:val="0"/>
          <w:noProof/>
          <w:sz w:val="22"/>
          <w:szCs w:val="22"/>
        </w:rPr>
      </w:pPr>
      <w:del w:id="142" w:author="GoldenCorpusHarness" w:date="2026-03-28T22:23:45Z">
        <w:r>
          <w:delText>5STATUS</w:delText>
        </w:r>
      </w:del>
      <w:ins w:id="143" w:author="GoldenCorpusHarness" w:date="2026-03-28T22:23:45Z">
        <w:r>
          <w:t>1.2.1Differences</w:t>
        </w:r>
      </w:ins>
      <w:r>
        <w:t xml:space="preserve"> </w:t>
      </w:r>
      <w:del w:id="144" w:author="GoldenCorpusHarness" w:date="2026-03-28T22:23:45Z">
        <w:r>
          <w:delText>OF</w:delText>
        </w:r>
      </w:del>
      <w:ins w:id="145" w:author="GoldenCorpusHarness" w:date="2026-03-28T22:23:45Z">
        <w:r>
          <w:t>in</w:t>
        </w:r>
      </w:ins>
      <w:r>
        <w:t xml:space="preserve"> </w:t>
      </w:r>
      <w:del w:id="146" w:author="GoldenCorpusHarness" w:date="2026-03-28T22:23:45Z">
        <w:r>
          <w:delText>MEETING ENROLLMENT GOALS</w:delText>
        </w:r>
      </w:del>
      <w:ins w:id="147" w:author="GoldenCorpusHarness" w:date="2026-03-28T22:23:45Z">
        <w:r>
          <w:t>Pathophysiology1</w:t>
        </w:r>
      </w:ins>
      <w:r>
        <w:t>2</w:t>
      </w:r>
      <w:del w:id="148" w:author="GoldenCorpusHarness" w:date="2026-03-28T22:23:45Z">
        <w:r>
          <w:delText>2</w:delText>
        </w:r>
      </w:del>
    </w:p>
    <w:p ns2:paraId="27BBCED2" ns2:textId="59F1FA6D" w:rsidR="006967EE" w:rsidRDefault="006967EE">
      <w:pPr>
        <w:pStyle w:val="TOC1"/>
        <w:rPr>
          <w:rFonts w:asciiTheme="minorHAnsi" w:eastAsiaTheme="minorEastAsia" w:hAnsiTheme="minorHAnsi" w:cstheme="minorBidi"/>
          <w:b w:val="0"/>
          <w:caps w:val="0"/>
          <w:noProof/>
          <w:sz w:val="22"/>
          <w:szCs w:val="22"/>
        </w:rPr>
      </w:pPr>
      <w:del w:id="149" w:author="GoldenCorpusHarness" w:date="2026-03-28T22:23:45Z">
        <w:r>
          <w:delText>6REFERENCES</w:delText>
        </w:r>
      </w:del>
      <w:ins w:id="150" w:author="GoldenCorpusHarness" w:date="2026-03-28T22:23:45Z">
        <w:r>
          <w:t>1.</w:t>
        </w:r>
      </w:ins>
      <w:r>
        <w:t>2</w:t>
      </w:r>
      <w:del w:id="151" w:author="GoldenCorpusHarness" w:date="2026-03-28T22:23:45Z">
        <w:r>
          <w:delText>3</w:delText>
        </w:r>
      </w:del>
      <w:ins w:id="152" w:author="GoldenCorpusHarness" w:date="2026-03-28T22:23:45Z">
        <w:r>
          <w:t>.1.1HPV Infection12</w:t>
        </w:r>
      </w:ins>
    </w:p>
    <w:bookmarkEnd w:id="1"/>
    <w:p ns2:paraId="47DCDDB9" ns2:textId="06CA40DC" w:rsidR="009239C2" w:rsidRDefault="009239C2" w:rsidP="009239C2">
      <w:pPr>
        <w:pStyle w:val="Paragraph"/>
      </w:pPr>
      <w:ins w:id="153" w:author="GoldenCorpusHarness" w:date="2026-03-28T22:23:45Z">
        <w:r>
          <w:t>1.2.1.2Environmental Factors12</w:t>
        </w:r>
      </w:ins>
    </w:p>
    <w:p ns2:paraId="72A6F759" ns2:textId="43411775" w:rsidR="0086717B" w:rsidRDefault="0086717B" w:rsidP="234F5B5E">
      <w:pPr>
        <w:pStyle w:val="Heading1Unnumbered"/>
        <w:pageBreakBefore/>
      </w:pPr>
      <w:del w:id="154" w:author="GoldenCorpusHarness" w:date="2026-03-28T22:23:45Z">
        <w:r>
          <w:delText>LI</w:delText>
        </w:r>
      </w:del>
      <w:ins w:id="155" w:author="GoldenCorpusHarness" w:date="2026-03-28T22:23:45Z">
        <w:r>
          <w:t xml:space="preserve">1.2.2Differences in Prevention, </w:t>
        </w:r>
      </w:ins>
      <w:r>
        <w:t>S</w:t>
      </w:r>
      <w:del w:id="156" w:author="GoldenCorpusHarness" w:date="2026-03-28T22:23:45Z">
        <w:r>
          <w:delText>T</w:delText>
        </w:r>
      </w:del>
      <w:ins w:id="157" w:author="GoldenCorpusHarness" w:date="2026-03-28T22:23:45Z">
        <w:r>
          <w:t>creening,</w:t>
        </w:r>
      </w:ins>
      <w:r>
        <w:t xml:space="preserve"> </w:t>
      </w:r>
      <w:del w:id="158" w:author="GoldenCorpusHarness" w:date="2026-03-28T22:23:45Z">
        <w:r>
          <w:delText>OF</w:delText>
        </w:r>
      </w:del>
      <w:ins w:id="159" w:author="GoldenCorpusHarness" w:date="2026-03-28T22:23:45Z">
        <w:r>
          <w:t>or</w:t>
        </w:r>
      </w:ins>
      <w:r>
        <w:t xml:space="preserve"> </w:t>
      </w:r>
      <w:del w:id="160" w:author="GoldenCorpusHarness" w:date="2026-03-28T22:23:45Z">
        <w:r>
          <w:delText>TABLE</w:delText>
        </w:r>
      </w:del>
      <w:ins w:id="161" w:author="GoldenCorpusHarness" w:date="2026-03-28T22:23:45Z">
        <w:r>
          <w:t xml:space="preserve">Diagnostic </w:t>
        </w:r>
      </w:ins>
      <w:r>
        <w:t>S</w:t>
      </w:r>
      <w:ins w:id="162" w:author="GoldenCorpusHarness" w:date="2026-03-28T22:23:45Z">
        <w:r>
          <w:t>trategies13</w:t>
        </w:r>
      </w:ins>
    </w:p>
    <w:p ns2:paraId="35FF800B" ns2:textId="73F62064" w:rsidR="006967EE" w:rsidRDefault="006967EE">
      <w:pPr>
        <w:pStyle w:val="TableofFigures"/>
        <w:tabs>
          <w:tab w:val="left" w:pos="1680"/>
        </w:tabs>
        <w:rPr>
          <w:rFonts w:asciiTheme="minorHAnsi" w:eastAsiaTheme="minorEastAsia" w:hAnsiTheme="minorHAnsi" w:cstheme="minorBidi"/>
          <w:noProof/>
          <w:sz w:val="22"/>
          <w:szCs w:val="22"/>
        </w:rPr>
      </w:pPr>
      <w:del w:id="163" w:author="GoldenCorpusHarness" w:date="2026-03-28T22:23:45Z">
        <w:r>
          <w:delText>Tabl</w:delText>
        </w:r>
      </w:del>
      <w:ins w:id="164" w:author="GoldenCorpusHarness" w:date="2026-03-28T22:23:45Z">
        <w:r>
          <w:t>1.2.3Diff</w:t>
        </w:r>
      </w:ins>
      <w:r>
        <w:t>e</w:t>
      </w:r>
      <w:del w:id="165" w:author="GoldenCorpusHarness" w:date="2026-03-28T22:23:45Z">
        <w:r>
          <w:delText xml:space="preserve"> 1Age-adjusted Incid</w:delText>
        </w:r>
      </w:del>
      <w:ins w:id="166" w:author="GoldenCorpusHarness" w:date="2026-03-28T22:23:45Z">
        <w:r>
          <w:t>r</w:t>
        </w:r>
      </w:ins>
      <w:r>
        <w:t>ence</w:t>
      </w:r>
      <w:del w:id="167" w:author="GoldenCorpusHarness" w:date="2026-03-28T22:23:45Z">
        <w:r>
          <w:delText xml:space="preserve"> and E</w:delText>
        </w:r>
      </w:del>
      <w:r>
        <w:t>s</w:t>
      </w:r>
      <w:del w:id="168" w:author="GoldenCorpusHarness" w:date="2026-03-28T22:23:45Z">
        <w:r>
          <w:delText>timated Number of New Cases of Cervical Cancer</w:delText>
        </w:r>
      </w:del>
      <w:r>
        <w:t xml:space="preserve"> in </w:t>
      </w:r>
      <w:ins w:id="169" w:author="GoldenCorpusHarness" w:date="2026-03-28T22:23:45Z">
        <w:r>
          <w:t>Trea</w:t>
        </w:r>
      </w:ins>
      <w:r>
        <w:t>t</w:t>
      </w:r>
      <w:del w:id="170" w:author="GoldenCorpusHarness" w:date="2026-03-28T22:23:45Z">
        <w:r>
          <w:delText>h</w:delText>
        </w:r>
      </w:del>
      <w:ins w:id="171" w:author="GoldenCorpusHarness" w:date="2026-03-28T22:23:45Z">
        <w:r>
          <w:t>m</w:t>
        </w:r>
      </w:ins>
      <w:r>
        <w:t>e</w:t>
      </w:r>
      <w:del w:id="172" w:author="GoldenCorpusHarness" w:date="2026-03-28T22:23:45Z">
        <w:r>
          <w:delText xml:space="preserve"> US, by Age, Race, a</w:delText>
        </w:r>
      </w:del>
      <w:r>
        <w:t>n</w:t>
      </w:r>
      <w:del w:id="173" w:author="GoldenCorpusHarness" w:date="2026-03-28T22:23:45Z">
        <w:r>
          <w:delText>d E</w:delText>
        </w:r>
      </w:del>
      <w:r>
        <w:t>t</w:t>
      </w:r>
      <w:del w:id="174" w:author="GoldenCorpusHarness" w:date="2026-03-28T22:23:45Z">
        <w:r>
          <w:delText>hnicity, 20</w:delText>
        </w:r>
      </w:del>
      <w:r>
        <w:t>16</w:t>
      </w:r>
      <w:del w:id="175" w:author="GoldenCorpusHarness" w:date="2026-03-28T22:23:45Z">
        <w:r>
          <w:delText>-20207</w:delText>
        </w:r>
      </w:del>
    </w:p>
    <w:p ns2:paraId="25E0078E" ns2:textId="3C1D7EC8" w:rsidR="006967EE" w:rsidRDefault="006967EE">
      <w:pPr>
        <w:pStyle w:val="TableofFigures"/>
        <w:tabs>
          <w:tab w:val="left" w:pos="1680"/>
        </w:tabs>
        <w:rPr>
          <w:rFonts w:asciiTheme="minorHAnsi" w:eastAsiaTheme="minorEastAsia" w:hAnsiTheme="minorHAnsi" w:cstheme="minorBidi"/>
          <w:noProof/>
          <w:sz w:val="22"/>
          <w:szCs w:val="22"/>
        </w:rPr>
      </w:pPr>
      <w:del w:id="176" w:author="GoldenCorpusHarness" w:date="2026-03-28T22:23:45Z">
        <w:r>
          <w:delText>Table</w:delText>
        </w:r>
      </w:del>
      <w:ins w:id="177" w:author="GoldenCorpusHarness" w:date="2026-03-28T22:23:45Z">
        <w:r>
          <w:t>2SCOPE</w:t>
        </w:r>
      </w:ins>
      <w:r>
        <w:t xml:space="preserve"> </w:t>
      </w:r>
      <w:del w:id="178" w:author="GoldenCorpusHarness" w:date="2026-03-28T22:23:45Z">
        <w:r>
          <w:delText>2Prevalence</w:delText>
        </w:r>
      </w:del>
      <w:ins w:id="179" w:author="GoldenCorpusHarness" w:date="2026-03-28T22:23:45Z">
        <w:r>
          <w:t>OF</w:t>
        </w:r>
      </w:ins>
      <w:r>
        <w:t xml:space="preserve"> </w:t>
      </w:r>
      <w:del w:id="180" w:author="GoldenCorpusHarness" w:date="2026-03-28T22:23:45Z">
        <w:r>
          <w:delText xml:space="preserve">and </w:delText>
        </w:r>
      </w:del>
      <w:ins w:id="181" w:author="GoldenCorpusHarness" w:date="2026-03-28T22:23:45Z">
        <w:r>
          <w:t>M</w:t>
        </w:r>
      </w:ins>
      <w:r>
        <w:t>E</w:t>
      </w:r>
      <w:del w:id="182" w:author="GoldenCorpusHarness" w:date="2026-03-28T22:23:45Z">
        <w:r>
          <w:delText>stimated Number of</w:delText>
        </w:r>
      </w:del>
      <w:ins w:id="183" w:author="GoldenCorpusHarness" w:date="2026-03-28T22:23:45Z">
        <w:r>
          <w:t>DICAL</w:t>
        </w:r>
      </w:ins>
      <w:r>
        <w:t xml:space="preserve"> P</w:t>
      </w:r>
      <w:del w:id="184" w:author="GoldenCorpusHarness" w:date="2026-03-28T22:23:45Z">
        <w:r>
          <w:delText>rev</w:delText>
        </w:r>
      </w:del>
      <w:ins w:id="185" w:author="GoldenCorpusHarness" w:date="2026-03-28T22:23:45Z">
        <w:r>
          <w:t>RODUCT DEVELOPMENT PROGRAM: s</w:t>
        </w:r>
      </w:ins>
      <w:r>
        <w:t>a</w:t>
      </w:r>
      <w:del w:id="186" w:author="GoldenCorpusHarness" w:date="2026-03-28T22:23:45Z">
        <w:r>
          <w:delText>lent Cases of Cervical Cancer in the US, by Age, Race, and Ethni</w:delText>
        </w:r>
      </w:del>
      <w:r>
        <w:t>cit</w:t>
      </w:r>
      <w:del w:id="187" w:author="GoldenCorpusHarness" w:date="2026-03-28T22:23:45Z">
        <w:r>
          <w:delText>y,</w:delText>
        </w:r>
      </w:del>
      <w:ins w:id="188" w:author="GoldenCorpusHarness" w:date="2026-03-28T22:23:45Z">
        <w:r>
          <w:t>uzumab</w:t>
        </w:r>
      </w:ins>
      <w:r>
        <w:t xml:space="preserve"> </w:t>
      </w:r>
      <w:del w:id="189" w:author="GoldenCorpusHarness" w:date="2026-03-28T22:23:45Z">
        <w:r>
          <w:delText>2023</w:delText>
        </w:r>
      </w:del>
      <w:ins w:id="190" w:author="GoldenCorpusHarness" w:date="2026-03-28T22:23:45Z">
        <w:r>
          <w:t>tirumotecan1</w:t>
        </w:r>
      </w:ins>
      <w:r>
        <w:t>8</w:t>
      </w:r>
    </w:p>
    <w:p ns2:paraId="1E8E9919" ns2:textId="54EAD184" w:rsidR="006967EE" w:rsidRDefault="006967EE">
      <w:pPr>
        <w:pStyle w:val="TableofFigures"/>
        <w:tabs>
          <w:tab w:val="left" w:pos="1680"/>
        </w:tabs>
        <w:rPr>
          <w:rFonts w:asciiTheme="minorHAnsi" w:eastAsiaTheme="minorEastAsia" w:hAnsiTheme="minorHAnsi" w:cstheme="minorBidi"/>
          <w:noProof/>
          <w:sz w:val="22"/>
          <w:szCs w:val="22"/>
        </w:rPr>
      </w:pPr>
      <w:del w:id="191" w:author="GoldenCorpusHarness" w:date="2026-03-28T22:23:45Z">
        <w:r>
          <w:delText>Tab</w:delText>
        </w:r>
      </w:del>
      <w:ins w:id="192" w:author="GoldenCorpusHarness" w:date="2026-03-28T22:23:45Z">
        <w:r>
          <w:t>2.1C</w:t>
        </w:r>
      </w:ins>
      <w:r>
        <w:t>l</w:t>
      </w:r>
      <w:del w:id="193" w:author="GoldenCorpusHarness" w:date="2026-03-28T22:23:45Z">
        <w:r>
          <w:delText>e 3Expected Enrollment Goals by Race and Eth</w:delText>
        </w:r>
      </w:del>
      <w:ins w:id="194" w:author="GoldenCorpusHarness" w:date="2026-03-28T22:23:45Z">
        <w:r>
          <w:t>i</w:t>
        </w:r>
      </w:ins>
      <w:r>
        <w:t>nic</w:t>
      </w:r>
      <w:del w:id="195" w:author="GoldenCorpusHarness" w:date="2026-03-28T22:23:45Z">
        <w:r>
          <w:delText>it</w:delText>
        </w:r>
      </w:del>
      <w:ins w:id="196" w:author="GoldenCorpusHarness" w:date="2026-03-28T22:23:45Z">
        <w:r>
          <w:t>al Pharmacolog</w:t>
        </w:r>
      </w:ins>
      <w:r>
        <w:t>y1</w:t>
      </w:r>
      <w:del w:id="197" w:author="GoldenCorpusHarness" w:date="2026-03-28T22:23:45Z">
        <w:r>
          <w:delText>3</w:delText>
        </w:r>
      </w:del>
      <w:ins w:id="198" w:author="GoldenCorpusHarness" w:date="2026-03-28T22:23:45Z">
        <w:r>
          <w:t>8</w:t>
        </w:r>
      </w:ins>
    </w:p>
    <w:p ns2:paraId="4A30649D" ns2:textId="0A943D08" w:rsidR="0086717B" w:rsidRDefault="0086717B" w:rsidP="0086717B">
      <w:pPr>
        <w:pStyle w:val="Paragraph"/>
      </w:pPr>
      <w:ins w:id="199" w:author="GoldenCorpusHarness" w:date="2026-03-28T22:23:45Z">
        <w:r>
          <w:t>2.2Summary of the Clinical Studies Included in This Diversity Plan18</w:t>
        </w:r>
      </w:ins>
    </w:p>
    <w:p ns2:paraId="41472A91" ns2:textId="2DBACF14" w:rsidR="00B4667E" w:rsidRDefault="00B4667E" w:rsidP="234F5B5E">
      <w:pPr>
        <w:pStyle w:val="Heading1Unnumbered"/>
        <w:pageBreakBefore/>
      </w:pPr>
      <w:del w:id="200" w:author="GoldenCorpusHarness" w:date="2026-03-28T22:23:45Z">
        <w:r>
          <w:delText>LIS</w:delText>
        </w:r>
      </w:del>
      <w:ins w:id="201" w:author="GoldenCorpusHarness" w:date="2026-03-28T22:23:45Z">
        <w:r>
          <w:t>2.2.1</w:t>
        </w:r>
      </w:ins>
      <w:r>
        <w:t>T</w:t>
      </w:r>
      <w:del w:id="202" w:author="GoldenCorpusHarness" w:date="2026-03-28T22:23:45Z">
        <w:r>
          <w:delText xml:space="preserve"> O</w:delText>
        </w:r>
      </w:del>
      <w:ins w:id="203" w:author="GoldenCorpusHarness" w:date="2026-03-28T22:23:45Z">
        <w:r>
          <w:t>ro</w:t>
        </w:r>
      </w:ins>
      <w:r>
        <w:t>F</w:t>
      </w:r>
      <w:del w:id="204" w:author="GoldenCorpusHarness" w:date="2026-03-28T22:23:45Z">
        <w:r>
          <w:delText xml:space="preserve"> ABBREVIATIONS AND DEFINITION OF TERMS</w:delText>
        </w:r>
      </w:del>
      <w:ins w:id="205" w:author="GoldenCorpusHarness" w:date="2026-03-28T22:23:45Z">
        <w:r>
          <w:t>use-02018</w:t>
        </w:r>
      </w:ins>
    </w:p>
    <w:bookmarkEnd w:id="2"/>
    <w:p ns2:paraId="306F1565" ns2:textId="715E70D9" w:rsidR="00AF7071" w:rsidRDefault="0089451F" w:rsidP="008546FB">
      <w:pPr>
        <w:pStyle w:val="Paragraph"/>
        <w:spacing w:after="120"/>
      </w:pPr>
      <w:ins w:id="206" w:author="GoldenCorpusHarness" w:date="2026-03-28T22:23:45Z">
        <w:r>
          <w:t>2.2.2</w:t>
        </w:r>
      </w:ins>
      <w:r>
        <w:t>T</w:t>
      </w:r>
      <w:del w:id="207" w:author="GoldenCorpusHarness" w:date="2026-03-28T22:23:45Z">
        <w:r>
          <w:delText xml:space="preserve">his list </w:delText>
        </w:r>
      </w:del>
      <w:ins w:id="208" w:author="GoldenCorpusHarness" w:date="2026-03-28T22:23:45Z">
        <w:r>
          <w:t>roFu</w:t>
        </w:r>
      </w:ins>
      <w:r>
        <w:t>se</w:t>
      </w:r>
      <w:del w:id="209" w:author="GoldenCorpusHarness" w:date="2026-03-28T22:23:45Z">
        <w:r>
          <w:delText>rves as the first appearance in text.</w:delText>
        </w:r>
      </w:del>
      <w:ins w:id="210" w:author="GoldenCorpusHarness" w:date="2026-03-28T22:23:45Z">
        <w:r>
          <w:t>-03618</w:t>
        </w:r>
      </w:ins>
    </w:p>
    <w:p ns2:paraId="55DF0D2E" ns2:textId="039E88B6" w:rsidR="00E4191A" w:rsidRPr="00F054F7" w:rsidRDefault="00E4191A" w:rsidP="008546FB">
      <w:pPr>
        <w:pStyle w:val="Paragraph"/>
        <w:spacing w:after="120"/>
      </w:pPr>
      <w:ins w:id="211" w:author="GoldenCorpusHarness" w:date="2026-03-28T22:23:45Z">
        <w:r>
          <w:t>3GOALS FOR ENROLLMEN</w:t>
        </w:r>
      </w:ins>
      <w:r>
        <w:t>T</w:t>
      </w:r>
      <w:del w:id="212" w:author="GoldenCorpusHarness" w:date="2026-03-28T22:23:45Z">
        <w:r>
          <w:delText>he</w:delText>
        </w:r>
      </w:del>
      <w:r>
        <w:t xml:space="preserve"> </w:t>
      </w:r>
      <w:del w:id="213" w:author="GoldenCorpusHarness" w:date="2026-03-28T22:23:45Z">
        <w:r>
          <w:delText>following</w:delText>
        </w:r>
      </w:del>
      <w:ins w:id="214" w:author="GoldenCorpusHarness" w:date="2026-03-28T22:23:45Z">
        <w:r>
          <w:t>OF</w:t>
        </w:r>
      </w:ins>
      <w:r>
        <w:t xml:space="preserve"> </w:t>
      </w:r>
      <w:del w:id="215" w:author="GoldenCorpusHarness" w:date="2026-03-28T22:23:45Z">
        <w:r>
          <w:delText>terms</w:delText>
        </w:r>
      </w:del>
      <w:ins w:id="216" w:author="GoldenCorpusHarness" w:date="2026-03-28T22:23:45Z">
        <w:r>
          <w:t>UNDERREPRESENTED</w:t>
        </w:r>
      </w:ins>
      <w:r>
        <w:t xml:space="preserve"> </w:t>
      </w:r>
      <w:del w:id="217" w:author="GoldenCorpusHarness" w:date="2026-03-28T22:23:45Z">
        <w:r>
          <w:delText>may</w:delText>
        </w:r>
      </w:del>
      <w:ins w:id="218" w:author="GoldenCorpusHarness" w:date="2026-03-28T22:23:45Z">
        <w:r>
          <w:t>RACIAL</w:t>
        </w:r>
      </w:ins>
      <w:r>
        <w:t xml:space="preserve"> </w:t>
      </w:r>
      <w:del w:id="219" w:author="GoldenCorpusHarness" w:date="2026-03-28T22:23:45Z">
        <w:r>
          <w:delText>be</w:delText>
        </w:r>
      </w:del>
      <w:ins w:id="220" w:author="GoldenCorpusHarness" w:date="2026-03-28T22:23:45Z">
        <w:r>
          <w:t>AND</w:t>
        </w:r>
      </w:ins>
      <w:r>
        <w:t xml:space="preserve"> </w:t>
      </w:r>
      <w:del w:id="221" w:author="GoldenCorpusHarness" w:date="2026-03-28T22:23:45Z">
        <w:r>
          <w:delText>used</w:delText>
        </w:r>
      </w:del>
      <w:ins w:id="222" w:author="GoldenCorpusHarness" w:date="2026-03-28T22:23:45Z">
        <w:r>
          <w:t>ETHNIC</w:t>
        </w:r>
      </w:ins>
      <w:r>
        <w:t xml:space="preserve"> </w:t>
      </w:r>
      <w:del w:id="223" w:author="GoldenCorpusHarness" w:date="2026-03-28T22:23:45Z">
        <w:r>
          <w:delText>interchangeably in this report:</w:delText>
        </w:r>
      </w:del>
      <w:ins w:id="224" w:author="GoldenCorpusHarness" w:date="2026-03-28T22:23:45Z">
        <w:r>
          <w:t>PARTICIPANTS20</w:t>
        </w:r>
      </w:ins>
    </w:p>
    <w:p ns2:paraId="524AF265" ns2:textId="77777777" w:rsidR="00F054F7" w:rsidRDefault="00F054F7" w:rsidP="00F054F7">
      <w:pPr>
        <w:pStyle w:val="ListBullet"/>
      </w:pPr>
      <w:ins w:id="225" w:author="GoldenCorpusHarness" w:date="2026-03-28T22:23:45Z">
        <w:r>
          <w:t>4</w:t>
        </w:r>
      </w:ins>
      <w:r>
        <w:t>S</w:t>
      </w:r>
      <w:del w:id="226" w:author="GoldenCorpusHarness" w:date="2026-03-28T22:23:45Z">
        <w:r>
          <w:delText>tudy</w:delText>
        </w:r>
      </w:del>
      <w:ins w:id="227" w:author="GoldenCorpusHarness" w:date="2026-03-28T22:23:45Z">
        <w:r>
          <w:t>PECIFIC</w:t>
        </w:r>
      </w:ins>
      <w:r>
        <w:t xml:space="preserve"> </w:t>
      </w:r>
      <w:del w:id="228" w:author="GoldenCorpusHarness" w:date="2026-03-28T22:23:45Z">
        <w:r>
          <w:delText>and</w:delText>
        </w:r>
      </w:del>
      <w:ins w:id="229" w:author="GoldenCorpusHarness" w:date="2026-03-28T22:23:45Z">
        <w:r>
          <w:t>PLAN</w:t>
        </w:r>
      </w:ins>
      <w:r>
        <w:t xml:space="preserve"> </w:t>
      </w:r>
      <w:del w:id="230" w:author="GoldenCorpusHarness" w:date="2026-03-28T22:23:45Z">
        <w:r>
          <w:delText>trial</w:delText>
        </w:r>
      </w:del>
      <w:ins w:id="231" w:author="GoldenCorpusHarness" w:date="2026-03-28T22:23:45Z">
        <w:r>
          <w:t>OF</w:t>
        </w:r>
      </w:ins>
      <w:r>
        <w:t xml:space="preserve"> </w:t>
      </w:r>
      <w:ins w:id="232" w:author="GoldenCorpusHarness" w:date="2026-03-28T22:23:45Z">
        <w:r>
          <w:t>ACTION TO ENROLL AND RETAIN DIVERSE POPULATIONS: INITIATIVES, PARTICIPANT RECRUITMENT AND RETENTION STRATEGIES21</w:t>
        </w:r>
      </w:ins>
    </w:p>
    <w:p ns2:paraId="2041E46F" ns2:textId="77777777" w:rsidR="00F054F7" w:rsidRDefault="00F054F7" w:rsidP="00F054F7">
      <w:pPr>
        <w:pStyle w:val="ListBullet"/>
      </w:pPr>
      <w:del w:id="233" w:author="GoldenCorpusHarness" w:date="2026-03-28T22:23:45Z">
        <w:r>
          <w:delText>B</w:delText>
        </w:r>
      </w:del>
      <w:ins w:id="234" w:author="GoldenCorpusHarness" w:date="2026-03-28T22:23:45Z">
        <w:r>
          <w:t>4.1Va</w:t>
        </w:r>
      </w:ins>
      <w:r>
        <w:t>l</w:t>
      </w:r>
      <w:ins w:id="235" w:author="GoldenCorpusHarness" w:date="2026-03-28T22:23:45Z">
        <w:r>
          <w:t>id</w:t>
        </w:r>
      </w:ins>
      <w:r>
        <w:t>a</w:t>
      </w:r>
      <w:del w:id="236" w:author="GoldenCorpusHarness" w:date="2026-03-28T22:23:45Z">
        <w:r>
          <w:delText>ck</w:delText>
        </w:r>
      </w:del>
      <w:ins w:id="237" w:author="GoldenCorpusHarness" w:date="2026-03-28T22:23:45Z">
        <w:r>
          <w:t>tion</w:t>
        </w:r>
      </w:ins>
      <w:r>
        <w:t xml:space="preserve"> and </w:t>
      </w:r>
      <w:del w:id="238" w:author="GoldenCorpusHarness" w:date="2026-03-28T22:23:45Z">
        <w:r>
          <w:delText>Afr</w:delText>
        </w:r>
      </w:del>
      <w:ins w:id="239" w:author="GoldenCorpusHarness" w:date="2026-03-28T22:23:45Z">
        <w:r>
          <w:t>S</w:t>
        </w:r>
      </w:ins>
      <w:r>
        <w:t>i</w:t>
      </w:r>
      <w:ins w:id="240" w:author="GoldenCorpusHarness" w:date="2026-03-28T22:23:45Z">
        <w:r>
          <w:t>te Sele</w:t>
        </w:r>
      </w:ins>
      <w:r>
        <w:t>c</w:t>
      </w:r>
      <w:del w:id="241" w:author="GoldenCorpusHarness" w:date="2026-03-28T22:23:45Z">
        <w:r>
          <w:delText>a</w:delText>
        </w:r>
      </w:del>
      <w:ins w:id="242" w:author="GoldenCorpusHarness" w:date="2026-03-28T22:23:45Z">
        <w:r>
          <w:t>tio</w:t>
        </w:r>
      </w:ins>
      <w:r>
        <w:t>n</w:t>
      </w:r>
      <w:del w:id="243" w:author="GoldenCorpusHarness" w:date="2026-03-28T22:23:45Z">
        <w:r>
          <w:delText xml:space="preserve"> American</w:delText>
        </w:r>
      </w:del>
      <w:ins w:id="244" w:author="GoldenCorpusHarness" w:date="2026-03-28T22:23:45Z">
        <w:r>
          <w:t>21</w:t>
        </w:r>
      </w:ins>
    </w:p>
    <w:p ns2:paraId="1AE544B4" ns2:textId="77777777" w:rsidR="00F054F7" w:rsidRPr="00E4191A" w:rsidRDefault="00F054F7" w:rsidP="008546FB">
      <w:pPr>
        <w:pStyle w:val="ListBullet"/>
        <w:spacing w:after="120"/>
      </w:pPr>
      <w:del w:id="245" w:author="GoldenCorpusHarness" w:date="2026-03-28T22:23:45Z">
        <w:r>
          <w:delText>Wh</w:delText>
        </w:r>
      </w:del>
      <w:ins w:id="246" w:author="GoldenCorpusHarness" w:date="2026-03-28T22:23:45Z">
        <w:r>
          <w:t>4.2Implement Activ</w:t>
        </w:r>
      </w:ins>
      <w:r>
        <w:t>it</w:t>
      </w:r>
      <w:ins w:id="247" w:author="GoldenCorpusHarness" w:date="2026-03-28T22:23:45Z">
        <w:r>
          <w:t>ies Focused on Divers</w:t>
        </w:r>
      </w:ins>
      <w:r>
        <w:t xml:space="preserve">e </w:t>
      </w:r>
      <w:del w:id="248" w:author="GoldenCorpusHarness" w:date="2026-03-28T22:23:45Z">
        <w:r>
          <w:delText>and non-H</w:delText>
        </w:r>
      </w:del>
      <w:ins w:id="249" w:author="GoldenCorpusHarness" w:date="2026-03-28T22:23:45Z">
        <w:r>
          <w:t>Cl</w:t>
        </w:r>
      </w:ins>
      <w:r>
        <w:t>i</w:t>
      </w:r>
      <w:del w:id="250" w:author="GoldenCorpusHarness" w:date="2026-03-28T22:23:45Z">
        <w:r>
          <w:delText>spa</w:delText>
        </w:r>
      </w:del>
      <w:r>
        <w:t>nic</w:t>
      </w:r>
      <w:ins w:id="251" w:author="GoldenCorpusHarness" w:date="2026-03-28T22:23:45Z">
        <w:r>
          <w:t>al</w:t>
        </w:r>
      </w:ins>
      <w:r>
        <w:t xml:space="preserve"> </w:t>
      </w:r>
      <w:del w:id="252" w:author="GoldenCorpusHarness" w:date="2026-03-28T22:23:45Z">
        <w:r>
          <w:delText>Whi</w:delText>
        </w:r>
      </w:del>
      <w:ins w:id="253" w:author="GoldenCorpusHarness" w:date="2026-03-28T22:23:45Z">
        <w:r>
          <w:t>S</w:t>
        </w:r>
      </w:ins>
      <w:r>
        <w:t>t</w:t>
      </w:r>
      <w:ins w:id="254" w:author="GoldenCorpusHarness" w:date="2026-03-28T22:23:45Z">
        <w:r>
          <w:t>udy Enrollm</w:t>
        </w:r>
      </w:ins>
      <w:r>
        <w:t>e</w:t>
      </w:r>
      <w:ins w:id="255" w:author="GoldenCorpusHarness" w:date="2026-03-28T22:23:45Z">
        <w:r>
          <w:t>nt22</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1649"/>
        <w:gridCol w:w="7341"/>
      </w:tblGrid>
      <w:tr w:rsidR="00B4667E" w:rsidRPr="0052155E" ns2:paraId="14E7BD87" ns2:textId="77777777" w:rsidTr="00C5327F">
        <w:trPr>
          <w:cantSplit/>
          <w:tblHeader/>
        </w:trPr>
        <w:tc>
          <w:tcPr>
            <w:tcW w:w="917" w:type="pct"/>
            <w:vAlign w:val="bottom"/>
          </w:tcPr>
          <w:p ns2:paraId="4DA996B9" ns2:textId="78C6434D" w:rsidR="00B4667E" w:rsidRPr="0052155E" w:rsidRDefault="00B4667E" w:rsidP="00D17B1D">
            <w:pPr>
              <w:pStyle w:val="TableCenter"/>
              <w:spacing w:before="40"/>
              <w:rPr>
                <w:b/>
                <w:sz w:val="22"/>
              </w:rPr>
            </w:pPr>
            <w:r w:rsidRPr="0052155E">
              <w:rPr>
                <w:b/>
                <w:sz w:val="22"/>
              </w:rPr>
              <w:t>Abbreviation</w:t>
            </w:r>
          </w:p>
        </w:tc>
        <w:tc>
          <w:tcPr>
            <w:tcW w:w="4083" w:type="pct"/>
            <w:vAlign w:val="bottom"/>
          </w:tcPr>
          <w:p ns2:paraId="7E080654" ns2:textId="054D50B5" w:rsidR="00B4667E" w:rsidRPr="0052155E" w:rsidRDefault="00B4667E" w:rsidP="00D17B1D">
            <w:pPr>
              <w:pStyle w:val="TableCenter"/>
              <w:spacing w:before="40"/>
              <w:rPr>
                <w:b/>
                <w:sz w:val="22"/>
              </w:rPr>
            </w:pPr>
            <w:r w:rsidRPr="0052155E">
              <w:rPr>
                <w:b/>
                <w:sz w:val="22"/>
              </w:rPr>
              <w:t>Definition</w:t>
            </w:r>
          </w:p>
        </w:tc>
      </w:tr>
      <w:tr w:rsidR="00CA7542" w:rsidRPr="0052155E" ns2:paraId="50DF4A1A" ns2:textId="77777777" w:rsidTr="00C5327F">
        <w:tc>
          <w:tcPr>
            <w:tcW w:w="917" w:type="pct"/>
          </w:tcPr>
          <w:p ns2:paraId="4A3E3257" ns2:textId="1B769FED" w:rsidR="00CA7542" w:rsidRDefault="00CA7542" w:rsidP="00D17B1D">
            <w:pPr>
              <w:pStyle w:val="TableCenter"/>
              <w:spacing w:before="40"/>
              <w:jc w:val="left"/>
              <w:rPr>
                <w:sz w:val="20"/>
                <w:szCs w:val="20"/>
              </w:rPr>
            </w:pPr>
            <w:r>
              <w:rPr>
                <w:sz w:val="20"/>
                <w:szCs w:val="20"/>
              </w:rPr>
              <w:t>ADA</w:t>
            </w:r>
          </w:p>
        </w:tc>
        <w:tc>
          <w:tcPr>
            <w:tcW w:w="4083" w:type="pct"/>
          </w:tcPr>
          <w:p ns2:paraId="4F1E1A2F" ns2:textId="2476DCD2" w:rsidR="00CA7542" w:rsidRPr="001A0E01" w:rsidRDefault="00CA7542" w:rsidP="00D17B1D">
            <w:pPr>
              <w:pStyle w:val="TableCenter"/>
              <w:spacing w:before="40"/>
              <w:jc w:val="left"/>
              <w:rPr>
                <w:sz w:val="20"/>
                <w:szCs w:val="20"/>
              </w:rPr>
            </w:pPr>
            <w:r>
              <w:rPr>
                <w:sz w:val="20"/>
                <w:szCs w:val="20"/>
              </w:rPr>
              <w:t>Antidrug antibody</w:t>
            </w:r>
          </w:p>
        </w:tc>
      </w:tr>
      <w:tr w:rsidR="00887832" w:rsidRPr="0052155E" ns2:paraId="21B6E6B8" ns2:textId="77777777" w:rsidTr="00C5327F">
        <w:tc>
          <w:tcPr>
            <w:tcW w:w="917" w:type="pct"/>
          </w:tcPr>
          <w:p ns2:paraId="3E87D16F" ns2:textId="04220A49" w:rsidR="00887832" w:rsidRDefault="00887832" w:rsidP="00D17B1D">
            <w:pPr>
              <w:pStyle w:val="TableCenter"/>
              <w:spacing w:before="40"/>
              <w:jc w:val="left"/>
              <w:rPr>
                <w:sz w:val="20"/>
                <w:szCs w:val="20"/>
              </w:rPr>
            </w:pPr>
            <w:r>
              <w:rPr>
                <w:sz w:val="20"/>
                <w:szCs w:val="20"/>
              </w:rPr>
              <w:t>ASCO-ACCC</w:t>
            </w:r>
          </w:p>
        </w:tc>
        <w:tc>
          <w:tcPr>
            <w:tcW w:w="4083" w:type="pct"/>
          </w:tcPr>
          <w:p ns2:paraId="7B7A6663" ns2:textId="5B0B1252" w:rsidR="00887832" w:rsidRPr="001A0E01" w:rsidRDefault="00887832" w:rsidP="00D17B1D">
            <w:pPr>
              <w:pStyle w:val="TableCenter"/>
              <w:spacing w:before="40"/>
              <w:jc w:val="left"/>
              <w:rPr>
                <w:sz w:val="20"/>
                <w:szCs w:val="20"/>
              </w:rPr>
            </w:pPr>
            <w:r w:rsidRPr="008A1089">
              <w:rPr>
                <w:sz w:val="20"/>
                <w:szCs w:val="20"/>
              </w:rPr>
              <w:t>American Society of Clinical Oncology</w:t>
            </w:r>
            <w:r>
              <w:rPr>
                <w:sz w:val="20"/>
                <w:szCs w:val="20"/>
              </w:rPr>
              <w:t>-</w:t>
            </w:r>
            <w:r w:rsidRPr="008A1089">
              <w:rPr>
                <w:sz w:val="20"/>
                <w:szCs w:val="20"/>
              </w:rPr>
              <w:t>Association of Community Cancer Centers</w:t>
            </w:r>
          </w:p>
        </w:tc>
      </w:tr>
      <w:tr w:rsidR="00887832" w:rsidRPr="0052155E" ns2:paraId="5A74DDC8" ns2:textId="77777777" w:rsidTr="00C5327F">
        <w:tc>
          <w:tcPr>
            <w:tcW w:w="917" w:type="pct"/>
          </w:tcPr>
          <w:p ns2:paraId="5BCEADEA" ns2:textId="22C8F105" w:rsidR="00887832" w:rsidRDefault="00887832" w:rsidP="00D17B1D">
            <w:pPr>
              <w:pStyle w:val="TableCenter"/>
              <w:spacing w:before="40"/>
              <w:jc w:val="left"/>
              <w:rPr>
                <w:sz w:val="20"/>
              </w:rPr>
            </w:pPr>
            <w:r>
              <w:rPr>
                <w:sz w:val="20"/>
              </w:rPr>
              <w:t>CBO</w:t>
            </w:r>
          </w:p>
        </w:tc>
        <w:tc>
          <w:tcPr>
            <w:tcW w:w="4083" w:type="pct"/>
          </w:tcPr>
          <w:p ns2:paraId="22F2DF7F" ns2:textId="1A69A5C1" w:rsidR="00887832" w:rsidRPr="00F94A2F" w:rsidRDefault="00887832" w:rsidP="00D17B1D">
            <w:pPr>
              <w:pStyle w:val="TableCenter"/>
              <w:spacing w:before="40"/>
              <w:jc w:val="left"/>
              <w:rPr>
                <w:sz w:val="20"/>
              </w:rPr>
            </w:pPr>
            <w:r>
              <w:rPr>
                <w:sz w:val="20"/>
                <w:szCs w:val="20"/>
              </w:rPr>
              <w:t>Community-based organization</w:t>
            </w:r>
          </w:p>
        </w:tc>
      </w:tr>
      <w:tr w:rsidR="00887832" w:rsidRPr="0052155E" ns2:paraId="7D710881" ns2:textId="77777777" w:rsidTr="00C5327F">
        <w:tc>
          <w:tcPr>
            <w:tcW w:w="917" w:type="pct"/>
          </w:tcPr>
          <w:p ns2:paraId="7E1DAF5F" ns2:textId="2B9825B4" w:rsidR="00887832" w:rsidRDefault="00887832" w:rsidP="00D17B1D">
            <w:pPr>
              <w:pStyle w:val="TableCenter"/>
              <w:spacing w:before="40"/>
              <w:jc w:val="left"/>
              <w:rPr>
                <w:sz w:val="20"/>
              </w:rPr>
            </w:pPr>
            <w:r>
              <w:rPr>
                <w:sz w:val="20"/>
              </w:rPr>
              <w:t>CRA</w:t>
            </w:r>
          </w:p>
        </w:tc>
        <w:tc>
          <w:tcPr>
            <w:tcW w:w="4083" w:type="pct"/>
          </w:tcPr>
          <w:p ns2:paraId="53DDC23A" ns2:textId="7A547312" w:rsidR="00887832" w:rsidRPr="00227A11" w:rsidRDefault="00887832" w:rsidP="00D17B1D">
            <w:pPr>
              <w:pStyle w:val="TableCenter"/>
              <w:spacing w:before="40"/>
              <w:jc w:val="left"/>
              <w:rPr>
                <w:sz w:val="20"/>
              </w:rPr>
            </w:pPr>
            <w:r>
              <w:rPr>
                <w:sz w:val="20"/>
              </w:rPr>
              <w:t>Clinical Research Associate</w:t>
            </w:r>
          </w:p>
        </w:tc>
      </w:tr>
      <w:tr w:rsidR="00887832" w:rsidRPr="0052155E" ns2:paraId="21E66532" ns2:textId="77777777" w:rsidTr="00C5327F">
        <w:tc>
          <w:tcPr>
            <w:tcW w:w="917" w:type="pct"/>
          </w:tcPr>
          <w:p ns2:paraId="1D2F3691" ns2:textId="27A32062" w:rsidR="00887832" w:rsidRDefault="00887832" w:rsidP="00D17B1D">
            <w:pPr>
              <w:pStyle w:val="TableCenter"/>
              <w:spacing w:before="40"/>
              <w:jc w:val="left"/>
              <w:rPr>
                <w:sz w:val="20"/>
              </w:rPr>
            </w:pPr>
            <w:r>
              <w:rPr>
                <w:sz w:val="20"/>
              </w:rPr>
              <w:t>CSP</w:t>
            </w:r>
          </w:p>
        </w:tc>
        <w:tc>
          <w:tcPr>
            <w:tcW w:w="4083" w:type="pct"/>
          </w:tcPr>
          <w:p ns2:paraId="374D0C87" ns2:textId="37F7BB6C" w:rsidR="00887832" w:rsidRPr="00227A11" w:rsidRDefault="00887832" w:rsidP="00D17B1D">
            <w:pPr>
              <w:pStyle w:val="TableCenter"/>
              <w:spacing w:before="40"/>
              <w:jc w:val="left"/>
              <w:rPr>
                <w:sz w:val="20"/>
              </w:rPr>
            </w:pPr>
            <w:r>
              <w:rPr>
                <w:sz w:val="20"/>
              </w:rPr>
              <w:t>Clinical Site Partnership</w:t>
            </w:r>
          </w:p>
        </w:tc>
      </w:tr>
      <w:tr w:rsidR="00887832" w:rsidRPr="0052155E" ns2:paraId="1054CE8B" ns2:textId="77777777" w:rsidTr="00C5327F">
        <w:tc>
          <w:tcPr>
            <w:tcW w:w="917" w:type="pct"/>
          </w:tcPr>
          <w:p ns2:paraId="2515512A" ns2:textId="4FBE47B8" w:rsidR="00887832" w:rsidRDefault="00887832" w:rsidP="00D17B1D">
            <w:pPr>
              <w:pStyle w:val="TableCenter"/>
              <w:spacing w:before="40"/>
              <w:jc w:val="left"/>
              <w:rPr>
                <w:sz w:val="20"/>
              </w:rPr>
            </w:pPr>
            <w:r>
              <w:rPr>
                <w:sz w:val="20"/>
              </w:rPr>
              <w:t>DCoE</w:t>
            </w:r>
          </w:p>
        </w:tc>
        <w:tc>
          <w:tcPr>
            <w:tcW w:w="4083" w:type="pct"/>
          </w:tcPr>
          <w:p ns2:paraId="3DD786A2" ns2:textId="4299648D" w:rsidR="00887832" w:rsidRDefault="00887832" w:rsidP="00D17B1D">
            <w:pPr>
              <w:pStyle w:val="TableCenter"/>
              <w:spacing w:before="40"/>
              <w:jc w:val="left"/>
              <w:rPr>
                <w:sz w:val="20"/>
              </w:rPr>
            </w:pPr>
            <w:r w:rsidRPr="00887832">
              <w:rPr>
                <w:sz w:val="20"/>
              </w:rPr>
              <w:t>Diverse Centers of Excellence sites</w:t>
            </w:r>
          </w:p>
        </w:tc>
      </w:tr>
      <w:tr w:rsidR="00887832" w:rsidRPr="0052155E" ns2:paraId="75B0E3E7" ns2:textId="77777777" w:rsidTr="00C5327F">
        <w:tc>
          <w:tcPr>
            <w:tcW w:w="917" w:type="pct"/>
          </w:tcPr>
          <w:p ns2:paraId="2D853D00" ns2:textId="0AA5939F" w:rsidR="00887832" w:rsidRPr="00D62AE2" w:rsidRDefault="00887832" w:rsidP="00D17B1D">
            <w:pPr>
              <w:pStyle w:val="TableCenter"/>
              <w:spacing w:before="40"/>
              <w:jc w:val="left"/>
              <w:rPr>
                <w:sz w:val="20"/>
              </w:rPr>
            </w:pPr>
            <w:r>
              <w:rPr>
                <w:sz w:val="20"/>
              </w:rPr>
              <w:t>EMR</w:t>
            </w:r>
          </w:p>
        </w:tc>
        <w:tc>
          <w:tcPr>
            <w:tcW w:w="4083" w:type="pct"/>
          </w:tcPr>
          <w:p ns2:paraId="6B8202C3" ns2:textId="770CD3F3" w:rsidR="00887832" w:rsidRPr="00D62AE2" w:rsidRDefault="00887832" w:rsidP="00D17B1D">
            <w:pPr>
              <w:pStyle w:val="TableCenter"/>
              <w:spacing w:before="40"/>
              <w:jc w:val="left"/>
              <w:rPr>
                <w:sz w:val="20"/>
              </w:rPr>
            </w:pPr>
            <w:r>
              <w:rPr>
                <w:sz w:val="20"/>
              </w:rPr>
              <w:t>Electronic medical record</w:t>
            </w:r>
          </w:p>
        </w:tc>
      </w:tr>
      <w:tr w:rsidR="009859B1" w:rsidRPr="0052155E" ns2:paraId="472A2990" ns2:textId="77777777" w:rsidTr="00C5327F">
        <w:tc>
          <w:tcPr>
            <w:tcW w:w="917" w:type="pct"/>
          </w:tcPr>
          <w:p ns2:paraId="4390932C" ns2:textId="09A294B5" w:rsidR="009859B1" w:rsidRDefault="009859B1" w:rsidP="00D17B1D">
            <w:pPr>
              <w:pStyle w:val="TableCenter"/>
              <w:spacing w:before="40"/>
              <w:jc w:val="left"/>
              <w:rPr>
                <w:sz w:val="20"/>
              </w:rPr>
            </w:pPr>
            <w:r>
              <w:rPr>
                <w:sz w:val="20"/>
              </w:rPr>
              <w:t>ePRO</w:t>
            </w:r>
          </w:p>
        </w:tc>
        <w:tc>
          <w:tcPr>
            <w:tcW w:w="4083" w:type="pct"/>
          </w:tcPr>
          <w:p ns2:paraId="1C6AC592" ns2:textId="18517FDA" w:rsidR="009859B1" w:rsidRDefault="009859B1" w:rsidP="00D17B1D">
            <w:pPr>
              <w:pStyle w:val="TableCenter"/>
              <w:spacing w:before="40"/>
              <w:jc w:val="left"/>
              <w:rPr>
                <w:sz w:val="20"/>
              </w:rPr>
            </w:pPr>
            <w:r>
              <w:rPr>
                <w:sz w:val="20"/>
                <w:szCs w:val="20"/>
              </w:rPr>
              <w:t>Electronic patient-reported outcome</w:t>
            </w:r>
          </w:p>
        </w:tc>
      </w:tr>
      <w:tr w:rsidR="009859B1" w:rsidRPr="0052155E" ns2:paraId="70D24D0C" ns2:textId="77777777" w:rsidTr="00C5327F">
        <w:tc>
          <w:tcPr>
            <w:tcW w:w="917" w:type="pct"/>
          </w:tcPr>
          <w:p ns2:paraId="238E7815" ns2:textId="6A1C08DC" w:rsidR="009859B1" w:rsidRPr="00274DCE" w:rsidRDefault="009859B1" w:rsidP="00D17B1D">
            <w:pPr>
              <w:pStyle w:val="TableCenter"/>
              <w:spacing w:before="40"/>
              <w:jc w:val="left"/>
              <w:rPr>
                <w:sz w:val="20"/>
                <w:szCs w:val="20"/>
              </w:rPr>
            </w:pPr>
            <w:r w:rsidRPr="00334223">
              <w:rPr>
                <w:sz w:val="20"/>
                <w:szCs w:val="20"/>
              </w:rPr>
              <w:t>FDA</w:t>
            </w:r>
          </w:p>
        </w:tc>
        <w:tc>
          <w:tcPr>
            <w:tcW w:w="4083" w:type="pct"/>
          </w:tcPr>
          <w:p ns2:paraId="2BA194B2" ns2:textId="0B94E4D9" w:rsidR="009859B1" w:rsidRPr="00274DCE" w:rsidRDefault="009859B1" w:rsidP="00D17B1D">
            <w:pPr>
              <w:pStyle w:val="TableCenter"/>
              <w:spacing w:before="40"/>
              <w:jc w:val="left"/>
              <w:rPr>
                <w:sz w:val="20"/>
                <w:szCs w:val="20"/>
              </w:rPr>
            </w:pPr>
            <w:r w:rsidRPr="00334223">
              <w:rPr>
                <w:sz w:val="20"/>
                <w:szCs w:val="20"/>
              </w:rPr>
              <w:t>Food and Drug Administration</w:t>
            </w:r>
          </w:p>
        </w:tc>
      </w:tr>
      <w:tr w:rsidR="00B11C9D" w:rsidRPr="0052155E" ns2:paraId="4C392791" ns2:textId="77777777" w:rsidTr="00C5327F">
        <w:tc>
          <w:tcPr>
            <w:tcW w:w="917" w:type="pct"/>
          </w:tcPr>
          <w:p ns2:paraId="6504F54B" ns2:textId="1ACF39BF" w:rsidR="00B11C9D" w:rsidRPr="00334223" w:rsidRDefault="00B11C9D" w:rsidP="00D17B1D">
            <w:pPr>
              <w:pStyle w:val="TableCenter"/>
              <w:spacing w:before="40"/>
              <w:jc w:val="left"/>
              <w:rPr>
                <w:sz w:val="20"/>
                <w:szCs w:val="20"/>
              </w:rPr>
            </w:pPr>
            <w:r>
              <w:rPr>
                <w:sz w:val="20"/>
                <w:szCs w:val="20"/>
              </w:rPr>
              <w:t>GOGp</w:t>
            </w:r>
          </w:p>
        </w:tc>
        <w:tc>
          <w:tcPr>
            <w:tcW w:w="4083" w:type="pct"/>
          </w:tcPr>
          <w:p ns2:paraId="0A432042" ns2:textId="104DA059" w:rsidR="00B11C9D" w:rsidRPr="00B11C9D" w:rsidRDefault="00B11C9D" w:rsidP="00D17B1D">
            <w:pPr>
              <w:pStyle w:val="TableCenter"/>
              <w:spacing w:before="40"/>
              <w:jc w:val="left"/>
              <w:rPr>
                <w:sz w:val="20"/>
                <w:szCs w:val="20"/>
              </w:rPr>
            </w:pPr>
            <w:r w:rsidRPr="00BB28E8">
              <w:rPr>
                <w:sz w:val="20"/>
                <w:szCs w:val="20"/>
              </w:rPr>
              <w:t>Gynecologic Oncology Group partners</w:t>
            </w:r>
          </w:p>
        </w:tc>
      </w:tr>
      <w:tr w:rsidR="009859B1" w:rsidRPr="0052155E" ns2:paraId="59EC7C7D" ns2:textId="77777777" w:rsidTr="00C5327F">
        <w:tc>
          <w:tcPr>
            <w:tcW w:w="917" w:type="pct"/>
          </w:tcPr>
          <w:p ns2:paraId="4FA6B1EE" ns2:textId="4119E7B2" w:rsidR="009859B1" w:rsidRPr="00334223" w:rsidRDefault="009859B1" w:rsidP="00D17B1D">
            <w:pPr>
              <w:pStyle w:val="TableCenter"/>
              <w:spacing w:before="40"/>
              <w:jc w:val="left"/>
              <w:rPr>
                <w:sz w:val="20"/>
                <w:szCs w:val="20"/>
              </w:rPr>
            </w:pPr>
            <w:r>
              <w:rPr>
                <w:sz w:val="20"/>
                <w:szCs w:val="20"/>
              </w:rPr>
              <w:t>HIV</w:t>
            </w:r>
          </w:p>
        </w:tc>
        <w:tc>
          <w:tcPr>
            <w:tcW w:w="4083" w:type="pct"/>
          </w:tcPr>
          <w:p ns2:paraId="4904D858" ns2:textId="6A4FE9E8" w:rsidR="009859B1" w:rsidRPr="00334223" w:rsidRDefault="009859B1" w:rsidP="00D17B1D">
            <w:pPr>
              <w:pStyle w:val="TableCenter"/>
              <w:spacing w:before="40"/>
              <w:jc w:val="left"/>
              <w:rPr>
                <w:sz w:val="20"/>
                <w:szCs w:val="20"/>
              </w:rPr>
            </w:pPr>
            <w:r>
              <w:rPr>
                <w:sz w:val="20"/>
                <w:szCs w:val="20"/>
              </w:rPr>
              <w:t>H</w:t>
            </w:r>
            <w:r w:rsidRPr="00F94A2F">
              <w:rPr>
                <w:sz w:val="20"/>
                <w:szCs w:val="20"/>
              </w:rPr>
              <w:t>uman immunodeficiency virus</w:t>
            </w:r>
          </w:p>
        </w:tc>
      </w:tr>
      <w:tr w:rsidR="00B603AD" w:rsidRPr="0052155E" ns2:paraId="0728BAFC" ns2:textId="77777777" w:rsidTr="00C5327F">
        <w:tc>
          <w:tcPr>
            <w:tcW w:w="917" w:type="pct"/>
          </w:tcPr>
          <w:p ns2:paraId="1DC15640" ns2:textId="6450F74A" w:rsidR="00B603AD" w:rsidRDefault="00B603AD" w:rsidP="00D17B1D">
            <w:pPr>
              <w:pStyle w:val="TableCenter"/>
              <w:spacing w:before="40"/>
              <w:jc w:val="left"/>
              <w:rPr>
                <w:sz w:val="20"/>
                <w:szCs w:val="20"/>
              </w:rPr>
            </w:pPr>
            <w:r>
              <w:rPr>
                <w:sz w:val="20"/>
                <w:szCs w:val="20"/>
              </w:rPr>
              <w:t>HLA</w:t>
            </w:r>
          </w:p>
        </w:tc>
        <w:tc>
          <w:tcPr>
            <w:tcW w:w="4083" w:type="pct"/>
          </w:tcPr>
          <w:p ns2:paraId="1D169A43" ns2:textId="1E6B0FB8" w:rsidR="00B603AD" w:rsidRDefault="00836506" w:rsidP="00D17B1D">
            <w:pPr>
              <w:pStyle w:val="TableCenter"/>
              <w:spacing w:before="40"/>
              <w:jc w:val="left"/>
              <w:rPr>
                <w:sz w:val="20"/>
                <w:szCs w:val="20"/>
              </w:rPr>
            </w:pPr>
            <w:r>
              <w:rPr>
                <w:sz w:val="20"/>
                <w:szCs w:val="20"/>
              </w:rPr>
              <w:t>Human leukocyte antigen</w:t>
            </w:r>
          </w:p>
        </w:tc>
      </w:tr>
      <w:tr w:rsidR="009859B1" w:rsidRPr="0052155E" ns2:paraId="5644612E" ns2:textId="77777777" w:rsidTr="00C5327F">
        <w:tc>
          <w:tcPr>
            <w:tcW w:w="917" w:type="pct"/>
          </w:tcPr>
          <w:p ns2:paraId="26A89317" ns2:textId="5C54A9DA" w:rsidR="009859B1" w:rsidRDefault="009859B1" w:rsidP="00D17B1D">
            <w:pPr>
              <w:pStyle w:val="TableCenter"/>
              <w:spacing w:before="40"/>
              <w:jc w:val="left"/>
              <w:rPr>
                <w:sz w:val="20"/>
                <w:szCs w:val="20"/>
              </w:rPr>
            </w:pPr>
            <w:r>
              <w:rPr>
                <w:sz w:val="20"/>
                <w:szCs w:val="20"/>
              </w:rPr>
              <w:t>HPV</w:t>
            </w:r>
          </w:p>
        </w:tc>
        <w:tc>
          <w:tcPr>
            <w:tcW w:w="4083" w:type="pct"/>
          </w:tcPr>
          <w:p ns2:paraId="2C1FAD34" ns2:textId="16CD5914" w:rsidR="009859B1" w:rsidRDefault="00FF26C9" w:rsidP="00D17B1D">
            <w:pPr>
              <w:pStyle w:val="TableCenter"/>
              <w:spacing w:before="40"/>
              <w:jc w:val="left"/>
              <w:rPr>
                <w:sz w:val="20"/>
                <w:szCs w:val="20"/>
              </w:rPr>
            </w:pPr>
            <w:r>
              <w:rPr>
                <w:sz w:val="20"/>
                <w:szCs w:val="20"/>
              </w:rPr>
              <w:t>H</w:t>
            </w:r>
            <w:r w:rsidR="009859B1" w:rsidRPr="004648B2">
              <w:rPr>
                <w:sz w:val="20"/>
                <w:szCs w:val="20"/>
              </w:rPr>
              <w:t>uman</w:t>
            </w:r>
            <w:r w:rsidR="009859B1" w:rsidRPr="00C87511">
              <w:rPr>
                <w:rFonts w:eastAsia="Invention Regular"/>
                <w:color w:val="000000" w:themeColor="text1"/>
              </w:rPr>
              <w:t xml:space="preserve"> </w:t>
            </w:r>
            <w:r w:rsidR="009859B1" w:rsidRPr="004648B2">
              <w:rPr>
                <w:sz w:val="20"/>
                <w:szCs w:val="20"/>
              </w:rPr>
              <w:t>papillomavirus</w:t>
            </w:r>
          </w:p>
        </w:tc>
      </w:tr>
      <w:tr w:rsidR="009859B1" w:rsidRPr="0052155E" ns2:paraId="15E5EC7D" ns2:textId="77777777" w:rsidTr="00C5327F">
        <w:tc>
          <w:tcPr>
            <w:tcW w:w="917" w:type="pct"/>
          </w:tcPr>
          <w:p ns2:paraId="1794C0E7" ns2:textId="3528543B" w:rsidR="009859B1" w:rsidRDefault="009859B1" w:rsidP="00D17B1D">
            <w:pPr>
              <w:pStyle w:val="TableCenter"/>
              <w:spacing w:before="40"/>
              <w:jc w:val="left"/>
              <w:rPr>
                <w:sz w:val="20"/>
                <w:szCs w:val="20"/>
              </w:rPr>
            </w:pPr>
            <w:r>
              <w:rPr>
                <w:sz w:val="20"/>
                <w:szCs w:val="20"/>
              </w:rPr>
              <w:t>ICD-10</w:t>
            </w:r>
          </w:p>
        </w:tc>
        <w:tc>
          <w:tcPr>
            <w:tcW w:w="4083" w:type="pct"/>
          </w:tcPr>
          <w:p ns2:paraId="40B90AF3" ns2:textId="6103BA54" w:rsidR="009859B1" w:rsidRDefault="009859B1" w:rsidP="00D17B1D">
            <w:pPr>
              <w:pStyle w:val="TableCenter"/>
              <w:spacing w:before="40"/>
              <w:jc w:val="left"/>
              <w:rPr>
                <w:sz w:val="20"/>
                <w:szCs w:val="20"/>
              </w:rPr>
            </w:pPr>
            <w:r w:rsidRPr="003129AA">
              <w:rPr>
                <w:sz w:val="20"/>
                <w:szCs w:val="20"/>
              </w:rPr>
              <w:t>International classification of diseases, tenth revision</w:t>
            </w:r>
          </w:p>
        </w:tc>
      </w:tr>
      <w:tr w:rsidR="00B603AD" w:rsidRPr="0052155E" ns2:paraId="6860FBCE" ns2:textId="77777777" w:rsidTr="00C5327F">
        <w:tc>
          <w:tcPr>
            <w:tcW w:w="917" w:type="pct"/>
          </w:tcPr>
          <w:p ns2:paraId="6DC0DFB7" ns2:textId="75BDB651" w:rsidR="00B603AD" w:rsidRDefault="00B603AD" w:rsidP="00D17B1D">
            <w:pPr>
              <w:pStyle w:val="TableCenter"/>
              <w:spacing w:before="40"/>
              <w:jc w:val="left"/>
              <w:rPr>
                <w:sz w:val="20"/>
                <w:szCs w:val="20"/>
              </w:rPr>
            </w:pPr>
            <w:r>
              <w:rPr>
                <w:sz w:val="20"/>
                <w:szCs w:val="20"/>
              </w:rPr>
              <w:t>IRB</w:t>
            </w:r>
          </w:p>
        </w:tc>
        <w:tc>
          <w:tcPr>
            <w:tcW w:w="4083" w:type="pct"/>
          </w:tcPr>
          <w:p ns2:paraId="1B535E9A" ns2:textId="1740204C" w:rsidR="00B603AD" w:rsidRPr="003129AA" w:rsidRDefault="00836506" w:rsidP="00D17B1D">
            <w:pPr>
              <w:pStyle w:val="TableCenter"/>
              <w:spacing w:before="40"/>
              <w:jc w:val="left"/>
              <w:rPr>
                <w:sz w:val="20"/>
                <w:szCs w:val="20"/>
              </w:rPr>
            </w:pPr>
            <w:r>
              <w:rPr>
                <w:sz w:val="20"/>
                <w:szCs w:val="20"/>
              </w:rPr>
              <w:t>Institutional Review Board</w:t>
            </w:r>
          </w:p>
        </w:tc>
      </w:tr>
      <w:tr w:rsidR="009859B1" w:rsidRPr="0052155E" ns2:paraId="7BE2FDDD" ns2:textId="77777777" w:rsidTr="00C5327F">
        <w:tc>
          <w:tcPr>
            <w:tcW w:w="917" w:type="pct"/>
          </w:tcPr>
          <w:p ns2:paraId="7F65ECBE" ns2:textId="18151C3B" w:rsidR="009859B1" w:rsidRDefault="009859B1" w:rsidP="00D17B1D">
            <w:pPr>
              <w:pStyle w:val="TableCenter"/>
              <w:spacing w:before="40"/>
              <w:jc w:val="left"/>
              <w:rPr>
                <w:sz w:val="20"/>
              </w:rPr>
            </w:pPr>
            <w:r>
              <w:rPr>
                <w:sz w:val="20"/>
              </w:rPr>
              <w:t>PAO</w:t>
            </w:r>
          </w:p>
        </w:tc>
        <w:tc>
          <w:tcPr>
            <w:tcW w:w="4083" w:type="pct"/>
          </w:tcPr>
          <w:p ns2:paraId="043838AD" ns2:textId="12745E2F" w:rsidR="009859B1" w:rsidRPr="00D32208" w:rsidRDefault="009859B1" w:rsidP="00D17B1D">
            <w:pPr>
              <w:pStyle w:val="TableCenter"/>
              <w:spacing w:before="40"/>
              <w:jc w:val="left"/>
              <w:rPr>
                <w:sz w:val="20"/>
              </w:rPr>
            </w:pPr>
            <w:r>
              <w:rPr>
                <w:sz w:val="20"/>
                <w:szCs w:val="20"/>
              </w:rPr>
              <w:t>Patient Advocacy Organization</w:t>
            </w:r>
          </w:p>
        </w:tc>
      </w:tr>
      <w:tr w:rsidR="009859B1" w:rsidRPr="0052155E" ns2:paraId="38F24AB6" ns2:textId="77777777" w:rsidTr="00C5327F">
        <w:tc>
          <w:tcPr>
            <w:tcW w:w="917" w:type="pct"/>
          </w:tcPr>
          <w:p ns2:paraId="6A5ACE8B" ns2:textId="460690CB" w:rsidR="009859B1" w:rsidRDefault="009859B1" w:rsidP="00D17B1D">
            <w:pPr>
              <w:pStyle w:val="TableCenter"/>
              <w:spacing w:before="40"/>
              <w:jc w:val="left"/>
              <w:rPr>
                <w:sz w:val="20"/>
                <w:szCs w:val="20"/>
              </w:rPr>
            </w:pPr>
            <w:r>
              <w:rPr>
                <w:sz w:val="20"/>
                <w:szCs w:val="20"/>
              </w:rPr>
              <w:t>PK</w:t>
            </w:r>
          </w:p>
        </w:tc>
        <w:tc>
          <w:tcPr>
            <w:tcW w:w="4083" w:type="pct"/>
          </w:tcPr>
          <w:p ns2:paraId="38B2A860" ns2:textId="7384BAFE" w:rsidR="009859B1" w:rsidRDefault="009859B1" w:rsidP="00D17B1D">
            <w:pPr>
              <w:pStyle w:val="TableCenter"/>
              <w:spacing w:before="40"/>
              <w:jc w:val="left"/>
              <w:rPr>
                <w:sz w:val="20"/>
                <w:szCs w:val="20"/>
              </w:rPr>
            </w:pPr>
            <w:r>
              <w:rPr>
                <w:sz w:val="20"/>
                <w:szCs w:val="20"/>
              </w:rPr>
              <w:t>Pharmacokinetics</w:t>
            </w:r>
          </w:p>
        </w:tc>
      </w:tr>
      <w:tr w:rsidR="009859B1" w:rsidRPr="0052155E" ns2:paraId="2CE868E6" ns2:textId="77777777" w:rsidTr="00C5327F">
        <w:tc>
          <w:tcPr>
            <w:tcW w:w="917" w:type="pct"/>
          </w:tcPr>
          <w:p ns2:paraId="2FD4D8F5" ns2:textId="20758395" w:rsidR="009859B1" w:rsidRDefault="009859B1" w:rsidP="00D17B1D">
            <w:pPr>
              <w:pStyle w:val="TableCenter"/>
              <w:spacing w:before="40"/>
              <w:jc w:val="left"/>
              <w:rPr>
                <w:sz w:val="20"/>
                <w:szCs w:val="20"/>
              </w:rPr>
            </w:pPr>
            <w:r>
              <w:rPr>
                <w:sz w:val="20"/>
                <w:szCs w:val="20"/>
              </w:rPr>
              <w:t>PRO</w:t>
            </w:r>
          </w:p>
        </w:tc>
        <w:tc>
          <w:tcPr>
            <w:tcW w:w="4083" w:type="pct"/>
          </w:tcPr>
          <w:p ns2:paraId="1393EC99" ns2:textId="39029DE2" w:rsidR="009859B1" w:rsidRDefault="009859B1" w:rsidP="00D17B1D">
            <w:pPr>
              <w:pStyle w:val="TableCenter"/>
              <w:spacing w:before="40"/>
              <w:jc w:val="left"/>
              <w:rPr>
                <w:sz w:val="20"/>
                <w:szCs w:val="20"/>
              </w:rPr>
            </w:pPr>
            <w:r>
              <w:rPr>
                <w:sz w:val="20"/>
                <w:szCs w:val="20"/>
              </w:rPr>
              <w:t>Patient-reported outcome</w:t>
            </w:r>
          </w:p>
        </w:tc>
      </w:tr>
      <w:tr w:rsidR="009859B1" w:rsidRPr="0052155E" ns2:paraId="09F5336F" ns2:textId="77777777" w:rsidTr="00C5327F">
        <w:tc>
          <w:tcPr>
            <w:tcW w:w="917" w:type="pct"/>
          </w:tcPr>
          <w:p ns2:paraId="05813F84" ns2:textId="460ADDD7" w:rsidR="009859B1" w:rsidRDefault="009859B1" w:rsidP="00D17B1D">
            <w:pPr>
              <w:pStyle w:val="TableCenter"/>
              <w:spacing w:before="40"/>
              <w:jc w:val="left"/>
              <w:rPr>
                <w:sz w:val="20"/>
                <w:szCs w:val="20"/>
              </w:rPr>
            </w:pPr>
            <w:r>
              <w:rPr>
                <w:sz w:val="20"/>
                <w:szCs w:val="20"/>
              </w:rPr>
              <w:t>q9w</w:t>
            </w:r>
          </w:p>
        </w:tc>
        <w:tc>
          <w:tcPr>
            <w:tcW w:w="4083" w:type="pct"/>
          </w:tcPr>
          <w:p ns2:paraId="4A6E7116" ns2:textId="7B289701" w:rsidR="009859B1" w:rsidRDefault="009859B1" w:rsidP="00D17B1D">
            <w:pPr>
              <w:pStyle w:val="TableCenter"/>
              <w:spacing w:before="40"/>
              <w:jc w:val="left"/>
              <w:rPr>
                <w:sz w:val="20"/>
                <w:szCs w:val="20"/>
              </w:rPr>
            </w:pPr>
            <w:r>
              <w:rPr>
                <w:sz w:val="20"/>
                <w:szCs w:val="20"/>
              </w:rPr>
              <w:t>Every 9 weeks</w:t>
            </w:r>
          </w:p>
        </w:tc>
      </w:tr>
      <w:tr w:rsidR="009859B1" w:rsidRPr="0052155E" ns2:paraId="120FDDCF" ns2:textId="77777777" w:rsidTr="00C5327F">
        <w:tc>
          <w:tcPr>
            <w:tcW w:w="917" w:type="pct"/>
          </w:tcPr>
          <w:p ns2:paraId="617B1349" ns2:textId="371A09F4" w:rsidR="009859B1" w:rsidRDefault="009859B1" w:rsidP="00D17B1D">
            <w:pPr>
              <w:pStyle w:val="TableCenter"/>
              <w:spacing w:before="40"/>
              <w:jc w:val="left"/>
              <w:rPr>
                <w:sz w:val="20"/>
                <w:szCs w:val="20"/>
              </w:rPr>
            </w:pPr>
            <w:r>
              <w:rPr>
                <w:sz w:val="20"/>
                <w:szCs w:val="20"/>
              </w:rPr>
              <w:t>q12w</w:t>
            </w:r>
          </w:p>
        </w:tc>
        <w:tc>
          <w:tcPr>
            <w:tcW w:w="4083" w:type="pct"/>
          </w:tcPr>
          <w:p ns2:paraId="499FC9DC" ns2:textId="1A91D314" w:rsidR="009859B1" w:rsidRDefault="009859B1" w:rsidP="00D17B1D">
            <w:pPr>
              <w:pStyle w:val="TableCenter"/>
              <w:spacing w:before="40"/>
              <w:jc w:val="left"/>
              <w:rPr>
                <w:sz w:val="20"/>
                <w:szCs w:val="20"/>
              </w:rPr>
            </w:pPr>
            <w:r>
              <w:rPr>
                <w:sz w:val="20"/>
                <w:szCs w:val="20"/>
              </w:rPr>
              <w:t>Every 12 weeks</w:t>
            </w:r>
          </w:p>
        </w:tc>
      </w:tr>
      <w:tr w:rsidR="00B603AD" w:rsidRPr="0052155E" ns2:paraId="4E825429" ns2:textId="77777777" w:rsidTr="00C5327F">
        <w:tc>
          <w:tcPr>
            <w:tcW w:w="917" w:type="pct"/>
          </w:tcPr>
          <w:p ns2:paraId="7BD37E03" ns2:textId="2750D5DB" w:rsidR="00B603AD" w:rsidRDefault="00B603AD" w:rsidP="00D17B1D">
            <w:pPr>
              <w:pStyle w:val="TableCenter"/>
              <w:spacing w:before="40"/>
              <w:jc w:val="left"/>
              <w:rPr>
                <w:sz w:val="20"/>
                <w:szCs w:val="20"/>
              </w:rPr>
            </w:pPr>
            <w:r>
              <w:rPr>
                <w:sz w:val="20"/>
                <w:szCs w:val="20"/>
              </w:rPr>
              <w:t>RWD</w:t>
            </w:r>
          </w:p>
        </w:tc>
        <w:tc>
          <w:tcPr>
            <w:tcW w:w="4083" w:type="pct"/>
          </w:tcPr>
          <w:p ns2:paraId="7B964281" ns2:textId="07C8259C" w:rsidR="00B603AD" w:rsidRDefault="005A59C6" w:rsidP="00D17B1D">
            <w:pPr>
              <w:pStyle w:val="TableCenter"/>
              <w:spacing w:before="40"/>
              <w:jc w:val="left"/>
              <w:rPr>
                <w:sz w:val="20"/>
                <w:szCs w:val="20"/>
              </w:rPr>
            </w:pPr>
            <w:r w:rsidRPr="005A59C6">
              <w:rPr>
                <w:sz w:val="20"/>
                <w:szCs w:val="20"/>
              </w:rPr>
              <w:t>Real-world data</w:t>
            </w:r>
          </w:p>
        </w:tc>
      </w:tr>
      <w:tr w:rsidR="009859B1" w:rsidRPr="0052155E" ns2:paraId="722CCA64" ns2:textId="77777777" w:rsidTr="00C5327F">
        <w:tc>
          <w:tcPr>
            <w:tcW w:w="917" w:type="pct"/>
          </w:tcPr>
          <w:p ns2:paraId="4226B050" ns2:textId="71F61FE8" w:rsidR="009859B1" w:rsidRDefault="009859B1" w:rsidP="00D17B1D">
            <w:pPr>
              <w:pStyle w:val="TableCenter"/>
              <w:spacing w:before="40"/>
              <w:jc w:val="left"/>
              <w:rPr>
                <w:sz w:val="20"/>
              </w:rPr>
            </w:pPr>
            <w:r>
              <w:rPr>
                <w:sz w:val="20"/>
              </w:rPr>
              <w:t>SCC</w:t>
            </w:r>
          </w:p>
        </w:tc>
        <w:tc>
          <w:tcPr>
            <w:tcW w:w="4083" w:type="pct"/>
          </w:tcPr>
          <w:p ns2:paraId="6146BF7B" ns2:textId="1DEAA0A4" w:rsidR="009859B1" w:rsidRDefault="009859B1" w:rsidP="00D17B1D">
            <w:pPr>
              <w:pStyle w:val="TableCenter"/>
              <w:spacing w:before="40"/>
              <w:jc w:val="left"/>
              <w:rPr>
                <w:sz w:val="20"/>
              </w:rPr>
            </w:pPr>
            <w:r>
              <w:rPr>
                <w:sz w:val="20"/>
              </w:rPr>
              <w:t>Squamous cell carcinoma</w:t>
            </w:r>
          </w:p>
        </w:tc>
      </w:tr>
      <w:tr w:rsidR="009859B1" w:rsidRPr="0052155E" ns2:paraId="337C135F" ns2:textId="77777777" w:rsidTr="00C5327F">
        <w:tc>
          <w:tcPr>
            <w:tcW w:w="917" w:type="pct"/>
          </w:tcPr>
          <w:p ns2:paraId="3AE6E245" ns2:textId="11B9BFD4" w:rsidR="009859B1" w:rsidRDefault="009859B1" w:rsidP="00D17B1D">
            <w:pPr>
              <w:pStyle w:val="TableCenter"/>
              <w:spacing w:before="40"/>
              <w:jc w:val="left"/>
              <w:rPr>
                <w:sz w:val="20"/>
              </w:rPr>
            </w:pPr>
            <w:r>
              <w:rPr>
                <w:sz w:val="20"/>
              </w:rPr>
              <w:t>SEER</w:t>
            </w:r>
          </w:p>
        </w:tc>
        <w:tc>
          <w:tcPr>
            <w:tcW w:w="4083" w:type="pct"/>
          </w:tcPr>
          <w:p ns2:paraId="46833B05" ns2:textId="1EF20703" w:rsidR="009859B1" w:rsidRDefault="009859B1" w:rsidP="00D17B1D">
            <w:pPr>
              <w:pStyle w:val="TableCenter"/>
              <w:spacing w:before="40"/>
              <w:jc w:val="left"/>
              <w:rPr>
                <w:sz w:val="20"/>
              </w:rPr>
            </w:pPr>
            <w:r w:rsidRPr="003D15CE">
              <w:rPr>
                <w:sz w:val="20"/>
                <w:szCs w:val="20"/>
              </w:rPr>
              <w:t>Surveillance, Epidemiology, and End Results</w:t>
            </w:r>
          </w:p>
        </w:tc>
      </w:tr>
      <w:tr w:rsidR="00B603AD" w:rsidRPr="0052155E" ns2:paraId="09855E0D" ns2:textId="77777777" w:rsidTr="00C5327F">
        <w:tc>
          <w:tcPr>
            <w:tcW w:w="917" w:type="pct"/>
          </w:tcPr>
          <w:p ns2:paraId="7126A2C6" ns2:textId="44109966" w:rsidR="00B603AD" w:rsidRDefault="00B603AD" w:rsidP="00D17B1D">
            <w:pPr>
              <w:pStyle w:val="TableCenter"/>
              <w:spacing w:before="40"/>
              <w:jc w:val="left"/>
              <w:rPr>
                <w:sz w:val="20"/>
              </w:rPr>
            </w:pPr>
            <w:r w:rsidRPr="00D00E53">
              <w:rPr>
                <w:sz w:val="20"/>
              </w:rPr>
              <w:t>SIV</w:t>
            </w:r>
          </w:p>
        </w:tc>
        <w:tc>
          <w:tcPr>
            <w:tcW w:w="4083" w:type="pct"/>
          </w:tcPr>
          <w:p ns2:paraId="723F82AF" ns2:textId="15A5FB91" w:rsidR="00B603AD" w:rsidRPr="003D15CE" w:rsidRDefault="00D00E53" w:rsidP="00D17B1D">
            <w:pPr>
              <w:pStyle w:val="TableCenter"/>
              <w:spacing w:before="40"/>
              <w:jc w:val="left"/>
              <w:rPr>
                <w:sz w:val="20"/>
                <w:szCs w:val="20"/>
              </w:rPr>
            </w:pPr>
            <w:r>
              <w:rPr>
                <w:sz w:val="20"/>
                <w:szCs w:val="20"/>
              </w:rPr>
              <w:t>Site initiation visit</w:t>
            </w:r>
          </w:p>
        </w:tc>
      </w:tr>
      <w:tr w:rsidR="009859B1" w:rsidRPr="0052155E" ns2:paraId="1F47FB2F" ns2:textId="77777777" w:rsidTr="00C5327F">
        <w:tc>
          <w:tcPr>
            <w:tcW w:w="917" w:type="pct"/>
          </w:tcPr>
          <w:p ns2:paraId="76C69A42" ns2:textId="235AA93C" w:rsidR="009859B1" w:rsidRDefault="009859B1" w:rsidP="00D17B1D">
            <w:pPr>
              <w:pStyle w:val="TableCenter"/>
              <w:spacing w:before="40"/>
              <w:jc w:val="left"/>
              <w:rPr>
                <w:sz w:val="20"/>
              </w:rPr>
            </w:pPr>
            <w:r>
              <w:rPr>
                <w:sz w:val="20"/>
              </w:rPr>
              <w:t>SOC</w:t>
            </w:r>
          </w:p>
        </w:tc>
        <w:tc>
          <w:tcPr>
            <w:tcW w:w="4083" w:type="pct"/>
          </w:tcPr>
          <w:p ns2:paraId="3C18D248" ns2:textId="761256E6" w:rsidR="009859B1" w:rsidRDefault="009859B1" w:rsidP="00D17B1D">
            <w:pPr>
              <w:pStyle w:val="TableCenter"/>
              <w:spacing w:before="40"/>
              <w:jc w:val="left"/>
              <w:rPr>
                <w:sz w:val="20"/>
              </w:rPr>
            </w:pPr>
            <w:r>
              <w:rPr>
                <w:sz w:val="20"/>
              </w:rPr>
              <w:t>Standard of care</w:t>
            </w:r>
          </w:p>
        </w:tc>
      </w:tr>
      <w:tr w:rsidR="009859B1" w:rsidRPr="0052155E" ns2:paraId="771FDFEC" ns2:textId="77777777" w:rsidTr="00C5327F">
        <w:tc>
          <w:tcPr>
            <w:tcW w:w="917" w:type="pct"/>
          </w:tcPr>
          <w:p ns2:paraId="67191D2C" ns2:textId="3FF3744E" w:rsidR="009859B1" w:rsidRDefault="009859B1" w:rsidP="00D17B1D">
            <w:pPr>
              <w:pStyle w:val="TableCenter"/>
              <w:spacing w:before="40"/>
              <w:jc w:val="left"/>
              <w:rPr>
                <w:sz w:val="20"/>
              </w:rPr>
            </w:pPr>
            <w:r>
              <w:rPr>
                <w:sz w:val="20"/>
              </w:rPr>
              <w:t>SRM</w:t>
            </w:r>
          </w:p>
        </w:tc>
        <w:tc>
          <w:tcPr>
            <w:tcW w:w="4083" w:type="pct"/>
          </w:tcPr>
          <w:p ns2:paraId="49810EC1" ns2:textId="669192E7" w:rsidR="009859B1" w:rsidRPr="00334223" w:rsidRDefault="009859B1" w:rsidP="00D17B1D">
            <w:pPr>
              <w:pStyle w:val="TableCenter"/>
              <w:spacing w:before="40"/>
              <w:jc w:val="left"/>
              <w:rPr>
                <w:sz w:val="20"/>
              </w:rPr>
            </w:pPr>
            <w:r>
              <w:rPr>
                <w:sz w:val="20"/>
              </w:rPr>
              <w:t>Site Relationship Manager</w:t>
            </w:r>
          </w:p>
        </w:tc>
      </w:tr>
      <w:tr w:rsidR="009A1511" w:rsidRPr="0052155E" ns2:paraId="4232D3DC" ns2:textId="77777777" w:rsidTr="00C5327F">
        <w:tc>
          <w:tcPr>
            <w:tcW w:w="917" w:type="pct"/>
          </w:tcPr>
          <w:p ns2:paraId="435024CA" ns2:textId="0CAD99A8" w:rsidR="009A1511" w:rsidRDefault="009A1511" w:rsidP="00D17B1D">
            <w:pPr>
              <w:pStyle w:val="TableCenter"/>
              <w:spacing w:before="40"/>
              <w:jc w:val="left"/>
              <w:rPr>
                <w:sz w:val="20"/>
              </w:rPr>
            </w:pPr>
            <w:r>
              <w:rPr>
                <w:sz w:val="20"/>
              </w:rPr>
              <w:t>TPC</w:t>
            </w:r>
          </w:p>
        </w:tc>
        <w:tc>
          <w:tcPr>
            <w:tcW w:w="4083" w:type="pct"/>
          </w:tcPr>
          <w:p ns2:paraId="74A03C36" ns2:textId="1099F881" w:rsidR="009A1511" w:rsidRDefault="009A1511" w:rsidP="00D17B1D">
            <w:pPr>
              <w:pStyle w:val="TableCenter"/>
              <w:spacing w:before="40"/>
              <w:jc w:val="left"/>
              <w:rPr>
                <w:sz w:val="20"/>
              </w:rPr>
            </w:pPr>
            <w:r>
              <w:rPr>
                <w:sz w:val="20"/>
              </w:rPr>
              <w:t>Treatment of Physician’s Choice</w:t>
            </w:r>
          </w:p>
        </w:tc>
      </w:tr>
      <w:tr w:rsidR="009859B1" w:rsidRPr="0052155E" ns2:paraId="587B41DF" ns2:textId="77777777" w:rsidTr="00C5327F">
        <w:tc>
          <w:tcPr>
            <w:tcW w:w="917" w:type="pct"/>
          </w:tcPr>
          <w:p ns2:paraId="1EB696FD" ns2:textId="26C00865" w:rsidR="009859B1" w:rsidRPr="0052155E" w:rsidRDefault="009859B1" w:rsidP="00D17B1D">
            <w:pPr>
              <w:pStyle w:val="TableCenter"/>
              <w:spacing w:before="40"/>
              <w:jc w:val="left"/>
              <w:rPr>
                <w:sz w:val="20"/>
              </w:rPr>
            </w:pPr>
            <w:r>
              <w:rPr>
                <w:sz w:val="20"/>
              </w:rPr>
              <w:t>US</w:t>
            </w:r>
          </w:p>
        </w:tc>
        <w:tc>
          <w:tcPr>
            <w:tcW w:w="4083" w:type="pct"/>
          </w:tcPr>
          <w:p ns2:paraId="5DCB39F5" ns2:textId="7CBE5DE9" w:rsidR="009859B1" w:rsidRPr="0052155E" w:rsidRDefault="009859B1" w:rsidP="00D17B1D">
            <w:pPr>
              <w:pStyle w:val="TableCenter"/>
              <w:spacing w:before="40"/>
              <w:jc w:val="left"/>
              <w:rPr>
                <w:sz w:val="20"/>
              </w:rPr>
            </w:pPr>
            <w:r>
              <w:rPr>
                <w:sz w:val="20"/>
              </w:rPr>
              <w:t>United States</w:t>
            </w:r>
          </w:p>
        </w:tc>
      </w:tr>
    </w:tbl>
    <w:p ns2:paraId="175F0C2B" ns2:textId="27A35C0F" w:rsidR="008C66FD" w:rsidRDefault="008C66FD">
      <w:pPr>
        <w:spacing w:after="160" w:line="259" w:lineRule="auto"/>
      </w:pPr>
      <w:ins w:id="256" w:author="GoldenCorpusHarness" w:date="2026-03-28T22:23:45Z">
        <w:r>
          <w:t>4.4Study Procedures Considerations27</w:t>
        </w:r>
      </w:ins>
    </w:p>
    <w:p ns2:paraId="34174198" ns2:textId="15C57850" w:rsidR="007665DA" w:rsidRPr="007665DA" w:rsidRDefault="0086717B" w:rsidP="00A81AB7">
      <w:pPr>
        <w:pStyle w:val="Heading1Unnumbered"/>
      </w:pPr>
      <w:del w:id="257" w:author="GoldenCorpusHarness" w:date="2026-03-28T22:23:45Z">
        <w:r>
          <w:delText>EXECUTIVE SUMMARY OF THE S</w:delText>
        </w:r>
      </w:del>
      <w:ins w:id="258" w:author="GoldenCorpusHarness" w:date="2026-03-28T22:23:45Z">
        <w:r>
          <w:t>4.5</w:t>
        </w:r>
      </w:ins>
      <w:r>
        <w:t>P</w:t>
      </w:r>
      <w:del w:id="259" w:author="GoldenCorpusHarness" w:date="2026-03-28T22:23:45Z">
        <w:r>
          <w:delText>ONSOR’S</w:delText>
        </w:r>
      </w:del>
      <w:ins w:id="260" w:author="GoldenCorpusHarness" w:date="2026-03-28T22:23:45Z">
        <w:r>
          <w:t>lanned</w:t>
        </w:r>
      </w:ins>
      <w:r>
        <w:t xml:space="preserve"> U</w:t>
      </w:r>
      <w:del w:id="261" w:author="GoldenCorpusHarness" w:date="2026-03-28T22:23:45Z">
        <w:r>
          <w:delText>S</w:delText>
        </w:r>
      </w:del>
      <w:ins w:id="262" w:author="GoldenCorpusHarness" w:date="2026-03-28T22:23:45Z">
        <w:r>
          <w:t>se</w:t>
        </w:r>
      </w:ins>
      <w:r>
        <w:t xml:space="preserve"> </w:t>
      </w:r>
      <w:del w:id="263" w:author="GoldenCorpusHarness" w:date="2026-03-28T22:23:45Z">
        <w:r>
          <w:delText>CLINICAL</w:delText>
        </w:r>
      </w:del>
      <w:ins w:id="264" w:author="GoldenCorpusHarness" w:date="2026-03-28T22:23:45Z">
        <w:r>
          <w:t>of</w:t>
        </w:r>
      </w:ins>
      <w:r>
        <w:t xml:space="preserve"> </w:t>
      </w:r>
      <w:del w:id="265" w:author="GoldenCorpusHarness" w:date="2026-03-28T22:23:45Z">
        <w:r>
          <w:delText>ST</w:delText>
        </w:r>
      </w:del>
      <w:ins w:id="266" w:author="GoldenCorpusHarness" w:date="2026-03-28T22:23:45Z">
        <w:r>
          <w:t xml:space="preserve">Data From </w:t>
        </w:r>
      </w:ins>
      <w:r>
        <w:t>U</w:t>
      </w:r>
      <w:del w:id="267" w:author="GoldenCorpusHarness" w:date="2026-03-28T22:23:45Z">
        <w:r>
          <w:delText>DY</w:delText>
        </w:r>
      </w:del>
      <w:ins w:id="268" w:author="GoldenCorpusHarness" w:date="2026-03-28T22:23:45Z">
        <w:r>
          <w:t>nderrepresented Racial and</w:t>
        </w:r>
      </w:ins>
      <w:r>
        <w:t xml:space="preserve"> E</w:t>
      </w:r>
      <w:del w:id="269" w:author="GoldenCorpusHarness" w:date="2026-03-28T22:23:45Z">
        <w:r>
          <w:delText>FFORT</w:delText>
        </w:r>
      </w:del>
      <w:ins w:id="270" w:author="GoldenCorpusHarness" w:date="2026-03-28T22:23:45Z">
        <w:r>
          <w:t>thnic Participants28</w:t>
        </w:r>
      </w:ins>
    </w:p>
    <w:p ns2:paraId="6A4DF23A" ns2:textId="44FD8F0E" w:rsidR="00B4257D" w:rsidRDefault="00B4257D" w:rsidP="00FB7709">
      <w:pPr>
        <w:pStyle w:val="Paragraph"/>
      </w:pPr>
      <w:del w:id="271" w:author="GoldenCorpusHarness" w:date="2026-03-28T22:23:45Z">
        <w:r>
          <w:delText>The</w:delText>
        </w:r>
      </w:del>
      <w:ins w:id="272" w:author="GoldenCorpusHarness" w:date="2026-03-28T22:23:45Z">
        <w:r>
          <w:t>4.6Study</w:t>
        </w:r>
      </w:ins>
      <w:r>
        <w:t xml:space="preserve"> </w:t>
      </w:r>
      <w:del w:id="273" w:author="GoldenCorpusHarness" w:date="2026-03-28T22:23:45Z">
        <w:r>
          <w:delText>importance of di</w:delText>
        </w:r>
      </w:del>
      <w:ins w:id="274" w:author="GoldenCorpusHarness" w:date="2026-03-28T22:23:45Z">
        <w:r>
          <w:t>O</w:t>
        </w:r>
      </w:ins>
      <w:r>
        <w:t>versi</w:t>
      </w:r>
      <w:ins w:id="275" w:author="GoldenCorpusHarness" w:date="2026-03-28T22:23:45Z">
        <w:r>
          <w:t>gh</w:t>
        </w:r>
      </w:ins>
      <w:r>
        <w:t>t</w:t>
      </w:r>
      <w:del w:id="276" w:author="GoldenCorpusHarness" w:date="2026-03-28T22:23:45Z">
        <w:r>
          <w:delText>y</w:delText>
        </w:r>
      </w:del>
      <w:r>
        <w:t xml:space="preserve"> </w:t>
      </w:r>
      <w:del w:id="277" w:author="GoldenCorpusHarness" w:date="2026-03-28T22:23:45Z">
        <w:r>
          <w:delText>in</w:delText>
        </w:r>
      </w:del>
      <w:ins w:id="278" w:author="GoldenCorpusHarness" w:date="2026-03-28T22:23:45Z">
        <w:r>
          <w:t>of</w:t>
        </w:r>
      </w:ins>
      <w:r>
        <w:t xml:space="preserve"> </w:t>
      </w:r>
      <w:del w:id="279" w:author="GoldenCorpusHarness" w:date="2026-03-28T22:23:45Z">
        <w:r>
          <w:delText>the clinical study population has been a</w:delText>
        </w:r>
      </w:del>
      <w:ins w:id="280" w:author="GoldenCorpusHarness" w:date="2026-03-28T22:23:45Z">
        <w:r>
          <w:t>U</w:t>
        </w:r>
      </w:ins>
      <w:r>
        <w:t>nd</w:t>
      </w:r>
      <w:del w:id="281" w:author="GoldenCorpusHarness" w:date="2026-03-28T22:23:45Z">
        <w:r>
          <w:delText xml:space="preserve"> continu</w:delText>
        </w:r>
      </w:del>
      <w:r>
        <w:t>e</w:t>
      </w:r>
      <w:del w:id="282" w:author="GoldenCorpusHarness" w:date="2026-03-28T22:23:45Z">
        <w:r>
          <w:delText>s to be a p</w:delText>
        </w:r>
      </w:del>
      <w:r>
        <w:t>r</w:t>
      </w:r>
      <w:del w:id="283" w:author="GoldenCorpusHarness" w:date="2026-03-28T22:23:45Z">
        <w:r>
          <w:delText xml:space="preserve">iority for the Sponsor so that clinical studies are </w:delText>
        </w:r>
      </w:del>
      <w:r>
        <w:t>represent</w:t>
      </w:r>
      <w:del w:id="284" w:author="GoldenCorpusHarness" w:date="2026-03-28T22:23:45Z">
        <w:r>
          <w:delText>ativ</w:delText>
        </w:r>
      </w:del>
      <w:r>
        <w:t>e</w:t>
      </w:r>
      <w:del w:id="285" w:author="GoldenCorpusHarness" w:date="2026-03-28T22:23:45Z">
        <w:r>
          <w:delText xml:space="preserve"> of the populations who inten</w:delText>
        </w:r>
      </w:del>
      <w:r>
        <w:t xml:space="preserve">d </w:t>
      </w:r>
      <w:del w:id="286" w:author="GoldenCorpusHarness" w:date="2026-03-28T22:23:45Z">
        <w:r>
          <w:delText>to use the produ</w:delText>
        </w:r>
      </w:del>
      <w:ins w:id="287" w:author="GoldenCorpusHarness" w:date="2026-03-28T22:23:45Z">
        <w:r>
          <w:t>Ra</w:t>
        </w:r>
      </w:ins>
      <w:r>
        <w:t>c</w:t>
      </w:r>
      <w:del w:id="288" w:author="GoldenCorpusHarness" w:date="2026-03-28T22:23:45Z">
        <w:r>
          <w:delText>t. The D</w:delText>
        </w:r>
      </w:del>
      <w:r>
        <w:t>i</w:t>
      </w:r>
      <w:del w:id="289" w:author="GoldenCorpusHarness" w:date="2026-03-28T22:23:45Z">
        <w:r>
          <w:delText>versity Plan for the MK-2870 clinic</w:delText>
        </w:r>
      </w:del>
      <w:r>
        <w:t>al</w:t>
      </w:r>
      <w:del w:id="290" w:author="GoldenCorpusHarness" w:date="2026-03-28T22:23:45Z">
        <w:r>
          <w:delText xml:space="preserve"> study program is an integral component of the Sponsor’s overall diversity</w:delText>
        </w:r>
      </w:del>
      <w:r>
        <w:t xml:space="preserve"> and </w:t>
      </w:r>
      <w:ins w:id="291" w:author="GoldenCorpusHarness" w:date="2026-03-28T22:23:45Z">
        <w:r>
          <w:t>Ethn</w:t>
        </w:r>
      </w:ins>
      <w:r>
        <w:t>i</w:t>
      </w:r>
      <w:ins w:id="292" w:author="GoldenCorpusHarness" w:date="2026-03-28T22:23:45Z">
        <w:r>
          <w:t>c E</w:t>
        </w:r>
      </w:ins>
      <w:r>
        <w:t>n</w:t>
      </w:r>
      <w:del w:id="293" w:author="GoldenCorpusHarness" w:date="2026-03-28T22:23:45Z">
        <w:r>
          <w:delText>c</w:delText>
        </w:r>
      </w:del>
      <w:ins w:id="294" w:author="GoldenCorpusHarness" w:date="2026-03-28T22:23:45Z">
        <w:r>
          <w:t>ro</w:t>
        </w:r>
      </w:ins>
      <w:r>
        <w:t>l</w:t>
      </w:r>
      <w:del w:id="295" w:author="GoldenCorpusHarness" w:date="2026-03-28T22:23:45Z">
        <w:r>
          <w:delText>usion strategy and commit</w:delText>
        </w:r>
      </w:del>
      <w:ins w:id="296" w:author="GoldenCorpusHarness" w:date="2026-03-28T22:23:45Z">
        <w:r>
          <w:t>l</w:t>
        </w:r>
      </w:ins>
      <w:r>
        <w:t>ment</w:t>
      </w:r>
      <w:del w:id="297" w:author="GoldenCorpusHarness" w:date="2026-03-28T22:23:45Z">
        <w:r>
          <w:delText>s.</w:delText>
        </w:r>
      </w:del>
      <w:ins w:id="298" w:author="GoldenCorpusHarness" w:date="2026-03-28T22:23:45Z">
        <w:r>
          <w:t>28</w:t>
        </w:r>
      </w:ins>
    </w:p>
    <w:p ns2:paraId="0F83EE11" ns2:textId="4A82C2BF" w:rsidR="00D52A16" w:rsidRPr="00553DB1" w:rsidRDefault="00B4257D" w:rsidP="00565A95">
      <w:pPr>
        <w:pStyle w:val="Paragraph"/>
      </w:pPr>
      <w:ins w:id="299" w:author="GoldenCorpusHarness" w:date="2026-03-28T22:23:45Z">
        <w:r>
          <w:t>5S</w:t>
        </w:r>
      </w:ins>
      <w:r>
        <w:t>T</w:t>
      </w:r>
      <w:del w:id="300" w:author="GoldenCorpusHarness" w:date="2026-03-28T22:23:45Z">
        <w:r>
          <w:delText>he</w:delText>
        </w:r>
      </w:del>
      <w:ins w:id="301" w:author="GoldenCorpusHarness" w:date="2026-03-28T22:23:45Z">
        <w:r>
          <w:t>ATUS</w:t>
        </w:r>
      </w:ins>
      <w:r>
        <w:t xml:space="preserve"> </w:t>
      </w:r>
      <w:del w:id="302" w:author="GoldenCorpusHarness" w:date="2026-03-28T22:23:45Z">
        <w:r>
          <w:delText xml:space="preserve">Sponsor will continue to build upon diversity efforts expected by the </w:delText>
        </w:r>
      </w:del>
      <w:ins w:id="303" w:author="GoldenCorpusHarness" w:date="2026-03-28T22:23:45Z">
        <w:r>
          <w:t>O</w:t>
        </w:r>
      </w:ins>
      <w:r>
        <w:t>F</w:t>
      </w:r>
      <w:del w:id="304" w:author="GoldenCorpusHarness" w:date="2026-03-28T22:23:45Z">
        <w:r>
          <w:delText>DA and will embed participant diversity and inclusion into product development, including infrastructure and processes, partnerships with community and patient organizations, and thought leadership. The Diversity Plan for</w:delText>
        </w:r>
      </w:del>
      <w:r>
        <w:t xml:space="preserve"> M</w:t>
      </w:r>
      <w:del w:id="305" w:author="GoldenCorpusHarness" w:date="2026-03-28T22:23:45Z">
        <w:r>
          <w:delText>K-2870</w:delText>
        </w:r>
      </w:del>
      <w:ins w:id="306" w:author="GoldenCorpusHarness" w:date="2026-03-28T22:23:45Z">
        <w:r>
          <w:t>EETING</w:t>
        </w:r>
      </w:ins>
      <w:r>
        <w:t xml:space="preserve"> </w:t>
      </w:r>
      <w:del w:id="307" w:author="GoldenCorpusHarness" w:date="2026-03-28T22:23:45Z">
        <w:r>
          <w:delText>is aligned with the FDA</w:delText>
        </w:r>
      </w:del>
      <w:ins w:id="308" w:author="GoldenCorpusHarness" w:date="2026-03-28T22:23:45Z">
        <w:r>
          <w:t>ENROLLMENT</w:t>
        </w:r>
      </w:ins>
      <w:r>
        <w:t xml:space="preserve"> G</w:t>
      </w:r>
      <w:del w:id="309" w:author="GoldenCorpusHarness" w:date="2026-03-28T22:23:45Z">
        <w:r>
          <w:delText>uidance for Industry on “Enhancing the Diversity of Clinical Trial Populations—Eligibility Criteria, Enrollment Practices, and Trial Designs.”</w:delText>
        </w:r>
      </w:del>
      <w:ins w:id="310" w:author="GoldenCorpusHarness" w:date="2026-03-28T22:23:45Z">
        <w:r>
          <w:t>OALS30</w:t>
        </w:r>
      </w:ins>
    </w:p>
    <w:p ns2:paraId="410F7CBF" ns2:textId="5EB2B04B" w:rsidR="007665DA" w:rsidRDefault="007665DA">
      <w:pPr>
        <w:spacing w:after="160" w:line="259" w:lineRule="auto"/>
        <w:rPr>
          <w:rFonts w:eastAsia="MS Gothic"/>
        </w:rPr>
      </w:pPr>
      <w:ins w:id="311" w:author="GoldenCorpusHarness" w:date="2026-03-28T22:23:45Z">
        <w:r>
          <w:t>6REFERENCES31</w:t>
        </w:r>
      </w:ins>
    </w:p>
    <w:p ns2:paraId="20D14A88" ns2:textId="180B199E" w:rsidR="00FF2C20" w:rsidRPr="000D2B6B" w:rsidRDefault="5D0BEA65" w:rsidP="609081E5">
      <w:pPr>
        <w:pStyle w:val="Heading1"/>
        <w:rPr>
          <w:caps w:val="0"/>
        </w:rPr>
      </w:pPr>
      <w:del w:id="312" w:author="GoldenCorpusHarness" w:date="2026-03-28T22:23:45Z">
        <w:r>
          <w:delText>OVERVIEW OF THE DISEASE/CONDITION: CERVICAL CANCER</w:delText>
        </w:r>
      </w:del>
    </w:p>
    <w:p ns2:paraId="7B0EEEB0" ns2:textId="3D59D229" w:rsidR="00306C4B" w:rsidRDefault="5B2F8E20" w:rsidP="00071ED1">
      <w:pPr>
        <w:pStyle w:val="Heading2"/>
      </w:pPr>
      <w:ins w:id="313" w:author="GoldenCorpusHarness" w:date="2026-03-28T22:23:45Z">
        <w:r>
          <w:t>L</w:t>
        </w:r>
      </w:ins>
      <w:r>
        <w:t>I</w:t>
      </w:r>
      <w:del w:id="314" w:author="GoldenCorpusHarness" w:date="2026-03-28T22:23:45Z">
        <w:r>
          <w:delText>ncidence, Mortality, and Prevalence in the</w:delText>
        </w:r>
      </w:del>
      <w:ins w:id="315" w:author="GoldenCorpusHarness" w:date="2026-03-28T22:23:45Z">
        <w:r>
          <w:t>ST</w:t>
        </w:r>
      </w:ins>
      <w:r>
        <w:t xml:space="preserve"> O</w:t>
      </w:r>
      <w:del w:id="316" w:author="GoldenCorpusHarness" w:date="2026-03-28T22:23:45Z">
        <w:r>
          <w:delText>verall</w:delText>
        </w:r>
      </w:del>
      <w:ins w:id="317" w:author="GoldenCorpusHarness" w:date="2026-03-28T22:23:45Z">
        <w:r>
          <w:t>F</w:t>
        </w:r>
      </w:ins>
      <w:r>
        <w:t xml:space="preserve"> </w:t>
      </w:r>
      <w:del w:id="318" w:author="GoldenCorpusHarness" w:date="2026-03-28T22:23:45Z">
        <w:r>
          <w:delText xml:space="preserve">Population and Underrepresented Racial and </w:delText>
        </w:r>
      </w:del>
      <w:ins w:id="319" w:author="GoldenCorpusHarness" w:date="2026-03-28T22:23:45Z">
        <w:r>
          <w:t>TABL</w:t>
        </w:r>
      </w:ins>
      <w:r>
        <w:t>E</w:t>
      </w:r>
      <w:del w:id="320" w:author="GoldenCorpusHarness" w:date="2026-03-28T22:23:45Z">
        <w:r>
          <w:delText>thnic Populations</w:delText>
        </w:r>
      </w:del>
      <w:ins w:id="321" w:author="GoldenCorpusHarness" w:date="2026-03-28T22:23:45Z">
        <w:r>
          <w:t>S</w:t>
        </w:r>
      </w:ins>
    </w:p>
    <w:p ns2:paraId="39D6B68F" ns2:textId="77777777" w:rsidR="00E46588" w:rsidRPr="00527749" w:rsidRDefault="00E46588" w:rsidP="00E46588">
      <w:pPr>
        <w:pStyle w:val="Paragraph"/>
        <w:rPr>
          <w:i/>
          <w:iCs/>
          <w:u w:val="single"/>
        </w:rPr>
      </w:pPr>
      <w:del w:id="322" w:author="GoldenCorpusHarness" w:date="2026-03-28T22:23:45Z">
        <w:r>
          <w:delText>D</w:delText>
        </w:r>
      </w:del>
      <w:ins w:id="323" w:author="GoldenCorpusHarness" w:date="2026-03-28T22:23:45Z">
        <w:r>
          <w:t>Table 1Age-Adjusted Inc</w:t>
        </w:r>
      </w:ins>
      <w:r>
        <w:t>i</w:t>
      </w:r>
      <w:ins w:id="324" w:author="GoldenCorpusHarness" w:date="2026-03-28T22:23:45Z">
        <w:r>
          <w:t>dence and E</w:t>
        </w:r>
      </w:ins>
      <w:r>
        <w:t>s</w:t>
      </w:r>
      <w:ins w:id="325" w:author="GoldenCorpusHarness" w:date="2026-03-28T22:23:45Z">
        <w:r>
          <w:t>timat</w:t>
        </w:r>
      </w:ins>
      <w:r>
        <w:t>e</w:t>
      </w:r>
      <w:ins w:id="326" w:author="GoldenCorpusHarness" w:date="2026-03-28T22:23:45Z">
        <w:r>
          <w:t>d Number of New C</w:t>
        </w:r>
      </w:ins>
      <w:r>
        <w:t>ase</w:t>
      </w:r>
      <w:ins w:id="327" w:author="GoldenCorpusHarness" w:date="2026-03-28T22:23:45Z">
        <w:r>
          <w:t>s</w:t>
        </w:r>
      </w:ins>
      <w:r>
        <w:t xml:space="preserve"> </w:t>
      </w:r>
      <w:del w:id="328" w:author="GoldenCorpusHarness" w:date="2026-03-28T22:23:45Z">
        <w:r>
          <w:delText>Bu</w:delText>
        </w:r>
      </w:del>
      <w:ins w:id="329" w:author="GoldenCorpusHarness" w:date="2026-03-28T22:23:45Z">
        <w:r>
          <w:t>of Ce</w:t>
        </w:r>
      </w:ins>
      <w:r>
        <w:t>r</w:t>
      </w:r>
      <w:ins w:id="330" w:author="GoldenCorpusHarness" w:date="2026-03-28T22:23:45Z">
        <w:r>
          <w:t>vical Cancer in the US, by Age, Race, an</w:t>
        </w:r>
      </w:ins>
      <w:r>
        <w:t>d</w:t>
      </w:r>
      <w:del w:id="331" w:author="GoldenCorpusHarness" w:date="2026-03-28T22:23:45Z">
        <w:r>
          <w:delText>e</w:delText>
        </w:r>
      </w:del>
      <w:ins w:id="332" w:author="GoldenCorpusHarness" w:date="2026-03-28T22:23:45Z">
        <w:r>
          <w:t xml:space="preserve"> Eth</w:t>
        </w:r>
      </w:ins>
      <w:r>
        <w:t>n</w:t>
      </w:r>
      <w:ins w:id="333" w:author="GoldenCorpusHarness" w:date="2026-03-28T22:23:45Z">
        <w:r>
          <w:t>icity, 2017-202110</w:t>
        </w:r>
      </w:ins>
    </w:p>
    <w:p ns2:paraId="2002DA97" ns2:textId="6DDC7532" w:rsidR="00E46588" w:rsidRDefault="00E46588" w:rsidP="00E46588">
      <w:pPr>
        <w:pStyle w:val="Paragraph"/>
      </w:pPr>
      <w:del w:id="334" w:author="GoldenCorpusHarness" w:date="2026-03-28T22:23:45Z">
        <w:r>
          <w:delText>G</w:delText>
        </w:r>
      </w:del>
      <w:ins w:id="335" w:author="GoldenCorpusHarness" w:date="2026-03-28T22:23:45Z">
        <w:r>
          <w:t>Tab</w:t>
        </w:r>
      </w:ins>
      <w:r>
        <w:t>l</w:t>
      </w:r>
      <w:del w:id="336" w:author="GoldenCorpusHarness" w:date="2026-03-28T22:23:45Z">
        <w:r>
          <w:delText>ob</w:delText>
        </w:r>
      </w:del>
      <w:ins w:id="337" w:author="GoldenCorpusHarness" w:date="2026-03-28T22:23:45Z">
        <w:r>
          <w:t>e 2Prev</w:t>
        </w:r>
      </w:ins>
      <w:r>
        <w:t>al</w:t>
      </w:r>
      <w:del w:id="338" w:author="GoldenCorpusHarness" w:date="2026-03-28T22:23:45Z">
        <w:r>
          <w:delText>ly,</w:delText>
        </w:r>
      </w:del>
      <w:ins w:id="339" w:author="GoldenCorpusHarness" w:date="2026-03-28T22:23:45Z">
        <w:r>
          <w:t>ence</w:t>
        </w:r>
      </w:ins>
      <w:r>
        <w:t xml:space="preserve"> </w:t>
      </w:r>
      <w:del w:id="340" w:author="GoldenCorpusHarness" w:date="2026-03-28T22:23:45Z">
        <w:r>
          <w:delText>i</w:delText>
        </w:r>
      </w:del>
      <w:ins w:id="341" w:author="GoldenCorpusHarness" w:date="2026-03-28T22:23:45Z">
        <w:r>
          <w:t>a</w:t>
        </w:r>
      </w:ins>
      <w:r>
        <w:t>n</w:t>
      </w:r>
      <w:ins w:id="342" w:author="GoldenCorpusHarness" w:date="2026-03-28T22:23:45Z">
        <w:r>
          <w:t>d</w:t>
        </w:r>
      </w:ins>
      <w:r>
        <w:t xml:space="preserve"> </w:t>
      </w:r>
      <w:del w:id="343" w:author="GoldenCorpusHarness" w:date="2026-03-28T22:23:45Z">
        <w:r>
          <w:delText>2020, it was e</w:delText>
        </w:r>
      </w:del>
      <w:ins w:id="344" w:author="GoldenCorpusHarness" w:date="2026-03-28T22:23:45Z">
        <w:r>
          <w:t>E</w:t>
        </w:r>
      </w:ins>
      <w:r>
        <w:t xml:space="preserve">stimated </w:t>
      </w:r>
      <w:del w:id="345" w:author="GoldenCorpusHarness" w:date="2026-03-28T22:23:45Z">
        <w:r>
          <w:delText>that 604,127 (age-standardized rate 13.3 p</w:delText>
        </w:r>
      </w:del>
      <w:ins w:id="346" w:author="GoldenCorpusHarness" w:date="2026-03-28T22:23:45Z">
        <w:r>
          <w:t>Numb</w:t>
        </w:r>
      </w:ins>
      <w:r>
        <w:t xml:space="preserve">er </w:t>
      </w:r>
      <w:del w:id="347" w:author="GoldenCorpusHarness" w:date="2026-03-28T22:23:45Z">
        <w:r>
          <w:delText>100,000 w</w:delText>
        </w:r>
      </w:del>
      <w:r>
        <w:t>o</w:t>
      </w:r>
      <w:del w:id="348" w:author="GoldenCorpusHarness" w:date="2026-03-28T22:23:45Z">
        <w:r>
          <w:delText>m</w:delText>
        </w:r>
      </w:del>
      <w:ins w:id="349" w:author="GoldenCorpusHarness" w:date="2026-03-28T22:23:45Z">
        <w:r>
          <w:t>f Preval</w:t>
        </w:r>
      </w:ins>
      <w:r>
        <w:t>en</w:t>
      </w:r>
      <w:del w:id="350" w:author="GoldenCorpusHarness" w:date="2026-03-28T22:23:45Z">
        <w:r>
          <w:delText>)</w:delText>
        </w:r>
      </w:del>
      <w:ins w:id="351" w:author="GoldenCorpusHarness" w:date="2026-03-28T22:23:45Z">
        <w:r>
          <w:t>t</w:t>
        </w:r>
      </w:ins>
      <w:r>
        <w:t xml:space="preserve"> </w:t>
      </w:r>
      <w:del w:id="352" w:author="GoldenCorpusHarness" w:date="2026-03-28T22:23:45Z">
        <w:r>
          <w:delText>n</w:delText>
        </w:r>
      </w:del>
      <w:ins w:id="353" w:author="GoldenCorpusHarness" w:date="2026-03-28T22:23:45Z">
        <w:r>
          <w:t>Cas</w:t>
        </w:r>
      </w:ins>
      <w:r>
        <w:t>e</w:t>
      </w:r>
      <w:del w:id="354" w:author="GoldenCorpusHarness" w:date="2026-03-28T22:23:45Z">
        <w:r>
          <w:delText>w</w:delText>
        </w:r>
      </w:del>
      <w:ins w:id="355" w:author="GoldenCorpusHarness" w:date="2026-03-28T22:23:45Z">
        <w:r>
          <w:t>s</w:t>
        </w:r>
      </w:ins>
      <w:r>
        <w:t xml:space="preserve"> </w:t>
      </w:r>
      <w:del w:id="356" w:author="GoldenCorpusHarness" w:date="2026-03-28T22:23:45Z">
        <w:r>
          <w:delText>c</w:delText>
        </w:r>
      </w:del>
      <w:ins w:id="357" w:author="GoldenCorpusHarness" w:date="2026-03-28T22:23:45Z">
        <w:r>
          <w:t>of C</w:t>
        </w:r>
      </w:ins>
      <w:r>
        <w:t xml:space="preserve">ervical </w:t>
      </w:r>
      <w:del w:id="358" w:author="GoldenCorpusHarness" w:date="2026-03-28T22:23:45Z">
        <w:r>
          <w:delText>c</w:delText>
        </w:r>
      </w:del>
      <w:ins w:id="359" w:author="GoldenCorpusHarness" w:date="2026-03-28T22:23:45Z">
        <w:r>
          <w:t>C</w:t>
        </w:r>
      </w:ins>
      <w:r>
        <w:t xml:space="preserve">ancer </w:t>
      </w:r>
      <w:del w:id="360" w:author="GoldenCorpusHarness" w:date="2026-03-28T22:23:45Z">
        <w:r>
          <w:delText>cases would be d</w:delText>
        </w:r>
      </w:del>
      <w:r>
        <w:t>i</w:t>
      </w:r>
      <w:del w:id="361" w:author="GoldenCorpusHarness" w:date="2026-03-28T22:23:45Z">
        <w:r>
          <w:delText>agnosed, representing 3.1% of all new cancer diagnoses (6.5% of all new cancer diagnoses in women) and would be responsible for approximately 341,831 (age-standardized rate 7.3 per 100,000 women) deaths worldwide [Ref. 5.4: 06DVK5]. I</w:delText>
        </w:r>
      </w:del>
      <w:r>
        <w:t xml:space="preserve">n the US, </w:t>
      </w:r>
      <w:del w:id="362" w:author="GoldenCorpusHarness" w:date="2026-03-28T22:23:45Z">
        <w:r>
          <w:delText>in</w:delText>
        </w:r>
      </w:del>
      <w:ins w:id="363" w:author="GoldenCorpusHarness" w:date="2026-03-28T22:23:45Z">
        <w:r>
          <w:t>by</w:t>
        </w:r>
      </w:ins>
      <w:r>
        <w:t xml:space="preserve"> </w:t>
      </w:r>
      <w:del w:id="364" w:author="GoldenCorpusHarness" w:date="2026-03-28T22:23:45Z">
        <w:r>
          <w:delText>2023</w:delText>
        </w:r>
      </w:del>
      <w:ins w:id="365" w:author="GoldenCorpusHarness" w:date="2026-03-28T22:23:45Z">
        <w:r>
          <w:t>Age</w:t>
        </w:r>
      </w:ins>
      <w:r>
        <w:t xml:space="preserve">, </w:t>
      </w:r>
      <w:del w:id="366" w:author="GoldenCorpusHarness" w:date="2026-03-28T22:23:45Z">
        <w:r>
          <w:delText>it is estim</w:delText>
        </w:r>
      </w:del>
      <w:ins w:id="367" w:author="GoldenCorpusHarness" w:date="2026-03-28T22:23:45Z">
        <w:r>
          <w:t>R</w:t>
        </w:r>
      </w:ins>
      <w:r>
        <w:t>a</w:t>
      </w:r>
      <w:del w:id="368" w:author="GoldenCorpusHarness" w:date="2026-03-28T22:23:45Z">
        <w:r>
          <w:delText xml:space="preserve">ted that 13,960 women will be diagnosed with </w:delText>
        </w:r>
      </w:del>
      <w:r>
        <w:t>ce</w:t>
      </w:r>
      <w:del w:id="369" w:author="GoldenCorpusHarness" w:date="2026-03-28T22:23:45Z">
        <w:r>
          <w:delText>rvical cancer (representing 0.7% of all newly diagnosed cancers)</w:delText>
        </w:r>
      </w:del>
      <w:ins w:id="370" w:author="GoldenCorpusHarness" w:date="2026-03-28T22:23:45Z">
        <w:r>
          <w:t>,</w:t>
        </w:r>
      </w:ins>
      <w:r>
        <w:t xml:space="preserve"> and </w:t>
      </w:r>
      <w:del w:id="371" w:author="GoldenCorpusHarness" w:date="2026-03-28T22:23:45Z">
        <w:r>
          <w:delText>4310 wome</w:delText>
        </w:r>
      </w:del>
      <w:ins w:id="372" w:author="GoldenCorpusHarness" w:date="2026-03-28T22:23:45Z">
        <w:r>
          <w:t>Eth</w:t>
        </w:r>
      </w:ins>
      <w:r>
        <w:t>n</w:t>
      </w:r>
      <w:del w:id="373" w:author="GoldenCorpusHarness" w:date="2026-03-28T22:23:45Z">
        <w:r>
          <w:delText xml:space="preserve"> will die due to cerv</w:delText>
        </w:r>
      </w:del>
      <w:r>
        <w:t>ic</w:t>
      </w:r>
      <w:del w:id="374" w:author="GoldenCorpusHarness" w:date="2026-03-28T22:23:45Z">
        <w:r>
          <w:delText>al cancer (0.7% of all cancer dea</w:delText>
        </w:r>
      </w:del>
      <w:ins w:id="375" w:author="GoldenCorpusHarness" w:date="2026-03-28T22:23:45Z">
        <w:r>
          <w:t>i</w:t>
        </w:r>
      </w:ins>
      <w:r>
        <w:t>t</w:t>
      </w:r>
      <w:del w:id="376" w:author="GoldenCorpusHarness" w:date="2026-03-28T22:23:45Z">
        <w:r>
          <w:delText>hs) [Ref. 5.4: 08CJK3]. Based on</w:delText>
        </w:r>
      </w:del>
      <w:ins w:id="377" w:author="GoldenCorpusHarness" w:date="2026-03-28T22:23:45Z">
        <w:r>
          <w:t>y,</w:t>
        </w:r>
      </w:ins>
      <w:r>
        <w:t xml:space="preserve"> 20</w:t>
      </w:r>
      <w:ins w:id="378" w:author="GoldenCorpusHarness" w:date="2026-03-28T22:23:45Z">
        <w:r>
          <w:t>25</w:t>
        </w:r>
      </w:ins>
      <w:r>
        <w:t>1</w:t>
      </w:r>
      <w:del w:id="379" w:author="GoldenCorpusHarness" w:date="2026-03-28T22:23:45Z">
        <w:r>
          <w:delText>7-20</w:delText>
        </w:r>
      </w:del>
      <w:r>
        <w:t>1</w:t>
      </w:r>
      <w:del w:id="380" w:author="GoldenCorpusHarness" w:date="2026-03-28T22:23:45Z">
        <w:r>
          <w:delText>9 data, approximately 0.7% of women in the US will be diagnosed with cervical cancer at some point during their lifetime [Ref. 5.4: 08CJK3].</w:delText>
        </w:r>
      </w:del>
    </w:p>
    <w:p ns2:paraId="41850AE9" ns2:textId="49A92AE1" w:rsidR="00E46588" w:rsidRPr="00527749" w:rsidRDefault="00BB3AEB" w:rsidP="00E46588">
      <w:pPr>
        <w:pStyle w:val="Paragraph"/>
        <w:rPr>
          <w:i/>
          <w:iCs/>
          <w:u w:val="single"/>
        </w:rPr>
      </w:pPr>
      <w:del w:id="381" w:author="GoldenCorpusHarness" w:date="2026-03-28T22:23:45Z">
        <w:r>
          <w:delText>D</w:delText>
        </w:r>
      </w:del>
      <w:ins w:id="382" w:author="GoldenCorpusHarness" w:date="2026-03-28T22:23:45Z">
        <w:r>
          <w:t>Table 3Expected Enrollment Goals by Race and Ethn</w:t>
        </w:r>
      </w:ins>
      <w:r>
        <w:t>i</w:t>
      </w:r>
      <w:del w:id="383" w:author="GoldenCorpusHarness" w:date="2026-03-28T22:23:45Z">
        <w:r>
          <w:delText>spar</w:delText>
        </w:r>
      </w:del>
      <w:ins w:id="384" w:author="GoldenCorpusHarness" w:date="2026-03-28T22:23:45Z">
        <w:r>
          <w:t>c</w:t>
        </w:r>
      </w:ins>
      <w:r>
        <w:t>it</w:t>
      </w:r>
      <w:del w:id="385" w:author="GoldenCorpusHarness" w:date="2026-03-28T22:23:45Z">
        <w:r>
          <w:delText>ies in Disease Burden</w:delText>
        </w:r>
      </w:del>
      <w:ins w:id="386" w:author="GoldenCorpusHarness" w:date="2026-03-28T22:23:45Z">
        <w:r>
          <w:t>y20</w:t>
        </w:r>
      </w:ins>
    </w:p>
    <w:p ns2:paraId="363F459C" ns2:textId="76932ED5" w:rsidR="00F42BF5" w:rsidRDefault="726977D3" w:rsidP="00F42BF5">
      <w:pPr>
        <w:pStyle w:val="Paragraph"/>
      </w:pPr>
      <w:del w:id="387" w:author="GoldenCorpusHarness" w:date="2026-03-28T22:23:45Z">
        <w:r>
          <w:delText xml:space="preserve">A recently published study based on SEER data between 2000 and 2018 reported that Black and Hispanic women in the US had the highest incidence rates of cervical SCC compared with other racial and ethnic groups, while the incidence of cervical adenocarcinoma was highest among White and Hispanic women. Black women were more likely to be diagnosed with regional or distant cervical cancer than White women across histology subtypes [Ref. 5.4: 08BZMY]. </w:delText>
        </w:r>
      </w:del>
    </w:p>
    <w:p ns2:paraId="20192D24" ns2:textId="2148E994" w:rsidR="00F42BF5" w:rsidRDefault="004A6058" w:rsidP="00F42BF5">
      <w:pPr>
        <w:pStyle w:val="Paragraph"/>
      </w:pPr>
      <w:ins w:id="388" w:author="GoldenCorpusHarness" w:date="2026-03-28T22:23:45Z">
        <w:r>
          <w:t>LIST OF A</w:t>
        </w:r>
      </w:ins>
      <w:r>
        <w:t>B</w:t>
      </w:r>
      <w:del w:id="389" w:author="GoldenCorpusHarness" w:date="2026-03-28T22:23:45Z">
        <w:r>
          <w:delText>ased</w:delText>
        </w:r>
      </w:del>
      <w:ins w:id="390" w:author="GoldenCorpusHarness" w:date="2026-03-28T22:23:45Z">
        <w:r>
          <w:t>BREVIATIONS</w:t>
        </w:r>
      </w:ins>
      <w:r>
        <w:t xml:space="preserve"> </w:t>
      </w:r>
      <w:del w:id="391" w:author="GoldenCorpusHarness" w:date="2026-03-28T22:23:45Z">
        <w:r>
          <w:delText>on</w:delText>
        </w:r>
      </w:del>
      <w:ins w:id="392" w:author="GoldenCorpusHarness" w:date="2026-03-28T22:23:45Z">
        <w:r>
          <w:t>AND</w:t>
        </w:r>
      </w:ins>
      <w:r>
        <w:t xml:space="preserve"> </w:t>
      </w:r>
      <w:del w:id="393" w:author="GoldenCorpusHarness" w:date="2026-03-28T22:23:45Z">
        <w:r>
          <w:delText>S</w:delText>
        </w:r>
      </w:del>
      <w:ins w:id="394" w:author="GoldenCorpusHarness" w:date="2026-03-28T22:23:45Z">
        <w:r>
          <w:t>D</w:t>
        </w:r>
      </w:ins>
      <w:r>
        <w:t>E</w:t>
      </w:r>
      <w:ins w:id="395" w:author="GoldenCorpusHarness" w:date="2026-03-28T22:23:45Z">
        <w:r>
          <w:t>FINITION OF T</w:t>
        </w:r>
      </w:ins>
      <w:r>
        <w:t>ER</w:t>
      </w:r>
      <w:del w:id="396" w:author="GoldenCorpusHarness" w:date="2026-03-28T22:23:45Z">
        <w:r>
          <w:delText xml:space="preserve"> data between 2000 and 2018, the percentage of non-Hispanic Black patients increased steadily from those who were diagnosed at localized stage to those diagnosed at distant stage. However, the percentage of non-Hispanic White and Hispanic patients diagnosed for cervical cancer remained consistent across the stages [Ref. 5.4: 08BZ</w:delText>
        </w:r>
      </w:del>
      <w:r>
        <w:t>M</w:t>
      </w:r>
      <w:del w:id="397" w:author="GoldenCorpusHarness" w:date="2026-03-28T22:23:45Z">
        <w:r>
          <w:delText xml:space="preserve">Y]. In addition, it was observed that in White women, incidence rates of </w:delText>
        </w:r>
      </w:del>
      <w:r>
        <w:t>S</w:t>
      </w:r>
      <w:del w:id="398" w:author="GoldenCorpusHarness" w:date="2026-03-28T22:23:45Z">
        <w:r>
          <w:delText>CC and adenocarcinoma peaked between the ages of 35-44 years and remained stable thereafter, whereas the incidence rates continued to increase with age among Black women, peaking between the ages of 65-74 years for both subtypes. Incidence rates of SCC also peaked between the ages of 65-74 years among Hispanic women. For either SCC or adenocarcinoma at every stage, Black women had the lowest reported 5-year relative survival among all racial and ethnic groups [Ref. 5.4: 08BZMY].</w:delText>
        </w:r>
      </w:del>
    </w:p>
    <w:p ns2:paraId="57AA5EA2" ns2:textId="37B8B100" w:rsidR="00B3562D" w:rsidRPr="006470C9" w:rsidRDefault="006470C9" w:rsidP="00290AC0">
      <w:pPr>
        <w:pStyle w:val="Paragraph"/>
      </w:pPr>
      <w:del w:id="399" w:author="GoldenCorpusHarness" w:date="2026-03-28T22:23:45Z">
        <w:r>
          <w:delText>Rac</w:delText>
        </w:r>
      </w:del>
      <w:ins w:id="400" w:author="GoldenCorpusHarness" w:date="2026-03-28T22:23:45Z">
        <w:r>
          <w:t>Th</w:t>
        </w:r>
      </w:ins>
      <w:r>
        <w:t>i</w:t>
      </w:r>
      <w:del w:id="401" w:author="GoldenCorpusHarness" w:date="2026-03-28T22:23:45Z">
        <w:r>
          <w:delText>a</w:delText>
        </w:r>
      </w:del>
      <w:ins w:id="402" w:author="GoldenCorpusHarness" w:date="2026-03-28T22:23:45Z">
        <w:r>
          <w:t xml:space="preserve">s </w:t>
        </w:r>
      </w:ins>
      <w:r>
        <w:t>l</w:t>
      </w:r>
      <w:ins w:id="403" w:author="GoldenCorpusHarness" w:date="2026-03-28T22:23:45Z">
        <w:r>
          <w:t>ist</w:t>
        </w:r>
      </w:ins>
      <w:r>
        <w:t xml:space="preserve"> </w:t>
      </w:r>
      <w:del w:id="404" w:author="GoldenCorpusHarness" w:date="2026-03-28T22:23:45Z">
        <w:r>
          <w:delText>and ethnic diff</w:delText>
        </w:r>
      </w:del>
      <w:ins w:id="405" w:author="GoldenCorpusHarness" w:date="2026-03-28T22:23:45Z">
        <w:r>
          <w:t>s</w:t>
        </w:r>
      </w:ins>
      <w:r>
        <w:t>er</w:t>
      </w:r>
      <w:del w:id="406" w:author="GoldenCorpusHarness" w:date="2026-03-28T22:23:45Z">
        <w:r>
          <w:delText>enc</w:delText>
        </w:r>
      </w:del>
      <w:ins w:id="407" w:author="GoldenCorpusHarness" w:date="2026-03-28T22:23:45Z">
        <w:r>
          <w:t>v</w:t>
        </w:r>
      </w:ins>
      <w:r>
        <w:t xml:space="preserve">es </w:t>
      </w:r>
      <w:ins w:id="408" w:author="GoldenCorpusHarness" w:date="2026-03-28T22:23:45Z">
        <w:r>
          <w:t>as the f</w:t>
        </w:r>
      </w:ins>
      <w:r>
        <w:t>i</w:t>
      </w:r>
      <w:del w:id="409" w:author="GoldenCorpusHarness" w:date="2026-03-28T22:23:45Z">
        <w:r>
          <w:delText>n</w:delText>
        </w:r>
      </w:del>
      <w:ins w:id="410" w:author="GoldenCorpusHarness" w:date="2026-03-28T22:23:45Z">
        <w:r>
          <w:t>rst</w:t>
        </w:r>
      </w:ins>
      <w:r>
        <w:t xml:space="preserve"> </w:t>
      </w:r>
      <w:del w:id="411" w:author="GoldenCorpusHarness" w:date="2026-03-28T22:23:45Z">
        <w:r>
          <w:delText>c</w:delText>
        </w:r>
      </w:del>
      <w:ins w:id="412" w:author="GoldenCorpusHarness" w:date="2026-03-28T22:23:45Z">
        <w:r>
          <w:t>app</w:t>
        </w:r>
      </w:ins>
      <w:r>
        <w:t>e</w:t>
      </w:r>
      <w:ins w:id="413" w:author="GoldenCorpusHarness" w:date="2026-03-28T22:23:45Z">
        <w:r>
          <w:t>a</w:t>
        </w:r>
      </w:ins>
      <w:r>
        <w:t>r</w:t>
      </w:r>
      <w:del w:id="414" w:author="GoldenCorpusHarness" w:date="2026-03-28T22:23:45Z">
        <w:r>
          <w:delText>vical c</w:delText>
        </w:r>
      </w:del>
      <w:r>
        <w:t>ance</w:t>
      </w:r>
      <w:del w:id="415" w:author="GoldenCorpusHarness" w:date="2026-03-28T22:23:45Z">
        <w:r>
          <w:delText>r incidence and mortality</w:delText>
        </w:r>
      </w:del>
      <w:r>
        <w:t xml:space="preserve"> in t</w:t>
      </w:r>
      <w:del w:id="416" w:author="GoldenCorpusHarness" w:date="2026-03-28T22:23:45Z">
        <w:r>
          <w:delText xml:space="preserve">he US may be partly attributed to differences in access to healthcare/screening and follow-up after abnormal results [Ref. 5.4: 08BZMY, 08D67R]. Cervical screening that employs cytology is less effective in detecting adenocarcinoma compared with SCC, which may partly </w:delText>
        </w:r>
      </w:del>
      <w:r>
        <w:t>ex</w:t>
      </w:r>
      <w:del w:id="417" w:author="GoldenCorpusHarness" w:date="2026-03-28T22:23:45Z">
        <w:r>
          <w:delText xml:space="preserve">plain </w:delText>
        </w:r>
      </w:del>
      <w:r>
        <w:t>t</w:t>
      </w:r>
      <w:del w:id="418" w:author="GoldenCorpusHarness" w:date="2026-03-28T22:23:45Z">
        <w:r>
          <w:delText>he relative lower incidence of cervical adenocarcinoma among Black women [Ref</w:delText>
        </w:r>
      </w:del>
      <w:r>
        <w:t>.</w:t>
      </w:r>
      <w:del w:id="419" w:author="GoldenCorpusHarness" w:date="2026-03-28T22:23:45Z">
        <w:r>
          <w:delText xml:space="preserve"> 5.4: 03Q0K8, 08D67W]. It is also possible that the differences in the prevalence of HPV16 contribute to subtype-specific differences in cervical cancer incidence, particularly because of its reduced prevalence among Black women compared with White women in the US, and because this type is more likely to cause adenocarcinoma relative to other HPV types [Ref. 5.4: 08D67M, 08D67G, 08D67L]. </w:delText>
        </w:r>
      </w:del>
    </w:p>
    <w:p ns2:paraId="326A020E" ns2:textId="512ACA10" w:rsidR="00BB3AEB" w:rsidRPr="00527749" w:rsidRDefault="00B3562D" w:rsidP="00E46588">
      <w:pPr>
        <w:pStyle w:val="Paragraph"/>
        <w:rPr>
          <w:i/>
          <w:iCs/>
          <w:u w:val="single"/>
        </w:rPr>
      </w:pPr>
      <w:ins w:id="420" w:author="GoldenCorpusHarness" w:date="2026-03-28T22:23:45Z">
        <w:r>
          <w:t xml:space="preserve">Terms describing racial and ethnic categories may differ in this </w:t>
        </w:r>
      </w:ins>
      <w:r>
        <w:t>Di</w:t>
      </w:r>
      <w:del w:id="421" w:author="GoldenCorpusHarness" w:date="2026-03-28T22:23:45Z">
        <w:r>
          <w:delText>sease Estimates to Su</w:delText>
        </w:r>
      </w:del>
      <w:ins w:id="422" w:author="GoldenCorpusHarness" w:date="2026-03-28T22:23:45Z">
        <w:r>
          <w:t xml:space="preserve">versity Plan (eg, Black or African American when referring to </w:t>
        </w:r>
      </w:ins>
      <w:r>
        <w:t>p</w:t>
      </w:r>
      <w:ins w:id="423" w:author="GoldenCorpusHarness" w:date="2026-03-28T22:23:45Z">
        <w:r>
          <w:t>eo</w:t>
        </w:r>
      </w:ins>
      <w:r>
        <w:t>p</w:t>
      </w:r>
      <w:del w:id="424" w:author="GoldenCorpusHarness" w:date="2026-03-28T22:23:45Z">
        <w:r>
          <w:delText>ort</w:delText>
        </w:r>
      </w:del>
      <w:ins w:id="425" w:author="GoldenCorpusHarness" w:date="2026-03-28T22:23:45Z">
        <w:r>
          <w:t>le of African descent); this document will use the terms from the cited literature.</w:t>
        </w:r>
      </w:ins>
      <w:r>
        <w:t xml:space="preserve"> C</w:t>
      </w:r>
      <w:del w:id="426" w:author="GoldenCorpusHarness" w:date="2026-03-28T22:23:45Z">
        <w:r>
          <w:delText>linical Trial Enrollment Efforts</w:delText>
        </w:r>
      </w:del>
      <w:ins w:id="427" w:author="GoldenCorpusHarness" w:date="2026-03-28T22:23:45Z">
        <w:r>
          <w:t>ategories such as Black and African American are not interchangeable.</w:t>
        </w:r>
      </w:ins>
    </w:p>
    <w:p ns2:paraId="5C64652C" ns2:textId="6E864F2C" w:rsidR="001F614B" w:rsidRDefault="07B444B2" w:rsidP="001F614B">
      <w:pPr>
        <w:pStyle w:val="Paragraph"/>
      </w:pPr>
      <w:r>
        <w:t xml:space="preserve">Based on the 2016-2020 SEER data, the 5-year age-adjusted </w:t>
      </w:r>
      <w:r w:rsidRPr="00812AA4">
        <w:t>incidence</w:t>
      </w:r>
      <w:r>
        <w:t xml:space="preserve"> </w:t>
      </w:r>
      <w:r w:rsidR="00F7516C">
        <w:t xml:space="preserve">rate </w:t>
      </w:r>
      <w:r>
        <w:t xml:space="preserve">of cervical cancer in the US population was 7.68 per 100,000 women </w:t>
      </w:r>
      <w:r w:rsidR="00D17B1D">
        <w:t>[</w:t>
      </w:r>
      <w:r w:rsidR="006967EE">
        <w:t xml:space="preserve">Table </w:t>
      </w:r>
      <w:r w:rsidR="006967EE">
        <w:rPr>
          <w:noProof/>
        </w:rPr>
        <w:t>1</w:t>
      </w:r>
      <w:r w:rsidR="00D17B1D">
        <w:t>]</w:t>
      </w:r>
      <w:r>
        <w:t xml:space="preserve">. </w:t>
      </w:r>
      <w:r w:rsidR="22B207A9">
        <w:t xml:space="preserve">Between </w:t>
      </w:r>
      <w:r>
        <w:t>different ethnic groups, the age-</w:t>
      </w:r>
      <w:r w:rsidRPr="00812AA4">
        <w:t>adjusted incidence rate of cervical cancer was higher in Hispanic women (9.85 per 100,000) compared with non-Hispanic women (7.11 per 100,000).</w:t>
      </w:r>
      <w:r w:rsidR="00636F9C">
        <w:t xml:space="preserve"> </w:t>
      </w:r>
      <w:r w:rsidR="00953D7E" w:rsidRPr="00812AA4">
        <w:t>When assessing non-Hispanic ethnicities in the US</w:t>
      </w:r>
      <w:r w:rsidRPr="00812AA4">
        <w:t>, the age</w:t>
      </w:r>
      <w:r w:rsidR="63C05E27" w:rsidRPr="00812AA4">
        <w:t>-</w:t>
      </w:r>
      <w:r w:rsidRPr="00812AA4">
        <w:t>adjusted incidence rate</w:t>
      </w:r>
      <w:r>
        <w:t xml:space="preserve"> of cervical cancer </w:t>
      </w:r>
      <w:r w:rsidR="00953D7E">
        <w:t xml:space="preserve">was </w:t>
      </w:r>
      <w:r>
        <w:t xml:space="preserve">highest among </w:t>
      </w:r>
      <w:r w:rsidR="00296D36">
        <w:t xml:space="preserve">women who were </w:t>
      </w:r>
      <w:r>
        <w:t xml:space="preserve">Black (8.57 per 100,000), followed by </w:t>
      </w:r>
      <w:r w:rsidR="00914869">
        <w:t xml:space="preserve">those who were </w:t>
      </w:r>
      <w:r>
        <w:t xml:space="preserve">White (7.67 per 100,000), Asian/Pacific Islander (6.08 per 100,000), and lowest among American Indian/Alaska Native (4.26 per 100,000). Among </w:t>
      </w:r>
      <w:r w:rsidR="00953D7E">
        <w:t>p</w:t>
      </w:r>
      <w:r w:rsidR="00636F9C">
        <w:t>eople</w:t>
      </w:r>
      <w:r w:rsidR="00953D7E">
        <w:t xml:space="preserve"> </w:t>
      </w:r>
      <w:r>
        <w:t>newly diagnosed with cervical cancer</w:t>
      </w:r>
      <w:r w:rsidR="22B207A9">
        <w:t xml:space="preserve"> in 2023</w:t>
      </w:r>
      <w:r>
        <w:t xml:space="preserve">, about 77.7% </w:t>
      </w:r>
      <w:r w:rsidR="00953D7E">
        <w:t>we</w:t>
      </w:r>
      <w:r w:rsidR="22B207A9">
        <w:t>re</w:t>
      </w:r>
      <w:r>
        <w:t xml:space="preserve"> White, 15.9% </w:t>
      </w:r>
      <w:r w:rsidR="00953D7E">
        <w:t>we</w:t>
      </w:r>
      <w:r w:rsidR="22B207A9">
        <w:t>re</w:t>
      </w:r>
      <w:r>
        <w:t xml:space="preserve"> Black, 5.8% </w:t>
      </w:r>
      <w:r w:rsidR="00953D7E">
        <w:t>we</w:t>
      </w:r>
      <w:r w:rsidR="22B207A9">
        <w:t>re</w:t>
      </w:r>
      <w:r>
        <w:t xml:space="preserve"> Asian or Pacific Islander, 0.7% </w:t>
      </w:r>
      <w:r w:rsidR="00953D7E">
        <w:t>we</w:t>
      </w:r>
      <w:r w:rsidR="22B207A9">
        <w:t>re</w:t>
      </w:r>
      <w:r>
        <w:t xml:space="preserve"> American Indian/Alaska Native, and 20.0% </w:t>
      </w:r>
      <w:r w:rsidR="00953D7E">
        <w:t>we</w:t>
      </w:r>
      <w:r w:rsidR="22B207A9">
        <w:t xml:space="preserve">re </w:t>
      </w:r>
      <w:r>
        <w:t>Hispanic.</w:t>
      </w:r>
    </w:p>
    <w:p ns2:paraId="128A2659" ns2:textId="58F5C4B5" w:rsidR="001F614B" w:rsidRPr="009E5BC3" w:rsidRDefault="009A54CF" w:rsidP="001F614B">
      <w:pPr>
        <w:pStyle w:val="Paragraph"/>
      </w:pPr>
      <w:del w:id="428" w:author="GoldenCorpusHarness" w:date="2026-03-28T22:23:45Z">
        <w:r>
          <w:delText xml:space="preserve">The overall estimated prevalent case counts of cervical cancer by racial and ethnic subgroups in the US in 2023 are provided in [Table 2]. In 2023, the number of prevalent cervical cancer cases in the US is estimated to be 205,446 based on the most recent SEER prevalence data (115.8 cases per 100,000). Among prevalent cases of cervical cancer, the proportion is highest in women who are White (83.3%), followed by Black (10.4%), Asian or Pacific Islander (5.3%), and lowest in those who are American Indian/Alaska Native (0.9%). When assessed by ethnicity, those who are non-Hispanic (80%) represented a greater proportion of prevalent cervical cancer cases compared with those who were Hispanic (20%). </w:delText>
        </w:r>
      </w:del>
    </w:p>
    <w:p ns2:paraId="4A1D1221" ns2:textId="1D3F00F7" w:rsidR="001F614B" w:rsidRDefault="001F614B" w:rsidP="00D17B1D">
      <w:pPr>
        <w:pStyle w:val="Caption"/>
        <w:keepNext w:val="0"/>
        <w:keepLines w:val="0"/>
        <w:pageBreakBefore/>
        <w:rPr>
          <w:i/>
          <w:iCs/>
        </w:rPr>
      </w:pPr>
      <w:r>
        <w:t>T</w:t>
      </w:r>
      <w:del w:id="429" w:author="GoldenCorpusHarness" w:date="2026-03-28T22:23:45Z">
        <w:r>
          <w:delText>able</w:delText>
        </w:r>
      </w:del>
      <w:ins w:id="430" w:author="GoldenCorpusHarness" w:date="2026-03-28T22:23:45Z">
        <w:r>
          <w:t>ABLE</w:t>
        </w:r>
      </w:ins>
      <w:r>
        <w:t xml:space="preserve"> </w:t>
      </w:r>
      <w:del w:id="431" w:author="GoldenCorpusHarness" w:date="2026-03-28T22:23:45Z">
        <w:r>
          <w:delText>1Age-adjusted Incidence and Estimated Number of New Cases of Cervical Cancer in the US, by Age,</w:delText>
        </w:r>
      </w:del>
      <w:ins w:id="432" w:author="GoldenCorpusHarness" w:date="2026-03-28T22:23:45Z">
        <w:r>
          <w:t>OF</w:t>
        </w:r>
      </w:ins>
      <w:r>
        <w:t xml:space="preserve"> R</w:t>
      </w:r>
      <w:del w:id="433" w:author="GoldenCorpusHarness" w:date="2026-03-28T22:23:45Z">
        <w:r>
          <w:delText xml:space="preserve">ace, and </w:delText>
        </w:r>
      </w:del>
      <w:r>
        <w:t>E</w:t>
      </w:r>
      <w:del w:id="434" w:author="GoldenCorpusHarness" w:date="2026-03-28T22:23:45Z">
        <w:r>
          <w:delText>thnicity, 2016-2020</w:delText>
        </w:r>
      </w:del>
      <w:ins w:id="435" w:author="GoldenCorpusHarness" w:date="2026-03-28T22:23:45Z">
        <w:r>
          <w:t>VISIONS</w:t>
        </w:r>
      </w:ins>
    </w:p>
    <w:tbl>
      <w:tblPr>
        <w:tblStyle w:val="TableGrid"/>
        <w:tblW w:w="5000" w:type="pct"/>
        <w:tblLook w:val="04A0" w:firstRow="1" w:lastRow="0" w:firstColumn="1" w:lastColumn="0" w:noHBand="0" w:noVBand="1"/>
      </w:tblPr>
      <w:tblGrid>
        <w:gridCol w:w="1749"/>
        <w:gridCol w:w="1755"/>
        <w:gridCol w:w="1890"/>
        <w:gridCol w:w="1712"/>
        <w:gridCol w:w="1884"/>
      </w:tblGrid>
      <w:tr w:rsidR="00516E7C" w:rsidRPr="00D73AF4" ns2:paraId="60E8C510" ns2:textId="77777777" w:rsidTr="00516E7C">
        <w:trPr>
          <w:tblHeader/>
        </w:trPr>
        <w:tc>
          <w:tcPr>
            <w:tcW w:w="973" w:type="pct"/>
            <w:vAlign w:val="center"/>
          </w:tcPr>
          <w:p ns2:paraId="231EDB2B" ns2:textId="77777777" w:rsidR="00516E7C" w:rsidRPr="004438FE" w:rsidRDefault="00516E7C" w:rsidP="004438FE">
            <w:pPr>
              <w:pStyle w:val="TableHead"/>
              <w:rPr>
                <w:sz w:val="20"/>
                <w:szCs w:val="20"/>
              </w:rPr>
            </w:pPr>
          </w:p>
        </w:tc>
        <w:tc>
          <w:tcPr>
            <w:tcW w:w="2027" w:type="pct"/>
            <w:gridSpan w:val="2"/>
            <w:vAlign w:val="center"/>
          </w:tcPr>
          <w:p ns2:paraId="4D1F8EAF" ns2:textId="426AECEA" w:rsidR="00516E7C" w:rsidRPr="004438FE" w:rsidRDefault="00516E7C" w:rsidP="004438FE">
            <w:pPr>
              <w:pStyle w:val="TableHead"/>
              <w:rPr>
                <w:sz w:val="20"/>
                <w:szCs w:val="20"/>
              </w:rPr>
            </w:pPr>
            <w:r>
              <w:rPr>
                <w:sz w:val="20"/>
                <w:szCs w:val="20"/>
              </w:rPr>
              <w:t>Overall</w:t>
            </w:r>
          </w:p>
        </w:tc>
        <w:tc>
          <w:tcPr>
            <w:tcW w:w="2000" w:type="pct"/>
            <w:gridSpan w:val="2"/>
          </w:tcPr>
          <w:p ns2:paraId="7450F58B" ns2:textId="6BD33CC0" w:rsidR="00516E7C" w:rsidRPr="004438FE" w:rsidRDefault="00516E7C" w:rsidP="004438FE">
            <w:pPr>
              <w:pStyle w:val="TableHead"/>
              <w:rPr>
                <w:sz w:val="20"/>
                <w:szCs w:val="20"/>
              </w:rPr>
            </w:pPr>
            <w:r>
              <w:rPr>
                <w:sz w:val="20"/>
                <w:szCs w:val="20"/>
              </w:rPr>
              <w:t>Metastatic</w:t>
            </w:r>
          </w:p>
        </w:tc>
      </w:tr>
      <w:tr w:rsidR="00662C12" w:rsidRPr="00D73AF4" ns2:paraId="4FB4C4D3" ns2:textId="096A761B" w:rsidTr="4702F0E6">
        <w:trPr>
          <w:tblHeader/>
        </w:trPr>
        <w:tc>
          <w:tcPr>
            <w:tcW w:w="973" w:type="pct"/>
            <w:vAlign w:val="center"/>
          </w:tcPr>
          <w:p ns2:paraId="7642EB7B" ns2:textId="77777777" w:rsidR="00662C12" w:rsidRPr="004438FE" w:rsidRDefault="00662C12" w:rsidP="004438FE">
            <w:pPr>
              <w:pStyle w:val="TableHead"/>
              <w:rPr>
                <w:sz w:val="20"/>
                <w:szCs w:val="20"/>
              </w:rPr>
            </w:pPr>
            <w:r w:rsidRPr="004438FE">
              <w:rPr>
                <w:sz w:val="20"/>
                <w:szCs w:val="20"/>
              </w:rPr>
              <w:t>Group</w:t>
            </w:r>
          </w:p>
        </w:tc>
        <w:tc>
          <w:tcPr>
            <w:tcW w:w="976" w:type="pct"/>
            <w:vAlign w:val="center"/>
          </w:tcPr>
          <w:p ns2:paraId="0050BBD5" ns2:textId="77777777" w:rsidR="00662C12" w:rsidRPr="004438FE" w:rsidRDefault="00662C12" w:rsidP="004438FE">
            <w:pPr>
              <w:pStyle w:val="TableHead"/>
              <w:rPr>
                <w:sz w:val="20"/>
                <w:szCs w:val="20"/>
              </w:rPr>
            </w:pPr>
            <w:r w:rsidRPr="004438FE">
              <w:rPr>
                <w:sz w:val="20"/>
                <w:szCs w:val="20"/>
              </w:rPr>
              <w:t xml:space="preserve">Age-adjusted </w:t>
            </w:r>
          </w:p>
          <w:p ns2:paraId="34428E75" ns2:textId="77777777" w:rsidR="00662C12" w:rsidRPr="004438FE" w:rsidRDefault="00662C12" w:rsidP="004438FE">
            <w:pPr>
              <w:pStyle w:val="TableHead"/>
              <w:rPr>
                <w:sz w:val="20"/>
                <w:szCs w:val="20"/>
                <w:vertAlign w:val="superscript"/>
              </w:rPr>
            </w:pPr>
            <w:r w:rsidRPr="004438FE">
              <w:rPr>
                <w:sz w:val="20"/>
                <w:szCs w:val="20"/>
              </w:rPr>
              <w:t>Incidence Rate</w:t>
            </w:r>
            <w:r w:rsidRPr="004438FE">
              <w:rPr>
                <w:sz w:val="20"/>
                <w:szCs w:val="20"/>
                <w:vertAlign w:val="superscript"/>
              </w:rPr>
              <w:t>a</w:t>
            </w:r>
          </w:p>
          <w:p ns2:paraId="785FDB32" ns2:textId="77777777" w:rsidR="00662C12" w:rsidRPr="004438FE" w:rsidRDefault="00662C12" w:rsidP="004438FE">
            <w:pPr>
              <w:pStyle w:val="TableHead"/>
              <w:rPr>
                <w:sz w:val="20"/>
                <w:szCs w:val="20"/>
              </w:rPr>
            </w:pPr>
            <w:r w:rsidRPr="004438FE">
              <w:rPr>
                <w:sz w:val="20"/>
                <w:szCs w:val="20"/>
              </w:rPr>
              <w:t>(per 100,000)</w:t>
            </w:r>
          </w:p>
        </w:tc>
        <w:tc>
          <w:tcPr>
            <w:tcW w:w="1051" w:type="pct"/>
            <w:vAlign w:val="center"/>
          </w:tcPr>
          <w:p ns2:paraId="1068FA56" ns2:textId="77777777" w:rsidR="00662C12" w:rsidRPr="004438FE" w:rsidRDefault="00662C12" w:rsidP="004438FE">
            <w:pPr>
              <w:pStyle w:val="TableHead"/>
              <w:rPr>
                <w:sz w:val="20"/>
                <w:szCs w:val="20"/>
              </w:rPr>
            </w:pPr>
            <w:r w:rsidRPr="004438FE">
              <w:rPr>
                <w:sz w:val="20"/>
                <w:szCs w:val="20"/>
              </w:rPr>
              <w:t xml:space="preserve">Estimated Number </w:t>
            </w:r>
          </w:p>
          <w:p ns2:paraId="265881BF" ns2:textId="77777777" w:rsidR="00662C12" w:rsidRPr="004438FE" w:rsidRDefault="00662C12" w:rsidP="004438FE">
            <w:pPr>
              <w:pStyle w:val="TableHead"/>
              <w:rPr>
                <w:sz w:val="20"/>
                <w:szCs w:val="20"/>
              </w:rPr>
            </w:pPr>
            <w:r w:rsidRPr="004438FE">
              <w:rPr>
                <w:sz w:val="20"/>
                <w:szCs w:val="20"/>
              </w:rPr>
              <w:t xml:space="preserve">of New Cases in </w:t>
            </w:r>
          </w:p>
          <w:p ns2:paraId="2C764153" ns2:textId="77777777" w:rsidR="00662C12" w:rsidRPr="004438FE" w:rsidRDefault="00662C12" w:rsidP="004438FE">
            <w:pPr>
              <w:pStyle w:val="TableHead"/>
              <w:rPr>
                <w:sz w:val="20"/>
                <w:szCs w:val="20"/>
              </w:rPr>
            </w:pPr>
            <w:r w:rsidRPr="004438FE">
              <w:rPr>
                <w:sz w:val="20"/>
                <w:szCs w:val="20"/>
              </w:rPr>
              <w:t>2023</w:t>
            </w:r>
            <w:r w:rsidRPr="004438FE">
              <w:rPr>
                <w:sz w:val="20"/>
                <w:szCs w:val="20"/>
                <w:vertAlign w:val="superscript"/>
              </w:rPr>
              <w:t>b, c, d</w:t>
            </w:r>
            <w:r w:rsidRPr="004438FE">
              <w:rPr>
                <w:sz w:val="20"/>
                <w:szCs w:val="20"/>
              </w:rPr>
              <w:t>, n (%)</w:t>
            </w:r>
          </w:p>
        </w:tc>
        <w:tc>
          <w:tcPr>
            <w:tcW w:w="952" w:type="pct"/>
            <w:vAlign w:val="center"/>
          </w:tcPr>
          <w:p ns2:paraId="1105581A" ns2:textId="77777777" w:rsidR="0007645F" w:rsidRPr="004438FE" w:rsidRDefault="0007645F" w:rsidP="0007645F">
            <w:pPr>
              <w:pStyle w:val="TableHead"/>
              <w:rPr>
                <w:sz w:val="20"/>
                <w:szCs w:val="20"/>
              </w:rPr>
            </w:pPr>
            <w:r w:rsidRPr="004438FE">
              <w:rPr>
                <w:sz w:val="20"/>
                <w:szCs w:val="20"/>
              </w:rPr>
              <w:t xml:space="preserve">Age-adjusted </w:t>
            </w:r>
          </w:p>
          <w:p ns2:paraId="15119A84" ns2:textId="77777777" w:rsidR="0007645F" w:rsidRPr="004438FE" w:rsidRDefault="0007645F" w:rsidP="0007645F">
            <w:pPr>
              <w:pStyle w:val="TableHead"/>
              <w:rPr>
                <w:sz w:val="20"/>
                <w:szCs w:val="20"/>
                <w:vertAlign w:val="superscript"/>
              </w:rPr>
            </w:pPr>
            <w:r w:rsidRPr="004438FE">
              <w:rPr>
                <w:sz w:val="20"/>
                <w:szCs w:val="20"/>
              </w:rPr>
              <w:t>Incidence Rate</w:t>
            </w:r>
            <w:r w:rsidRPr="004438FE">
              <w:rPr>
                <w:sz w:val="20"/>
                <w:szCs w:val="20"/>
                <w:vertAlign w:val="superscript"/>
              </w:rPr>
              <w:t>a</w:t>
            </w:r>
          </w:p>
          <w:p ns2:paraId="3B06D548" ns2:textId="5F616EDA" w:rsidR="0007645F" w:rsidRPr="004438FE" w:rsidRDefault="0007645F" w:rsidP="0007645F">
            <w:pPr>
              <w:pStyle w:val="TableHead"/>
              <w:rPr>
                <w:sz w:val="20"/>
                <w:szCs w:val="20"/>
              </w:rPr>
            </w:pPr>
            <w:r w:rsidRPr="004438FE">
              <w:rPr>
                <w:sz w:val="20"/>
                <w:szCs w:val="20"/>
              </w:rPr>
              <w:t>(per 100,000)</w:t>
            </w:r>
          </w:p>
        </w:tc>
        <w:tc>
          <w:tcPr>
            <w:tcW w:w="1048" w:type="pct"/>
            <w:vAlign w:val="center"/>
          </w:tcPr>
          <w:p ns2:paraId="37E6842D" ns2:textId="77777777" w:rsidR="0007645F" w:rsidRPr="004438FE" w:rsidRDefault="0007645F" w:rsidP="0007645F">
            <w:pPr>
              <w:pStyle w:val="TableHead"/>
              <w:rPr>
                <w:sz w:val="20"/>
                <w:szCs w:val="20"/>
              </w:rPr>
            </w:pPr>
            <w:r w:rsidRPr="004438FE">
              <w:rPr>
                <w:sz w:val="20"/>
                <w:szCs w:val="20"/>
              </w:rPr>
              <w:t xml:space="preserve">Estimated Number </w:t>
            </w:r>
          </w:p>
          <w:p ns2:paraId="21698A2A" ns2:textId="77777777" w:rsidR="0007645F" w:rsidRPr="004438FE" w:rsidRDefault="0007645F" w:rsidP="0007645F">
            <w:pPr>
              <w:pStyle w:val="TableHead"/>
              <w:rPr>
                <w:sz w:val="20"/>
                <w:szCs w:val="20"/>
              </w:rPr>
            </w:pPr>
            <w:r w:rsidRPr="004438FE">
              <w:rPr>
                <w:sz w:val="20"/>
                <w:szCs w:val="20"/>
              </w:rPr>
              <w:t xml:space="preserve">of New Cases in </w:t>
            </w:r>
          </w:p>
          <w:p ns2:paraId="10310C6B" ns2:textId="68E64299" w:rsidR="0007645F" w:rsidRPr="004438FE" w:rsidRDefault="0007645F" w:rsidP="0007645F">
            <w:pPr>
              <w:pStyle w:val="TableHead"/>
              <w:rPr>
                <w:sz w:val="20"/>
                <w:szCs w:val="20"/>
              </w:rPr>
            </w:pPr>
            <w:r w:rsidRPr="004438FE">
              <w:rPr>
                <w:sz w:val="20"/>
                <w:szCs w:val="20"/>
              </w:rPr>
              <w:t>2023</w:t>
            </w:r>
            <w:r w:rsidRPr="004438FE">
              <w:rPr>
                <w:sz w:val="20"/>
                <w:szCs w:val="20"/>
                <w:vertAlign w:val="superscript"/>
              </w:rPr>
              <w:t>b, c, d</w:t>
            </w:r>
            <w:r w:rsidRPr="004438FE">
              <w:rPr>
                <w:sz w:val="20"/>
                <w:szCs w:val="20"/>
              </w:rPr>
              <w:t>, n (%)</w:t>
            </w:r>
          </w:p>
        </w:tc>
      </w:tr>
      <w:tr w:rsidR="00662C12" w:rsidRPr="00D73AF4" ns2:paraId="5C3575CD" ns2:textId="6C1C4916" w:rsidTr="4702F0E6">
        <w:trPr>
          <w:tblHeader/>
        </w:trPr>
        <w:tc>
          <w:tcPr>
            <w:tcW w:w="973" w:type="pct"/>
          </w:tcPr>
          <w:p ns2:paraId="64EFAAEA" ns2:textId="77777777" w:rsidR="00662C12" w:rsidRPr="00D73AF4" w:rsidRDefault="00662C12" w:rsidP="00F430F6">
            <w:pPr>
              <w:rPr>
                <w:sz w:val="20"/>
                <w:szCs w:val="20"/>
              </w:rPr>
            </w:pPr>
          </w:p>
        </w:tc>
        <w:tc>
          <w:tcPr>
            <w:tcW w:w="976" w:type="pct"/>
          </w:tcPr>
          <w:p ns2:paraId="597CD229" ns2:textId="77777777" w:rsidR="00662C12" w:rsidRPr="009E5BC3" w:rsidRDefault="00662C12" w:rsidP="004438FE">
            <w:pPr>
              <w:pStyle w:val="TableHead"/>
              <w:rPr>
                <w:b w:val="0"/>
                <w:bCs/>
                <w:sz w:val="20"/>
                <w:szCs w:val="20"/>
              </w:rPr>
            </w:pPr>
            <w:r w:rsidRPr="004438FE">
              <w:rPr>
                <w:sz w:val="20"/>
                <w:szCs w:val="20"/>
              </w:rPr>
              <w:t>Female</w:t>
            </w:r>
          </w:p>
        </w:tc>
        <w:tc>
          <w:tcPr>
            <w:tcW w:w="1051" w:type="pct"/>
          </w:tcPr>
          <w:p ns2:paraId="2497521A" ns2:textId="77777777" w:rsidR="00662C12" w:rsidRPr="004438FE" w:rsidRDefault="00662C12" w:rsidP="004438FE">
            <w:pPr>
              <w:pStyle w:val="TableHead"/>
              <w:rPr>
                <w:sz w:val="20"/>
                <w:szCs w:val="20"/>
              </w:rPr>
            </w:pPr>
            <w:r w:rsidRPr="004438FE">
              <w:rPr>
                <w:sz w:val="20"/>
                <w:szCs w:val="20"/>
              </w:rPr>
              <w:t>Female</w:t>
            </w:r>
          </w:p>
        </w:tc>
        <w:tc>
          <w:tcPr>
            <w:tcW w:w="952" w:type="pct"/>
          </w:tcPr>
          <w:p ns2:paraId="28EF456A" ns2:textId="3A28320F" w:rsidR="0007645F" w:rsidRPr="009E5BC3" w:rsidRDefault="0007645F" w:rsidP="0007645F">
            <w:pPr>
              <w:pStyle w:val="TableHead"/>
              <w:rPr>
                <w:bCs/>
                <w:sz w:val="20"/>
                <w:szCs w:val="20"/>
              </w:rPr>
            </w:pPr>
            <w:r w:rsidRPr="009E5BC3">
              <w:rPr>
                <w:bCs/>
                <w:sz w:val="20"/>
                <w:szCs w:val="20"/>
              </w:rPr>
              <w:t>Female</w:t>
            </w:r>
          </w:p>
        </w:tc>
        <w:tc>
          <w:tcPr>
            <w:tcW w:w="1048" w:type="pct"/>
          </w:tcPr>
          <w:p ns2:paraId="7E46B8D0" ns2:textId="5366ECAC" w:rsidR="0007645F" w:rsidRPr="009E5BC3" w:rsidRDefault="0007645F" w:rsidP="0007645F">
            <w:pPr>
              <w:pStyle w:val="TableHead"/>
              <w:rPr>
                <w:bCs/>
                <w:sz w:val="20"/>
                <w:szCs w:val="20"/>
              </w:rPr>
            </w:pPr>
            <w:r w:rsidRPr="009E5BC3">
              <w:rPr>
                <w:bCs/>
                <w:sz w:val="20"/>
                <w:szCs w:val="20"/>
              </w:rPr>
              <w:t>Female</w:t>
            </w:r>
          </w:p>
        </w:tc>
      </w:tr>
      <w:tr w:rsidR="00662C12" w:rsidRPr="00D73AF4" ns2:paraId="5C8B065B" ns2:textId="22CC9809" w:rsidTr="4702F0E6">
        <w:tc>
          <w:tcPr>
            <w:tcW w:w="973" w:type="pct"/>
            <w:vAlign w:val="center"/>
          </w:tcPr>
          <w:p ns2:paraId="09F528D2" ns2:textId="77777777" w:rsidR="00662C12" w:rsidRPr="004438FE" w:rsidRDefault="00662C12" w:rsidP="004438FE">
            <w:pPr>
              <w:pStyle w:val="TableLeft"/>
              <w:rPr>
                <w:b/>
                <w:bCs w:val="0"/>
                <w:sz w:val="20"/>
                <w:szCs w:val="20"/>
              </w:rPr>
            </w:pPr>
            <w:r w:rsidRPr="004438FE">
              <w:rPr>
                <w:b/>
                <w:bCs w:val="0"/>
                <w:sz w:val="20"/>
                <w:szCs w:val="20"/>
              </w:rPr>
              <w:t>US Overall</w:t>
            </w:r>
          </w:p>
        </w:tc>
        <w:tc>
          <w:tcPr>
            <w:tcW w:w="976" w:type="pct"/>
          </w:tcPr>
          <w:p ns2:paraId="1D2BB09F" ns2:textId="77777777" w:rsidR="00662C12" w:rsidRPr="004438FE" w:rsidRDefault="00662C12" w:rsidP="004438FE">
            <w:pPr>
              <w:pStyle w:val="TableCenter"/>
              <w:rPr>
                <w:sz w:val="20"/>
                <w:szCs w:val="20"/>
              </w:rPr>
            </w:pPr>
            <w:r w:rsidRPr="004438FE">
              <w:rPr>
                <w:sz w:val="20"/>
                <w:szCs w:val="20"/>
              </w:rPr>
              <w:t>7.68</w:t>
            </w:r>
          </w:p>
        </w:tc>
        <w:tc>
          <w:tcPr>
            <w:tcW w:w="1051" w:type="pct"/>
          </w:tcPr>
          <w:p ns2:paraId="30237D4F" ns2:textId="77777777" w:rsidR="00662C12" w:rsidRPr="004438FE" w:rsidRDefault="00662C12" w:rsidP="00F430F6">
            <w:pPr>
              <w:jc w:val="center"/>
              <w:rPr>
                <w:rFonts w:eastAsia="MS Gothic"/>
                <w:sz w:val="20"/>
                <w:szCs w:val="20"/>
              </w:rPr>
            </w:pPr>
            <w:r w:rsidRPr="004438FE">
              <w:rPr>
                <w:rFonts w:eastAsia="MS Gothic"/>
                <w:sz w:val="20"/>
                <w:szCs w:val="20"/>
              </w:rPr>
              <w:t>13,887 (100%)</w:t>
            </w:r>
          </w:p>
        </w:tc>
        <w:tc>
          <w:tcPr>
            <w:tcW w:w="952" w:type="pct"/>
          </w:tcPr>
          <w:p ns2:paraId="4C3D2020" ns2:textId="0EDA5107" w:rsidR="0007645F" w:rsidRDefault="0007645F" w:rsidP="0007645F">
            <w:pPr>
              <w:jc w:val="center"/>
              <w:rPr>
                <w:sz w:val="20"/>
                <w:szCs w:val="20"/>
              </w:rPr>
            </w:pPr>
            <w:r>
              <w:rPr>
                <w:sz w:val="20"/>
                <w:szCs w:val="20"/>
              </w:rPr>
              <w:t>1</w:t>
            </w:r>
            <w:r w:rsidRPr="000342C0">
              <w:rPr>
                <w:sz w:val="20"/>
                <w:szCs w:val="20"/>
              </w:rPr>
              <w:t>.</w:t>
            </w:r>
            <w:r>
              <w:rPr>
                <w:sz w:val="20"/>
                <w:szCs w:val="20"/>
              </w:rPr>
              <w:t>0</w:t>
            </w:r>
            <w:r w:rsidRPr="000342C0">
              <w:rPr>
                <w:sz w:val="20"/>
                <w:szCs w:val="20"/>
              </w:rPr>
              <w:t>8</w:t>
            </w:r>
          </w:p>
        </w:tc>
        <w:tc>
          <w:tcPr>
            <w:tcW w:w="1048" w:type="pct"/>
          </w:tcPr>
          <w:p ns2:paraId="600639ED" ns2:textId="110E5D35" w:rsidR="0007645F" w:rsidRDefault="0007645F" w:rsidP="0007645F">
            <w:pPr>
              <w:jc w:val="center"/>
              <w:rPr>
                <w:sz w:val="20"/>
                <w:szCs w:val="20"/>
              </w:rPr>
            </w:pPr>
            <w:r>
              <w:rPr>
                <w:sz w:val="20"/>
                <w:szCs w:val="20"/>
              </w:rPr>
              <w:t>2167 (100%)</w:t>
            </w:r>
          </w:p>
        </w:tc>
      </w:tr>
      <w:tr w:rsidR="00662C12" w:rsidRPr="00D73AF4" ns2:paraId="6A934FE6" ns2:textId="18FF08D9" w:rsidTr="4702F0E6">
        <w:tc>
          <w:tcPr>
            <w:tcW w:w="973" w:type="pct"/>
            <w:vAlign w:val="center"/>
          </w:tcPr>
          <w:p ns2:paraId="5C7FB5E9" ns2:textId="77777777" w:rsidR="00662C12" w:rsidRPr="00D73AF4" w:rsidRDefault="00662C12" w:rsidP="004438FE">
            <w:pPr>
              <w:pStyle w:val="TableLeft"/>
              <w:rPr>
                <w:b/>
                <w:bCs w:val="0"/>
                <w:sz w:val="20"/>
                <w:szCs w:val="20"/>
              </w:rPr>
            </w:pPr>
            <w:r w:rsidRPr="004438FE">
              <w:rPr>
                <w:b/>
                <w:bCs w:val="0"/>
                <w:sz w:val="20"/>
                <w:szCs w:val="20"/>
              </w:rPr>
              <w:t>Age</w:t>
            </w:r>
          </w:p>
        </w:tc>
        <w:tc>
          <w:tcPr>
            <w:tcW w:w="976" w:type="pct"/>
          </w:tcPr>
          <w:p ns2:paraId="2A729838" ns2:textId="77777777" w:rsidR="00662C12" w:rsidRPr="004438FE" w:rsidRDefault="00662C12" w:rsidP="004438FE">
            <w:pPr>
              <w:pStyle w:val="TableCenter"/>
              <w:rPr>
                <w:sz w:val="20"/>
                <w:szCs w:val="20"/>
              </w:rPr>
            </w:pPr>
          </w:p>
        </w:tc>
        <w:tc>
          <w:tcPr>
            <w:tcW w:w="1051" w:type="pct"/>
          </w:tcPr>
          <w:p ns2:paraId="09465764" ns2:textId="77777777" w:rsidR="00662C12" w:rsidRPr="004438FE" w:rsidRDefault="00662C12" w:rsidP="004438FE">
            <w:pPr>
              <w:pStyle w:val="TableCenter"/>
              <w:rPr>
                <w:sz w:val="20"/>
                <w:szCs w:val="20"/>
              </w:rPr>
            </w:pPr>
          </w:p>
        </w:tc>
        <w:tc>
          <w:tcPr>
            <w:tcW w:w="952" w:type="pct"/>
          </w:tcPr>
          <w:p ns2:paraId="15888547" ns2:textId="77777777" w:rsidR="0007645F" w:rsidRPr="004438FE" w:rsidRDefault="0007645F" w:rsidP="0007645F">
            <w:pPr>
              <w:pStyle w:val="TableCenter"/>
              <w:rPr>
                <w:sz w:val="20"/>
                <w:szCs w:val="20"/>
              </w:rPr>
            </w:pPr>
          </w:p>
        </w:tc>
        <w:tc>
          <w:tcPr>
            <w:tcW w:w="1048" w:type="pct"/>
          </w:tcPr>
          <w:p ns2:paraId="316DAEDD" ns2:textId="77777777" w:rsidR="0007645F" w:rsidRPr="004438FE" w:rsidRDefault="0007645F" w:rsidP="0007645F">
            <w:pPr>
              <w:pStyle w:val="TableCenter"/>
              <w:rPr>
                <w:sz w:val="20"/>
                <w:szCs w:val="20"/>
              </w:rPr>
            </w:pPr>
          </w:p>
        </w:tc>
      </w:tr>
      <w:tr w:rsidR="00662C12" w:rsidRPr="00D73AF4" ns2:paraId="392677F8" ns2:textId="7390A3BC" w:rsidTr="4702F0E6">
        <w:tc>
          <w:tcPr>
            <w:tcW w:w="973" w:type="pct"/>
            <w:vAlign w:val="center"/>
          </w:tcPr>
          <w:p ns2:paraId="306D09B7" ns2:textId="77777777" w:rsidR="00662C12" w:rsidRPr="004438FE" w:rsidRDefault="00662C12" w:rsidP="004438FE">
            <w:pPr>
              <w:pStyle w:val="TableLeft"/>
              <w:ind w:firstLine="157"/>
              <w:rPr>
                <w:b/>
                <w:sz w:val="20"/>
                <w:szCs w:val="20"/>
              </w:rPr>
            </w:pPr>
            <w:r w:rsidRPr="004438FE">
              <w:rPr>
                <w:sz w:val="20"/>
                <w:szCs w:val="20"/>
              </w:rPr>
              <w:t>&lt;50y</w:t>
            </w:r>
          </w:p>
        </w:tc>
        <w:tc>
          <w:tcPr>
            <w:tcW w:w="976" w:type="pct"/>
          </w:tcPr>
          <w:p ns2:paraId="621A7F2E" ns2:textId="77777777" w:rsidR="00662C12" w:rsidRPr="004438FE" w:rsidRDefault="00662C12" w:rsidP="004438FE">
            <w:pPr>
              <w:pStyle w:val="TableCenter"/>
              <w:rPr>
                <w:sz w:val="20"/>
                <w:szCs w:val="20"/>
              </w:rPr>
            </w:pPr>
            <w:r w:rsidRPr="004438FE">
              <w:rPr>
                <w:sz w:val="20"/>
                <w:szCs w:val="20"/>
              </w:rPr>
              <w:t>6.30</w:t>
            </w:r>
          </w:p>
        </w:tc>
        <w:tc>
          <w:tcPr>
            <w:tcW w:w="1051" w:type="pct"/>
          </w:tcPr>
          <w:p ns2:paraId="2D8DEF6A" ns2:textId="0367B398" w:rsidR="00662C12" w:rsidRPr="004438FE" w:rsidRDefault="00662C12" w:rsidP="004438FE">
            <w:pPr>
              <w:pStyle w:val="TableCenter"/>
              <w:rPr>
                <w:sz w:val="20"/>
                <w:szCs w:val="20"/>
              </w:rPr>
            </w:pPr>
            <w:r w:rsidRPr="004438FE">
              <w:rPr>
                <w:sz w:val="20"/>
                <w:szCs w:val="20"/>
              </w:rPr>
              <w:t>6566 (47.3%)</w:t>
            </w:r>
          </w:p>
        </w:tc>
        <w:tc>
          <w:tcPr>
            <w:tcW w:w="952" w:type="pct"/>
          </w:tcPr>
          <w:p ns2:paraId="03F87A81" ns2:textId="3473E516" w:rsidR="0007645F" w:rsidRPr="003800AB" w:rsidRDefault="0007645F" w:rsidP="0007645F">
            <w:pPr>
              <w:pStyle w:val="TableCenter"/>
              <w:rPr>
                <w:sz w:val="20"/>
                <w:szCs w:val="20"/>
              </w:rPr>
            </w:pPr>
            <w:r w:rsidRPr="003800AB">
              <w:rPr>
                <w:sz w:val="20"/>
                <w:szCs w:val="20"/>
              </w:rPr>
              <w:t>0.60</w:t>
            </w:r>
          </w:p>
        </w:tc>
        <w:tc>
          <w:tcPr>
            <w:tcW w:w="1048" w:type="pct"/>
          </w:tcPr>
          <w:p ns2:paraId="6E8068A6" ns2:textId="6DE02ED6" w:rsidR="0007645F" w:rsidRPr="00436A25" w:rsidRDefault="0007645F" w:rsidP="0007645F">
            <w:pPr>
              <w:pStyle w:val="TableCenter"/>
              <w:rPr>
                <w:sz w:val="20"/>
                <w:szCs w:val="20"/>
              </w:rPr>
            </w:pPr>
            <w:r w:rsidRPr="00436A25">
              <w:rPr>
                <w:sz w:val="20"/>
                <w:szCs w:val="20"/>
              </w:rPr>
              <w:t>610 (28.1%)</w:t>
            </w:r>
          </w:p>
        </w:tc>
      </w:tr>
      <w:tr w:rsidR="00662C12" w:rsidRPr="00D73AF4" ns2:paraId="2815AA3C" ns2:textId="1A31E15E" w:rsidTr="4702F0E6">
        <w:tc>
          <w:tcPr>
            <w:tcW w:w="973" w:type="pct"/>
            <w:vAlign w:val="center"/>
          </w:tcPr>
          <w:p ns2:paraId="13D5435B" ns2:textId="77777777" w:rsidR="00662C12" w:rsidRPr="004438FE" w:rsidRDefault="00662C12" w:rsidP="004438FE">
            <w:pPr>
              <w:pStyle w:val="TableLeft"/>
              <w:ind w:firstLine="157"/>
              <w:rPr>
                <w:b/>
                <w:sz w:val="20"/>
                <w:szCs w:val="20"/>
              </w:rPr>
            </w:pPr>
            <w:r w:rsidRPr="004438FE">
              <w:rPr>
                <w:sz w:val="20"/>
                <w:szCs w:val="20"/>
              </w:rPr>
              <w:t>50-64y</w:t>
            </w:r>
          </w:p>
        </w:tc>
        <w:tc>
          <w:tcPr>
            <w:tcW w:w="976" w:type="pct"/>
          </w:tcPr>
          <w:p ns2:paraId="7785C0DD" ns2:textId="77777777" w:rsidR="00662C12" w:rsidRPr="004438FE" w:rsidRDefault="00662C12" w:rsidP="004438FE">
            <w:pPr>
              <w:pStyle w:val="TableCenter"/>
              <w:rPr>
                <w:sz w:val="20"/>
                <w:szCs w:val="20"/>
              </w:rPr>
            </w:pPr>
            <w:r w:rsidRPr="004438FE">
              <w:rPr>
                <w:sz w:val="20"/>
                <w:szCs w:val="20"/>
              </w:rPr>
              <w:t>12.30</w:t>
            </w:r>
          </w:p>
        </w:tc>
        <w:tc>
          <w:tcPr>
            <w:tcW w:w="1051" w:type="pct"/>
          </w:tcPr>
          <w:p ns2:paraId="6144D113" ns2:textId="77683EE3" w:rsidR="00662C12" w:rsidRPr="004438FE" w:rsidRDefault="00662C12" w:rsidP="004438FE">
            <w:pPr>
              <w:pStyle w:val="TableCenter"/>
              <w:rPr>
                <w:sz w:val="20"/>
                <w:szCs w:val="20"/>
              </w:rPr>
            </w:pPr>
            <w:r w:rsidRPr="004438FE">
              <w:rPr>
                <w:sz w:val="20"/>
                <w:szCs w:val="20"/>
              </w:rPr>
              <w:t>3900 (28.1%)</w:t>
            </w:r>
          </w:p>
        </w:tc>
        <w:tc>
          <w:tcPr>
            <w:tcW w:w="952" w:type="pct"/>
          </w:tcPr>
          <w:p ns2:paraId="7A1E2A17" ns2:textId="40C066BD" w:rsidR="0007645F" w:rsidRPr="003800AB" w:rsidRDefault="0007645F" w:rsidP="0007645F">
            <w:pPr>
              <w:pStyle w:val="TableCenter"/>
              <w:rPr>
                <w:sz w:val="20"/>
                <w:szCs w:val="20"/>
              </w:rPr>
            </w:pPr>
            <w:r w:rsidRPr="003800AB">
              <w:rPr>
                <w:sz w:val="20"/>
                <w:szCs w:val="20"/>
              </w:rPr>
              <w:t>2.34</w:t>
            </w:r>
          </w:p>
        </w:tc>
        <w:tc>
          <w:tcPr>
            <w:tcW w:w="1048" w:type="pct"/>
          </w:tcPr>
          <w:p ns2:paraId="7241B6E1" ns2:textId="1020C784" w:rsidR="0007645F" w:rsidRPr="00436A25" w:rsidRDefault="0007645F" w:rsidP="0007645F">
            <w:pPr>
              <w:pStyle w:val="TableCenter"/>
              <w:rPr>
                <w:sz w:val="20"/>
                <w:szCs w:val="20"/>
              </w:rPr>
            </w:pPr>
            <w:r w:rsidRPr="00436A25">
              <w:rPr>
                <w:sz w:val="20"/>
                <w:szCs w:val="20"/>
              </w:rPr>
              <w:t>748 (34.5%)</w:t>
            </w:r>
          </w:p>
        </w:tc>
      </w:tr>
      <w:tr w:rsidR="00662C12" w:rsidRPr="00D73AF4" ns2:paraId="53F6F279" ns2:textId="4C43CF4F" w:rsidTr="4702F0E6">
        <w:tc>
          <w:tcPr>
            <w:tcW w:w="973" w:type="pct"/>
            <w:vAlign w:val="center"/>
          </w:tcPr>
          <w:p ns2:paraId="62307B97" ns2:textId="77777777" w:rsidR="00662C12" w:rsidRPr="004438FE" w:rsidRDefault="00662C12" w:rsidP="004438FE">
            <w:pPr>
              <w:pStyle w:val="TableLeft"/>
              <w:ind w:firstLine="157"/>
              <w:rPr>
                <w:b/>
                <w:sz w:val="20"/>
                <w:szCs w:val="20"/>
              </w:rPr>
            </w:pPr>
            <w:r w:rsidRPr="004438FE">
              <w:rPr>
                <w:rFonts w:eastAsiaTheme="minorEastAsia"/>
                <w:color w:val="000000" w:themeColor="text1"/>
                <w:sz w:val="20"/>
                <w:szCs w:val="20"/>
              </w:rPr>
              <w:t>≥65y</w:t>
            </w:r>
          </w:p>
        </w:tc>
        <w:tc>
          <w:tcPr>
            <w:tcW w:w="976" w:type="pct"/>
          </w:tcPr>
          <w:p ns2:paraId="790227BE" ns2:textId="77777777" w:rsidR="00662C12" w:rsidRPr="004438FE" w:rsidRDefault="00662C12" w:rsidP="004438FE">
            <w:pPr>
              <w:pStyle w:val="TableCenter"/>
              <w:rPr>
                <w:sz w:val="20"/>
                <w:szCs w:val="20"/>
              </w:rPr>
            </w:pPr>
            <w:r w:rsidRPr="004438FE">
              <w:rPr>
                <w:sz w:val="20"/>
                <w:szCs w:val="20"/>
              </w:rPr>
              <w:t>10.07</w:t>
            </w:r>
          </w:p>
        </w:tc>
        <w:tc>
          <w:tcPr>
            <w:tcW w:w="1051" w:type="pct"/>
            <w:vAlign w:val="center"/>
          </w:tcPr>
          <w:p ns2:paraId="62BBA6B2" ns2:textId="6552EB6F" w:rsidR="00662C12" w:rsidRPr="004438FE" w:rsidRDefault="00662C12" w:rsidP="004438FE">
            <w:pPr>
              <w:pStyle w:val="TableCenter"/>
              <w:rPr>
                <w:sz w:val="20"/>
                <w:szCs w:val="20"/>
              </w:rPr>
            </w:pPr>
            <w:r w:rsidRPr="004438FE">
              <w:rPr>
                <w:sz w:val="20"/>
                <w:szCs w:val="20"/>
              </w:rPr>
              <w:t>3420 (24.6%)</w:t>
            </w:r>
          </w:p>
        </w:tc>
        <w:tc>
          <w:tcPr>
            <w:tcW w:w="952" w:type="pct"/>
          </w:tcPr>
          <w:p ns2:paraId="5B575F2D" ns2:textId="1C2CAEA5" w:rsidR="0007645F" w:rsidRPr="003800AB" w:rsidRDefault="0007645F" w:rsidP="0007645F">
            <w:pPr>
              <w:pStyle w:val="TableCenter"/>
              <w:rPr>
                <w:sz w:val="20"/>
                <w:szCs w:val="20"/>
              </w:rPr>
            </w:pPr>
            <w:r w:rsidRPr="003800AB">
              <w:rPr>
                <w:sz w:val="20"/>
                <w:szCs w:val="20"/>
              </w:rPr>
              <w:t>2.38</w:t>
            </w:r>
          </w:p>
        </w:tc>
        <w:tc>
          <w:tcPr>
            <w:tcW w:w="1048" w:type="pct"/>
          </w:tcPr>
          <w:p ns2:paraId="41EB3A6F" ns2:textId="77E8FDF0" w:rsidR="0007645F" w:rsidRPr="00436A25" w:rsidRDefault="0007645F" w:rsidP="0007645F">
            <w:pPr>
              <w:pStyle w:val="TableCenter"/>
              <w:rPr>
                <w:sz w:val="20"/>
                <w:szCs w:val="20"/>
              </w:rPr>
            </w:pPr>
            <w:r w:rsidRPr="00436A25">
              <w:rPr>
                <w:sz w:val="20"/>
                <w:szCs w:val="20"/>
              </w:rPr>
              <w:t>810 (37.4%)</w:t>
            </w:r>
          </w:p>
        </w:tc>
      </w:tr>
      <w:tr w:rsidR="00662C12" w:rsidRPr="00D73AF4" ns2:paraId="4048369D" ns2:textId="4CE03A2A" w:rsidTr="4702F0E6">
        <w:tc>
          <w:tcPr>
            <w:tcW w:w="973" w:type="pct"/>
            <w:vAlign w:val="center"/>
          </w:tcPr>
          <w:p ns2:paraId="43C0F6CE" ns2:textId="77777777" w:rsidR="00662C12" w:rsidRPr="00D73AF4" w:rsidRDefault="00662C12" w:rsidP="004438FE">
            <w:pPr>
              <w:pStyle w:val="TableLeft"/>
              <w:rPr>
                <w:sz w:val="20"/>
                <w:szCs w:val="20"/>
              </w:rPr>
            </w:pPr>
            <w:r w:rsidRPr="004438FE">
              <w:rPr>
                <w:b/>
                <w:bCs w:val="0"/>
                <w:sz w:val="20"/>
                <w:szCs w:val="20"/>
              </w:rPr>
              <w:t>Race</w:t>
            </w:r>
            <w:r w:rsidRPr="00171A50">
              <w:rPr>
                <w:b/>
                <w:bCs w:val="0"/>
                <w:color w:val="000000"/>
                <w:sz w:val="20"/>
                <w:szCs w:val="20"/>
              </w:rPr>
              <w:t xml:space="preserve"> </w:t>
            </w:r>
          </w:p>
        </w:tc>
        <w:tc>
          <w:tcPr>
            <w:tcW w:w="976" w:type="pct"/>
          </w:tcPr>
          <w:p ns2:paraId="5CC9176C" ns2:textId="77777777" w:rsidR="00662C12" w:rsidRPr="004438FE" w:rsidRDefault="00662C12" w:rsidP="004438FE">
            <w:pPr>
              <w:pStyle w:val="TableCenter"/>
              <w:rPr>
                <w:sz w:val="20"/>
                <w:szCs w:val="20"/>
              </w:rPr>
            </w:pPr>
          </w:p>
        </w:tc>
        <w:tc>
          <w:tcPr>
            <w:tcW w:w="1051" w:type="pct"/>
          </w:tcPr>
          <w:p ns2:paraId="29947B3A" ns2:textId="77777777" w:rsidR="00662C12" w:rsidRPr="004438FE" w:rsidRDefault="00662C12" w:rsidP="004438FE">
            <w:pPr>
              <w:pStyle w:val="TableCenter"/>
              <w:rPr>
                <w:sz w:val="20"/>
                <w:szCs w:val="20"/>
              </w:rPr>
            </w:pPr>
          </w:p>
        </w:tc>
        <w:tc>
          <w:tcPr>
            <w:tcW w:w="952" w:type="pct"/>
          </w:tcPr>
          <w:p ns2:paraId="533A617F" ns2:textId="77777777" w:rsidR="0007645F" w:rsidRPr="004438FE" w:rsidRDefault="0007645F" w:rsidP="0007645F">
            <w:pPr>
              <w:pStyle w:val="TableCenter"/>
              <w:rPr>
                <w:sz w:val="20"/>
                <w:szCs w:val="20"/>
              </w:rPr>
            </w:pPr>
          </w:p>
        </w:tc>
        <w:tc>
          <w:tcPr>
            <w:tcW w:w="1048" w:type="pct"/>
          </w:tcPr>
          <w:p ns2:paraId="01BB3037" ns2:textId="77777777" w:rsidR="0007645F" w:rsidRPr="004438FE" w:rsidRDefault="0007645F" w:rsidP="0007645F">
            <w:pPr>
              <w:pStyle w:val="TableCenter"/>
              <w:rPr>
                <w:sz w:val="20"/>
                <w:szCs w:val="20"/>
              </w:rPr>
            </w:pPr>
          </w:p>
        </w:tc>
      </w:tr>
      <w:tr w:rsidR="00662C12" w:rsidRPr="00D73AF4" ns2:paraId="109350B0" ns2:textId="4551AF86" w:rsidTr="4702F0E6">
        <w:tc>
          <w:tcPr>
            <w:tcW w:w="973" w:type="pct"/>
            <w:vAlign w:val="center"/>
          </w:tcPr>
          <w:p ns2:paraId="2D63F702" ns2:textId="77777777" w:rsidR="00662C12" w:rsidRPr="00D73AF4" w:rsidRDefault="00662C12" w:rsidP="004438FE">
            <w:pPr>
              <w:pStyle w:val="TableLeft"/>
              <w:ind w:firstLine="157"/>
              <w:rPr>
                <w:sz w:val="20"/>
                <w:szCs w:val="20"/>
              </w:rPr>
            </w:pPr>
            <w:r w:rsidRPr="009929A5">
              <w:rPr>
                <w:sz w:val="20"/>
                <w:szCs w:val="20"/>
              </w:rPr>
              <w:t>White</w:t>
            </w:r>
          </w:p>
        </w:tc>
        <w:tc>
          <w:tcPr>
            <w:tcW w:w="976" w:type="pct"/>
          </w:tcPr>
          <w:p ns2:paraId="6F07D6A0" ns2:textId="77777777" w:rsidR="00662C12" w:rsidRPr="004438FE" w:rsidRDefault="00662C12" w:rsidP="004438FE">
            <w:pPr>
              <w:pStyle w:val="TableCenter"/>
              <w:rPr>
                <w:sz w:val="20"/>
                <w:szCs w:val="20"/>
              </w:rPr>
            </w:pPr>
            <w:r w:rsidRPr="004438FE">
              <w:rPr>
                <w:sz w:val="20"/>
                <w:szCs w:val="20"/>
              </w:rPr>
              <w:t>7.67</w:t>
            </w:r>
          </w:p>
        </w:tc>
        <w:tc>
          <w:tcPr>
            <w:tcW w:w="1051" w:type="pct"/>
            <w:vAlign w:val="center"/>
          </w:tcPr>
          <w:p ns2:paraId="1AC19C3B" ns2:textId="03C26B18" w:rsidR="00662C12" w:rsidRPr="004438FE" w:rsidRDefault="00662C12" w:rsidP="004438FE">
            <w:pPr>
              <w:pStyle w:val="TableCenter"/>
              <w:rPr>
                <w:sz w:val="20"/>
                <w:szCs w:val="20"/>
              </w:rPr>
            </w:pPr>
            <w:r w:rsidRPr="004438FE">
              <w:rPr>
                <w:sz w:val="20"/>
                <w:szCs w:val="20"/>
              </w:rPr>
              <w:t>10,618 (77.7%)</w:t>
            </w:r>
          </w:p>
        </w:tc>
        <w:tc>
          <w:tcPr>
            <w:tcW w:w="952" w:type="pct"/>
          </w:tcPr>
          <w:p ns2:paraId="17C2C9F5" ns2:textId="2D04E58A" w:rsidR="0007645F" w:rsidRPr="003800AB" w:rsidRDefault="0007645F" w:rsidP="0007645F">
            <w:pPr>
              <w:pStyle w:val="TableCenter"/>
              <w:rPr>
                <w:sz w:val="20"/>
                <w:szCs w:val="20"/>
              </w:rPr>
            </w:pPr>
            <w:r w:rsidRPr="003800AB">
              <w:rPr>
                <w:sz w:val="20"/>
                <w:szCs w:val="20"/>
              </w:rPr>
              <w:t>1.06</w:t>
            </w:r>
          </w:p>
        </w:tc>
        <w:tc>
          <w:tcPr>
            <w:tcW w:w="1048" w:type="pct"/>
            <w:vAlign w:val="center"/>
          </w:tcPr>
          <w:p ns2:paraId="26CA722E" ns2:textId="103975F2" w:rsidR="0007645F" w:rsidRPr="000A7FE6" w:rsidRDefault="0007645F" w:rsidP="0007645F">
            <w:pPr>
              <w:pStyle w:val="TableCenter"/>
              <w:rPr>
                <w:sz w:val="20"/>
                <w:szCs w:val="20"/>
              </w:rPr>
            </w:pPr>
            <w:r w:rsidRPr="000A7FE6">
              <w:rPr>
                <w:sz w:val="20"/>
                <w:szCs w:val="20"/>
              </w:rPr>
              <w:t>1651</w:t>
            </w:r>
            <w:r>
              <w:rPr>
                <w:sz w:val="20"/>
                <w:szCs w:val="20"/>
              </w:rPr>
              <w:t xml:space="preserve"> (</w:t>
            </w:r>
            <w:r w:rsidRPr="000A7FE6">
              <w:rPr>
                <w:sz w:val="20"/>
                <w:szCs w:val="20"/>
              </w:rPr>
              <w:t>75.4</w:t>
            </w:r>
            <w:r>
              <w:rPr>
                <w:sz w:val="20"/>
                <w:szCs w:val="20"/>
              </w:rPr>
              <w:t>%)</w:t>
            </w:r>
          </w:p>
        </w:tc>
      </w:tr>
      <w:tr w:rsidR="00662C12" w:rsidRPr="00D73AF4" ns2:paraId="756028B9" ns2:textId="195F185A" w:rsidTr="4702F0E6">
        <w:tc>
          <w:tcPr>
            <w:tcW w:w="973" w:type="pct"/>
            <w:vAlign w:val="center"/>
          </w:tcPr>
          <w:p ns2:paraId="7E8B2DD3" ns2:textId="77777777" w:rsidR="00662C12" w:rsidRPr="00D73AF4" w:rsidRDefault="00662C12" w:rsidP="004438FE">
            <w:pPr>
              <w:pStyle w:val="TableLeft"/>
              <w:ind w:firstLine="157"/>
              <w:rPr>
                <w:sz w:val="20"/>
                <w:szCs w:val="20"/>
              </w:rPr>
            </w:pPr>
            <w:r w:rsidRPr="009929A5">
              <w:rPr>
                <w:sz w:val="20"/>
                <w:szCs w:val="20"/>
              </w:rPr>
              <w:t>Black</w:t>
            </w:r>
          </w:p>
        </w:tc>
        <w:tc>
          <w:tcPr>
            <w:tcW w:w="976" w:type="pct"/>
          </w:tcPr>
          <w:p ns2:paraId="3C69F934" ns2:textId="77777777" w:rsidR="00662C12" w:rsidRPr="004438FE" w:rsidRDefault="00662C12" w:rsidP="004438FE">
            <w:pPr>
              <w:pStyle w:val="TableCenter"/>
              <w:rPr>
                <w:sz w:val="20"/>
                <w:szCs w:val="20"/>
              </w:rPr>
            </w:pPr>
            <w:r w:rsidRPr="004438FE">
              <w:rPr>
                <w:sz w:val="20"/>
                <w:szCs w:val="20"/>
              </w:rPr>
              <w:t>8.57</w:t>
            </w:r>
          </w:p>
        </w:tc>
        <w:tc>
          <w:tcPr>
            <w:tcW w:w="1051" w:type="pct"/>
            <w:vAlign w:val="center"/>
          </w:tcPr>
          <w:p ns2:paraId="488A1BFA" ns2:textId="3526E24D" w:rsidR="00662C12" w:rsidRPr="004438FE" w:rsidRDefault="00662C12" w:rsidP="004438FE">
            <w:pPr>
              <w:pStyle w:val="TableCenter"/>
              <w:rPr>
                <w:sz w:val="20"/>
                <w:szCs w:val="20"/>
              </w:rPr>
            </w:pPr>
            <w:r w:rsidRPr="004438FE">
              <w:rPr>
                <w:sz w:val="20"/>
                <w:szCs w:val="20"/>
              </w:rPr>
              <w:t>2167 (15.9%)</w:t>
            </w:r>
          </w:p>
        </w:tc>
        <w:tc>
          <w:tcPr>
            <w:tcW w:w="952" w:type="pct"/>
          </w:tcPr>
          <w:p ns2:paraId="61F21866" ns2:textId="0B552EE6" w:rsidR="0007645F" w:rsidRPr="003800AB" w:rsidRDefault="0007645F" w:rsidP="0007645F">
            <w:pPr>
              <w:pStyle w:val="TableCenter"/>
              <w:rPr>
                <w:sz w:val="20"/>
                <w:szCs w:val="20"/>
              </w:rPr>
            </w:pPr>
            <w:r w:rsidRPr="003800AB">
              <w:rPr>
                <w:sz w:val="20"/>
                <w:szCs w:val="20"/>
              </w:rPr>
              <w:t>1.56</w:t>
            </w:r>
          </w:p>
        </w:tc>
        <w:tc>
          <w:tcPr>
            <w:tcW w:w="1048" w:type="pct"/>
            <w:vAlign w:val="center"/>
          </w:tcPr>
          <w:p ns2:paraId="1F9EE683" ns2:textId="68A89DD9" w:rsidR="0007645F" w:rsidRPr="000A7FE6" w:rsidRDefault="0007645F" w:rsidP="0007645F">
            <w:pPr>
              <w:pStyle w:val="TableCenter"/>
              <w:rPr>
                <w:sz w:val="20"/>
                <w:szCs w:val="20"/>
              </w:rPr>
            </w:pPr>
            <w:r w:rsidRPr="000A7FE6">
              <w:rPr>
                <w:sz w:val="20"/>
                <w:szCs w:val="20"/>
              </w:rPr>
              <w:t>409</w:t>
            </w:r>
            <w:r>
              <w:rPr>
                <w:sz w:val="20"/>
                <w:szCs w:val="20"/>
              </w:rPr>
              <w:t xml:space="preserve"> (</w:t>
            </w:r>
            <w:r w:rsidRPr="000A7FE6">
              <w:rPr>
                <w:sz w:val="20"/>
                <w:szCs w:val="20"/>
              </w:rPr>
              <w:t>18.7</w:t>
            </w:r>
            <w:r>
              <w:rPr>
                <w:sz w:val="20"/>
                <w:szCs w:val="20"/>
              </w:rPr>
              <w:t>%)</w:t>
            </w:r>
          </w:p>
        </w:tc>
      </w:tr>
      <w:tr w:rsidR="00662C12" w:rsidRPr="00D73AF4" ns2:paraId="52775C36" ns2:textId="34E2D819" w:rsidTr="4702F0E6">
        <w:tc>
          <w:tcPr>
            <w:tcW w:w="973" w:type="pct"/>
            <w:vAlign w:val="center"/>
          </w:tcPr>
          <w:p ns2:paraId="0507386C" ns2:textId="77777777" w:rsidR="00662C12" w:rsidRPr="00D73AF4" w:rsidRDefault="00662C12" w:rsidP="004438FE">
            <w:pPr>
              <w:pStyle w:val="TableLeft"/>
              <w:ind w:firstLine="157"/>
              <w:rPr>
                <w:sz w:val="20"/>
                <w:szCs w:val="20"/>
              </w:rPr>
            </w:pPr>
            <w:r w:rsidRPr="009929A5">
              <w:rPr>
                <w:sz w:val="20"/>
                <w:szCs w:val="20"/>
              </w:rPr>
              <w:t>AI/AN</w:t>
            </w:r>
          </w:p>
        </w:tc>
        <w:tc>
          <w:tcPr>
            <w:tcW w:w="976" w:type="pct"/>
          </w:tcPr>
          <w:p ns2:paraId="010C3A6A" ns2:textId="77777777" w:rsidR="00662C12" w:rsidRPr="004438FE" w:rsidRDefault="00662C12" w:rsidP="004438FE">
            <w:pPr>
              <w:pStyle w:val="TableCenter"/>
              <w:rPr>
                <w:sz w:val="20"/>
                <w:szCs w:val="20"/>
              </w:rPr>
            </w:pPr>
            <w:r w:rsidRPr="004438FE">
              <w:rPr>
                <w:sz w:val="20"/>
                <w:szCs w:val="20"/>
              </w:rPr>
              <w:t>4.26</w:t>
            </w:r>
          </w:p>
        </w:tc>
        <w:tc>
          <w:tcPr>
            <w:tcW w:w="1051" w:type="pct"/>
            <w:vAlign w:val="center"/>
          </w:tcPr>
          <w:p ns2:paraId="4D29AA4E" ns2:textId="77777777" w:rsidR="00662C12" w:rsidRPr="004438FE" w:rsidRDefault="00662C12" w:rsidP="004438FE">
            <w:pPr>
              <w:pStyle w:val="TableCenter"/>
              <w:rPr>
                <w:sz w:val="20"/>
                <w:szCs w:val="20"/>
              </w:rPr>
            </w:pPr>
            <w:r w:rsidRPr="004438FE">
              <w:rPr>
                <w:sz w:val="20"/>
                <w:szCs w:val="20"/>
              </w:rPr>
              <w:t>97 (0.7%)</w:t>
            </w:r>
          </w:p>
        </w:tc>
        <w:tc>
          <w:tcPr>
            <w:tcW w:w="952" w:type="pct"/>
          </w:tcPr>
          <w:p ns2:paraId="25998CED" ns2:textId="0910D936" w:rsidR="0007645F" w:rsidRPr="003800AB" w:rsidRDefault="0007645F" w:rsidP="0007645F">
            <w:pPr>
              <w:pStyle w:val="TableCenter"/>
              <w:rPr>
                <w:sz w:val="20"/>
                <w:szCs w:val="20"/>
              </w:rPr>
            </w:pPr>
            <w:r w:rsidRPr="003800AB">
              <w:rPr>
                <w:sz w:val="20"/>
                <w:szCs w:val="20"/>
              </w:rPr>
              <w:t>0.53</w:t>
            </w:r>
          </w:p>
        </w:tc>
        <w:tc>
          <w:tcPr>
            <w:tcW w:w="1048" w:type="pct"/>
            <w:vAlign w:val="center"/>
          </w:tcPr>
          <w:p ns2:paraId="0EC02961" ns2:textId="2B420813" w:rsidR="0007645F" w:rsidRPr="000A7FE6" w:rsidRDefault="0007645F" w:rsidP="0007645F">
            <w:pPr>
              <w:pStyle w:val="TableCenter"/>
              <w:rPr>
                <w:sz w:val="20"/>
                <w:szCs w:val="20"/>
              </w:rPr>
            </w:pPr>
            <w:r w:rsidRPr="000A7FE6">
              <w:rPr>
                <w:sz w:val="20"/>
                <w:szCs w:val="20"/>
              </w:rPr>
              <w:t>12</w:t>
            </w:r>
            <w:r>
              <w:rPr>
                <w:sz w:val="20"/>
                <w:szCs w:val="20"/>
              </w:rPr>
              <w:t xml:space="preserve"> (</w:t>
            </w:r>
            <w:r w:rsidRPr="000A7FE6">
              <w:rPr>
                <w:sz w:val="20"/>
                <w:szCs w:val="20"/>
              </w:rPr>
              <w:t>0.6</w:t>
            </w:r>
            <w:r>
              <w:rPr>
                <w:sz w:val="20"/>
                <w:szCs w:val="20"/>
              </w:rPr>
              <w:t>%)</w:t>
            </w:r>
          </w:p>
        </w:tc>
      </w:tr>
      <w:tr w:rsidR="00662C12" w:rsidRPr="00D73AF4" ns2:paraId="4A8F926D" ns2:textId="5F18EAEB" w:rsidTr="4702F0E6">
        <w:tc>
          <w:tcPr>
            <w:tcW w:w="973" w:type="pct"/>
            <w:vAlign w:val="center"/>
          </w:tcPr>
          <w:p ns2:paraId="48195BCF" ns2:textId="77777777" w:rsidR="00662C12" w:rsidRPr="00D73AF4" w:rsidRDefault="00662C12" w:rsidP="004438FE">
            <w:pPr>
              <w:pStyle w:val="TableLeft"/>
              <w:ind w:firstLine="157"/>
              <w:rPr>
                <w:sz w:val="20"/>
                <w:szCs w:val="20"/>
              </w:rPr>
            </w:pPr>
            <w:r w:rsidRPr="009929A5">
              <w:rPr>
                <w:sz w:val="20"/>
                <w:szCs w:val="20"/>
              </w:rPr>
              <w:t>Asian or PI</w:t>
            </w:r>
          </w:p>
        </w:tc>
        <w:tc>
          <w:tcPr>
            <w:tcW w:w="976" w:type="pct"/>
          </w:tcPr>
          <w:p ns2:paraId="0FE3E606" ns2:textId="77777777" w:rsidR="00662C12" w:rsidRPr="004438FE" w:rsidRDefault="00662C12" w:rsidP="004438FE">
            <w:pPr>
              <w:pStyle w:val="TableCenter"/>
              <w:rPr>
                <w:sz w:val="20"/>
                <w:szCs w:val="20"/>
              </w:rPr>
            </w:pPr>
            <w:r w:rsidRPr="004438FE">
              <w:rPr>
                <w:sz w:val="20"/>
                <w:szCs w:val="20"/>
              </w:rPr>
              <w:t>6.08</w:t>
            </w:r>
          </w:p>
        </w:tc>
        <w:tc>
          <w:tcPr>
            <w:tcW w:w="1051" w:type="pct"/>
            <w:vAlign w:val="center"/>
          </w:tcPr>
          <w:p ns2:paraId="34FC3525" ns2:textId="769B259E" w:rsidR="00662C12" w:rsidRPr="004438FE" w:rsidRDefault="00662C12" w:rsidP="004438FE">
            <w:pPr>
              <w:pStyle w:val="TableCenter"/>
              <w:rPr>
                <w:sz w:val="20"/>
                <w:szCs w:val="20"/>
              </w:rPr>
            </w:pPr>
            <w:r w:rsidRPr="004438FE">
              <w:rPr>
                <w:sz w:val="20"/>
                <w:szCs w:val="20"/>
              </w:rPr>
              <w:t>787 (5.8%)</w:t>
            </w:r>
          </w:p>
        </w:tc>
        <w:tc>
          <w:tcPr>
            <w:tcW w:w="952" w:type="pct"/>
          </w:tcPr>
          <w:p ns2:paraId="7FB93F15" ns2:textId="1F3C9C65" w:rsidR="0007645F" w:rsidRPr="003800AB" w:rsidRDefault="0007645F" w:rsidP="0007645F">
            <w:pPr>
              <w:pStyle w:val="TableCenter"/>
              <w:rPr>
                <w:sz w:val="20"/>
                <w:szCs w:val="20"/>
              </w:rPr>
            </w:pPr>
            <w:r w:rsidRPr="003800AB">
              <w:rPr>
                <w:sz w:val="20"/>
                <w:szCs w:val="20"/>
              </w:rPr>
              <w:t>0.90</w:t>
            </w:r>
          </w:p>
        </w:tc>
        <w:tc>
          <w:tcPr>
            <w:tcW w:w="1048" w:type="pct"/>
            <w:vAlign w:val="center"/>
          </w:tcPr>
          <w:p ns2:paraId="00B61606" ns2:textId="73488559" w:rsidR="0007645F" w:rsidRPr="000A7FE6" w:rsidRDefault="0007645F" w:rsidP="0007645F">
            <w:pPr>
              <w:pStyle w:val="TableCenter"/>
              <w:rPr>
                <w:sz w:val="20"/>
                <w:szCs w:val="20"/>
              </w:rPr>
            </w:pPr>
            <w:r w:rsidRPr="000A7FE6">
              <w:rPr>
                <w:sz w:val="20"/>
                <w:szCs w:val="20"/>
              </w:rPr>
              <w:t>118</w:t>
            </w:r>
            <w:r>
              <w:rPr>
                <w:sz w:val="20"/>
                <w:szCs w:val="20"/>
              </w:rPr>
              <w:t xml:space="preserve"> (</w:t>
            </w:r>
            <w:r w:rsidRPr="000A7FE6">
              <w:rPr>
                <w:sz w:val="20"/>
                <w:szCs w:val="20"/>
              </w:rPr>
              <w:t>5.4</w:t>
            </w:r>
            <w:r>
              <w:rPr>
                <w:sz w:val="20"/>
                <w:szCs w:val="20"/>
              </w:rPr>
              <w:t>%)</w:t>
            </w:r>
          </w:p>
        </w:tc>
      </w:tr>
      <w:tr w:rsidR="00662C12" w:rsidRPr="00D73AF4" ns2:paraId="1C032229" ns2:textId="515A62AB" w:rsidTr="4702F0E6">
        <w:tc>
          <w:tcPr>
            <w:tcW w:w="973" w:type="pct"/>
            <w:vAlign w:val="center"/>
          </w:tcPr>
          <w:p ns2:paraId="00F12C1B" ns2:textId="77777777" w:rsidR="00662C12" w:rsidRPr="00D73AF4" w:rsidRDefault="00662C12" w:rsidP="004438FE">
            <w:pPr>
              <w:pStyle w:val="TableLeft"/>
              <w:rPr>
                <w:sz w:val="20"/>
                <w:szCs w:val="20"/>
              </w:rPr>
            </w:pPr>
            <w:r w:rsidRPr="004438FE">
              <w:rPr>
                <w:b/>
                <w:bCs w:val="0"/>
                <w:sz w:val="20"/>
                <w:szCs w:val="20"/>
              </w:rPr>
              <w:t>Ethnicity</w:t>
            </w:r>
          </w:p>
        </w:tc>
        <w:tc>
          <w:tcPr>
            <w:tcW w:w="976" w:type="pct"/>
          </w:tcPr>
          <w:p ns2:paraId="3F35A661" ns2:textId="77777777" w:rsidR="00662C12" w:rsidRPr="009A5201" w:rsidRDefault="00662C12" w:rsidP="004438FE">
            <w:pPr>
              <w:pStyle w:val="TableCenter"/>
              <w:rPr>
                <w:sz w:val="20"/>
                <w:szCs w:val="20"/>
              </w:rPr>
            </w:pPr>
          </w:p>
        </w:tc>
        <w:tc>
          <w:tcPr>
            <w:tcW w:w="1051" w:type="pct"/>
            <w:vAlign w:val="center"/>
          </w:tcPr>
          <w:p ns2:paraId="083CB547" ns2:textId="3B2DE70B" w:rsidR="00662C12" w:rsidRPr="00D73AF4" w:rsidRDefault="00662C12" w:rsidP="004438FE">
            <w:pPr>
              <w:pStyle w:val="TableCenter"/>
              <w:rPr>
                <w:sz w:val="20"/>
                <w:szCs w:val="20"/>
              </w:rPr>
            </w:pPr>
          </w:p>
        </w:tc>
        <w:tc>
          <w:tcPr>
            <w:tcW w:w="952" w:type="pct"/>
          </w:tcPr>
          <w:p ns2:paraId="033764F5" ns2:textId="77777777" w:rsidR="0007645F" w:rsidRPr="00196F22" w:rsidRDefault="0007645F" w:rsidP="0007645F">
            <w:pPr>
              <w:pStyle w:val="TableCenter"/>
              <w:rPr>
                <w:sz w:val="20"/>
                <w:szCs w:val="20"/>
              </w:rPr>
            </w:pPr>
          </w:p>
        </w:tc>
        <w:tc>
          <w:tcPr>
            <w:tcW w:w="1048" w:type="pct"/>
            <w:vAlign w:val="center"/>
          </w:tcPr>
          <w:p ns2:paraId="7F28AE5E" ns2:textId="77777777" w:rsidR="0007645F" w:rsidRPr="00196F22" w:rsidRDefault="0007645F" w:rsidP="0007645F">
            <w:pPr>
              <w:pStyle w:val="TableCenter"/>
              <w:rPr>
                <w:sz w:val="20"/>
                <w:szCs w:val="20"/>
              </w:rPr>
            </w:pPr>
          </w:p>
        </w:tc>
      </w:tr>
      <w:tr w:rsidR="00662C12" w:rsidRPr="00D73AF4" ns2:paraId="4BADEEBD" ns2:textId="2628DDAB" w:rsidTr="4702F0E6">
        <w:tc>
          <w:tcPr>
            <w:tcW w:w="973" w:type="pct"/>
            <w:vAlign w:val="center"/>
          </w:tcPr>
          <w:p ns2:paraId="3F424FAB" ns2:textId="77777777" w:rsidR="00662C12" w:rsidRPr="00D73AF4" w:rsidRDefault="00662C12" w:rsidP="004438FE">
            <w:pPr>
              <w:pStyle w:val="TableLeft"/>
              <w:ind w:firstLine="157"/>
              <w:rPr>
                <w:sz w:val="20"/>
                <w:szCs w:val="20"/>
              </w:rPr>
            </w:pPr>
            <w:r w:rsidRPr="009929A5">
              <w:rPr>
                <w:sz w:val="20"/>
                <w:szCs w:val="20"/>
              </w:rPr>
              <w:t>Not Hispanic</w:t>
            </w:r>
          </w:p>
        </w:tc>
        <w:tc>
          <w:tcPr>
            <w:tcW w:w="976" w:type="pct"/>
          </w:tcPr>
          <w:p ns2:paraId="6DF7259D" ns2:textId="77777777" w:rsidR="00662C12" w:rsidRPr="009A5201" w:rsidRDefault="00662C12" w:rsidP="004438FE">
            <w:pPr>
              <w:pStyle w:val="TableCenter"/>
              <w:rPr>
                <w:sz w:val="20"/>
                <w:szCs w:val="20"/>
              </w:rPr>
            </w:pPr>
            <w:r w:rsidRPr="009A5201">
              <w:rPr>
                <w:sz w:val="20"/>
                <w:szCs w:val="20"/>
              </w:rPr>
              <w:t>7.11</w:t>
            </w:r>
          </w:p>
        </w:tc>
        <w:tc>
          <w:tcPr>
            <w:tcW w:w="1051" w:type="pct"/>
            <w:vAlign w:val="center"/>
          </w:tcPr>
          <w:p ns2:paraId="3D6AF7B7" ns2:textId="5A9C84AA" w:rsidR="00662C12" w:rsidRPr="00D73AF4" w:rsidRDefault="00662C12" w:rsidP="004438FE">
            <w:pPr>
              <w:pStyle w:val="TableCenter"/>
              <w:rPr>
                <w:sz w:val="20"/>
                <w:szCs w:val="20"/>
              </w:rPr>
            </w:pPr>
            <w:r w:rsidRPr="00196F22">
              <w:rPr>
                <w:sz w:val="20"/>
                <w:szCs w:val="20"/>
              </w:rPr>
              <w:t>10,889 (80.0%)</w:t>
            </w:r>
          </w:p>
        </w:tc>
        <w:tc>
          <w:tcPr>
            <w:tcW w:w="952" w:type="pct"/>
          </w:tcPr>
          <w:p ns2:paraId="17776A38" ns2:textId="4030A7CC" w:rsidR="0007645F" w:rsidRPr="003800AB" w:rsidRDefault="0007645F" w:rsidP="0007645F">
            <w:pPr>
              <w:pStyle w:val="TableCenter"/>
              <w:rPr>
                <w:sz w:val="20"/>
                <w:szCs w:val="20"/>
              </w:rPr>
            </w:pPr>
            <w:r w:rsidRPr="003800AB">
              <w:rPr>
                <w:sz w:val="20"/>
                <w:szCs w:val="20"/>
              </w:rPr>
              <w:t>1.04</w:t>
            </w:r>
          </w:p>
        </w:tc>
        <w:tc>
          <w:tcPr>
            <w:tcW w:w="1048" w:type="pct"/>
            <w:vAlign w:val="center"/>
          </w:tcPr>
          <w:p ns2:paraId="5B329E3D" ns2:textId="7BCE66DD" w:rsidR="0007645F" w:rsidRPr="000A7FE6" w:rsidRDefault="0007645F" w:rsidP="0007645F">
            <w:pPr>
              <w:pStyle w:val="TableCenter"/>
              <w:rPr>
                <w:sz w:val="20"/>
                <w:szCs w:val="20"/>
              </w:rPr>
            </w:pPr>
            <w:r w:rsidRPr="000A7FE6">
              <w:rPr>
                <w:sz w:val="20"/>
                <w:szCs w:val="20"/>
              </w:rPr>
              <w:t>1807</w:t>
            </w:r>
            <w:r>
              <w:rPr>
                <w:sz w:val="20"/>
                <w:szCs w:val="20"/>
              </w:rPr>
              <w:t xml:space="preserve"> (</w:t>
            </w:r>
            <w:r w:rsidRPr="000A7FE6">
              <w:rPr>
                <w:sz w:val="20"/>
                <w:szCs w:val="20"/>
              </w:rPr>
              <w:t>84.2</w:t>
            </w:r>
            <w:r>
              <w:rPr>
                <w:sz w:val="20"/>
                <w:szCs w:val="20"/>
              </w:rPr>
              <w:t>%)</w:t>
            </w:r>
          </w:p>
        </w:tc>
      </w:tr>
      <w:tr w:rsidR="00662C12" w:rsidRPr="00D73AF4" ns2:paraId="035ABD23" ns2:textId="591CF051" w:rsidTr="4702F0E6">
        <w:tc>
          <w:tcPr>
            <w:tcW w:w="973" w:type="pct"/>
            <w:vAlign w:val="center"/>
          </w:tcPr>
          <w:p ns2:paraId="6AAC9888" ns2:textId="77777777" w:rsidR="00662C12" w:rsidRPr="00D73AF4" w:rsidRDefault="00662C12" w:rsidP="004438FE">
            <w:pPr>
              <w:pStyle w:val="TableLeft"/>
              <w:ind w:firstLine="157"/>
              <w:rPr>
                <w:sz w:val="20"/>
                <w:szCs w:val="20"/>
              </w:rPr>
            </w:pPr>
            <w:r w:rsidRPr="009929A5">
              <w:rPr>
                <w:sz w:val="20"/>
                <w:szCs w:val="20"/>
              </w:rPr>
              <w:t>Hispanic</w:t>
            </w:r>
          </w:p>
        </w:tc>
        <w:tc>
          <w:tcPr>
            <w:tcW w:w="976" w:type="pct"/>
          </w:tcPr>
          <w:p ns2:paraId="7A648B5E" ns2:textId="77777777" w:rsidR="00662C12" w:rsidRPr="009A5201" w:rsidRDefault="00662C12" w:rsidP="004438FE">
            <w:pPr>
              <w:pStyle w:val="TableCenter"/>
              <w:rPr>
                <w:sz w:val="20"/>
                <w:szCs w:val="20"/>
              </w:rPr>
            </w:pPr>
            <w:r w:rsidRPr="009A5201">
              <w:rPr>
                <w:sz w:val="20"/>
                <w:szCs w:val="20"/>
              </w:rPr>
              <w:t>9.85</w:t>
            </w:r>
          </w:p>
        </w:tc>
        <w:tc>
          <w:tcPr>
            <w:tcW w:w="1051" w:type="pct"/>
            <w:vAlign w:val="center"/>
          </w:tcPr>
          <w:p ns2:paraId="7E439FEA" ns2:textId="48472EA3" w:rsidR="00662C12" w:rsidRPr="00D73AF4" w:rsidRDefault="00662C12" w:rsidP="004438FE">
            <w:pPr>
              <w:pStyle w:val="TableCenter"/>
              <w:rPr>
                <w:sz w:val="20"/>
                <w:szCs w:val="20"/>
              </w:rPr>
            </w:pPr>
            <w:r w:rsidRPr="00196F22">
              <w:rPr>
                <w:sz w:val="20"/>
                <w:szCs w:val="20"/>
              </w:rPr>
              <w:t>2720 (20.0%)</w:t>
            </w:r>
          </w:p>
        </w:tc>
        <w:tc>
          <w:tcPr>
            <w:tcW w:w="952" w:type="pct"/>
          </w:tcPr>
          <w:p ns2:paraId="4AD903EA" ns2:textId="55E9FEDD" w:rsidR="0007645F" w:rsidRPr="003800AB" w:rsidRDefault="0007645F" w:rsidP="0007645F">
            <w:pPr>
              <w:pStyle w:val="TableCenter"/>
              <w:rPr>
                <w:sz w:val="20"/>
                <w:szCs w:val="20"/>
              </w:rPr>
            </w:pPr>
            <w:r w:rsidRPr="003800AB">
              <w:rPr>
                <w:sz w:val="20"/>
                <w:szCs w:val="20"/>
              </w:rPr>
              <w:t>1.28</w:t>
            </w:r>
          </w:p>
        </w:tc>
        <w:tc>
          <w:tcPr>
            <w:tcW w:w="1048" w:type="pct"/>
            <w:vAlign w:val="center"/>
          </w:tcPr>
          <w:p ns2:paraId="0277FFE7" ns2:textId="0094D37A" w:rsidR="0007645F" w:rsidRPr="000A7FE6" w:rsidRDefault="0007645F" w:rsidP="0007645F">
            <w:pPr>
              <w:pStyle w:val="TableCenter"/>
              <w:rPr>
                <w:sz w:val="20"/>
                <w:szCs w:val="20"/>
              </w:rPr>
            </w:pPr>
            <w:r w:rsidRPr="000A7FE6">
              <w:rPr>
                <w:sz w:val="20"/>
                <w:szCs w:val="20"/>
              </w:rPr>
              <w:t>340</w:t>
            </w:r>
            <w:r>
              <w:rPr>
                <w:sz w:val="20"/>
                <w:szCs w:val="20"/>
              </w:rPr>
              <w:t xml:space="preserve"> (</w:t>
            </w:r>
            <w:r w:rsidRPr="000A7FE6">
              <w:rPr>
                <w:sz w:val="20"/>
                <w:szCs w:val="20"/>
              </w:rPr>
              <w:t>15.8</w:t>
            </w:r>
            <w:r>
              <w:rPr>
                <w:sz w:val="20"/>
                <w:szCs w:val="20"/>
              </w:rPr>
              <w:t>%)</w:t>
            </w:r>
          </w:p>
        </w:tc>
      </w:tr>
      <w:tr w:rsidR="00134DD6" w:rsidRPr="00D73AF4" ns2:paraId="79685EAB" ns2:textId="77777777" w:rsidTr="4702F0E6">
        <w:tc>
          <w:tcPr>
            <w:tcW w:w="5000" w:type="pct"/>
            <w:gridSpan w:val="5"/>
            <w:vAlign w:val="center"/>
          </w:tcPr>
          <w:p ns2:paraId="7080E4A5" ns2:textId="65DEE6F4" w:rsidR="0007645F" w:rsidRPr="00C47DFD" w:rsidRDefault="0007645F" w:rsidP="00C47DFD">
            <w:pPr>
              <w:pStyle w:val="TableNote9pt"/>
            </w:pPr>
            <w:r w:rsidRPr="00C47DFD">
              <w:rPr>
                <w:rFonts w:eastAsiaTheme="minorEastAsia"/>
                <w:color w:val="000000" w:themeColor="text1"/>
                <w:szCs w:val="18"/>
              </w:rPr>
              <w:t>A</w:t>
            </w:r>
            <w:r w:rsidRPr="00C47DFD">
              <w:rPr>
                <w:szCs w:val="18"/>
              </w:rPr>
              <w:t>I/AN=A</w:t>
            </w:r>
            <w:r w:rsidRPr="00C47DFD">
              <w:rPr>
                <w:rFonts w:eastAsiaTheme="minorEastAsia"/>
                <w:color w:val="000000" w:themeColor="text1"/>
                <w:szCs w:val="18"/>
              </w:rPr>
              <w:t>merican Indian/Alaska Native; PI=Pacific Islander;</w:t>
            </w:r>
            <w:r w:rsidRPr="00C47DFD">
              <w:rPr>
                <w:szCs w:val="18"/>
              </w:rPr>
              <w:t xml:space="preserve"> </w:t>
            </w:r>
            <w:r w:rsidR="009D5FFD">
              <w:rPr>
                <w:szCs w:val="18"/>
              </w:rPr>
              <w:t>SEER</w:t>
            </w:r>
            <w:r w:rsidR="00C770D8">
              <w:rPr>
                <w:szCs w:val="18"/>
              </w:rPr>
              <w:t>=</w:t>
            </w:r>
            <w:r w:rsidR="00C770D8" w:rsidRPr="00C770D8">
              <w:rPr>
                <w:szCs w:val="18"/>
              </w:rPr>
              <w:t>Surveillance, Epidemiology, and End Results</w:t>
            </w:r>
            <w:r w:rsidR="00C770D8">
              <w:rPr>
                <w:szCs w:val="18"/>
              </w:rPr>
              <w:t xml:space="preserve">; </w:t>
            </w:r>
            <w:r w:rsidRPr="00C47DFD">
              <w:rPr>
                <w:szCs w:val="18"/>
              </w:rPr>
              <w:t>US</w:t>
            </w:r>
            <w:r w:rsidRPr="00C47DFD">
              <w:rPr>
                <w:rFonts w:eastAsiaTheme="minorEastAsia"/>
                <w:color w:val="000000" w:themeColor="text1"/>
                <w:szCs w:val="18"/>
              </w:rPr>
              <w:t>=United States</w:t>
            </w:r>
            <w:r>
              <w:rPr>
                <w:rFonts w:eastAsiaTheme="minorEastAsia"/>
                <w:color w:val="000000" w:themeColor="text1"/>
                <w:szCs w:val="18"/>
              </w:rPr>
              <w:t>.</w:t>
            </w:r>
          </w:p>
          <w:p ns2:paraId="1BD0908B" ns2:textId="77777777" w:rsidR="0007645F" w:rsidRPr="004438FE" w:rsidRDefault="0007645F" w:rsidP="00CA7542">
            <w:pPr>
              <w:pStyle w:val="TableFootnoteLetter"/>
              <w:rPr>
                <w:sz w:val="18"/>
                <w:szCs w:val="18"/>
              </w:rPr>
            </w:pPr>
            <w:r w:rsidRPr="004438FE">
              <w:rPr>
                <w:sz w:val="18"/>
                <w:szCs w:val="18"/>
              </w:rPr>
              <w:t xml:space="preserve">Age-adjusted rate in 2016-2020 (per 100,000) with age adjustment to the 2000 US standard population; SEER-22 Registries, National Cancer Institute, released April 2023, based on the November 2022 submission. </w:t>
            </w:r>
          </w:p>
          <w:p ns2:paraId="2B45EF0D" ns2:textId="77777777" w:rsidR="0007645F" w:rsidRPr="004438FE" w:rsidRDefault="0007645F" w:rsidP="00CA7542">
            <w:pPr>
              <w:pStyle w:val="TableFootnoteLetter"/>
              <w:rPr>
                <w:rFonts w:eastAsiaTheme="minorEastAsia"/>
                <w:color w:val="000000" w:themeColor="text1"/>
                <w:sz w:val="18"/>
                <w:szCs w:val="18"/>
              </w:rPr>
            </w:pPr>
            <w:r w:rsidRPr="004438FE">
              <w:rPr>
                <w:sz w:val="18"/>
                <w:szCs w:val="18"/>
              </w:rPr>
              <w:t>Number</w:t>
            </w:r>
            <w:r w:rsidRPr="004438FE">
              <w:rPr>
                <w:rFonts w:eastAsiaTheme="minorEastAsia"/>
                <w:color w:val="000000" w:themeColor="text1"/>
                <w:sz w:val="18"/>
                <w:szCs w:val="18"/>
              </w:rPr>
              <w:t xml:space="preserve"> of new cases in 2023 estimated by applying age-specific crude incidence rates for each racial/ethnic group in 2016-2020 to the corresponding age and racial/ethnic groups of the 2023 US population. </w:t>
            </w:r>
          </w:p>
          <w:p ns2:paraId="34F0954C" ns2:textId="77777777" w:rsidR="0007645F" w:rsidRPr="004438FE" w:rsidRDefault="0007645F" w:rsidP="00CA7542">
            <w:pPr>
              <w:pStyle w:val="TableFootnoteLetter"/>
              <w:rPr>
                <w:rFonts w:eastAsiaTheme="minorEastAsia"/>
                <w:color w:val="000000" w:themeColor="text1"/>
                <w:sz w:val="18"/>
                <w:szCs w:val="18"/>
              </w:rPr>
            </w:pPr>
            <w:r w:rsidRPr="004438FE">
              <w:rPr>
                <w:sz w:val="18"/>
                <w:szCs w:val="18"/>
              </w:rPr>
              <w:t>2023</w:t>
            </w:r>
            <w:r w:rsidRPr="004438FE">
              <w:rPr>
                <w:rFonts w:eastAsiaTheme="minorEastAsia"/>
                <w:color w:val="000000" w:themeColor="text1"/>
                <w:sz w:val="18"/>
                <w:szCs w:val="18"/>
              </w:rPr>
              <w:t xml:space="preserve"> US population counts from US Census Bureau, International Programs, International Data Base Version: 12.03.21: International Database (census.gov). </w:t>
            </w:r>
          </w:p>
          <w:p ns2:paraId="0C9C5AB5" ns2:textId="77777777" w:rsidR="0007645F" w:rsidRPr="004438FE" w:rsidRDefault="0007645F" w:rsidP="00CA7542">
            <w:pPr>
              <w:pStyle w:val="TableFootnoteLetter"/>
              <w:rPr>
                <w:rFonts w:eastAsiaTheme="minorEastAsia"/>
                <w:color w:val="000000" w:themeColor="text1"/>
                <w:sz w:val="18"/>
                <w:szCs w:val="18"/>
              </w:rPr>
            </w:pPr>
            <w:r w:rsidRPr="004438FE">
              <w:rPr>
                <w:sz w:val="18"/>
                <w:szCs w:val="18"/>
              </w:rPr>
              <w:t>2020</w:t>
            </w:r>
            <w:r w:rsidRPr="004438FE">
              <w:rPr>
                <w:rFonts w:eastAsiaTheme="minorEastAsia"/>
                <w:color w:val="000000" w:themeColor="text1"/>
                <w:sz w:val="18"/>
                <w:szCs w:val="18"/>
              </w:rPr>
              <w:t xml:space="preserve"> US population by race/ethnicity: SEER*Stat Database: Populations - Total US (1990-2020), National Cancer Institute, Surveillance Research Program, released January 2022. </w:t>
            </w:r>
          </w:p>
          <w:p ns2:paraId="065D37C5" ns2:textId="7D829D1D" w:rsidR="0007645F" w:rsidRDefault="0007645F" w:rsidP="00C47DFD">
            <w:pPr>
              <w:pStyle w:val="TableNote9pt"/>
            </w:pPr>
            <w:r w:rsidRPr="4702F0E6">
              <w:rPr>
                <w:rFonts w:eastAsiaTheme="minorEastAsia"/>
                <w:color w:val="000000" w:themeColor="text1"/>
              </w:rPr>
              <w:t xml:space="preserve">Source: </w:t>
            </w:r>
            <w:r w:rsidR="006967EE" w:rsidRPr="006967EE">
              <w:rPr>
                <w:rFonts w:eastAsiaTheme="minorEastAsia"/>
                <w:bCs/>
                <w:color w:val="000000" w:themeColor="text1"/>
              </w:rPr>
              <w:t xml:space="preserve">[Ref. 5.4: 08D4W3, 08D4W6, 08DHYV, </w:t>
            </w:r>
            <w:r w:rsidR="006967EE">
              <w:rPr>
                <w:rFonts w:eastAsiaTheme="minorEastAsia"/>
                <w:color w:val="000000" w:themeColor="text1"/>
              </w:rPr>
              <w:t>08DHYX, 08DP3J]</w:t>
            </w:r>
          </w:p>
        </w:tc>
      </w:tr>
    </w:tbl>
    <w:p ns2:paraId="479AB4DA" ns2:textId="1BD42E9E" w:rsidR="00662C12" w:rsidRPr="007B3A20" w:rsidRDefault="00662C12" w:rsidP="00662C12">
      <w:pPr>
        <w:pStyle w:val="TableFootnoteSymbol"/>
        <w:keepNext/>
        <w:spacing w:before="0" w:after="0"/>
        <w:ind w:left="0" w:firstLine="0"/>
        <w:rPr>
          <w:rFonts w:eastAsiaTheme="minorEastAsia"/>
          <w:color w:val="000000" w:themeColor="text1"/>
          <w:szCs w:val="20"/>
        </w:rPr>
      </w:pPr>
    </w:p>
    <w:p ns2:paraId="432B4853" ns2:textId="77777777" w:rsidR="000A02DA" w:rsidRDefault="000A02DA" w:rsidP="00E46588">
      <w:pPr>
        <w:pStyle w:val="Paragraph"/>
        <w:rPr>
          <w:i/>
          <w:iCs/>
        </w:rPr>
        <w:sectPr w:rsidR="000A02DA" w:rsidSect="00B1720F">
          <w:headerReference w:type="default" ns3:id="rId12"/>
          <w:footerReference w:type="default" ns3:id="rId13"/>
          <w:pgSz w:w="12240" w:h="15840"/>
          <w:pgMar w:top="1440" w:right="1440" w:bottom="1440" w:left="1800" w:header="720" w:footer="720" w:gutter="0"/>
          <w:cols w:space="720"/>
          <w:docGrid w:linePitch="360"/>
        </w:sectPr>
      </w:pPr>
    </w:p>
    <w:p ns2:paraId="5EB8CA03" ns2:textId="15EEA733" w:rsidR="000A02DA" w:rsidRPr="00FB7709" w:rsidRDefault="00FE0C5F" w:rsidP="00FB7709">
      <w:pPr>
        <w:pStyle w:val="Caption"/>
        <w:rPr>
          <w:i/>
          <w:iCs/>
        </w:rPr>
      </w:pPr>
      <w:ins w:id="436" w:author="GoldenCorpusHarness" w:date="2026-03-28T22:23:45Z">
        <w:r>
          <w:t>EXECU</w:t>
        </w:r>
      </w:ins>
      <w:r>
        <w:t>T</w:t>
      </w:r>
      <w:del w:id="437" w:author="GoldenCorpusHarness" w:date="2026-03-28T22:23:45Z">
        <w:r>
          <w:delText>able</w:delText>
        </w:r>
      </w:del>
      <w:ins w:id="438" w:author="GoldenCorpusHarness" w:date="2026-03-28T22:23:45Z">
        <w:r>
          <w:t>IVE</w:t>
        </w:r>
      </w:ins>
      <w:r>
        <w:t xml:space="preserve"> </w:t>
      </w:r>
      <w:del w:id="439" w:author="GoldenCorpusHarness" w:date="2026-03-28T22:23:45Z">
        <w:r>
          <w:delText>2</w:delText>
        </w:r>
      </w:del>
      <w:ins w:id="440" w:author="GoldenCorpusHarness" w:date="2026-03-28T22:23:45Z">
        <w:r>
          <w:t>SUMMARY OF THE S</w:t>
        </w:r>
      </w:ins>
      <w:r>
        <w:t>P</w:t>
      </w:r>
      <w:del w:id="441" w:author="GoldenCorpusHarness" w:date="2026-03-28T22:23:45Z">
        <w:r>
          <w:delText xml:space="preserve">revalence and Estimated </w:delText>
        </w:r>
      </w:del>
      <w:ins w:id="442" w:author="GoldenCorpusHarness" w:date="2026-03-28T22:23:45Z">
        <w:r>
          <w:t>O</w:t>
        </w:r>
      </w:ins>
      <w:r>
        <w:t>N</w:t>
      </w:r>
      <w:del w:id="443" w:author="GoldenCorpusHarness" w:date="2026-03-28T22:23:45Z">
        <w:r>
          <w:delText>umber of Prevalent Cases of Cervical Cancer in the</w:delText>
        </w:r>
      </w:del>
      <w:ins w:id="444" w:author="GoldenCorpusHarness" w:date="2026-03-28T22:23:45Z">
        <w:r>
          <w:t>SOR’S</w:t>
        </w:r>
      </w:ins>
      <w:r>
        <w:t xml:space="preserve"> US</w:t>
      </w:r>
      <w:del w:id="445" w:author="GoldenCorpusHarness" w:date="2026-03-28T22:23:45Z">
        <w:r>
          <w:delText>,</w:delText>
        </w:r>
      </w:del>
      <w:r>
        <w:t xml:space="preserve"> </w:t>
      </w:r>
      <w:del w:id="446" w:author="GoldenCorpusHarness" w:date="2026-03-28T22:23:45Z">
        <w:r>
          <w:delText>by</w:delText>
        </w:r>
      </w:del>
      <w:ins w:id="447" w:author="GoldenCorpusHarness" w:date="2026-03-28T22:23:45Z">
        <w:r>
          <w:t>CLINICAL</w:t>
        </w:r>
      </w:ins>
      <w:r>
        <w:t xml:space="preserve"> </w:t>
      </w:r>
      <w:del w:id="448" w:author="GoldenCorpusHarness" w:date="2026-03-28T22:23:45Z">
        <w:r>
          <w:delText>Age, Race, and</w:delText>
        </w:r>
      </w:del>
      <w:ins w:id="449" w:author="GoldenCorpusHarness" w:date="2026-03-28T22:23:45Z">
        <w:r>
          <w:t>STUDY</w:t>
        </w:r>
      </w:ins>
      <w:r>
        <w:t xml:space="preserve"> E</w:t>
      </w:r>
      <w:del w:id="450" w:author="GoldenCorpusHarness" w:date="2026-03-28T22:23:45Z">
        <w:r>
          <w:delText>thnicity, 2023</w:delText>
        </w:r>
      </w:del>
      <w:ins w:id="451" w:author="GoldenCorpusHarness" w:date="2026-03-28T22:23:45Z">
        <w:r>
          <w:t>FFORT</w:t>
        </w:r>
      </w:ins>
    </w:p>
    <w:tbl>
      <w:tblPr>
        <w:tblStyle w:val="TableGrid"/>
        <w:tblpPr w:leftFromText="180" w:rightFromText="180" w:horzAnchor="margin" w:tblpY="810"/>
        <w:tblW w:w="0" w:type="auto"/>
        <w:tblLook w:val="04A0" w:firstRow="1" w:lastRow="0" w:firstColumn="1" w:lastColumn="0" w:noHBand="0" w:noVBand="1"/>
      </w:tblPr>
      <w:tblGrid>
        <w:gridCol w:w="2249"/>
        <w:gridCol w:w="1786"/>
        <w:gridCol w:w="1959"/>
        <w:gridCol w:w="1498"/>
        <w:gridCol w:w="1498"/>
      </w:tblGrid>
      <w:tr w:rsidR="0007645F" w:rsidRPr="004C48DE" ns2:paraId="6479EE1F" ns2:textId="7F87E0D5" w:rsidTr="4702F0E6">
        <w:trPr>
          <w:tblHeader/>
        </w:trPr>
        <w:tc>
          <w:tcPr>
            <w:tcW w:w="2249" w:type="dxa"/>
          </w:tcPr>
          <w:p ns2:paraId="5FEBC9C5" ns2:textId="77777777" w:rsidR="0007645F" w:rsidRPr="004C48DE" w:rsidRDefault="0007645F" w:rsidP="0007645F">
            <w:pPr>
              <w:keepNext/>
              <w:keepLines/>
              <w:rPr>
                <w:b/>
                <w:bCs/>
              </w:rPr>
            </w:pPr>
          </w:p>
        </w:tc>
        <w:tc>
          <w:tcPr>
            <w:tcW w:w="3745" w:type="dxa"/>
            <w:gridSpan w:val="2"/>
            <w:vAlign w:val="center"/>
          </w:tcPr>
          <w:p ns2:paraId="203D2324" ns2:textId="0D607ACB" w:rsidR="0007645F" w:rsidRPr="00C47DFD" w:rsidRDefault="0007645F" w:rsidP="0007645F">
            <w:pPr>
              <w:pStyle w:val="TableHead"/>
              <w:rPr>
                <w:sz w:val="20"/>
                <w:szCs w:val="20"/>
              </w:rPr>
            </w:pPr>
            <w:r>
              <w:rPr>
                <w:sz w:val="20"/>
                <w:szCs w:val="20"/>
              </w:rPr>
              <w:t>Overall</w:t>
            </w:r>
          </w:p>
        </w:tc>
        <w:tc>
          <w:tcPr>
            <w:tcW w:w="2996" w:type="dxa"/>
            <w:gridSpan w:val="2"/>
          </w:tcPr>
          <w:p ns2:paraId="34F5A104" ns2:textId="4953678E" w:rsidR="0007645F" w:rsidRPr="00C47DFD" w:rsidRDefault="0007645F" w:rsidP="0007645F">
            <w:pPr>
              <w:pStyle w:val="TableHead"/>
              <w:rPr>
                <w:sz w:val="20"/>
                <w:szCs w:val="20"/>
              </w:rPr>
            </w:pPr>
            <w:r>
              <w:rPr>
                <w:sz w:val="20"/>
                <w:szCs w:val="20"/>
              </w:rPr>
              <w:t>Metastatic</w:t>
            </w:r>
          </w:p>
        </w:tc>
      </w:tr>
      <w:tr w:rsidR="000A02DA" w:rsidRPr="004C48DE" ns2:paraId="27F57DA1" ns2:textId="781EFCD4" w:rsidTr="4702F0E6">
        <w:trPr>
          <w:tblHeader/>
        </w:trPr>
        <w:tc>
          <w:tcPr>
            <w:tcW w:w="2249" w:type="dxa"/>
          </w:tcPr>
          <w:p ns2:paraId="79E37796" ns2:textId="77777777" w:rsidR="000A02DA" w:rsidRPr="004C48DE" w:rsidRDefault="000A02DA" w:rsidP="00E0325D">
            <w:pPr>
              <w:keepNext/>
              <w:keepLines/>
              <w:rPr>
                <w:b/>
                <w:bCs/>
              </w:rPr>
            </w:pPr>
          </w:p>
        </w:tc>
        <w:tc>
          <w:tcPr>
            <w:tcW w:w="1786" w:type="dxa"/>
            <w:vAlign w:val="center"/>
          </w:tcPr>
          <w:p ns2:paraId="266FA476" ns2:textId="77777777" w:rsidR="000A02DA" w:rsidRPr="00C47DFD" w:rsidRDefault="000A02DA" w:rsidP="00C47DFD">
            <w:pPr>
              <w:pStyle w:val="TableHead"/>
              <w:rPr>
                <w:sz w:val="20"/>
                <w:szCs w:val="20"/>
                <w:vertAlign w:val="superscript"/>
              </w:rPr>
            </w:pPr>
            <w:r w:rsidRPr="00C47DFD">
              <w:rPr>
                <w:sz w:val="20"/>
                <w:szCs w:val="20"/>
              </w:rPr>
              <w:t>Prevalence</w:t>
            </w:r>
            <w:r w:rsidRPr="00C47DFD">
              <w:rPr>
                <w:sz w:val="20"/>
                <w:szCs w:val="20"/>
                <w:vertAlign w:val="superscript"/>
              </w:rPr>
              <w:t>a</w:t>
            </w:r>
          </w:p>
          <w:p ns2:paraId="24051D28" ns2:textId="17FA36A3" w:rsidR="000A02DA" w:rsidRPr="00C47DFD" w:rsidRDefault="000A02DA" w:rsidP="00C47DFD">
            <w:pPr>
              <w:pStyle w:val="TableHead"/>
              <w:rPr>
                <w:bCs/>
                <w:sz w:val="20"/>
                <w:szCs w:val="20"/>
              </w:rPr>
            </w:pPr>
            <w:r w:rsidRPr="00C47DFD">
              <w:rPr>
                <w:bCs/>
                <w:color w:val="000000"/>
                <w:sz w:val="20"/>
                <w:szCs w:val="20"/>
              </w:rPr>
              <w:t>(per 100,000)</w:t>
            </w:r>
          </w:p>
        </w:tc>
        <w:tc>
          <w:tcPr>
            <w:tcW w:w="1959" w:type="dxa"/>
            <w:vAlign w:val="center"/>
          </w:tcPr>
          <w:p ns2:paraId="733C5CA6" ns2:textId="77777777" w:rsidR="000A02DA" w:rsidRPr="00C47DFD" w:rsidRDefault="000A02DA" w:rsidP="00C47DFD">
            <w:pPr>
              <w:pStyle w:val="TableHead"/>
              <w:rPr>
                <w:sz w:val="20"/>
                <w:szCs w:val="20"/>
              </w:rPr>
            </w:pPr>
            <w:r w:rsidRPr="00C47DFD">
              <w:rPr>
                <w:sz w:val="20"/>
                <w:szCs w:val="20"/>
              </w:rPr>
              <w:t xml:space="preserve">Estimated Number </w:t>
            </w:r>
          </w:p>
          <w:p ns2:paraId="6DBB3354" ns2:textId="77777777" w:rsidR="000A02DA" w:rsidRPr="00C47DFD" w:rsidRDefault="000A02DA" w:rsidP="00C47DFD">
            <w:pPr>
              <w:pStyle w:val="TableHead"/>
              <w:rPr>
                <w:sz w:val="20"/>
                <w:szCs w:val="20"/>
              </w:rPr>
            </w:pPr>
            <w:r w:rsidRPr="00C47DFD">
              <w:rPr>
                <w:sz w:val="20"/>
                <w:szCs w:val="20"/>
              </w:rPr>
              <w:t xml:space="preserve">of Prevalent Cases in </w:t>
            </w:r>
          </w:p>
          <w:p ns2:paraId="41AD146D" ns2:textId="77777777" w:rsidR="000A02DA" w:rsidRPr="00C47DFD" w:rsidRDefault="000A02DA" w:rsidP="00C47DFD">
            <w:pPr>
              <w:pStyle w:val="TableHead"/>
              <w:rPr>
                <w:sz w:val="20"/>
                <w:szCs w:val="20"/>
              </w:rPr>
            </w:pPr>
            <w:r w:rsidRPr="00C47DFD">
              <w:rPr>
                <w:sz w:val="20"/>
                <w:szCs w:val="20"/>
              </w:rPr>
              <w:t>2023</w:t>
            </w:r>
            <w:r w:rsidRPr="00C47DFD">
              <w:rPr>
                <w:sz w:val="20"/>
                <w:szCs w:val="20"/>
                <w:vertAlign w:val="superscript"/>
              </w:rPr>
              <w:t>b, c, d</w:t>
            </w:r>
            <w:r w:rsidRPr="00C47DFD">
              <w:rPr>
                <w:sz w:val="20"/>
                <w:szCs w:val="20"/>
              </w:rPr>
              <w:t>, n (%)</w:t>
            </w:r>
          </w:p>
        </w:tc>
        <w:tc>
          <w:tcPr>
            <w:tcW w:w="1498" w:type="dxa"/>
            <w:vAlign w:val="center"/>
          </w:tcPr>
          <w:p ns2:paraId="235799D7" ns2:textId="77777777" w:rsidR="0007645F" w:rsidRPr="00C47DFD" w:rsidRDefault="0007645F" w:rsidP="0007645F">
            <w:pPr>
              <w:pStyle w:val="TableHead"/>
              <w:rPr>
                <w:sz w:val="20"/>
                <w:szCs w:val="20"/>
                <w:vertAlign w:val="superscript"/>
              </w:rPr>
            </w:pPr>
            <w:r w:rsidRPr="00C47DFD">
              <w:rPr>
                <w:sz w:val="20"/>
                <w:szCs w:val="20"/>
              </w:rPr>
              <w:t>Prevalence</w:t>
            </w:r>
            <w:r w:rsidRPr="00C47DFD">
              <w:rPr>
                <w:sz w:val="20"/>
                <w:szCs w:val="20"/>
                <w:vertAlign w:val="superscript"/>
              </w:rPr>
              <w:t>a</w:t>
            </w:r>
          </w:p>
          <w:p ns2:paraId="601151FC" ns2:textId="72B5A4C5" w:rsidR="0007645F" w:rsidRPr="00C47DFD" w:rsidRDefault="0007645F" w:rsidP="0007645F">
            <w:pPr>
              <w:pStyle w:val="TableHead"/>
              <w:rPr>
                <w:sz w:val="20"/>
                <w:szCs w:val="20"/>
              </w:rPr>
            </w:pPr>
            <w:r w:rsidRPr="00C47DFD">
              <w:rPr>
                <w:bCs/>
                <w:color w:val="000000"/>
                <w:sz w:val="20"/>
                <w:szCs w:val="20"/>
              </w:rPr>
              <w:t>(per 100,000)</w:t>
            </w:r>
          </w:p>
        </w:tc>
        <w:tc>
          <w:tcPr>
            <w:tcW w:w="1498" w:type="dxa"/>
            <w:vAlign w:val="center"/>
          </w:tcPr>
          <w:p ns2:paraId="4D494C20" ns2:textId="77777777" w:rsidR="0007645F" w:rsidRPr="00C47DFD" w:rsidRDefault="0007645F" w:rsidP="0007645F">
            <w:pPr>
              <w:pStyle w:val="TableHead"/>
              <w:rPr>
                <w:sz w:val="20"/>
                <w:szCs w:val="20"/>
              </w:rPr>
            </w:pPr>
            <w:r w:rsidRPr="00C47DFD">
              <w:rPr>
                <w:sz w:val="20"/>
                <w:szCs w:val="20"/>
              </w:rPr>
              <w:t xml:space="preserve">Estimated Number </w:t>
            </w:r>
          </w:p>
          <w:p ns2:paraId="0FFA5852" ns2:textId="77777777" w:rsidR="0007645F" w:rsidRPr="00C47DFD" w:rsidRDefault="0007645F" w:rsidP="0007645F">
            <w:pPr>
              <w:pStyle w:val="TableHead"/>
              <w:rPr>
                <w:sz w:val="20"/>
                <w:szCs w:val="20"/>
              </w:rPr>
            </w:pPr>
            <w:r w:rsidRPr="00C47DFD">
              <w:rPr>
                <w:sz w:val="20"/>
                <w:szCs w:val="20"/>
              </w:rPr>
              <w:t xml:space="preserve">of Prevalent Cases in </w:t>
            </w:r>
          </w:p>
          <w:p ns2:paraId="13831E18" ns2:textId="121AFC76" w:rsidR="0007645F" w:rsidRPr="00C47DFD" w:rsidRDefault="0007645F" w:rsidP="0007645F">
            <w:pPr>
              <w:pStyle w:val="TableHead"/>
              <w:rPr>
                <w:sz w:val="20"/>
                <w:szCs w:val="20"/>
              </w:rPr>
            </w:pPr>
            <w:r w:rsidRPr="00C47DFD">
              <w:rPr>
                <w:sz w:val="20"/>
                <w:szCs w:val="20"/>
              </w:rPr>
              <w:t>2023</w:t>
            </w:r>
            <w:r w:rsidRPr="00C47DFD">
              <w:rPr>
                <w:sz w:val="20"/>
                <w:szCs w:val="20"/>
                <w:vertAlign w:val="superscript"/>
              </w:rPr>
              <w:t>b, c, d</w:t>
            </w:r>
            <w:r w:rsidRPr="00C47DFD">
              <w:rPr>
                <w:sz w:val="20"/>
                <w:szCs w:val="20"/>
              </w:rPr>
              <w:t>, n (%)</w:t>
            </w:r>
          </w:p>
        </w:tc>
      </w:tr>
      <w:tr w:rsidR="000A02DA" w:rsidRPr="004C48DE" ns2:paraId="2C9C0752" ns2:textId="4BAF42D9" w:rsidTr="4702F0E6">
        <w:trPr>
          <w:tblHeader/>
        </w:trPr>
        <w:tc>
          <w:tcPr>
            <w:tcW w:w="2249" w:type="dxa"/>
            <w:vAlign w:val="center"/>
          </w:tcPr>
          <w:p ns2:paraId="0FE14FC6" ns2:textId="77777777" w:rsidR="000A02DA" w:rsidRPr="00171A50" w:rsidRDefault="000A02DA" w:rsidP="00E0325D">
            <w:pPr>
              <w:keepNext/>
              <w:keepLines/>
              <w:rPr>
                <w:b/>
                <w:bCs/>
                <w:color w:val="000000"/>
                <w:sz w:val="20"/>
                <w:szCs w:val="20"/>
              </w:rPr>
            </w:pPr>
          </w:p>
        </w:tc>
        <w:tc>
          <w:tcPr>
            <w:tcW w:w="1786" w:type="dxa"/>
          </w:tcPr>
          <w:p ns2:paraId="51BE20F1" ns2:textId="77777777" w:rsidR="000A02DA" w:rsidRPr="009E5BC3" w:rsidRDefault="000A02DA" w:rsidP="00C47DFD">
            <w:pPr>
              <w:pStyle w:val="TableHead"/>
              <w:rPr>
                <w:b w:val="0"/>
                <w:bCs/>
                <w:sz w:val="20"/>
                <w:szCs w:val="20"/>
              </w:rPr>
            </w:pPr>
            <w:r w:rsidRPr="00C47DFD">
              <w:rPr>
                <w:bCs/>
                <w:color w:val="000000"/>
                <w:sz w:val="20"/>
                <w:szCs w:val="20"/>
              </w:rPr>
              <w:t>Female</w:t>
            </w:r>
          </w:p>
        </w:tc>
        <w:tc>
          <w:tcPr>
            <w:tcW w:w="1959" w:type="dxa"/>
          </w:tcPr>
          <w:p ns2:paraId="0602985E" ns2:textId="77777777" w:rsidR="000A02DA" w:rsidRPr="009E5BC3" w:rsidRDefault="000A02DA" w:rsidP="00C47DFD">
            <w:pPr>
              <w:pStyle w:val="TableHead"/>
              <w:rPr>
                <w:b w:val="0"/>
                <w:bCs/>
                <w:sz w:val="20"/>
                <w:szCs w:val="20"/>
              </w:rPr>
            </w:pPr>
            <w:r w:rsidRPr="00C47DFD">
              <w:rPr>
                <w:bCs/>
                <w:color w:val="000000"/>
                <w:sz w:val="20"/>
                <w:szCs w:val="20"/>
              </w:rPr>
              <w:t>Female</w:t>
            </w:r>
          </w:p>
        </w:tc>
        <w:tc>
          <w:tcPr>
            <w:tcW w:w="1498" w:type="dxa"/>
          </w:tcPr>
          <w:p ns2:paraId="5C9AE091" ns2:textId="3053F6F6" w:rsidR="0007645F" w:rsidRPr="00C47DFD" w:rsidRDefault="0007645F" w:rsidP="0007645F">
            <w:pPr>
              <w:pStyle w:val="TableHead"/>
              <w:rPr>
                <w:bCs/>
                <w:color w:val="000000"/>
                <w:sz w:val="20"/>
                <w:szCs w:val="20"/>
              </w:rPr>
            </w:pPr>
            <w:r w:rsidRPr="00C47DFD">
              <w:rPr>
                <w:bCs/>
                <w:color w:val="000000"/>
                <w:sz w:val="20"/>
                <w:szCs w:val="20"/>
              </w:rPr>
              <w:t>Female</w:t>
            </w:r>
          </w:p>
        </w:tc>
        <w:tc>
          <w:tcPr>
            <w:tcW w:w="1498" w:type="dxa"/>
          </w:tcPr>
          <w:p ns2:paraId="3CA6030D" ns2:textId="203608C5" w:rsidR="0007645F" w:rsidRPr="00C47DFD" w:rsidRDefault="0007645F" w:rsidP="0007645F">
            <w:pPr>
              <w:pStyle w:val="TableHead"/>
              <w:rPr>
                <w:bCs/>
                <w:color w:val="000000"/>
                <w:sz w:val="20"/>
                <w:szCs w:val="20"/>
              </w:rPr>
            </w:pPr>
            <w:r w:rsidRPr="00C47DFD">
              <w:rPr>
                <w:bCs/>
                <w:color w:val="000000"/>
                <w:sz w:val="20"/>
                <w:szCs w:val="20"/>
              </w:rPr>
              <w:t>Female</w:t>
            </w:r>
          </w:p>
        </w:tc>
      </w:tr>
      <w:tr w:rsidR="000A02DA" w:rsidRPr="004C48DE" ns2:paraId="4C1BD23D" ns2:textId="6D9481FA" w:rsidTr="4702F0E6">
        <w:tc>
          <w:tcPr>
            <w:tcW w:w="2249" w:type="dxa"/>
            <w:vAlign w:val="center"/>
          </w:tcPr>
          <w:p ns2:paraId="78D19EF7" ns2:textId="77777777" w:rsidR="000A02DA" w:rsidRPr="004C48DE" w:rsidRDefault="000A02DA" w:rsidP="00C47DFD">
            <w:pPr>
              <w:pStyle w:val="TableLeft"/>
            </w:pPr>
            <w:r w:rsidRPr="00171A50">
              <w:rPr>
                <w:b/>
                <w:bCs w:val="0"/>
                <w:color w:val="000000"/>
                <w:sz w:val="20"/>
                <w:szCs w:val="20"/>
              </w:rPr>
              <w:t xml:space="preserve">US </w:t>
            </w:r>
            <w:r w:rsidRPr="00C47DFD">
              <w:rPr>
                <w:b/>
                <w:bCs w:val="0"/>
                <w:sz w:val="20"/>
                <w:szCs w:val="20"/>
              </w:rPr>
              <w:t>Overall</w:t>
            </w:r>
          </w:p>
        </w:tc>
        <w:tc>
          <w:tcPr>
            <w:tcW w:w="1786" w:type="dxa"/>
            <w:vAlign w:val="bottom"/>
          </w:tcPr>
          <w:p ns2:paraId="1CCC6331" ns2:textId="77777777" w:rsidR="000A02DA" w:rsidRPr="009A5201" w:rsidRDefault="000A02DA" w:rsidP="00C47DFD">
            <w:pPr>
              <w:pStyle w:val="TableCenter"/>
              <w:rPr>
                <w:sz w:val="20"/>
                <w:szCs w:val="20"/>
              </w:rPr>
            </w:pPr>
            <w:r w:rsidRPr="009A5201">
              <w:rPr>
                <w:sz w:val="20"/>
                <w:szCs w:val="20"/>
              </w:rPr>
              <w:t>115.8</w:t>
            </w:r>
          </w:p>
        </w:tc>
        <w:tc>
          <w:tcPr>
            <w:tcW w:w="1959" w:type="dxa"/>
          </w:tcPr>
          <w:p ns2:paraId="68061335" ns2:textId="77777777" w:rsidR="000A02DA" w:rsidRPr="00C47DFD" w:rsidRDefault="000A02DA" w:rsidP="00E0325D">
            <w:pPr>
              <w:keepNext/>
              <w:keepLines/>
              <w:jc w:val="center"/>
              <w:rPr>
                <w:rFonts w:eastAsia="MS Gothic"/>
                <w:sz w:val="20"/>
                <w:szCs w:val="20"/>
              </w:rPr>
            </w:pPr>
            <w:r w:rsidRPr="00C47DFD">
              <w:rPr>
                <w:rFonts w:eastAsia="MS Gothic"/>
                <w:sz w:val="20"/>
                <w:szCs w:val="20"/>
              </w:rPr>
              <w:t>205,446 (100%)</w:t>
            </w:r>
          </w:p>
        </w:tc>
        <w:tc>
          <w:tcPr>
            <w:tcW w:w="1498" w:type="dxa"/>
            <w:vAlign w:val="center"/>
          </w:tcPr>
          <w:p ns2:paraId="2195400D" ns2:textId="3B2704EB" w:rsidR="0007645F" w:rsidRDefault="0007645F" w:rsidP="0007645F">
            <w:pPr>
              <w:keepNext/>
              <w:keepLines/>
              <w:jc w:val="center"/>
              <w:rPr>
                <w:sz w:val="20"/>
                <w:szCs w:val="20"/>
              </w:rPr>
            </w:pPr>
            <w:r>
              <w:rPr>
                <w:sz w:val="20"/>
                <w:szCs w:val="20"/>
              </w:rPr>
              <w:t>3.41</w:t>
            </w:r>
          </w:p>
        </w:tc>
        <w:tc>
          <w:tcPr>
            <w:tcW w:w="1498" w:type="dxa"/>
            <w:vAlign w:val="center"/>
          </w:tcPr>
          <w:p ns2:paraId="75C6F70E" ns2:textId="0DFE2F17" w:rsidR="0007645F" w:rsidRPr="005D7B55" w:rsidRDefault="0007645F" w:rsidP="0007645F">
            <w:pPr>
              <w:keepNext/>
              <w:keepLines/>
              <w:jc w:val="center"/>
              <w:rPr>
                <w:rFonts w:eastAsiaTheme="minorEastAsia"/>
                <w:color w:val="000000" w:themeColor="text1"/>
                <w:sz w:val="20"/>
                <w:szCs w:val="20"/>
              </w:rPr>
            </w:pPr>
            <w:r w:rsidRPr="005D7B55">
              <w:rPr>
                <w:rFonts w:eastAsiaTheme="minorEastAsia"/>
                <w:color w:val="000000" w:themeColor="text1"/>
                <w:sz w:val="20"/>
                <w:szCs w:val="20"/>
              </w:rPr>
              <w:t>6045</w:t>
            </w:r>
            <w:r>
              <w:rPr>
                <w:rFonts w:eastAsiaTheme="minorEastAsia"/>
                <w:color w:val="000000" w:themeColor="text1"/>
                <w:sz w:val="20"/>
                <w:szCs w:val="20"/>
              </w:rPr>
              <w:t xml:space="preserve"> (</w:t>
            </w:r>
            <w:r w:rsidRPr="005D7B55">
              <w:rPr>
                <w:rFonts w:eastAsiaTheme="minorEastAsia"/>
                <w:color w:val="000000" w:themeColor="text1"/>
                <w:sz w:val="20"/>
                <w:szCs w:val="20"/>
              </w:rPr>
              <w:t>100</w:t>
            </w:r>
            <w:r>
              <w:rPr>
                <w:rFonts w:eastAsiaTheme="minorEastAsia"/>
                <w:color w:val="000000" w:themeColor="text1"/>
                <w:sz w:val="20"/>
                <w:szCs w:val="20"/>
              </w:rPr>
              <w:t>%)</w:t>
            </w:r>
          </w:p>
        </w:tc>
      </w:tr>
      <w:tr w:rsidR="000A02DA" w:rsidRPr="004C48DE" ns2:paraId="12214598" ns2:textId="262DD931" w:rsidTr="4702F0E6">
        <w:tc>
          <w:tcPr>
            <w:tcW w:w="2249" w:type="dxa"/>
            <w:vAlign w:val="center"/>
          </w:tcPr>
          <w:p ns2:paraId="625D3CE8" ns2:textId="77777777" w:rsidR="000A02DA" w:rsidRPr="004C48DE" w:rsidRDefault="000A02DA" w:rsidP="00C47DFD">
            <w:pPr>
              <w:pStyle w:val="TableLeft"/>
              <w:rPr>
                <w:b/>
                <w:bCs w:val="0"/>
              </w:rPr>
            </w:pPr>
            <w:r w:rsidRPr="00C47DFD">
              <w:rPr>
                <w:b/>
                <w:bCs w:val="0"/>
                <w:sz w:val="20"/>
                <w:szCs w:val="20"/>
              </w:rPr>
              <w:t>Age</w:t>
            </w:r>
          </w:p>
        </w:tc>
        <w:tc>
          <w:tcPr>
            <w:tcW w:w="1786" w:type="dxa"/>
            <w:vAlign w:val="bottom"/>
          </w:tcPr>
          <w:p ns2:paraId="2DF68CD0" ns2:textId="77777777" w:rsidR="000A02DA" w:rsidRPr="009A5201" w:rsidRDefault="000A02DA" w:rsidP="00C47DFD">
            <w:pPr>
              <w:pStyle w:val="TableCenter"/>
              <w:rPr>
                <w:sz w:val="20"/>
                <w:szCs w:val="20"/>
              </w:rPr>
            </w:pPr>
          </w:p>
        </w:tc>
        <w:tc>
          <w:tcPr>
            <w:tcW w:w="1959" w:type="dxa"/>
          </w:tcPr>
          <w:p ns2:paraId="6684DD0E" ns2:textId="77777777" w:rsidR="000A02DA" w:rsidRPr="009929A5" w:rsidRDefault="000A02DA" w:rsidP="00C47DFD">
            <w:pPr>
              <w:pStyle w:val="TableCenter"/>
              <w:rPr>
                <w:sz w:val="20"/>
                <w:szCs w:val="20"/>
              </w:rPr>
            </w:pPr>
          </w:p>
        </w:tc>
        <w:tc>
          <w:tcPr>
            <w:tcW w:w="1498" w:type="dxa"/>
            <w:vAlign w:val="center"/>
          </w:tcPr>
          <w:p ns2:paraId="37DB571F" ns2:textId="77777777" w:rsidR="0007645F" w:rsidRPr="009929A5" w:rsidRDefault="0007645F" w:rsidP="0007645F">
            <w:pPr>
              <w:pStyle w:val="TableCenter"/>
              <w:rPr>
                <w:sz w:val="20"/>
                <w:szCs w:val="20"/>
              </w:rPr>
            </w:pPr>
          </w:p>
        </w:tc>
        <w:tc>
          <w:tcPr>
            <w:tcW w:w="1498" w:type="dxa"/>
            <w:vAlign w:val="center"/>
          </w:tcPr>
          <w:p ns2:paraId="74AA0E42" ns2:textId="77777777" w:rsidR="0007645F" w:rsidRPr="009929A5" w:rsidRDefault="0007645F" w:rsidP="0007645F">
            <w:pPr>
              <w:pStyle w:val="TableCenter"/>
              <w:rPr>
                <w:sz w:val="20"/>
                <w:szCs w:val="20"/>
              </w:rPr>
            </w:pPr>
          </w:p>
        </w:tc>
      </w:tr>
      <w:tr w:rsidR="000A02DA" w:rsidRPr="004C48DE" ns2:paraId="4FBF1CC9" ns2:textId="228DF303" w:rsidTr="4702F0E6">
        <w:tc>
          <w:tcPr>
            <w:tcW w:w="2249" w:type="dxa"/>
            <w:vAlign w:val="center"/>
          </w:tcPr>
          <w:p ns2:paraId="21779417" ns2:textId="77777777" w:rsidR="000A02DA" w:rsidRPr="004C48DE" w:rsidRDefault="000A02DA" w:rsidP="00C47DFD">
            <w:pPr>
              <w:pStyle w:val="TableLeft"/>
              <w:ind w:firstLine="157"/>
              <w:rPr>
                <w:b/>
                <w:bCs w:val="0"/>
              </w:rPr>
            </w:pPr>
            <w:r w:rsidRPr="004E6B26">
              <w:rPr>
                <w:sz w:val="20"/>
                <w:szCs w:val="20"/>
              </w:rPr>
              <w:t>&lt;50y</w:t>
            </w:r>
          </w:p>
        </w:tc>
        <w:tc>
          <w:tcPr>
            <w:tcW w:w="1786" w:type="dxa"/>
          </w:tcPr>
          <w:p ns2:paraId="0378EEDB" ns2:textId="77777777" w:rsidR="000A02DA" w:rsidRPr="009A5201" w:rsidRDefault="000A02DA" w:rsidP="00C47DFD">
            <w:pPr>
              <w:pStyle w:val="TableCenter"/>
              <w:rPr>
                <w:sz w:val="20"/>
                <w:szCs w:val="20"/>
              </w:rPr>
            </w:pPr>
            <w:r w:rsidRPr="009A5201">
              <w:rPr>
                <w:sz w:val="20"/>
                <w:szCs w:val="20"/>
              </w:rPr>
              <w:t>50.1</w:t>
            </w:r>
          </w:p>
        </w:tc>
        <w:tc>
          <w:tcPr>
            <w:tcW w:w="1959" w:type="dxa"/>
          </w:tcPr>
          <w:p ns2:paraId="516FF963" ns2:textId="77777777" w:rsidR="000A02DA" w:rsidRPr="009929A5" w:rsidRDefault="000A02DA" w:rsidP="00C47DFD">
            <w:pPr>
              <w:pStyle w:val="TableCenter"/>
              <w:rPr>
                <w:sz w:val="20"/>
                <w:szCs w:val="20"/>
              </w:rPr>
            </w:pPr>
            <w:r w:rsidRPr="00991653">
              <w:rPr>
                <w:sz w:val="20"/>
                <w:szCs w:val="20"/>
              </w:rPr>
              <w:t>52,279 (25.4%)</w:t>
            </w:r>
          </w:p>
        </w:tc>
        <w:tc>
          <w:tcPr>
            <w:tcW w:w="1498" w:type="dxa"/>
            <w:vAlign w:val="center"/>
          </w:tcPr>
          <w:p ns2:paraId="78AF27C5" ns2:textId="59EC372F" w:rsidR="0007645F" w:rsidRDefault="0007645F" w:rsidP="0007645F">
            <w:pPr>
              <w:pStyle w:val="TableCenter"/>
              <w:rPr>
                <w:sz w:val="20"/>
                <w:szCs w:val="20"/>
              </w:rPr>
            </w:pPr>
            <w:r>
              <w:rPr>
                <w:sz w:val="20"/>
                <w:szCs w:val="20"/>
              </w:rPr>
              <w:t>1.45</w:t>
            </w:r>
          </w:p>
        </w:tc>
        <w:tc>
          <w:tcPr>
            <w:tcW w:w="1498" w:type="dxa"/>
            <w:vAlign w:val="center"/>
          </w:tcPr>
          <w:p ns2:paraId="7295AB99" ns2:textId="6B612D97" w:rsidR="0007645F" w:rsidRPr="00BF6166" w:rsidRDefault="0007645F" w:rsidP="0007645F">
            <w:pPr>
              <w:pStyle w:val="TableCenter"/>
              <w:rPr>
                <w:rFonts w:eastAsiaTheme="minorEastAsia"/>
                <w:color w:val="000000" w:themeColor="text1"/>
                <w:sz w:val="20"/>
                <w:szCs w:val="20"/>
              </w:rPr>
            </w:pPr>
            <w:r w:rsidRPr="00BF6166">
              <w:rPr>
                <w:rFonts w:eastAsiaTheme="minorEastAsia"/>
                <w:color w:val="000000" w:themeColor="text1"/>
                <w:sz w:val="20"/>
                <w:szCs w:val="20"/>
              </w:rPr>
              <w:t>1537</w:t>
            </w:r>
            <w:r>
              <w:rPr>
                <w:rFonts w:eastAsiaTheme="minorEastAsia"/>
                <w:color w:val="000000" w:themeColor="text1"/>
                <w:sz w:val="20"/>
                <w:szCs w:val="20"/>
              </w:rPr>
              <w:t xml:space="preserve"> (</w:t>
            </w:r>
            <w:r w:rsidRPr="00BF6166">
              <w:rPr>
                <w:rFonts w:eastAsiaTheme="minorEastAsia"/>
                <w:color w:val="000000" w:themeColor="text1"/>
                <w:sz w:val="20"/>
                <w:szCs w:val="20"/>
              </w:rPr>
              <w:t>25.4%</w:t>
            </w:r>
            <w:r>
              <w:rPr>
                <w:rFonts w:eastAsiaTheme="minorEastAsia"/>
                <w:color w:val="000000" w:themeColor="text1"/>
                <w:sz w:val="20"/>
                <w:szCs w:val="20"/>
              </w:rPr>
              <w:t>)</w:t>
            </w:r>
          </w:p>
        </w:tc>
      </w:tr>
      <w:tr w:rsidR="000A02DA" w:rsidRPr="004C48DE" ns2:paraId="2EBBF836" ns2:textId="477AB3C5" w:rsidTr="4702F0E6">
        <w:tc>
          <w:tcPr>
            <w:tcW w:w="2249" w:type="dxa"/>
            <w:vAlign w:val="center"/>
          </w:tcPr>
          <w:p ns2:paraId="71C03258" ns2:textId="77777777" w:rsidR="000A02DA" w:rsidRPr="009929A5" w:rsidRDefault="000A02DA" w:rsidP="00C47DFD">
            <w:pPr>
              <w:pStyle w:val="TableLeft"/>
              <w:ind w:firstLine="157"/>
              <w:rPr>
                <w:sz w:val="20"/>
                <w:szCs w:val="20"/>
              </w:rPr>
            </w:pPr>
            <w:r w:rsidRPr="004E6B26">
              <w:rPr>
                <w:sz w:val="20"/>
                <w:szCs w:val="20"/>
              </w:rPr>
              <w:t>50-64y</w:t>
            </w:r>
          </w:p>
        </w:tc>
        <w:tc>
          <w:tcPr>
            <w:tcW w:w="1786" w:type="dxa"/>
          </w:tcPr>
          <w:p ns2:paraId="75584650" ns2:textId="77777777" w:rsidR="000A02DA" w:rsidRPr="009A5201" w:rsidRDefault="000A02DA" w:rsidP="00C47DFD">
            <w:pPr>
              <w:pStyle w:val="TableCenter"/>
              <w:rPr>
                <w:sz w:val="20"/>
                <w:szCs w:val="20"/>
              </w:rPr>
            </w:pPr>
            <w:r w:rsidRPr="009A5201">
              <w:rPr>
                <w:sz w:val="20"/>
                <w:szCs w:val="20"/>
              </w:rPr>
              <w:t>256.9</w:t>
            </w:r>
          </w:p>
        </w:tc>
        <w:tc>
          <w:tcPr>
            <w:tcW w:w="1959" w:type="dxa"/>
          </w:tcPr>
          <w:p ns2:paraId="568E5E14" ns2:textId="77777777" w:rsidR="000A02DA" w:rsidRPr="009929A5" w:rsidRDefault="000A02DA" w:rsidP="00C47DFD">
            <w:pPr>
              <w:pStyle w:val="TableCenter"/>
              <w:rPr>
                <w:sz w:val="20"/>
                <w:szCs w:val="20"/>
              </w:rPr>
            </w:pPr>
            <w:r w:rsidRPr="00991653">
              <w:rPr>
                <w:sz w:val="20"/>
                <w:szCs w:val="20"/>
              </w:rPr>
              <w:t>82,079 (40.0%)</w:t>
            </w:r>
          </w:p>
        </w:tc>
        <w:tc>
          <w:tcPr>
            <w:tcW w:w="1498" w:type="dxa"/>
            <w:vAlign w:val="center"/>
          </w:tcPr>
          <w:p ns2:paraId="0550C03D" ns2:textId="6FAF8A85" w:rsidR="0007645F" w:rsidRDefault="0007645F" w:rsidP="0007645F">
            <w:pPr>
              <w:pStyle w:val="TableCenter"/>
              <w:rPr>
                <w:sz w:val="20"/>
                <w:szCs w:val="20"/>
              </w:rPr>
            </w:pPr>
            <w:r>
              <w:rPr>
                <w:sz w:val="20"/>
                <w:szCs w:val="20"/>
              </w:rPr>
              <w:t>7.31</w:t>
            </w:r>
          </w:p>
        </w:tc>
        <w:tc>
          <w:tcPr>
            <w:tcW w:w="1498" w:type="dxa"/>
            <w:vAlign w:val="center"/>
          </w:tcPr>
          <w:p ns2:paraId="05EBA7D3" ns2:textId="0A1EE874" w:rsidR="0007645F" w:rsidRPr="00BF6166" w:rsidRDefault="0007645F" w:rsidP="0007645F">
            <w:pPr>
              <w:pStyle w:val="TableCenter"/>
              <w:rPr>
                <w:rFonts w:eastAsiaTheme="minorEastAsia"/>
                <w:color w:val="000000" w:themeColor="text1"/>
                <w:sz w:val="20"/>
                <w:szCs w:val="20"/>
              </w:rPr>
            </w:pPr>
            <w:r w:rsidRPr="00BF6166">
              <w:rPr>
                <w:rFonts w:eastAsiaTheme="minorEastAsia"/>
                <w:color w:val="000000" w:themeColor="text1"/>
                <w:sz w:val="20"/>
                <w:szCs w:val="20"/>
              </w:rPr>
              <w:t>2340</w:t>
            </w:r>
            <w:r>
              <w:rPr>
                <w:rFonts w:eastAsiaTheme="minorEastAsia"/>
                <w:color w:val="000000" w:themeColor="text1"/>
                <w:sz w:val="20"/>
                <w:szCs w:val="20"/>
              </w:rPr>
              <w:t xml:space="preserve"> (</w:t>
            </w:r>
            <w:r w:rsidRPr="00BF6166">
              <w:rPr>
                <w:rFonts w:eastAsiaTheme="minorEastAsia"/>
                <w:color w:val="000000" w:themeColor="text1"/>
                <w:sz w:val="20"/>
                <w:szCs w:val="20"/>
              </w:rPr>
              <w:t>38.7%</w:t>
            </w:r>
            <w:r>
              <w:rPr>
                <w:rFonts w:eastAsiaTheme="minorEastAsia"/>
                <w:color w:val="000000" w:themeColor="text1"/>
                <w:sz w:val="20"/>
                <w:szCs w:val="20"/>
              </w:rPr>
              <w:t>)</w:t>
            </w:r>
          </w:p>
        </w:tc>
      </w:tr>
      <w:tr w:rsidR="000A02DA" w:rsidRPr="004C48DE" ns2:paraId="0288EAAB" ns2:textId="42D3DDC7" w:rsidTr="4702F0E6">
        <w:tc>
          <w:tcPr>
            <w:tcW w:w="2249" w:type="dxa"/>
            <w:vAlign w:val="center"/>
          </w:tcPr>
          <w:p ns2:paraId="7C2E0C60" ns2:textId="77777777" w:rsidR="000A02DA" w:rsidRPr="009929A5" w:rsidRDefault="000A02DA" w:rsidP="00C47DFD">
            <w:pPr>
              <w:pStyle w:val="TableLeft"/>
              <w:ind w:firstLine="157"/>
              <w:rPr>
                <w:sz w:val="20"/>
                <w:szCs w:val="20"/>
              </w:rPr>
            </w:pPr>
            <w:r w:rsidRPr="009929A5">
              <w:rPr>
                <w:sz w:val="20"/>
                <w:szCs w:val="20"/>
              </w:rPr>
              <w:t>≥65y</w:t>
            </w:r>
          </w:p>
        </w:tc>
        <w:tc>
          <w:tcPr>
            <w:tcW w:w="1786" w:type="dxa"/>
          </w:tcPr>
          <w:p ns2:paraId="0D9DBA23" ns2:textId="77777777" w:rsidR="000A02DA" w:rsidRPr="009A5201" w:rsidRDefault="000A02DA" w:rsidP="00C47DFD">
            <w:pPr>
              <w:pStyle w:val="TableCenter"/>
              <w:rPr>
                <w:sz w:val="20"/>
                <w:szCs w:val="20"/>
              </w:rPr>
            </w:pPr>
            <w:r w:rsidRPr="009A5201">
              <w:rPr>
                <w:sz w:val="20"/>
                <w:szCs w:val="20"/>
              </w:rPr>
              <w:t>209.3</w:t>
            </w:r>
          </w:p>
        </w:tc>
        <w:tc>
          <w:tcPr>
            <w:tcW w:w="1959" w:type="dxa"/>
          </w:tcPr>
          <w:p ns2:paraId="76FA7C8B" ns2:textId="77777777" w:rsidR="000A02DA" w:rsidRPr="009929A5" w:rsidRDefault="000A02DA" w:rsidP="00C47DFD">
            <w:pPr>
              <w:pStyle w:val="TableCenter"/>
              <w:rPr>
                <w:sz w:val="20"/>
                <w:szCs w:val="20"/>
              </w:rPr>
            </w:pPr>
            <w:r w:rsidRPr="00991653">
              <w:rPr>
                <w:sz w:val="20"/>
                <w:szCs w:val="20"/>
              </w:rPr>
              <w:t>71,087 (34.6%)</w:t>
            </w:r>
          </w:p>
        </w:tc>
        <w:tc>
          <w:tcPr>
            <w:tcW w:w="1498" w:type="dxa"/>
            <w:vAlign w:val="center"/>
          </w:tcPr>
          <w:p ns2:paraId="65436779" ns2:textId="15D935D4" w:rsidR="0007645F" w:rsidRDefault="0007645F" w:rsidP="0007645F">
            <w:pPr>
              <w:pStyle w:val="TableCenter"/>
              <w:rPr>
                <w:sz w:val="20"/>
                <w:szCs w:val="20"/>
              </w:rPr>
            </w:pPr>
            <w:r>
              <w:rPr>
                <w:sz w:val="20"/>
                <w:szCs w:val="20"/>
              </w:rPr>
              <w:t>6.38</w:t>
            </w:r>
          </w:p>
        </w:tc>
        <w:tc>
          <w:tcPr>
            <w:tcW w:w="1498" w:type="dxa"/>
            <w:vAlign w:val="center"/>
          </w:tcPr>
          <w:p ns2:paraId="65E57EB2" ns2:textId="5EC86183" w:rsidR="0007645F" w:rsidRPr="00BF6166" w:rsidRDefault="0007645F" w:rsidP="0007645F">
            <w:pPr>
              <w:pStyle w:val="TableCenter"/>
              <w:rPr>
                <w:rFonts w:eastAsiaTheme="minorEastAsia"/>
                <w:color w:val="000000" w:themeColor="text1"/>
                <w:sz w:val="20"/>
                <w:szCs w:val="20"/>
              </w:rPr>
            </w:pPr>
            <w:r w:rsidRPr="00BF6166">
              <w:rPr>
                <w:rFonts w:eastAsiaTheme="minorEastAsia"/>
                <w:color w:val="000000" w:themeColor="text1"/>
                <w:sz w:val="20"/>
                <w:szCs w:val="20"/>
              </w:rPr>
              <w:t>2167</w:t>
            </w:r>
            <w:r>
              <w:rPr>
                <w:rFonts w:eastAsiaTheme="minorEastAsia"/>
                <w:color w:val="000000" w:themeColor="text1"/>
                <w:sz w:val="20"/>
                <w:szCs w:val="20"/>
              </w:rPr>
              <w:t xml:space="preserve"> (</w:t>
            </w:r>
            <w:r w:rsidRPr="00BF6166">
              <w:rPr>
                <w:rFonts w:eastAsiaTheme="minorEastAsia"/>
                <w:color w:val="000000" w:themeColor="text1"/>
                <w:sz w:val="20"/>
                <w:szCs w:val="20"/>
              </w:rPr>
              <w:t>35.9%</w:t>
            </w:r>
            <w:r>
              <w:rPr>
                <w:rFonts w:eastAsiaTheme="minorEastAsia"/>
                <w:color w:val="000000" w:themeColor="text1"/>
                <w:sz w:val="20"/>
                <w:szCs w:val="20"/>
              </w:rPr>
              <w:t>)</w:t>
            </w:r>
          </w:p>
        </w:tc>
      </w:tr>
      <w:tr w:rsidR="000A02DA" w:rsidRPr="004C48DE" ns2:paraId="715E2235" ns2:textId="7816255A" w:rsidTr="4702F0E6">
        <w:tc>
          <w:tcPr>
            <w:tcW w:w="2249" w:type="dxa"/>
            <w:vAlign w:val="center"/>
          </w:tcPr>
          <w:p ns2:paraId="599F537F" ns2:textId="77777777" w:rsidR="000A02DA" w:rsidRPr="004C48DE" w:rsidRDefault="000A02DA" w:rsidP="00C47DFD">
            <w:pPr>
              <w:pStyle w:val="TableLeft"/>
              <w:rPr>
                <w:b/>
                <w:bCs w:val="0"/>
              </w:rPr>
            </w:pPr>
            <w:r w:rsidRPr="00C47DFD">
              <w:rPr>
                <w:b/>
                <w:bCs w:val="0"/>
                <w:sz w:val="20"/>
                <w:szCs w:val="20"/>
              </w:rPr>
              <w:t>Race</w:t>
            </w:r>
            <w:r w:rsidRPr="00171A50">
              <w:rPr>
                <w:b/>
                <w:bCs w:val="0"/>
                <w:color w:val="000000"/>
                <w:sz w:val="20"/>
                <w:szCs w:val="20"/>
              </w:rPr>
              <w:t xml:space="preserve"> </w:t>
            </w:r>
          </w:p>
        </w:tc>
        <w:tc>
          <w:tcPr>
            <w:tcW w:w="1786" w:type="dxa"/>
            <w:vAlign w:val="bottom"/>
          </w:tcPr>
          <w:p ns2:paraId="505323E0" ns2:textId="77777777" w:rsidR="000A02DA" w:rsidRPr="009A5201" w:rsidRDefault="000A02DA" w:rsidP="00C47DFD">
            <w:pPr>
              <w:pStyle w:val="TableCenter"/>
              <w:rPr>
                <w:sz w:val="20"/>
                <w:szCs w:val="20"/>
              </w:rPr>
            </w:pPr>
          </w:p>
        </w:tc>
        <w:tc>
          <w:tcPr>
            <w:tcW w:w="1959" w:type="dxa"/>
          </w:tcPr>
          <w:p ns2:paraId="20943912" ns2:textId="77777777" w:rsidR="000A02DA" w:rsidRPr="009929A5" w:rsidRDefault="000A02DA" w:rsidP="00C47DFD">
            <w:pPr>
              <w:pStyle w:val="TableCenter"/>
              <w:rPr>
                <w:sz w:val="20"/>
                <w:szCs w:val="20"/>
              </w:rPr>
            </w:pPr>
          </w:p>
        </w:tc>
        <w:tc>
          <w:tcPr>
            <w:tcW w:w="1498" w:type="dxa"/>
            <w:vAlign w:val="center"/>
          </w:tcPr>
          <w:p ns2:paraId="3EE5ADF4" ns2:textId="77777777" w:rsidR="0007645F" w:rsidRPr="009929A5" w:rsidRDefault="0007645F" w:rsidP="0007645F">
            <w:pPr>
              <w:pStyle w:val="TableCenter"/>
              <w:rPr>
                <w:sz w:val="20"/>
                <w:szCs w:val="20"/>
              </w:rPr>
            </w:pPr>
          </w:p>
        </w:tc>
        <w:tc>
          <w:tcPr>
            <w:tcW w:w="1498" w:type="dxa"/>
            <w:vAlign w:val="center"/>
          </w:tcPr>
          <w:p ns2:paraId="0C4F4F2C" ns2:textId="77777777" w:rsidR="0007645F" w:rsidRPr="009929A5" w:rsidRDefault="0007645F" w:rsidP="0007645F">
            <w:pPr>
              <w:pStyle w:val="TableCenter"/>
              <w:rPr>
                <w:sz w:val="20"/>
                <w:szCs w:val="20"/>
              </w:rPr>
            </w:pPr>
          </w:p>
        </w:tc>
      </w:tr>
      <w:tr w:rsidR="000A02DA" w:rsidRPr="004C48DE" ns2:paraId="2664902C" ns2:textId="10A270CF" w:rsidTr="4702F0E6">
        <w:tc>
          <w:tcPr>
            <w:tcW w:w="2249" w:type="dxa"/>
            <w:vAlign w:val="center"/>
          </w:tcPr>
          <w:p ns2:paraId="43532DB6" ns2:textId="77777777" w:rsidR="000A02DA" w:rsidRPr="00C47DFD" w:rsidRDefault="000A02DA" w:rsidP="00C47DFD">
            <w:pPr>
              <w:pStyle w:val="TableLeft"/>
              <w:ind w:firstLine="157"/>
              <w:rPr>
                <w:sz w:val="20"/>
                <w:szCs w:val="20"/>
              </w:rPr>
            </w:pPr>
            <w:r w:rsidRPr="00C47DFD">
              <w:rPr>
                <w:sz w:val="20"/>
                <w:szCs w:val="20"/>
              </w:rPr>
              <w:t>White</w:t>
            </w:r>
          </w:p>
        </w:tc>
        <w:tc>
          <w:tcPr>
            <w:tcW w:w="1786" w:type="dxa"/>
          </w:tcPr>
          <w:p ns2:paraId="690D6CAA" ns2:textId="77777777" w:rsidR="000A02DA" w:rsidRPr="009A5201" w:rsidRDefault="000A02DA" w:rsidP="00C47DFD">
            <w:pPr>
              <w:pStyle w:val="TableCenter"/>
              <w:rPr>
                <w:sz w:val="20"/>
                <w:szCs w:val="20"/>
              </w:rPr>
            </w:pPr>
            <w:r w:rsidRPr="009A5201">
              <w:rPr>
                <w:sz w:val="20"/>
                <w:szCs w:val="20"/>
              </w:rPr>
              <w:t>124.0</w:t>
            </w:r>
          </w:p>
        </w:tc>
        <w:tc>
          <w:tcPr>
            <w:tcW w:w="1959" w:type="dxa"/>
            <w:vAlign w:val="center"/>
          </w:tcPr>
          <w:p ns2:paraId="430EB5E3" ns2:textId="7D6D4ECE" w:rsidR="000A02DA" w:rsidRPr="009929A5" w:rsidRDefault="000A02DA" w:rsidP="00C47DFD">
            <w:pPr>
              <w:pStyle w:val="TableCenter"/>
              <w:rPr>
                <w:sz w:val="20"/>
                <w:szCs w:val="20"/>
              </w:rPr>
            </w:pPr>
            <w:r w:rsidRPr="00FA6C3F">
              <w:rPr>
                <w:sz w:val="20"/>
                <w:szCs w:val="20"/>
              </w:rPr>
              <w:t>170,923 (83.3%)</w:t>
            </w:r>
          </w:p>
        </w:tc>
        <w:tc>
          <w:tcPr>
            <w:tcW w:w="1498" w:type="dxa"/>
            <w:vAlign w:val="center"/>
          </w:tcPr>
          <w:p ns2:paraId="501420AE" ns2:textId="25D964E2" w:rsidR="0007645F" w:rsidRPr="000A7FE6" w:rsidRDefault="0007645F" w:rsidP="0007645F">
            <w:pPr>
              <w:pStyle w:val="TableCenter"/>
              <w:rPr>
                <w:sz w:val="20"/>
                <w:szCs w:val="20"/>
              </w:rPr>
            </w:pPr>
            <w:r w:rsidRPr="000A7FE6">
              <w:rPr>
                <w:sz w:val="20"/>
                <w:szCs w:val="20"/>
              </w:rPr>
              <w:t>3.55</w:t>
            </w:r>
          </w:p>
        </w:tc>
        <w:tc>
          <w:tcPr>
            <w:tcW w:w="1498" w:type="dxa"/>
            <w:vAlign w:val="center"/>
          </w:tcPr>
          <w:p ns2:paraId="2F368748" ns2:textId="40BFB9E2"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4864</w:t>
            </w:r>
            <w:r>
              <w:rPr>
                <w:rFonts w:eastAsiaTheme="minorEastAsia"/>
                <w:color w:val="000000" w:themeColor="text1"/>
                <w:sz w:val="20"/>
                <w:szCs w:val="20"/>
              </w:rPr>
              <w:t xml:space="preserve"> (</w:t>
            </w:r>
            <w:r w:rsidRPr="005D7B55">
              <w:rPr>
                <w:rFonts w:eastAsiaTheme="minorEastAsia"/>
                <w:color w:val="000000" w:themeColor="text1"/>
                <w:sz w:val="20"/>
                <w:szCs w:val="20"/>
              </w:rPr>
              <w:t>80.1</w:t>
            </w:r>
            <w:r>
              <w:rPr>
                <w:rFonts w:eastAsiaTheme="minorEastAsia"/>
                <w:color w:val="000000" w:themeColor="text1"/>
                <w:sz w:val="20"/>
                <w:szCs w:val="20"/>
              </w:rPr>
              <w:t>%)</w:t>
            </w:r>
          </w:p>
        </w:tc>
      </w:tr>
      <w:tr w:rsidR="000A02DA" w:rsidRPr="004C48DE" ns2:paraId="1A6BAEB7" ns2:textId="168D1873" w:rsidTr="4702F0E6">
        <w:tc>
          <w:tcPr>
            <w:tcW w:w="2249" w:type="dxa"/>
            <w:vAlign w:val="center"/>
          </w:tcPr>
          <w:p ns2:paraId="7AFB9F21" ns2:textId="77777777" w:rsidR="000A02DA" w:rsidRPr="00C47DFD" w:rsidRDefault="000A02DA" w:rsidP="00C47DFD">
            <w:pPr>
              <w:pStyle w:val="TableLeft"/>
              <w:ind w:firstLine="157"/>
              <w:rPr>
                <w:sz w:val="20"/>
                <w:szCs w:val="20"/>
              </w:rPr>
            </w:pPr>
            <w:r w:rsidRPr="00C47DFD">
              <w:rPr>
                <w:sz w:val="20"/>
                <w:szCs w:val="20"/>
              </w:rPr>
              <w:t>Black</w:t>
            </w:r>
          </w:p>
        </w:tc>
        <w:tc>
          <w:tcPr>
            <w:tcW w:w="1786" w:type="dxa"/>
          </w:tcPr>
          <w:p ns2:paraId="2214A934" ns2:textId="77777777" w:rsidR="000A02DA" w:rsidRPr="009A5201" w:rsidRDefault="000A02DA" w:rsidP="00C47DFD">
            <w:pPr>
              <w:pStyle w:val="TableCenter"/>
              <w:rPr>
                <w:sz w:val="20"/>
                <w:szCs w:val="20"/>
              </w:rPr>
            </w:pPr>
            <w:r w:rsidRPr="009A5201">
              <w:rPr>
                <w:sz w:val="20"/>
                <w:szCs w:val="20"/>
              </w:rPr>
              <w:t>84.4</w:t>
            </w:r>
          </w:p>
        </w:tc>
        <w:tc>
          <w:tcPr>
            <w:tcW w:w="1959" w:type="dxa"/>
            <w:vAlign w:val="center"/>
          </w:tcPr>
          <w:p ns2:paraId="0DABFF3E" ns2:textId="77777777" w:rsidR="000A02DA" w:rsidRPr="009929A5" w:rsidRDefault="000A02DA" w:rsidP="00C47DFD">
            <w:pPr>
              <w:pStyle w:val="TableCenter"/>
              <w:rPr>
                <w:sz w:val="20"/>
                <w:szCs w:val="20"/>
              </w:rPr>
            </w:pPr>
            <w:r w:rsidRPr="00FA6C3F">
              <w:rPr>
                <w:sz w:val="20"/>
                <w:szCs w:val="20"/>
              </w:rPr>
              <w:t>21,428 (10.4%)</w:t>
            </w:r>
          </w:p>
        </w:tc>
        <w:tc>
          <w:tcPr>
            <w:tcW w:w="1498" w:type="dxa"/>
            <w:vAlign w:val="center"/>
          </w:tcPr>
          <w:p ns2:paraId="005CE9E7" ns2:textId="39A972D3" w:rsidR="0007645F" w:rsidRPr="000A7FE6" w:rsidRDefault="0007645F" w:rsidP="0007645F">
            <w:pPr>
              <w:pStyle w:val="TableCenter"/>
              <w:rPr>
                <w:sz w:val="20"/>
                <w:szCs w:val="20"/>
              </w:rPr>
            </w:pPr>
            <w:r w:rsidRPr="000A7FE6">
              <w:rPr>
                <w:sz w:val="20"/>
                <w:szCs w:val="20"/>
              </w:rPr>
              <w:t>3.25</w:t>
            </w:r>
          </w:p>
        </w:tc>
        <w:tc>
          <w:tcPr>
            <w:tcW w:w="1498" w:type="dxa"/>
            <w:vAlign w:val="center"/>
          </w:tcPr>
          <w:p ns2:paraId="078604A2" ns2:textId="53652B38"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826</w:t>
            </w:r>
            <w:r>
              <w:rPr>
                <w:rFonts w:eastAsiaTheme="minorEastAsia"/>
                <w:color w:val="000000" w:themeColor="text1"/>
                <w:sz w:val="20"/>
                <w:szCs w:val="20"/>
              </w:rPr>
              <w:t xml:space="preserve"> (</w:t>
            </w:r>
            <w:r w:rsidRPr="005D7B55">
              <w:rPr>
                <w:rFonts w:eastAsiaTheme="minorEastAsia"/>
                <w:color w:val="000000" w:themeColor="text1"/>
                <w:sz w:val="20"/>
                <w:szCs w:val="20"/>
              </w:rPr>
              <w:t>13.6</w:t>
            </w:r>
            <w:r>
              <w:rPr>
                <w:rFonts w:eastAsiaTheme="minorEastAsia"/>
                <w:color w:val="000000" w:themeColor="text1"/>
                <w:sz w:val="20"/>
                <w:szCs w:val="20"/>
              </w:rPr>
              <w:t>%)</w:t>
            </w:r>
          </w:p>
        </w:tc>
      </w:tr>
      <w:tr w:rsidR="000A02DA" w:rsidRPr="004C48DE" ns2:paraId="5CF3B44C" ns2:textId="6EF52697" w:rsidTr="4702F0E6">
        <w:tc>
          <w:tcPr>
            <w:tcW w:w="2249" w:type="dxa"/>
            <w:vAlign w:val="center"/>
          </w:tcPr>
          <w:p ns2:paraId="301A5702" ns2:textId="77777777" w:rsidR="000A02DA" w:rsidRPr="00C47DFD" w:rsidRDefault="000A02DA" w:rsidP="00C47DFD">
            <w:pPr>
              <w:pStyle w:val="TableLeft"/>
              <w:ind w:firstLine="157"/>
              <w:rPr>
                <w:sz w:val="20"/>
                <w:szCs w:val="20"/>
              </w:rPr>
            </w:pPr>
            <w:r w:rsidRPr="00C47DFD">
              <w:rPr>
                <w:sz w:val="20"/>
                <w:szCs w:val="20"/>
              </w:rPr>
              <w:t>AI/AN</w:t>
            </w:r>
          </w:p>
        </w:tc>
        <w:tc>
          <w:tcPr>
            <w:tcW w:w="1786" w:type="dxa"/>
          </w:tcPr>
          <w:p ns2:paraId="7D88A7DD" ns2:textId="77777777" w:rsidR="000A02DA" w:rsidRPr="009A5201" w:rsidRDefault="000A02DA" w:rsidP="00C47DFD">
            <w:pPr>
              <w:pStyle w:val="TableCenter"/>
              <w:rPr>
                <w:sz w:val="20"/>
                <w:szCs w:val="20"/>
              </w:rPr>
            </w:pPr>
            <w:r w:rsidRPr="009A5201">
              <w:rPr>
                <w:sz w:val="20"/>
                <w:szCs w:val="20"/>
              </w:rPr>
              <w:t>72.1</w:t>
            </w:r>
          </w:p>
        </w:tc>
        <w:tc>
          <w:tcPr>
            <w:tcW w:w="1959" w:type="dxa"/>
            <w:vAlign w:val="center"/>
          </w:tcPr>
          <w:p ns2:paraId="7E9CB5B4" ns2:textId="7601972C" w:rsidR="000A02DA" w:rsidRPr="009929A5" w:rsidRDefault="000A02DA" w:rsidP="00C47DFD">
            <w:pPr>
              <w:pStyle w:val="TableCenter"/>
              <w:rPr>
                <w:sz w:val="20"/>
                <w:szCs w:val="20"/>
              </w:rPr>
            </w:pPr>
            <w:r w:rsidRPr="00FA6C3F">
              <w:rPr>
                <w:sz w:val="20"/>
                <w:szCs w:val="20"/>
              </w:rPr>
              <w:t>1809 (0.9%)</w:t>
            </w:r>
          </w:p>
        </w:tc>
        <w:tc>
          <w:tcPr>
            <w:tcW w:w="1498" w:type="dxa"/>
            <w:vAlign w:val="center"/>
          </w:tcPr>
          <w:p ns2:paraId="345A7C16" ns2:textId="7DC815EC" w:rsidR="0007645F" w:rsidRPr="000A7FE6" w:rsidRDefault="0007645F" w:rsidP="0007645F">
            <w:pPr>
              <w:pStyle w:val="TableCenter"/>
              <w:rPr>
                <w:sz w:val="20"/>
                <w:szCs w:val="20"/>
              </w:rPr>
            </w:pPr>
            <w:r w:rsidRPr="000A7FE6">
              <w:rPr>
                <w:sz w:val="20"/>
                <w:szCs w:val="20"/>
              </w:rPr>
              <w:t>1.98</w:t>
            </w:r>
          </w:p>
        </w:tc>
        <w:tc>
          <w:tcPr>
            <w:tcW w:w="1498" w:type="dxa"/>
            <w:vAlign w:val="center"/>
          </w:tcPr>
          <w:p ns2:paraId="0E5719EF" ns2:textId="7FFDF006"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50</w:t>
            </w:r>
            <w:r>
              <w:rPr>
                <w:rFonts w:eastAsiaTheme="minorEastAsia"/>
                <w:color w:val="000000" w:themeColor="text1"/>
                <w:sz w:val="20"/>
                <w:szCs w:val="20"/>
              </w:rPr>
              <w:t xml:space="preserve"> (</w:t>
            </w:r>
            <w:r w:rsidRPr="005D7B55">
              <w:rPr>
                <w:rFonts w:eastAsiaTheme="minorEastAsia"/>
                <w:color w:val="000000" w:themeColor="text1"/>
                <w:sz w:val="20"/>
                <w:szCs w:val="20"/>
              </w:rPr>
              <w:t>0.8</w:t>
            </w:r>
            <w:r>
              <w:rPr>
                <w:rFonts w:eastAsiaTheme="minorEastAsia"/>
                <w:color w:val="000000" w:themeColor="text1"/>
                <w:sz w:val="20"/>
                <w:szCs w:val="20"/>
              </w:rPr>
              <w:t>%)</w:t>
            </w:r>
          </w:p>
        </w:tc>
      </w:tr>
      <w:tr w:rsidR="000A02DA" w:rsidRPr="004C48DE" ns2:paraId="48E87200" ns2:textId="28E3978D" w:rsidTr="4702F0E6">
        <w:tc>
          <w:tcPr>
            <w:tcW w:w="2249" w:type="dxa"/>
            <w:vAlign w:val="center"/>
          </w:tcPr>
          <w:p ns2:paraId="0C58B5D5" ns2:textId="77777777" w:rsidR="000A02DA" w:rsidRPr="00C47DFD" w:rsidRDefault="000A02DA" w:rsidP="00C47DFD">
            <w:pPr>
              <w:pStyle w:val="TableLeft"/>
              <w:ind w:firstLine="157"/>
              <w:rPr>
                <w:sz w:val="20"/>
                <w:szCs w:val="20"/>
              </w:rPr>
            </w:pPr>
            <w:r w:rsidRPr="00C47DFD">
              <w:rPr>
                <w:sz w:val="20"/>
                <w:szCs w:val="20"/>
              </w:rPr>
              <w:t>Asian or PI</w:t>
            </w:r>
          </w:p>
        </w:tc>
        <w:tc>
          <w:tcPr>
            <w:tcW w:w="1786" w:type="dxa"/>
          </w:tcPr>
          <w:p ns2:paraId="42446746" ns2:textId="77777777" w:rsidR="000A02DA" w:rsidRPr="009A5201" w:rsidRDefault="000A02DA" w:rsidP="00C47DFD">
            <w:pPr>
              <w:pStyle w:val="TableCenter"/>
              <w:rPr>
                <w:sz w:val="20"/>
                <w:szCs w:val="20"/>
              </w:rPr>
            </w:pPr>
            <w:r w:rsidRPr="009A5201">
              <w:rPr>
                <w:sz w:val="20"/>
                <w:szCs w:val="20"/>
              </w:rPr>
              <w:t>98.1</w:t>
            </w:r>
          </w:p>
        </w:tc>
        <w:tc>
          <w:tcPr>
            <w:tcW w:w="1959" w:type="dxa"/>
            <w:vAlign w:val="center"/>
          </w:tcPr>
          <w:p ns2:paraId="553AB96D" ns2:textId="77777777" w:rsidR="000A02DA" w:rsidRPr="009929A5" w:rsidRDefault="000A02DA" w:rsidP="00C47DFD">
            <w:pPr>
              <w:pStyle w:val="TableCenter"/>
              <w:rPr>
                <w:sz w:val="20"/>
                <w:szCs w:val="20"/>
              </w:rPr>
            </w:pPr>
            <w:r w:rsidRPr="00FA6C3F">
              <w:rPr>
                <w:sz w:val="20"/>
                <w:szCs w:val="20"/>
              </w:rPr>
              <w:t>10,912 (5.3%)</w:t>
            </w:r>
          </w:p>
        </w:tc>
        <w:tc>
          <w:tcPr>
            <w:tcW w:w="1498" w:type="dxa"/>
            <w:vAlign w:val="center"/>
          </w:tcPr>
          <w:p ns2:paraId="454451E2" ns2:textId="4BEE0898" w:rsidR="0007645F" w:rsidRPr="000A7FE6" w:rsidRDefault="0007645F" w:rsidP="0007645F">
            <w:pPr>
              <w:pStyle w:val="TableCenter"/>
              <w:rPr>
                <w:sz w:val="20"/>
                <w:szCs w:val="20"/>
              </w:rPr>
            </w:pPr>
            <w:r w:rsidRPr="000A7FE6">
              <w:rPr>
                <w:sz w:val="20"/>
                <w:szCs w:val="20"/>
              </w:rPr>
              <w:t>2.94</w:t>
            </w:r>
          </w:p>
        </w:tc>
        <w:tc>
          <w:tcPr>
            <w:tcW w:w="1498" w:type="dxa"/>
            <w:vAlign w:val="center"/>
          </w:tcPr>
          <w:p ns2:paraId="6906240A" ns2:textId="05CC9726"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333</w:t>
            </w:r>
            <w:r>
              <w:rPr>
                <w:rFonts w:eastAsiaTheme="minorEastAsia"/>
                <w:color w:val="000000" w:themeColor="text1"/>
                <w:sz w:val="20"/>
                <w:szCs w:val="20"/>
              </w:rPr>
              <w:t xml:space="preserve"> (</w:t>
            </w:r>
            <w:r w:rsidRPr="005D7B55">
              <w:rPr>
                <w:rFonts w:eastAsiaTheme="minorEastAsia"/>
                <w:color w:val="000000" w:themeColor="text1"/>
                <w:sz w:val="20"/>
                <w:szCs w:val="20"/>
              </w:rPr>
              <w:t>5.5</w:t>
            </w:r>
            <w:r>
              <w:rPr>
                <w:rFonts w:eastAsiaTheme="minorEastAsia"/>
                <w:color w:val="000000" w:themeColor="text1"/>
                <w:sz w:val="20"/>
                <w:szCs w:val="20"/>
              </w:rPr>
              <w:t>%)</w:t>
            </w:r>
          </w:p>
        </w:tc>
      </w:tr>
      <w:tr w:rsidR="000A02DA" w:rsidRPr="004C48DE" ns2:paraId="1C2FA3ED" ns2:textId="38FEE9D6" w:rsidTr="4702F0E6">
        <w:tc>
          <w:tcPr>
            <w:tcW w:w="2249" w:type="dxa"/>
            <w:vAlign w:val="center"/>
          </w:tcPr>
          <w:p ns2:paraId="186A36F4" ns2:textId="77777777" w:rsidR="000A02DA" w:rsidRPr="004C48DE" w:rsidRDefault="000A02DA" w:rsidP="00C47DFD">
            <w:pPr>
              <w:pStyle w:val="TableLeft"/>
              <w:rPr>
                <w:b/>
                <w:bCs w:val="0"/>
              </w:rPr>
            </w:pPr>
            <w:r w:rsidRPr="00C47DFD">
              <w:rPr>
                <w:b/>
                <w:bCs w:val="0"/>
                <w:sz w:val="20"/>
                <w:szCs w:val="20"/>
              </w:rPr>
              <w:t>Ethnicity</w:t>
            </w:r>
          </w:p>
        </w:tc>
        <w:tc>
          <w:tcPr>
            <w:tcW w:w="1786" w:type="dxa"/>
          </w:tcPr>
          <w:p ns2:paraId="3DCAF706" ns2:textId="77777777" w:rsidR="000A02DA" w:rsidRPr="009A5201" w:rsidRDefault="000A02DA" w:rsidP="00C47DFD">
            <w:pPr>
              <w:pStyle w:val="TableCenter"/>
              <w:rPr>
                <w:sz w:val="20"/>
                <w:szCs w:val="20"/>
              </w:rPr>
            </w:pPr>
          </w:p>
        </w:tc>
        <w:tc>
          <w:tcPr>
            <w:tcW w:w="1959" w:type="dxa"/>
            <w:vAlign w:val="center"/>
          </w:tcPr>
          <w:p ns2:paraId="2E73667D" ns2:textId="77777777" w:rsidR="000A02DA" w:rsidRPr="009929A5" w:rsidRDefault="000A02DA" w:rsidP="00C47DFD">
            <w:pPr>
              <w:pStyle w:val="TableCenter"/>
              <w:rPr>
                <w:sz w:val="20"/>
                <w:szCs w:val="20"/>
              </w:rPr>
            </w:pPr>
            <w:r w:rsidRPr="00FA6C3F">
              <w:rPr>
                <w:sz w:val="20"/>
                <w:szCs w:val="20"/>
              </w:rPr>
              <w:t> </w:t>
            </w:r>
          </w:p>
        </w:tc>
        <w:tc>
          <w:tcPr>
            <w:tcW w:w="1498" w:type="dxa"/>
            <w:vAlign w:val="center"/>
          </w:tcPr>
          <w:p ns2:paraId="364B5606" ns2:textId="77777777" w:rsidR="0007645F" w:rsidRPr="00FA6C3F" w:rsidRDefault="0007645F" w:rsidP="0007645F">
            <w:pPr>
              <w:pStyle w:val="TableCenter"/>
              <w:rPr>
                <w:sz w:val="20"/>
                <w:szCs w:val="20"/>
              </w:rPr>
            </w:pPr>
          </w:p>
        </w:tc>
        <w:tc>
          <w:tcPr>
            <w:tcW w:w="1498" w:type="dxa"/>
            <w:vAlign w:val="center"/>
          </w:tcPr>
          <w:p ns2:paraId="0330013F" ns2:textId="77777777" w:rsidR="0007645F" w:rsidRPr="00FA6C3F" w:rsidRDefault="0007645F" w:rsidP="0007645F">
            <w:pPr>
              <w:pStyle w:val="TableCenter"/>
              <w:rPr>
                <w:sz w:val="20"/>
                <w:szCs w:val="20"/>
              </w:rPr>
            </w:pPr>
          </w:p>
        </w:tc>
      </w:tr>
      <w:tr w:rsidR="000A02DA" w:rsidRPr="004C48DE" ns2:paraId="118EE846" ns2:textId="237E15B7" w:rsidTr="4702F0E6">
        <w:tc>
          <w:tcPr>
            <w:tcW w:w="2249" w:type="dxa"/>
            <w:vAlign w:val="center"/>
          </w:tcPr>
          <w:p ns2:paraId="6AB07EC1" ns2:textId="77777777" w:rsidR="000A02DA" w:rsidRPr="00C47DFD" w:rsidRDefault="000A02DA" w:rsidP="00C47DFD">
            <w:pPr>
              <w:pStyle w:val="TableLeft"/>
              <w:ind w:firstLine="157"/>
              <w:rPr>
                <w:sz w:val="20"/>
                <w:szCs w:val="20"/>
              </w:rPr>
            </w:pPr>
            <w:r w:rsidRPr="00C47DFD">
              <w:rPr>
                <w:sz w:val="20"/>
                <w:szCs w:val="20"/>
              </w:rPr>
              <w:t>Not Hispanic</w:t>
            </w:r>
          </w:p>
        </w:tc>
        <w:tc>
          <w:tcPr>
            <w:tcW w:w="1786" w:type="dxa"/>
          </w:tcPr>
          <w:p ns2:paraId="0FFBB325" ns2:textId="77777777" w:rsidR="000A02DA" w:rsidRPr="009A5201" w:rsidRDefault="000A02DA" w:rsidP="00C47DFD">
            <w:pPr>
              <w:pStyle w:val="TableCenter"/>
              <w:rPr>
                <w:sz w:val="20"/>
                <w:szCs w:val="20"/>
              </w:rPr>
            </w:pPr>
            <w:r w:rsidRPr="009A5201">
              <w:rPr>
                <w:sz w:val="20"/>
                <w:szCs w:val="20"/>
              </w:rPr>
              <w:t>110.8</w:t>
            </w:r>
          </w:p>
        </w:tc>
        <w:tc>
          <w:tcPr>
            <w:tcW w:w="1959" w:type="dxa"/>
            <w:vAlign w:val="center"/>
          </w:tcPr>
          <w:p ns2:paraId="46143DAD" ns2:textId="5957E1B2" w:rsidR="000A02DA" w:rsidRPr="009929A5" w:rsidRDefault="000A02DA" w:rsidP="00C47DFD">
            <w:pPr>
              <w:pStyle w:val="TableCenter"/>
              <w:rPr>
                <w:sz w:val="20"/>
                <w:szCs w:val="20"/>
              </w:rPr>
            </w:pPr>
            <w:r w:rsidRPr="00FA6C3F">
              <w:rPr>
                <w:sz w:val="20"/>
                <w:szCs w:val="20"/>
              </w:rPr>
              <w:t>158,546 (80.0%)</w:t>
            </w:r>
          </w:p>
        </w:tc>
        <w:tc>
          <w:tcPr>
            <w:tcW w:w="1498" w:type="dxa"/>
            <w:vAlign w:val="center"/>
          </w:tcPr>
          <w:p ns2:paraId="654D58F1" ns2:textId="14CF3DD0" w:rsidR="0007645F" w:rsidRPr="000A7FE6" w:rsidRDefault="0007645F" w:rsidP="0007645F">
            <w:pPr>
              <w:pStyle w:val="TableCenter"/>
              <w:rPr>
                <w:sz w:val="20"/>
                <w:szCs w:val="20"/>
              </w:rPr>
            </w:pPr>
            <w:r w:rsidRPr="000A7FE6">
              <w:rPr>
                <w:sz w:val="20"/>
                <w:szCs w:val="20"/>
              </w:rPr>
              <w:t>3.43</w:t>
            </w:r>
          </w:p>
        </w:tc>
        <w:tc>
          <w:tcPr>
            <w:tcW w:w="1498" w:type="dxa"/>
            <w:vAlign w:val="center"/>
          </w:tcPr>
          <w:p ns2:paraId="635A050B" ns2:textId="1136B03F"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4883</w:t>
            </w:r>
            <w:r>
              <w:rPr>
                <w:rFonts w:eastAsiaTheme="minorEastAsia"/>
                <w:color w:val="000000" w:themeColor="text1"/>
                <w:sz w:val="20"/>
                <w:szCs w:val="20"/>
              </w:rPr>
              <w:t xml:space="preserve"> (</w:t>
            </w:r>
            <w:r w:rsidRPr="005D7B55">
              <w:rPr>
                <w:rFonts w:eastAsiaTheme="minorEastAsia"/>
                <w:color w:val="000000" w:themeColor="text1"/>
                <w:sz w:val="20"/>
                <w:szCs w:val="20"/>
              </w:rPr>
              <w:t>82.4</w:t>
            </w:r>
            <w:r>
              <w:rPr>
                <w:rFonts w:eastAsiaTheme="minorEastAsia"/>
                <w:color w:val="000000" w:themeColor="text1"/>
                <w:sz w:val="20"/>
                <w:szCs w:val="20"/>
              </w:rPr>
              <w:t>%)</w:t>
            </w:r>
          </w:p>
        </w:tc>
      </w:tr>
      <w:tr w:rsidR="000A02DA" w:rsidRPr="004C48DE" ns2:paraId="364283DB" ns2:textId="0A093A22" w:rsidTr="4702F0E6">
        <w:tc>
          <w:tcPr>
            <w:tcW w:w="2249" w:type="dxa"/>
            <w:vAlign w:val="center"/>
          </w:tcPr>
          <w:p ns2:paraId="3271716A" ns2:textId="77777777" w:rsidR="000A02DA" w:rsidRPr="00C47DFD" w:rsidRDefault="000A02DA" w:rsidP="00C47DFD">
            <w:pPr>
              <w:pStyle w:val="TableLeft"/>
              <w:ind w:firstLine="157"/>
              <w:rPr>
                <w:sz w:val="20"/>
                <w:szCs w:val="20"/>
              </w:rPr>
            </w:pPr>
            <w:r w:rsidRPr="00C47DFD">
              <w:rPr>
                <w:sz w:val="20"/>
                <w:szCs w:val="20"/>
              </w:rPr>
              <w:t>Hispanic</w:t>
            </w:r>
          </w:p>
        </w:tc>
        <w:tc>
          <w:tcPr>
            <w:tcW w:w="1786" w:type="dxa"/>
          </w:tcPr>
          <w:p ns2:paraId="4518BAE3" ns2:textId="77777777" w:rsidR="000A02DA" w:rsidRPr="009A5201" w:rsidRDefault="000A02DA" w:rsidP="00C47DFD">
            <w:pPr>
              <w:pStyle w:val="TableCenter"/>
              <w:rPr>
                <w:sz w:val="20"/>
                <w:szCs w:val="20"/>
              </w:rPr>
            </w:pPr>
            <w:r w:rsidRPr="009A5201">
              <w:rPr>
                <w:sz w:val="20"/>
                <w:szCs w:val="20"/>
              </w:rPr>
              <w:t>130.9</w:t>
            </w:r>
          </w:p>
        </w:tc>
        <w:tc>
          <w:tcPr>
            <w:tcW w:w="1959" w:type="dxa"/>
            <w:vAlign w:val="center"/>
          </w:tcPr>
          <w:p ns2:paraId="60C665F6" ns2:textId="02A731A8" w:rsidR="000A02DA" w:rsidRPr="009929A5" w:rsidRDefault="000A02DA" w:rsidP="00C47DFD">
            <w:pPr>
              <w:pStyle w:val="TableCenter"/>
              <w:rPr>
                <w:sz w:val="20"/>
                <w:szCs w:val="20"/>
              </w:rPr>
            </w:pPr>
            <w:r w:rsidRPr="00FA6C3F">
              <w:rPr>
                <w:sz w:val="20"/>
                <w:szCs w:val="20"/>
              </w:rPr>
              <w:t>39,514 (20.0%)</w:t>
            </w:r>
          </w:p>
        </w:tc>
        <w:tc>
          <w:tcPr>
            <w:tcW w:w="1498" w:type="dxa"/>
            <w:vAlign w:val="center"/>
          </w:tcPr>
          <w:p ns2:paraId="66251CFA" ns2:textId="55A78703" w:rsidR="0007645F" w:rsidRPr="000A7FE6" w:rsidRDefault="0007645F" w:rsidP="0007645F">
            <w:pPr>
              <w:pStyle w:val="TableCenter"/>
              <w:rPr>
                <w:sz w:val="20"/>
                <w:szCs w:val="20"/>
              </w:rPr>
            </w:pPr>
            <w:r w:rsidRPr="000A7FE6">
              <w:rPr>
                <w:sz w:val="20"/>
                <w:szCs w:val="20"/>
              </w:rPr>
              <w:t>3.36</w:t>
            </w:r>
          </w:p>
        </w:tc>
        <w:tc>
          <w:tcPr>
            <w:tcW w:w="1498" w:type="dxa"/>
            <w:vAlign w:val="center"/>
          </w:tcPr>
          <w:p ns2:paraId="38D58C8B" ns2:textId="1A545C67"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1046</w:t>
            </w:r>
            <w:r>
              <w:rPr>
                <w:rFonts w:eastAsiaTheme="minorEastAsia"/>
                <w:color w:val="000000" w:themeColor="text1"/>
                <w:sz w:val="20"/>
                <w:szCs w:val="20"/>
              </w:rPr>
              <w:t xml:space="preserve"> (</w:t>
            </w:r>
            <w:r w:rsidRPr="005D7B55">
              <w:rPr>
                <w:rFonts w:eastAsiaTheme="minorEastAsia"/>
                <w:color w:val="000000" w:themeColor="text1"/>
                <w:sz w:val="20"/>
                <w:szCs w:val="20"/>
              </w:rPr>
              <w:t>17.6</w:t>
            </w:r>
            <w:r>
              <w:rPr>
                <w:rFonts w:eastAsiaTheme="minorEastAsia"/>
                <w:color w:val="000000" w:themeColor="text1"/>
                <w:sz w:val="20"/>
                <w:szCs w:val="20"/>
              </w:rPr>
              <w:t>%)</w:t>
            </w:r>
          </w:p>
        </w:tc>
      </w:tr>
      <w:tr w:rsidR="00134DD6" w:rsidRPr="004C48DE" ns2:paraId="7EAC6A4D" ns2:textId="77777777" w:rsidTr="4702F0E6">
        <w:tc>
          <w:tcPr>
            <w:tcW w:w="8990" w:type="dxa"/>
            <w:gridSpan w:val="5"/>
            <w:vAlign w:val="center"/>
          </w:tcPr>
          <w:p ns2:paraId="63B99A1A" ns2:textId="19D838F0" w:rsidR="0007645F" w:rsidRPr="003C10FE" w:rsidRDefault="0007645F" w:rsidP="00C47DFD">
            <w:pPr>
              <w:pStyle w:val="TableNote9pt"/>
              <w:rPr>
                <w:rFonts w:eastAsiaTheme="minorEastAsia"/>
                <w:color w:val="000000" w:themeColor="text1"/>
                <w:szCs w:val="18"/>
              </w:rPr>
            </w:pPr>
            <w:r w:rsidRPr="003C10FE">
              <w:rPr>
                <w:rFonts w:eastAsiaTheme="minorEastAsia"/>
                <w:color w:val="000000" w:themeColor="text1"/>
                <w:szCs w:val="18"/>
              </w:rPr>
              <w:t>A</w:t>
            </w:r>
            <w:r w:rsidRPr="003C10FE">
              <w:rPr>
                <w:szCs w:val="18"/>
              </w:rPr>
              <w:t>I/AN=A</w:t>
            </w:r>
            <w:r w:rsidRPr="003C10FE">
              <w:rPr>
                <w:rFonts w:eastAsiaTheme="minorEastAsia"/>
                <w:color w:val="000000" w:themeColor="text1"/>
                <w:szCs w:val="18"/>
              </w:rPr>
              <w:t>merican Indian/Alaska Native; PI=Pacific Islander;</w:t>
            </w:r>
            <w:r w:rsidRPr="003C10FE">
              <w:rPr>
                <w:szCs w:val="18"/>
              </w:rPr>
              <w:t xml:space="preserve"> </w:t>
            </w:r>
            <w:r w:rsidR="009D5FFD">
              <w:rPr>
                <w:szCs w:val="18"/>
              </w:rPr>
              <w:t>SEER=</w:t>
            </w:r>
            <w:r w:rsidR="00C770D8" w:rsidRPr="00C770D8">
              <w:rPr>
                <w:szCs w:val="18"/>
              </w:rPr>
              <w:t>Surveillance, Epidemiology, and End Results</w:t>
            </w:r>
            <w:r w:rsidR="009D5FFD">
              <w:rPr>
                <w:szCs w:val="18"/>
              </w:rPr>
              <w:t xml:space="preserve">; </w:t>
            </w:r>
            <w:r w:rsidRPr="003C10FE">
              <w:rPr>
                <w:szCs w:val="18"/>
              </w:rPr>
              <w:t>US</w:t>
            </w:r>
            <w:r w:rsidRPr="003C10FE">
              <w:rPr>
                <w:rFonts w:eastAsiaTheme="minorEastAsia"/>
                <w:color w:val="000000" w:themeColor="text1"/>
                <w:szCs w:val="18"/>
              </w:rPr>
              <w:t>=United States.</w:t>
            </w:r>
          </w:p>
          <w:p ns2:paraId="6259B76D" ns2: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sz w:val="18"/>
                <w:szCs w:val="18"/>
              </w:rPr>
              <w:t>28</w:t>
            </w:r>
            <w:r w:rsidRPr="003C10FE">
              <w:rPr>
                <w:rFonts w:eastAsiaTheme="minorEastAsia"/>
                <w:color w:val="000000" w:themeColor="text1"/>
                <w:sz w:val="18"/>
                <w:szCs w:val="18"/>
              </w:rPr>
              <w:t xml:space="preserve">-year limited duration prevalence in 2020; SEER-12 Registries, National Cancer Institute, released April 2023, based on the November 2022 submission. </w:t>
            </w:r>
          </w:p>
          <w:p ns2:paraId="26DEC497" ns2: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rFonts w:eastAsiaTheme="minorEastAsia"/>
                <w:color w:val="000000" w:themeColor="text1"/>
                <w:sz w:val="18"/>
                <w:szCs w:val="18"/>
              </w:rPr>
              <w:t xml:space="preserve">Number of prevalent cases in 2023 estimated by applying age-specific prevalence for each racial/ethnic group in 2020 to the corresponding age and racial/ethnic groups of the 2023 US population. </w:t>
            </w:r>
          </w:p>
          <w:p ns2:paraId="4B288F39" ns2: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rFonts w:eastAsiaTheme="minorEastAsia"/>
                <w:color w:val="000000" w:themeColor="text1"/>
                <w:sz w:val="18"/>
                <w:szCs w:val="18"/>
              </w:rPr>
              <w:t xml:space="preserve">2023 US population counts from US Census Bureau, International Programs, International Data Base Version: 12.03.21: International Database (census.gov). </w:t>
            </w:r>
          </w:p>
          <w:p ns2:paraId="6E0B6AA6" ns2: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rFonts w:eastAsiaTheme="minorEastAsia"/>
                <w:color w:val="000000" w:themeColor="text1"/>
                <w:sz w:val="18"/>
                <w:szCs w:val="18"/>
              </w:rPr>
              <w:t xml:space="preserve">2020 US population by race/ethnicity: SEER*Stat Database: Populations - Total US (1990-2020), National Cancer Institute, Surveillance Research Program, released January 2022. </w:t>
            </w:r>
          </w:p>
          <w:p ns2:paraId="49604B84" ns2:textId="514FFB9F" w:rsidR="0007645F" w:rsidRPr="003C10FE" w:rsidRDefault="0007645F" w:rsidP="00C47DFD">
            <w:pPr>
              <w:pStyle w:val="TableNote9pt"/>
            </w:pPr>
            <w:r w:rsidRPr="4702F0E6">
              <w:rPr>
                <w:rFonts w:eastAsiaTheme="minorEastAsia"/>
                <w:color w:val="000000" w:themeColor="text1"/>
              </w:rPr>
              <w:t xml:space="preserve">Source: </w:t>
            </w:r>
            <w:r w:rsidR="006967EE" w:rsidRPr="006967EE">
              <w:rPr>
                <w:rFonts w:eastAsiaTheme="minorEastAsia"/>
                <w:bCs/>
                <w:color w:val="000000" w:themeColor="text1"/>
              </w:rPr>
              <w:t xml:space="preserve">[Ref. 5.4: 08D4WB, 08D4WG, 08DHYT, </w:t>
            </w:r>
            <w:r w:rsidR="006967EE">
              <w:rPr>
                <w:rFonts w:eastAsiaTheme="minorEastAsia"/>
                <w:color w:val="000000" w:themeColor="text1"/>
              </w:rPr>
              <w:t>08DHYW, 08DP3J]</w:t>
            </w:r>
            <w:r w:rsidRPr="4702F0E6">
              <w:rPr>
                <w:rFonts w:eastAsiaTheme="minorEastAsia"/>
                <w:color w:val="000000" w:themeColor="text1"/>
              </w:rPr>
              <w:t xml:space="preserve"> </w:t>
            </w:r>
          </w:p>
        </w:tc>
      </w:tr>
    </w:tbl>
    <w:p ns2:paraId="1E1426D7" ns2:textId="6A699513" w:rsidR="00B52C0D" w:rsidRPr="00162FD6" w:rsidRDefault="00134DD6" w:rsidP="00134DD6">
      <w:ins w:id="452" w:author="GoldenCorpusHarness" w:date="2026-03-28T22:23:45Z">
        <w:r>
          <w:t>The Sponsor will continue to build upon diversity efforts expected by the FDA and will embed participant diversity and inclusion into product development, including infrastructure and processes, partnerships with community and patient organizations, and thought leadership. This Diversity Plan is aligned with the FDA Guidance for Industry on “Enhancing the Diversity of Clinical Trial Populations – Eligibility Criteria, Enrollment Practices, and Trial Designs” and the FDA Draft Guidance for Industry on “Diversity Plans to Improve Enrollment of Participants From Underrepresented Racial and Ethnic Populations in Clinical Trials.”</w:t>
        </w:r>
      </w:ins>
    </w:p>
    <w:p ns2:paraId="1B48DE95" ns2:textId="0B963500" w:rsidR="004E1D27" w:rsidRDefault="020E1242" w:rsidP="00071ED1">
      <w:pPr>
        <w:pStyle w:val="Heading2"/>
      </w:pPr>
      <w:del w:id="453" w:author="GoldenCorpusHarness" w:date="2026-03-28T22:23:45Z">
        <w:r>
          <w:delText>Pathophysiology, Diagnosis, Prevention, Screening, or Diagnostic Strategies, and Treatment across Underrepresented Racial and Ethnic Populations</w:delText>
        </w:r>
      </w:del>
    </w:p>
    <w:p ns2:paraId="288275F9" ns2:textId="63A9525A" w:rsidR="000D2B6B" w:rsidRPr="000D2B6B" w:rsidRDefault="0000522E" w:rsidP="00E85FF7">
      <w:pPr>
        <w:pStyle w:val="Paragraph"/>
      </w:pPr>
      <w:del w:id="454" w:author="GoldenCorpusHarness" w:date="2026-03-28T22:23:45Z">
        <w:r>
          <w:delText>As</w:delText>
        </w:r>
      </w:del>
      <w:ins w:id="455" w:author="GoldenCorpusHarness" w:date="2026-03-28T22:23:45Z">
        <w:r>
          <w:t>OVERVIEW</w:t>
        </w:r>
      </w:ins>
      <w:r>
        <w:t xml:space="preserve"> </w:t>
      </w:r>
      <w:del w:id="456" w:author="GoldenCorpusHarness" w:date="2026-03-28T22:23:45Z">
        <w:r>
          <w:delText>indicated</w:delText>
        </w:r>
      </w:del>
      <w:ins w:id="457" w:author="GoldenCorpusHarness" w:date="2026-03-28T22:23:45Z">
        <w:r>
          <w:t>OF</w:t>
        </w:r>
      </w:ins>
      <w:r>
        <w:t xml:space="preserve"> </w:t>
      </w:r>
      <w:del w:id="458" w:author="GoldenCorpusHarness" w:date="2026-03-28T22:23:45Z">
        <w:r>
          <w:delText xml:space="preserve">in [Sec. 1], Black and </w:delText>
        </w:r>
      </w:del>
      <w:ins w:id="459" w:author="GoldenCorpusHarness" w:date="2026-03-28T22:23:45Z">
        <w:r>
          <w:t>T</w:t>
        </w:r>
      </w:ins>
      <w:r>
        <w:t>H</w:t>
      </w:r>
      <w:del w:id="460" w:author="GoldenCorpusHarness" w:date="2026-03-28T22:23:45Z">
        <w:r>
          <w:delText>ispanic women are more likely to develop cervical cancer and have higher rates of mortality from the disease compared with other racial and ethnic groups.</w:delText>
        </w:r>
      </w:del>
      <w:ins w:id="461" w:author="GoldenCorpusHarness" w:date="2026-03-28T22:23:45Z">
        <w:r>
          <w:t>E</w:t>
        </w:r>
      </w:ins>
      <w:r>
        <w:t xml:space="preserve"> D</w:t>
      </w:r>
      <w:del w:id="462" w:author="GoldenCorpusHarness" w:date="2026-03-28T22:23:45Z">
        <w:r>
          <w:delText>ifferences</w:delText>
        </w:r>
      </w:del>
      <w:ins w:id="463" w:author="GoldenCorpusHarness" w:date="2026-03-28T22:23:45Z">
        <w:r>
          <w:t>ISEASE/CONDITION:</w:t>
        </w:r>
      </w:ins>
      <w:r>
        <w:t xml:space="preserve"> </w:t>
      </w:r>
      <w:del w:id="464" w:author="GoldenCorpusHarness" w:date="2026-03-28T22:23:45Z">
        <w:r>
          <w:delText>in</w:delText>
        </w:r>
      </w:del>
      <w:ins w:id="465" w:author="GoldenCorpusHarness" w:date="2026-03-28T22:23:45Z">
        <w:r>
          <w:t>CERVICAL</w:t>
        </w:r>
      </w:ins>
      <w:r>
        <w:t xml:space="preserve"> </w:t>
      </w:r>
      <w:del w:id="466" w:author="GoldenCorpusHarness" w:date="2026-03-28T22:23:45Z">
        <w:r>
          <w:delText xml:space="preserve">gene polymorphism, access to healthcare and resources, as well as cultural factors and language barriers, contribute to these disparities. </w:delText>
        </w:r>
      </w:del>
      <w:ins w:id="467" w:author="GoldenCorpusHarness" w:date="2026-03-28T22:23:45Z">
        <w:r>
          <w:t>CANCER</w:t>
        </w:r>
      </w:ins>
    </w:p>
    <w:p ns2:paraId="4796A1B6" ns2:textId="10E14B1D" w:rsidR="00AD29C4" w:rsidRPr="00EB2795" w:rsidRDefault="498D4AF7" w:rsidP="007D136A">
      <w:pPr>
        <w:pStyle w:val="Heading3"/>
        <w:numPr>
          <w:ilvl w:val="2"/>
          <w:numId w:val="4"/>
        </w:numPr>
      </w:pPr>
      <w:del w:id="468" w:author="GoldenCorpusHarness" w:date="2026-03-28T22:23:45Z">
        <w:r>
          <w:delText>P</w:delText>
        </w:r>
      </w:del>
      <w:ins w:id="469" w:author="GoldenCorpusHarness" w:date="2026-03-28T22:23:45Z">
        <w:r>
          <w:t>Dise</w:t>
        </w:r>
      </w:ins>
      <w:r>
        <w:t>a</w:t>
      </w:r>
      <w:del w:id="470" w:author="GoldenCorpusHarness" w:date="2026-03-28T22:23:45Z">
        <w:r>
          <w:delText>tho</w:delText>
        </w:r>
      </w:del>
      <w:ins w:id="471" w:author="GoldenCorpusHarness" w:date="2026-03-28T22:23:45Z">
        <w:r>
          <w:t>se E</w:t>
        </w:r>
      </w:ins>
      <w:r>
        <w:t>p</w:t>
      </w:r>
      <w:del w:id="472" w:author="GoldenCorpusHarness" w:date="2026-03-28T22:23:45Z">
        <w:r>
          <w:delText>hys</w:delText>
        </w:r>
      </w:del>
      <w:ins w:id="473" w:author="GoldenCorpusHarness" w:date="2026-03-28T22:23:45Z">
        <w:r>
          <w:t>idem</w:t>
        </w:r>
      </w:ins>
      <w:r>
        <w:t>iology</w:t>
      </w:r>
      <w:ins w:id="474" w:author="GoldenCorpusHarness" w:date="2026-03-28T22:23:45Z">
        <w:r>
          <w:t xml:space="preserve"> in the Overall Population and Underrepresented Racial and Ethnic Populations</w:t>
        </w:r>
      </w:ins>
    </w:p>
    <w:p ns2:paraId="702AB7E6" ns2:textId="25604C26" w:rsidR="00AD6944" w:rsidRDefault="00AD6944" w:rsidP="00EF742B">
      <w:pPr>
        <w:pStyle w:val="Paragraph"/>
        <w:rPr>
          <w:rFonts w:eastAsia="Invention Regular"/>
          <w:color w:val="000000" w:themeColor="text1"/>
        </w:rPr>
      </w:pPr>
      <w:del w:id="475" w:author="GoldenCorpusHarness" w:date="2026-03-28T22:23:45Z">
        <w:r>
          <w:delText>The pathophysiology of cervical cancer in Black and Hispanic women is complex and multifactorial, with a combination of factors contributing to the development of the d</w:delText>
        </w:r>
      </w:del>
      <w:ins w:id="476" w:author="GoldenCorpusHarness" w:date="2026-03-28T22:23:45Z">
        <w:r>
          <w:t>D</w:t>
        </w:r>
      </w:ins>
      <w:r>
        <w:t>isease</w:t>
      </w:r>
      <w:del w:id="477" w:author="GoldenCorpusHarness" w:date="2026-03-28T22:23:45Z">
        <w:r>
          <w:delText>,</w:delText>
        </w:r>
      </w:del>
      <w:r>
        <w:t xml:space="preserve"> </w:t>
      </w:r>
      <w:del w:id="478" w:author="GoldenCorpusHarness" w:date="2026-03-28T22:23:45Z">
        <w:r>
          <w:delText>incl</w:delText>
        </w:r>
      </w:del>
      <w:ins w:id="479" w:author="GoldenCorpusHarness" w:date="2026-03-28T22:23:45Z">
        <w:r>
          <w:t>B</w:t>
        </w:r>
      </w:ins>
      <w:r>
        <w:t>u</w:t>
      </w:r>
      <w:ins w:id="480" w:author="GoldenCorpusHarness" w:date="2026-03-28T22:23:45Z">
        <w:r>
          <w:t>r</w:t>
        </w:r>
      </w:ins>
      <w:r>
        <w:t>d</w:t>
      </w:r>
      <w:del w:id="481" w:author="GoldenCorpusHarness" w:date="2026-03-28T22:23:45Z">
        <w:r>
          <w:delText xml:space="preserve">ing HPV infection, </w:delText>
        </w:r>
      </w:del>
      <w:r>
        <w:t>en</w:t>
      </w:r>
      <w:del w:id="482" w:author="GoldenCorpusHarness" w:date="2026-03-28T22:23:45Z">
        <w:r>
          <w:delText>vironmental factors, and gene polymorphism.</w:delText>
        </w:r>
      </w:del>
    </w:p>
    <w:p ns2:paraId="4F302C9B" ns2:textId="622A9805" w:rsidR="00AD6944" w:rsidRDefault="00AD6944" w:rsidP="00EF742B">
      <w:pPr>
        <w:pStyle w:val="Paragraph"/>
        <w:rPr>
          <w:rFonts w:eastAsia="Invention Regular"/>
          <w:color w:val="000000" w:themeColor="text1"/>
        </w:rPr>
      </w:pPr>
      <w:del w:id="483" w:author="GoldenCorpusHarness" w:date="2026-03-28T22:23:45Z">
        <w:r>
          <w:delText>HPV Infection: This is a major risk factor for</w:delText>
        </w:r>
      </w:del>
      <w:ins w:id="484" w:author="GoldenCorpusHarness" w:date="2026-03-28T22:23:45Z">
        <w:r>
          <w:t>Globally, in 2022, it was estimated that 661,021 (age-standardized rate 14.1 per 100,000 women) new</w:t>
        </w:r>
      </w:ins>
      <w:r>
        <w:t xml:space="preserve"> cervical cancer</w:t>
      </w:r>
      <w:del w:id="485" w:author="GoldenCorpusHarness" w:date="2026-03-28T22:23:45Z">
        <w:r>
          <w:delText>. Black women are more lik</w:delText>
        </w:r>
      </w:del>
      <w:ins w:id="486" w:author="GoldenCorpusHarness" w:date="2026-03-28T22:23:45Z">
        <w:r>
          <w:t xml:space="preserve"> cases would be diagnosed, representing 3.3% of all new cancer diagnoses (6.8% of all new cancer diagnoses in women) and would be responsible for approximat</w:t>
        </w:r>
      </w:ins>
      <w:r>
        <w:t xml:space="preserve">ely </w:t>
      </w:r>
      <w:del w:id="487" w:author="GoldenCorpusHarness" w:date="2026-03-28T22:23:45Z">
        <w:r>
          <w:delText>to be infected with all HPV types including high</w:delText>
        </w:r>
      </w:del>
      <w:ins w:id="488" w:author="GoldenCorpusHarness" w:date="2026-03-28T22:23:45Z">
        <w:r>
          <w:t>348,189 (age</w:t>
        </w:r>
      </w:ins>
      <w:r>
        <w:t>-</w:t>
      </w:r>
      <w:del w:id="489" w:author="GoldenCorpusHarness" w:date="2026-03-28T22:23:45Z">
        <w:r>
          <w:delText>risk HPV types, which increases their risk of developing cervical cancer</w:delText>
        </w:r>
      </w:del>
      <w:ins w:id="490" w:author="GoldenCorpusHarness" w:date="2026-03-28T22:23:45Z">
        <w:r>
          <w:t>standardized rate 7.1 per 100,000 women) deaths</w:t>
        </w:r>
      </w:ins>
      <w:r>
        <w:t xml:space="preserve"> [Ref. 5.4: 08</w:t>
      </w:r>
      <w:del w:id="491" w:author="GoldenCorpusHarness" w:date="2026-03-28T22:23:45Z">
        <w:r>
          <w:delText xml:space="preserve">D7B3, 08D7B6, 04P7VC]. The higher prevalence of </w:delText>
        </w:r>
      </w:del>
      <w:ins w:id="492" w:author="GoldenCorpusHarness" w:date="2026-03-28T22:23:45Z">
        <w:r>
          <w:t>K</w:t>
        </w:r>
      </w:ins>
      <w:r>
        <w:t>HP</w:t>
      </w:r>
      <w:del w:id="493" w:author="GoldenCorpusHarness" w:date="2026-03-28T22:23:45Z">
        <w:r>
          <w:delText>V infection in Black women may be due to environmental and socioeconomic factors, as well as a lack of access to vaccination against HPV. Among women aged 18-26 years i</w:delText>
        </w:r>
      </w:del>
      <w:ins w:id="494" w:author="GoldenCorpusHarness" w:date="2026-03-28T22:23:45Z">
        <w:r>
          <w:t>G]. I</w:t>
        </w:r>
      </w:ins>
      <w:r>
        <w:t xml:space="preserve">n the US, </w:t>
      </w:r>
      <w:del w:id="495" w:author="GoldenCorpusHarness" w:date="2026-03-28T22:23:45Z">
        <w:r>
          <w:delText>the proportion of women recei</w:delText>
        </w:r>
      </w:del>
      <w:ins w:id="496" w:author="GoldenCorpusHarness" w:date="2026-03-28T22:23:45Z">
        <w:r>
          <w:t>in 2025, it is estimated that 13,360 women will be diagnosed with cer</w:t>
        </w:r>
      </w:ins>
      <w:r>
        <w:t>vi</w:t>
      </w:r>
      <w:del w:id="497" w:author="GoldenCorpusHarness" w:date="2026-03-28T22:23:45Z">
        <w:r>
          <w:delText>ng HPV vaccination was higher in White women</w:delText>
        </w:r>
      </w:del>
      <w:ins w:id="498" w:author="GoldenCorpusHarness" w:date="2026-03-28T22:23:45Z">
        <w:r>
          <w:t>cal cancer</w:t>
        </w:r>
      </w:ins>
      <w:r>
        <w:t xml:space="preserve"> (</w:t>
      </w:r>
      <w:del w:id="499" w:author="GoldenCorpusHarness" w:date="2026-03-28T22:23:45Z">
        <w:r>
          <w:delText>47</w:delText>
        </w:r>
      </w:del>
      <w:ins w:id="500" w:author="GoldenCorpusHarness" w:date="2026-03-28T22:23:45Z">
        <w:r>
          <w:t>representing 0</w:t>
        </w:r>
      </w:ins>
      <w:r>
        <w:t>.7%</w:t>
      </w:r>
      <w:ins w:id="501" w:author="GoldenCorpusHarness" w:date="2026-03-28T22:23:45Z">
        <w:r>
          <w:t xml:space="preserve"> of all newly diagnosed cancers</w:t>
        </w:r>
      </w:ins>
      <w:r>
        <w:t xml:space="preserve">) </w:t>
      </w:r>
      <w:del w:id="502" w:author="GoldenCorpusHarness" w:date="2026-03-28T22:23:45Z">
        <w:r>
          <w:delText>compared with women in other racial and ethnic gro</w:delText>
        </w:r>
      </w:del>
      <w:ins w:id="503" w:author="GoldenCorpusHarness" w:date="2026-03-28T22:23:45Z">
        <w:r>
          <w:t>and 4320 women will die d</w:t>
        </w:r>
      </w:ins>
      <w:r>
        <w:t>u</w:t>
      </w:r>
      <w:del w:id="504" w:author="GoldenCorpusHarness" w:date="2026-03-28T22:23:45Z">
        <w:r>
          <w:delText>ps, including Asian women</w:delText>
        </w:r>
      </w:del>
      <w:ins w:id="505" w:author="GoldenCorpusHarness" w:date="2026-03-28T22:23:45Z">
        <w:r>
          <w:t>e to cervical cancer</w:t>
        </w:r>
      </w:ins>
      <w:r>
        <w:t xml:space="preserve"> (</w:t>
      </w:r>
      <w:del w:id="506" w:author="GoldenCorpusHarness" w:date="2026-03-28T22:23:45Z">
        <w:r>
          <w:delText>25.9</w:delText>
        </w:r>
      </w:del>
      <w:ins w:id="507" w:author="GoldenCorpusHarness" w:date="2026-03-28T22:23:45Z">
        <w:r>
          <w:t>0.7</w:t>
        </w:r>
      </w:ins>
      <w:r>
        <w:t>%</w:t>
      </w:r>
      <w:del w:id="508" w:author="GoldenCorpusHarness" w:date="2026-03-28T22:23:45Z">
        <w:r>
          <w:delText>), Hispanic women (30.9%), Black women (38.1%), and Native Hawaiian and Pacific Islander women (39.3%</w:delText>
        </w:r>
      </w:del>
      <w:ins w:id="509" w:author="GoldenCorpusHarness" w:date="2026-03-28T22:23:45Z">
        <w:r>
          <w:t xml:space="preserve"> of all cancer deaths</w:t>
        </w:r>
      </w:ins>
      <w:r>
        <w:t>) [Ref. 5.4: 08</w:t>
      </w:r>
      <w:del w:id="510" w:author="GoldenCorpusHarness" w:date="2026-03-28T22:23:45Z">
        <w:r>
          <w:delText>DN</w:delText>
        </w:r>
      </w:del>
      <w:r>
        <w:t>W</w:t>
      </w:r>
      <w:ins w:id="511" w:author="GoldenCorpusHarness" w:date="2026-03-28T22:23:45Z">
        <w:r>
          <w:t>578]. Based on 2018 to 2021 data, approximately 0.6% of women in the US will be diagnosed with cervical cancer at some point during their lifetime [Ref. 5.4: 08SQR</w:t>
        </w:r>
      </w:ins>
      <w:r>
        <w:t>L].</w:t>
      </w:r>
    </w:p>
    <w:p ns2:paraId="15DBA281" ns2:textId="376CEF4C" w:rsidR="00AD6944" w:rsidRDefault="00AD6944" w:rsidP="00AD6944">
      <w:pPr>
        <w:pStyle w:val="Paragraph"/>
        <w:rPr>
          <w:rFonts w:ascii="Invention Regular" w:eastAsia="Invention Regular" w:hAnsi="Invention Regular" w:cs="Invention Regular"/>
          <w:color w:val="000000" w:themeColor="text1"/>
          <w:sz w:val="21"/>
          <w:szCs w:val="21"/>
        </w:rPr>
      </w:pPr>
      <w:del w:id="512" w:author="GoldenCorpusHarness" w:date="2026-03-28T22:23:45Z">
        <w:r>
          <w:delText>Environmental Factors: Studies have also shown that environmental factors such as poor diet, low socioeconomic status, and lack of access to healthcare can contribute to the development of cervical cancer in Black and Hispanic women [Ref. 5.4: 08F02T]. A range of HPV cofactors, including immune suppression, modulate the risk of progression from infection to cancer. Black and Hispanic women are more likely to present with poorly controlled coexisting medical conditions, including HIV and other immunodeficiency syndromes, that may impact cervical cancer development and progression [Ref. 5.4: 08</w:delText>
        </w:r>
      </w:del>
      <w:r>
        <w:t>D</w:t>
      </w:r>
      <w:del w:id="513" w:author="GoldenCorpusHarness" w:date="2026-03-28T22:23:45Z">
        <w:r>
          <w:delText>F6Z, 08DF72]. It was also found that low socioeconomic status and being born outside the US were important factors contributing to the higher incidence rate of cervical cancer among Hispanic women [Ref. 5.4: 08D05N]. Overall, these data suggest that addressing the social determinants of health is crucial in reducing d</w:delText>
        </w:r>
      </w:del>
      <w:r>
        <w:t xml:space="preserve">isparities in </w:t>
      </w:r>
      <w:del w:id="514" w:author="GoldenCorpusHarness" w:date="2026-03-28T22:23:45Z">
        <w:r>
          <w:delText>th</w:delText>
        </w:r>
      </w:del>
      <w:ins w:id="515" w:author="GoldenCorpusHarness" w:date="2026-03-28T22:23:45Z">
        <w:r>
          <w:t>Diseas</w:t>
        </w:r>
      </w:ins>
      <w:r>
        <w:t xml:space="preserve">e </w:t>
      </w:r>
      <w:ins w:id="516" w:author="GoldenCorpusHarness" w:date="2026-03-28T22:23:45Z">
        <w:r>
          <w:t>Bur</w:t>
        </w:r>
      </w:ins>
      <w:r>
        <w:t>d</w:t>
      </w:r>
      <w:del w:id="517" w:author="GoldenCorpusHarness" w:date="2026-03-28T22:23:45Z">
        <w:r>
          <w:delText>iagnosis and treatm</w:delText>
        </w:r>
      </w:del>
      <w:r>
        <w:t>en</w:t>
      </w:r>
      <w:del w:id="518" w:author="GoldenCorpusHarness" w:date="2026-03-28T22:23:45Z">
        <w:r>
          <w:delText>t of cervical cancer.</w:delText>
        </w:r>
      </w:del>
    </w:p>
    <w:p ns2:paraId="1378A196" ns2:textId="3DF42CA6" w:rsidR="00AD6944" w:rsidRPr="00AD6944" w:rsidRDefault="005D2850" w:rsidP="00EF742B">
      <w:pPr>
        <w:pStyle w:val="Paragraph"/>
        <w:rPr>
          <w:rFonts w:eastAsia="Invention Regular"/>
          <w:color w:val="000000" w:themeColor="text1"/>
        </w:rPr>
      </w:pPr>
      <w:del w:id="519" w:author="GoldenCorpusHarness" w:date="2026-03-28T22:23:45Z">
        <w:r>
          <w:delText>Gene</w:delText>
        </w:r>
      </w:del>
      <w:ins w:id="520" w:author="GoldenCorpusHarness" w:date="2026-03-28T22:23:45Z">
        <w:r>
          <w:t>The 10 most common oncogenic HPV types among women in the US are 16, 18, 31, 39, 45, 51, 52, 56, 58, and 59. Approximately 3.9% of women in the general population are infected with cervical HPV types 16 or 18 at any given time, and these 2 types account for 71.2% of invasive cervical cancers [Ref. 5.4: 08S7BQ]. An evaluation of 26,302 US gynecologic cytology specimens reported a higher prevalence of non</w:t>
        </w:r>
      </w:ins>
      <w:r>
        <w:t>-</w:t>
      </w:r>
      <w:del w:id="521" w:author="GoldenCorpusHarness" w:date="2026-03-28T22:23:45Z">
        <w:r>
          <w:delText>polymorphism: Molecular variations in certain immune system genes can reduce the body’s ability to respond to the virus and clear the infection. For example, alterations to</w:delText>
        </w:r>
      </w:del>
      <w:ins w:id="522" w:author="GoldenCorpusHarness" w:date="2026-03-28T22:23:45Z">
        <w:r>
          <w:t>16/18 highrisk</w:t>
        </w:r>
      </w:ins>
      <w:r>
        <w:t xml:space="preserve"> H</w:t>
      </w:r>
      <w:del w:id="523" w:author="GoldenCorpusHarness" w:date="2026-03-28T22:23:45Z">
        <w:r>
          <w:delText>LA genes that code for proteins involved in antigen processing and presentation have been lin</w:delText>
        </w:r>
      </w:del>
      <w:ins w:id="524" w:author="GoldenCorpusHarness" w:date="2026-03-28T22:23:45Z">
        <w:r>
          <w:t>PV among Blac</w:t>
        </w:r>
      </w:ins>
      <w:r>
        <w:t>k</w:t>
      </w:r>
      <w:del w:id="525" w:author="GoldenCorpusHarness" w:date="2026-03-28T22:23:45Z">
        <w:r>
          <w:delText>ed to the risk of developing cervical cancer</w:delText>
        </w:r>
      </w:del>
      <w:ins w:id="526" w:author="GoldenCorpusHarness" w:date="2026-03-28T22:23:45Z">
        <w:r>
          <w:t xml:space="preserve"> women (15%) compared with White women (9%)</w:t>
        </w:r>
      </w:ins>
      <w:r>
        <w:t xml:space="preserve"> [Ref. 5.4: 08D7</w:t>
      </w:r>
      <w:ins w:id="527" w:author="GoldenCorpusHarness" w:date="2026-03-28T22:23:45Z">
        <w:r>
          <w:t xml:space="preserve">B6]. A recent study of 60 patients with cervical carcinoma where </w:t>
        </w:r>
      </w:ins>
      <w:r>
        <w:t>9</w:t>
      </w:r>
      <w:del w:id="528" w:author="GoldenCorpusHarness" w:date="2026-03-28T22:23:45Z">
        <w:r>
          <w:delText xml:space="preserve">X, </w:delText>
        </w:r>
      </w:del>
      <w:r>
        <w:t>0</w:t>
      </w:r>
      <w:ins w:id="529" w:author="GoldenCorpusHarness" w:date="2026-03-28T22:23:45Z">
        <w:r>
          <w:t>% self-identified as Black or African American, found non16/1</w:t>
        </w:r>
      </w:ins>
      <w:r>
        <w:t>8</w:t>
      </w:r>
      <w:del w:id="530" w:author="GoldenCorpusHarness" w:date="2026-03-28T22:23:45Z">
        <w:r>
          <w:delText>D7XJ]. A separate study found that Black women have longer time to clearance of high risk-</w:delText>
        </w:r>
      </w:del>
      <w:ins w:id="531" w:author="GoldenCorpusHarness" w:date="2026-03-28T22:23:45Z">
        <w:r>
          <w:t xml:space="preserve"> </w:t>
        </w:r>
      </w:ins>
      <w:r>
        <w:t>HPV</w:t>
      </w:r>
      <w:del w:id="532" w:author="GoldenCorpusHarness" w:date="2026-03-28T22:23:45Z">
        <w:r>
          <w:delText>, and this leads to increased rates of a</w:delText>
        </w:r>
      </w:del>
      <w:ins w:id="533" w:author="GoldenCorpusHarness" w:date="2026-03-28T22:23:45Z">
        <w:r>
          <w:t xml:space="preserve"> genotypes to </w:t>
        </w:r>
      </w:ins>
      <w:r>
        <w:t>b</w:t>
      </w:r>
      <w:del w:id="534" w:author="GoldenCorpusHarness" w:date="2026-03-28T22:23:45Z">
        <w:r>
          <w:delText>normal results of Papanicolaou tests and contributes to the increased rates of cer</w:delText>
        </w:r>
      </w:del>
      <w:ins w:id="535" w:author="GoldenCorpusHarness" w:date="2026-03-28T22:23:45Z">
        <w:r>
          <w:t>e more pre</w:t>
        </w:r>
      </w:ins>
      <w:r>
        <w:t>v</w:t>
      </w:r>
      <w:del w:id="536" w:author="GoldenCorpusHarness" w:date="2026-03-28T22:23:45Z">
        <w:r>
          <w:delText>ical cancer observed in these individuals, raising the possibility that alterations in genes modulating the immune system play a role in the differences in</w:delText>
        </w:r>
      </w:del>
      <w:ins w:id="537" w:author="GoldenCorpusHarness" w:date="2026-03-28T22:23:45Z">
        <w:r>
          <w:t>alent than 16/18</w:t>
        </w:r>
      </w:ins>
      <w:r>
        <w:t xml:space="preserve"> HPV </w:t>
      </w:r>
      <w:del w:id="538" w:author="GoldenCorpusHarness" w:date="2026-03-28T22:23:45Z">
        <w:r>
          <w:delText xml:space="preserve">clearance </w:delText>
        </w:r>
      </w:del>
      <w:ins w:id="539" w:author="GoldenCorpusHarness" w:date="2026-03-28T22:23:45Z">
        <w:r>
          <w:t>genotypes. Nota</w:t>
        </w:r>
      </w:ins>
      <w:r>
        <w:t>b</w:t>
      </w:r>
      <w:del w:id="540" w:author="GoldenCorpusHarness" w:date="2026-03-28T22:23:45Z">
        <w:r>
          <w:delText>etween</w:delText>
        </w:r>
      </w:del>
      <w:ins w:id="541" w:author="GoldenCorpusHarness" w:date="2026-03-28T22:23:45Z">
        <w:r>
          <w:t>ly, the study identified HPV 35 as the most frequently isolated high-risk genotype in the</w:t>
        </w:r>
      </w:ins>
      <w:r>
        <w:t xml:space="preserve"> Black </w:t>
      </w:r>
      <w:del w:id="542" w:author="GoldenCorpusHarness" w:date="2026-03-28T22:23:45Z">
        <w:r>
          <w:delText>and White wome</w:delText>
        </w:r>
      </w:del>
      <w:ins w:id="543" w:author="GoldenCorpusHarness" w:date="2026-03-28T22:23:45Z">
        <w:r>
          <w:t>patient populatio</w:t>
        </w:r>
      </w:ins>
      <w:r>
        <w:t>n [Ref. 5.4: 08D7</w:t>
      </w:r>
      <w:del w:id="544" w:author="GoldenCorpusHarness" w:date="2026-03-28T22:23:45Z">
        <w:r>
          <w:delText>9R</w:delText>
        </w:r>
      </w:del>
      <w:ins w:id="545" w:author="GoldenCorpusHarness" w:date="2026-03-28T22:23:45Z">
        <w:r>
          <w:t>B3</w:t>
        </w:r>
      </w:ins>
      <w:r>
        <w:t xml:space="preserve">]. </w:t>
      </w:r>
      <w:del w:id="546" w:author="GoldenCorpusHarness" w:date="2026-03-28T22:23:45Z">
        <w:r>
          <w:delText xml:space="preserve">More studies are needed to fully understand how these genetic </w:delText>
        </w:r>
      </w:del>
      <w:ins w:id="547" w:author="GoldenCorpusHarness" w:date="2026-03-28T22:23:45Z">
        <w:r>
          <w:t>A large proportion of cases of cer</w:t>
        </w:r>
      </w:ins>
      <w:r>
        <w:t>v</w:t>
      </w:r>
      <w:del w:id="548" w:author="GoldenCorpusHarness" w:date="2026-03-28T22:23:45Z">
        <w:r>
          <w:delText>ariations con</w:delText>
        </w:r>
      </w:del>
      <w:ins w:id="549" w:author="GoldenCorpusHarness" w:date="2026-03-28T22:23:45Z">
        <w:r>
          <w:t>ical intraepithelial neoplasia Grade 3 have also been at</w:t>
        </w:r>
      </w:ins>
      <w:r>
        <w:t>tribute</w:t>
      </w:r>
      <w:del w:id="550" w:author="GoldenCorpusHarness" w:date="2026-03-28T22:23:45Z">
        <w:r>
          <w:delText xml:space="preserve"> to cervical cancer ris</w:delText>
        </w:r>
      </w:del>
      <w:ins w:id="551" w:author="GoldenCorpusHarness" w:date="2026-03-28T22:23:45Z">
        <w:r>
          <w:t>d to HPV 35 in non-Hispanic Blac</w:t>
        </w:r>
      </w:ins>
      <w:r>
        <w:t xml:space="preserve">k </w:t>
      </w:r>
      <w:del w:id="552" w:author="GoldenCorpusHarness" w:date="2026-03-28T22:23:45Z">
        <w:r>
          <w:delText xml:space="preserve">in different populations. </w:delText>
        </w:r>
      </w:del>
      <w:ins w:id="553" w:author="GoldenCorpusHarness" w:date="2026-03-28T22:23:45Z">
        <w:r>
          <w:t>women compared with non-Hispanic Asian or Pacific Islander, non-Hispanic White, and Hispanic women [Ref. 5.4: 08FCRY].</w:t>
        </w:r>
      </w:ins>
    </w:p>
    <w:p ns2:paraId="60F97D89" ns2:textId="58EB636A" w:rsidR="00AD29C4" w:rsidRDefault="00AD29C4" w:rsidP="007D136A">
      <w:pPr>
        <w:pStyle w:val="Heading3"/>
        <w:numPr>
          <w:ilvl w:val="2"/>
          <w:numId w:val="4"/>
        </w:numPr>
      </w:pPr>
      <w:ins w:id="554" w:author="GoldenCorpusHarness" w:date="2026-03-28T22:23:45Z">
        <w:r>
          <w:t xml:space="preserve">Black women were more likely to be diagnosed with regional or distant cervical cancer than White women across histologic subtypes [Ref. 5.4: 08BZMY]. Another study using SEER and CDC’s National </w:t>
        </w:r>
      </w:ins>
      <w:r>
        <w:t>Pr</w:t>
      </w:r>
      <w:del w:id="555" w:author="GoldenCorpusHarness" w:date="2026-03-28T22:23:45Z">
        <w:r>
          <w:delText>e</w:delText>
        </w:r>
      </w:del>
      <w:ins w:id="556" w:author="GoldenCorpusHarness" w:date="2026-03-28T22:23:45Z">
        <w:r>
          <w:t>ogram of Cancer Registries reported that the incidence rate for cer</w:t>
        </w:r>
      </w:ins>
      <w:r>
        <w:t>v</w:t>
      </w:r>
      <w:del w:id="557" w:author="GoldenCorpusHarness" w:date="2026-03-28T22:23:45Z">
        <w:r>
          <w:delText xml:space="preserve">ention, </w:delText>
        </w:r>
      </w:del>
      <w:ins w:id="558" w:author="GoldenCorpusHarness" w:date="2026-03-28T22:23:45Z">
        <w:r>
          <w:t>ical cancer is higher among AI/AN and Hispanic women compared with non-Hispanic White women [Ref. 5.4: 08R</w:t>
        </w:r>
      </w:ins>
      <w:r>
        <w:t>S</w:t>
      </w:r>
      <w:del w:id="559" w:author="GoldenCorpusHarness" w:date="2026-03-28T22:23:45Z">
        <w:r>
          <w:delText>creening or</w:delText>
        </w:r>
      </w:del>
      <w:ins w:id="560" w:author="GoldenCorpusHarness" w:date="2026-03-28T22:23:45Z">
        <w:r>
          <w:t>8S]. AI/AN women experienced an incidence of cervical cancer that is 1.5 times higher and a mortality rate that is twice that of non-Hispanic White women [Ref. 5.4: 08RQXS].</w:t>
        </w:r>
      </w:ins>
      <w:r>
        <w:t xml:space="preserve"> D</w:t>
      </w:r>
      <w:del w:id="561" w:author="GoldenCorpusHarness" w:date="2026-03-28T22:23:45Z">
        <w:r>
          <w:delText xml:space="preserve">iagnostic </w:delText>
        </w:r>
      </w:del>
      <w:ins w:id="562" w:author="GoldenCorpusHarness" w:date="2026-03-28T22:23:45Z">
        <w:r>
          <w:t>ata from the U</w:t>
        </w:r>
      </w:ins>
      <w:r>
        <w:t>S</w:t>
      </w:r>
      <w:del w:id="563" w:author="GoldenCorpusHarness" w:date="2026-03-28T22:23:45Z">
        <w:r>
          <w:delText>trategies</w:delText>
        </w:r>
      </w:del>
      <w:ins w:id="564" w:author="GoldenCorpusHarness" w:date="2026-03-28T22:23:45Z">
        <w:r>
          <w:t xml:space="preserve"> National Cancer Database from 2004 to 2020 of patients newly diagnosed with cervical cancer revealed Pacific Islander patients had higher odds of presenting with metastatic disease relative to nonHispanic White patients [Ref. 5.4: 08RQXV].</w:t>
        </w:r>
      </w:ins>
    </w:p>
    <w:p ns2:paraId="45FF3535" ns2:textId="16DB7657" w:rsidR="002F0A1A" w:rsidRDefault="002F0A1A" w:rsidP="002F0A1A">
      <w:pPr>
        <w:pStyle w:val="Paragraph"/>
      </w:pPr>
      <w:r>
        <w:t>B</w:t>
      </w:r>
      <w:ins w:id="565" w:author="GoldenCorpusHarness" w:date="2026-03-28T22:23:45Z">
        <w:r>
          <w:t>ased on SEER data between 2000 and 2018, the percentage of non-Hispanic B</w:t>
        </w:r>
      </w:ins>
      <w:r>
        <w:t xml:space="preserve">lack </w:t>
      </w:r>
      <w:del w:id="566" w:author="GoldenCorpusHarness" w:date="2026-03-28T22:23:45Z">
        <w:r>
          <w:delText>and</w:delText>
        </w:r>
      </w:del>
      <w:ins w:id="567" w:author="GoldenCorpusHarness" w:date="2026-03-28T22:23:45Z">
        <w:r>
          <w:t>females diagnosed with cervical cancer increased steadily from those who were diagnosed at localized stage to those diagnosed at distant stage.</w:t>
        </w:r>
      </w:ins>
      <w:r>
        <w:t xml:space="preserve"> H</w:t>
      </w:r>
      <w:del w:id="568" w:author="GoldenCorpusHarness" w:date="2026-03-28T22:23:45Z">
        <w:r>
          <w:delText>ispanic women ha</w:delText>
        </w:r>
      </w:del>
      <w:ins w:id="569" w:author="GoldenCorpusHarness" w:date="2026-03-28T22:23:45Z">
        <w:r>
          <w:t>owe</w:t>
        </w:r>
      </w:ins>
      <w:r>
        <w:t>ve</w:t>
      </w:r>
      <w:del w:id="570" w:author="GoldenCorpusHarness" w:date="2026-03-28T22:23:45Z">
        <w:r>
          <w:delText xml:space="preserve"> higher incidence and mortalit</w:delText>
        </w:r>
      </w:del>
      <w:ins w:id="571" w:author="GoldenCorpusHarness" w:date="2026-03-28T22:23:45Z">
        <w:r>
          <w:t xml:space="preserve">r, the percentage of non-Hispanic White and Hispanic patients diagnosed for cervical cancer remained consistent across the stages. In addition, incidence rates of SCC and adenocarcinoma in White women peaked between the ages of 35 to 44 </w:t>
        </w:r>
      </w:ins>
      <w:r>
        <w:t>y</w:t>
      </w:r>
      <w:del w:id="572" w:author="GoldenCorpusHarness" w:date="2026-03-28T22:23:45Z">
        <w:r>
          <w:delText xml:space="preserve"> rates of cer</w:delText>
        </w:r>
      </w:del>
      <w:ins w:id="573" w:author="GoldenCorpusHarness" w:date="2026-03-28T22:23:45Z">
        <w:r>
          <w:t>ears and remained stable thereafter, whereas the incidence rates continued to increase with age among Black women, peaking between the ages of 65 to 74 years for both subtypes. Incidence rates of SCC also peaked between the ages of 65 to 74 years among Hispanic women. For either SCC or adenocarcinoma at e</w:t>
        </w:r>
      </w:ins>
      <w:r>
        <w:t>v</w:t>
      </w:r>
      <w:del w:id="574" w:author="GoldenCorpusHarness" w:date="2026-03-28T22:23:45Z">
        <w:r>
          <w:delText>ical cancer</w:delText>
        </w:r>
      </w:del>
      <w:ins w:id="575" w:author="GoldenCorpusHarness" w:date="2026-03-28T22:23:45Z">
        <w:r>
          <w:t>ery stage, Black women had the lowest reported 5-year relative survival among all racial and ethnic groups [Ref</w:t>
        </w:r>
      </w:ins>
      <w:r>
        <w:t>.</w:t>
      </w:r>
      <w:del w:id="576" w:author="GoldenCorpusHarness" w:date="2026-03-28T22:23:45Z">
        <w:r>
          <w:delText xml:space="preserve"> Thus, it is important to take preventive measures including regular diagnostic screening to detect and treat cervical cancer early</w:delText>
        </w:r>
      </w:del>
      <w:ins w:id="577" w:author="GoldenCorpusHarness" w:date="2026-03-28T22:23:45Z">
        <w:r>
          <w:t xml:space="preserve"> 5</w:t>
        </w:r>
      </w:ins>
      <w:r>
        <w:t>.</w:t>
      </w:r>
      <w:del w:id="578" w:author="GoldenCorpusHarness" w:date="2026-03-28T22:23:45Z">
        <w:r>
          <w:delText xml:space="preserve"> Risk for cervical cancer can be reduced through vaccination, safe sex practices, regular Papanicolaou and HPV tests, and visits to a healthcare provider</w:delText>
        </w:r>
      </w:del>
      <w:ins w:id="579" w:author="GoldenCorpusHarness" w:date="2026-03-28T22:23:45Z">
        <w:r>
          <w:t>4: 08BZMY]</w:t>
        </w:r>
      </w:ins>
      <w:r>
        <w:t>.</w:t>
      </w:r>
    </w:p>
    <w:p ns2:paraId="6AA919BA" ns2:textId="16EB4FCC" w:rsidR="002F0A1A" w:rsidRDefault="0065024C" w:rsidP="002F0A1A">
      <w:pPr>
        <w:pStyle w:val="Paragraph"/>
      </w:pPr>
      <w:del w:id="580" w:author="GoldenCorpusHarness" w:date="2026-03-28T22:23:45Z">
        <w:r>
          <w:delText>In the US</w:delText>
        </w:r>
      </w:del>
      <w:ins w:id="581" w:author="GoldenCorpusHarness" w:date="2026-03-28T22:23:45Z">
        <w:r>
          <w:t>Disparities in cervical cancer incidence and mortality exist by geographic area and income level</w:t>
        </w:r>
      </w:ins>
      <w:r>
        <w:t xml:space="preserve">, </w:t>
      </w:r>
      <w:del w:id="582" w:author="GoldenCorpusHarness" w:date="2026-03-28T22:23:45Z">
        <w:r>
          <w:delText xml:space="preserve">over half of the cervical cancer deaths occur in women who have either never </w:delText>
        </w:r>
      </w:del>
      <w:ins w:id="583" w:author="GoldenCorpusHarness" w:date="2026-03-28T22:23:45Z">
        <w:r>
          <w:t>which may reflect differences in access to health care/screening and follow-up after a</w:t>
        </w:r>
      </w:ins>
      <w:r>
        <w:t>b</w:t>
      </w:r>
      <w:del w:id="584" w:author="GoldenCorpusHarness" w:date="2026-03-28T22:23:45Z">
        <w:r>
          <w:delText>een screened or have not been screened in the past 5 years. Cervical cancer is preventable with early detection and removal of precancerous cervical lesion</w:delText>
        </w:r>
      </w:del>
      <w:ins w:id="585" w:author="GoldenCorpusHarness" w:date="2026-03-28T22:23:45Z">
        <w:r>
          <w:t>normal result</w:t>
        </w:r>
      </w:ins>
      <w:r>
        <w:t>s [Ref. 5.4: 0</w:t>
      </w:r>
      <w:del w:id="586" w:author="GoldenCorpusHarness" w:date="2026-03-28T22:23:45Z">
        <w:r>
          <w:delText>44</w:delText>
        </w:r>
      </w:del>
      <w:ins w:id="587" w:author="GoldenCorpusHarness" w:date="2026-03-28T22:23:45Z">
        <w:r>
          <w:t xml:space="preserve">8BZMY, </w:t>
        </w:r>
      </w:ins>
      <w:r>
        <w:t>0</w:t>
      </w:r>
      <w:del w:id="588" w:author="GoldenCorpusHarness" w:date="2026-03-28T22:23:45Z">
        <w:r>
          <w:delText>NG</w:delText>
        </w:r>
      </w:del>
      <w:ins w:id="589" w:author="GoldenCorpusHarness" w:date="2026-03-28T22:23:45Z">
        <w:r>
          <w:t>8D67R, 08RS8Q, 08RS8S</w:t>
        </w:r>
      </w:ins>
      <w:r>
        <w:t xml:space="preserve">]. Women </w:t>
      </w:r>
      <w:del w:id="590" w:author="GoldenCorpusHarness" w:date="2026-03-28T22:23:45Z">
        <w:r>
          <w:delText xml:space="preserve">over the age of 30 </w:delText>
        </w:r>
      </w:del>
      <w:ins w:id="591" w:author="GoldenCorpusHarness" w:date="2026-03-28T22:23:45Z">
        <w:r>
          <w:t>living in nonmetropolitan or rural areas had higher incidence of cervical cancer and higher mortalit</w:t>
        </w:r>
      </w:ins>
      <w:r>
        <w:t>y</w:t>
      </w:r>
      <w:del w:id="592" w:author="GoldenCorpusHarness" w:date="2026-03-28T22:23:45Z">
        <w:r>
          <w:delText xml:space="preserve">ears who receive cervical cancer screening within 3 to 36 months </w:delText>
        </w:r>
      </w:del>
      <w:ins w:id="593" w:author="GoldenCorpusHarness" w:date="2026-03-28T22:23:45Z">
        <w:r>
          <w:t xml:space="preserve"> from cervical cancer compared with those living in ur</w:t>
        </w:r>
      </w:ins>
      <w:r>
        <w:t>b</w:t>
      </w:r>
      <w:del w:id="594" w:author="GoldenCorpusHarness" w:date="2026-03-28T22:23:45Z">
        <w:r>
          <w:delText>efore cervical cancer diagnosis have a lower mortality rate than those who receive cervical cancer screening within 37 to 120 months before cervical cancer diagnosis (odd ratio 0.28-0.60; p&lt;0.05)</w:delText>
        </w:r>
      </w:del>
      <w:ins w:id="595" w:author="GoldenCorpusHarness" w:date="2026-03-28T22:23:45Z">
        <w:r>
          <w:t>an or metropolitan areas, in part due to lower vaccination and screening rates</w:t>
        </w:r>
      </w:ins>
      <w:r>
        <w:t xml:space="preserve"> [Ref. 5.4: 08</w:t>
      </w:r>
      <w:ins w:id="596" w:author="GoldenCorpusHarness" w:date="2026-03-28T22:23:45Z">
        <w:r>
          <w:t xml:space="preserve">RS8S]. </w:t>
        </w:r>
      </w:ins>
      <w:r>
        <w:t>D</w:t>
      </w:r>
      <w:ins w:id="597" w:author="GoldenCorpusHarness" w:date="2026-03-28T22:23:45Z">
        <w:r>
          <w:t xml:space="preserve">eaths from cervical cancer were 48.8% higher in counties with persistent poverty compared with nonpersistent poverty counties [Ref. 5.4: </w:t>
        </w:r>
      </w:ins>
      <w:r>
        <w:t>0</w:t>
      </w:r>
      <w:ins w:id="598" w:author="GoldenCorpusHarness" w:date="2026-03-28T22:23:45Z">
        <w:r>
          <w:t xml:space="preserve">8RS8N]. Mortality rates were highest for Black residents of counties that were both rural and lowincome/persistent poverty [Ref. </w:t>
        </w:r>
      </w:ins>
      <w:r>
        <w:t>5</w:t>
      </w:r>
      <w:del w:id="599" w:author="GoldenCorpusHarness" w:date="2026-03-28T22:23:45Z">
        <w:r>
          <w:delText>Y</w:delText>
        </w:r>
      </w:del>
      <w:ins w:id="600" w:author="GoldenCorpusHarness" w:date="2026-03-28T22:23:45Z">
        <w:r>
          <w:t>.4: 08RS8N, 08RS8Q</w:t>
        </w:r>
      </w:ins>
      <w:r>
        <w:t>].</w:t>
      </w:r>
      <w:del w:id="601" w:author="GoldenCorpusHarness" w:date="2026-03-28T22:23:45Z">
        <w:r>
          <w:delText xml:space="preserve"> </w:delText>
        </w:r>
      </w:del>
    </w:p>
    <w:p ns2:paraId="762256AD" ns2:textId="713739D8" w:rsidR="2F5AE1F6" w:rsidRDefault="2F5AE1F6" w:rsidP="0E5CE876">
      <w:pPr>
        <w:pStyle w:val="Paragraph"/>
      </w:pPr>
      <w:del w:id="602" w:author="GoldenCorpusHarness" w:date="2026-03-28T22:23:45Z">
        <w:r>
          <w:delText>Black and H</w:delText>
        </w:r>
      </w:del>
      <w:ins w:id="603" w:author="GoldenCorpusHarness" w:date="2026-03-28T22:23:45Z">
        <w:r>
          <w:t>D</w:t>
        </w:r>
      </w:ins>
      <w:r>
        <w:t>is</w:t>
      </w:r>
      <w:del w:id="604" w:author="GoldenCorpusHarness" w:date="2026-03-28T22:23:45Z">
        <w:r>
          <w:delText>p</w:delText>
        </w:r>
      </w:del>
      <w:ins w:id="605" w:author="GoldenCorpusHarness" w:date="2026-03-28T22:23:45Z">
        <w:r>
          <w:t>e</w:t>
        </w:r>
      </w:ins>
      <w:r>
        <w:t>a</w:t>
      </w:r>
      <w:del w:id="606" w:author="GoldenCorpusHarness" w:date="2026-03-28T22:23:45Z">
        <w:r>
          <w:delText>nic women ar</w:delText>
        </w:r>
      </w:del>
      <w:ins w:id="607" w:author="GoldenCorpusHarness" w:date="2026-03-28T22:23:45Z">
        <w:r>
          <w:t>s</w:t>
        </w:r>
      </w:ins>
      <w:r>
        <w:t xml:space="preserve">e </w:t>
      </w:r>
      <w:del w:id="608" w:author="GoldenCorpusHarness" w:date="2026-03-28T22:23:45Z">
        <w:r>
          <w:delText>l</w:delText>
        </w:r>
      </w:del>
      <w:ins w:id="609" w:author="GoldenCorpusHarness" w:date="2026-03-28T22:23:45Z">
        <w:r>
          <w:t>Estimat</w:t>
        </w:r>
      </w:ins>
      <w:r>
        <w:t>es</w:t>
      </w:r>
      <w:del w:id="610" w:author="GoldenCorpusHarness" w:date="2026-03-28T22:23:45Z">
        <w:r>
          <w:delText>s likely</w:delText>
        </w:r>
      </w:del>
      <w:r>
        <w:t xml:space="preserve"> to </w:t>
      </w:r>
      <w:ins w:id="611" w:author="GoldenCorpusHarness" w:date="2026-03-28T22:23:45Z">
        <w:r>
          <w:t>Suppo</w:t>
        </w:r>
      </w:ins>
      <w:r>
        <w:t>r</w:t>
      </w:r>
      <w:del w:id="612" w:author="GoldenCorpusHarness" w:date="2026-03-28T22:23:45Z">
        <w:r>
          <w:delText>eceive</w:delText>
        </w:r>
      </w:del>
      <w:ins w:id="613" w:author="GoldenCorpusHarness" w:date="2026-03-28T22:23:45Z">
        <w:r>
          <w:t>t</w:t>
        </w:r>
      </w:ins>
      <w:r>
        <w:t xml:space="preserve"> </w:t>
      </w:r>
      <w:del w:id="614" w:author="GoldenCorpusHarness" w:date="2026-03-28T22:23:45Z">
        <w:r>
          <w:delText>rout</w:delText>
        </w:r>
      </w:del>
      <w:ins w:id="615" w:author="GoldenCorpusHarness" w:date="2026-03-28T22:23:45Z">
        <w:r>
          <w:t>Cl</w:t>
        </w:r>
      </w:ins>
      <w:r>
        <w:t>in</w:t>
      </w:r>
      <w:del w:id="616" w:author="GoldenCorpusHarness" w:date="2026-03-28T22:23:45Z">
        <w:r>
          <w:delText>e cerv</w:delText>
        </w:r>
      </w:del>
      <w:r>
        <w:t xml:space="preserve">ical </w:t>
      </w:r>
      <w:del w:id="617" w:author="GoldenCorpusHarness" w:date="2026-03-28T22:23:45Z">
        <w:r>
          <w:delText>cancer screening an</w:delText>
        </w:r>
      </w:del>
      <w:ins w:id="618" w:author="GoldenCorpusHarness" w:date="2026-03-28T22:23:45Z">
        <w:r>
          <w:t>Stu</w:t>
        </w:r>
      </w:ins>
      <w:r>
        <w:t>d</w:t>
      </w:r>
      <w:del w:id="619" w:author="GoldenCorpusHarness" w:date="2026-03-28T22:23:45Z">
        <w:r>
          <w:delText xml:space="preserve"> HPV vaccine. Man</w:delText>
        </w:r>
      </w:del>
      <w:r>
        <w:t xml:space="preserve">y </w:t>
      </w:r>
      <w:del w:id="620" w:author="GoldenCorpusHarness" w:date="2026-03-28T22:23:45Z">
        <w:r>
          <w:delText>fact</w:delText>
        </w:r>
      </w:del>
      <w:ins w:id="621" w:author="GoldenCorpusHarness" w:date="2026-03-28T22:23:45Z">
        <w:r>
          <w:t>Enr</w:t>
        </w:r>
      </w:ins>
      <w:r>
        <w:t>o</w:t>
      </w:r>
      <w:del w:id="622" w:author="GoldenCorpusHarness" w:date="2026-03-28T22:23:45Z">
        <w:r>
          <w:delText>rs that can reduce these preventive measures have been identified; however, the precise exp</w:delText>
        </w:r>
      </w:del>
      <w:r>
        <w:t>l</w:t>
      </w:r>
      <w:del w:id="623" w:author="GoldenCorpusHarness" w:date="2026-03-28T22:23:45Z">
        <w:r>
          <w:delText>anations for the disparities in these treat</w:delText>
        </w:r>
      </w:del>
      <w:ins w:id="624" w:author="GoldenCorpusHarness" w:date="2026-03-28T22:23:45Z">
        <w:r>
          <w:t>l</w:t>
        </w:r>
      </w:ins>
      <w:r>
        <w:t>ment</w:t>
      </w:r>
      <w:del w:id="625" w:author="GoldenCorpusHarness" w:date="2026-03-28T22:23:45Z">
        <w:r>
          <w:delText>s,</w:delText>
        </w:r>
      </w:del>
      <w:r>
        <w:t xml:space="preserve"> </w:t>
      </w:r>
      <w:del w:id="626" w:author="GoldenCorpusHarness" w:date="2026-03-28T22:23:45Z">
        <w:r>
          <w:delText>in pa</w:delText>
        </w:r>
      </w:del>
      <w:ins w:id="627" w:author="GoldenCorpusHarness" w:date="2026-03-28T22:23:45Z">
        <w:r>
          <w:t>Effo</w:t>
        </w:r>
      </w:ins>
      <w:r>
        <w:t>rt</w:t>
      </w:r>
      <w:del w:id="628" w:author="GoldenCorpusHarness" w:date="2026-03-28T22:23:45Z">
        <w:r>
          <w:delText>icular in HPV vaccination completion rate</w:delText>
        </w:r>
      </w:del>
      <w:r>
        <w:t>s</w:t>
      </w:r>
      <w:del w:id="629" w:author="GoldenCorpusHarness" w:date="2026-03-28T22:23:45Z">
        <w:r>
          <w:delText>, are not completely understood [Ref. 5.4: 08D7XC]. Some of the factors that negatively affect cervical cancer screening and prevention are:</w:delText>
        </w:r>
      </w:del>
    </w:p>
    <w:p ns2:paraId="56116FE6" ns2:textId="0FC6BFC8" w:rsidR="000D49ED" w:rsidRDefault="003823B9" w:rsidP="000D49ED">
      <w:pPr>
        <w:pStyle w:val="ListNumber"/>
      </w:pPr>
      <w:del w:id="630" w:author="GoldenCorpusHarness" w:date="2026-03-28T22:23:45Z">
        <w:r>
          <w:delText>L</w:delText>
        </w:r>
      </w:del>
      <w:ins w:id="631" w:author="GoldenCorpusHarness" w:date="2026-03-28T22:23:45Z">
        <w:r>
          <w:t>Based on the 2017 to 2021 SEER data, the 5-year age-adjusted incidence rate of cervical cancer in the US population was 7.42 per 100,000 women [Table 1]. The ageadjusted incidence rate of cervical cancer was highest among women who were Bl</w:t>
        </w:r>
      </w:ins>
      <w:r>
        <w:t xml:space="preserve">ack </w:t>
      </w:r>
      <w:del w:id="632" w:author="GoldenCorpusHarness" w:date="2026-03-28T22:23:45Z">
        <w:r>
          <w:delText>o</w:delText>
        </w:r>
      </w:del>
      <w:ins w:id="633" w:author="GoldenCorpusHarness" w:date="2026-03-28T22:23:45Z">
        <w:r>
          <w:t xml:space="preserve">(8.15 per 100,000), </w:t>
        </w:r>
      </w:ins>
      <w:r>
        <w:t>f</w:t>
      </w:r>
      <w:ins w:id="634" w:author="GoldenCorpusHarness" w:date="2026-03-28T22:23:45Z">
        <w:r>
          <w:t>ollowed by those who were White (7.46 per 100,000),</w:t>
        </w:r>
      </w:ins>
      <w:r>
        <w:t xml:space="preserve"> A</w:t>
      </w:r>
      <w:del w:id="635" w:author="GoldenCorpusHarness" w:date="2026-03-28T22:23:45Z">
        <w:r>
          <w:delText>wareness: Man</w:delText>
        </w:r>
      </w:del>
      <w:ins w:id="636" w:author="GoldenCorpusHarness" w:date="2026-03-28T22:23:45Z">
        <w:r>
          <w:t>sian/Pacific Islander (6.09 per 100,000), and lowest among American Indian/Alaska Native (4.75 per 100,000). Between different ethnic groups, the age-adjusted incidence rate of cervical cancer was higher in Hispanic women (9.06 per 100,000) compared with non-Hispanic women (7.02 per 100,000). Among people estimated to be newl</w:t>
        </w:r>
      </w:ins>
      <w:r>
        <w:t xml:space="preserve">y </w:t>
      </w:r>
      <w:ins w:id="637" w:author="GoldenCorpusHarness" w:date="2026-03-28T22:23:45Z">
        <w:r>
          <w:t xml:space="preserve">diagnosed with cervical cancer in 2025, about 77.3% were White, 15.6% were </w:t>
        </w:r>
      </w:ins>
      <w:r>
        <w:t>Black</w:t>
      </w:r>
      <w:del w:id="638" w:author="GoldenCorpusHarness" w:date="2026-03-28T22:23:45Z">
        <w:r>
          <w:delText xml:space="preserve"> and</w:delText>
        </w:r>
      </w:del>
      <w:ins w:id="639" w:author="GoldenCorpusHarness" w:date="2026-03-28T22:23:45Z">
        <w:r>
          <w:t>, 6.2% were Asian or Pacific Islander, 0.8% were American Indian/Alaska Native, and 19.5% were</w:t>
        </w:r>
      </w:ins>
      <w:r>
        <w:t xml:space="preserve"> Hispanic</w:t>
      </w:r>
      <w:del w:id="640" w:author="GoldenCorpusHarness" w:date="2026-03-28T22:23:45Z">
        <w:r>
          <w:delText xml:space="preserve"> women may not realize the importance of cervical cancer screening or may not have access to information about when and where to get screened. Similarly, they may not be aware of the HPV vaccine or its importance in preventing cervical cancer. Lack of awareness may be due to lack of health care provider recommendation or hesitancy when recommending vaccine, and mistrust of health care providers and pharmaceutical companies [Ref. 5.4: 08D05N, 08DW94, 08DWDK].</w:delText>
        </w:r>
      </w:del>
      <w:ins w:id="641" w:author="GoldenCorpusHarness" w:date="2026-03-28T22:23:45Z">
        <w:r>
          <w:t>.</w:t>
        </w:r>
      </w:ins>
    </w:p>
    <w:p ns2:paraId="1542436E" ns2:textId="016A6BBD" w:rsidR="000D49ED" w:rsidRPr="008F36FD" w:rsidRDefault="003823B9" w:rsidP="000D49ED">
      <w:pPr>
        <w:pStyle w:val="ListNumber"/>
      </w:pPr>
      <w:del w:id="642" w:author="GoldenCorpusHarness" w:date="2026-03-28T22:23:45Z">
        <w:r>
          <w:delText xml:space="preserve">Fear and </w:delText>
        </w:r>
      </w:del>
      <w:ins w:id="643" w:author="GoldenCorpusHarness" w:date="2026-03-28T22:23:45Z">
        <w:r>
          <w:t>The overall estimated prevalent case counts of cervical cancer by racial and ethnic subgroups in the U</w:t>
        </w:r>
      </w:ins>
      <w:r>
        <w:t>S</w:t>
      </w:r>
      <w:del w:id="644" w:author="GoldenCorpusHarness" w:date="2026-03-28T22:23:45Z">
        <w:r>
          <w:delText>ti</w:delText>
        </w:r>
      </w:del>
      <w:ins w:id="645" w:author="GoldenCorpusHarness" w:date="2026-03-28T22:23:45Z">
        <w:r>
          <w:t xml:space="preserve"> in 2025 are provided in [Table 2]. In 2025, the estimated number of cervical cancer cases in the US is 210,231 based on the most recent SEER prevalence data (119.0 cases per 100,000). Amon</w:t>
        </w:r>
      </w:ins>
      <w:r>
        <w:t>g</w:t>
      </w:r>
      <w:del w:id="646" w:author="GoldenCorpusHarness" w:date="2026-03-28T22:23:45Z">
        <w:r>
          <w:delText>ma: Cultural</w:delText>
        </w:r>
      </w:del>
      <w:ins w:id="647" w:author="GoldenCorpusHarness" w:date="2026-03-28T22:23:45Z">
        <w:r>
          <w:t xml:space="preserve"> prevalent cases of cervical cancer, the proportion is highest in women who are White (83.0%), followed</w:t>
        </w:r>
      </w:ins>
      <w:r>
        <w:t xml:space="preserve"> b</w:t>
      </w:r>
      <w:del w:id="648" w:author="GoldenCorpusHarness" w:date="2026-03-28T22:23:45Z">
        <w:r>
          <w:delText>elie</w:delText>
        </w:r>
      </w:del>
      <w:ins w:id="649" w:author="GoldenCorpusHarness" w:date="2026-03-28T22:23:45Z">
        <w:r>
          <w:t>y Black (10.6%), Asian or Paci</w:t>
        </w:r>
      </w:ins>
      <w:r>
        <w:t>f</w:t>
      </w:r>
      <w:del w:id="650" w:author="GoldenCorpusHarness" w:date="2026-03-28T22:23:45Z">
        <w:r>
          <w:delText>s and values around sexualit</w:delText>
        </w:r>
      </w:del>
      <w:ins w:id="651" w:author="GoldenCorpusHarness" w:date="2026-03-28T22:23:45Z">
        <w:r>
          <w:t>ic Islander (5.5%), and lowest in those who are American Indian/Alaska Native (0.9%). When assessed b</w:t>
        </w:r>
      </w:ins>
      <w:r>
        <w:t xml:space="preserve">y </w:t>
      </w:r>
      <w:del w:id="652" w:author="GoldenCorpusHarness" w:date="2026-03-28T22:23:45Z">
        <w:r>
          <w:delText>and intimate bod</w:delText>
        </w:r>
      </w:del>
      <w:ins w:id="653" w:author="GoldenCorpusHarness" w:date="2026-03-28T22:23:45Z">
        <w:r>
          <w:t>ethnicit</w:t>
        </w:r>
      </w:ins>
      <w:r>
        <w:t>y</w:t>
      </w:r>
      <w:del w:id="654" w:author="GoldenCorpusHarness" w:date="2026-03-28T22:23:45Z">
        <w:r>
          <w:delText xml:space="preserve"> parts can make some Black and </w:delText>
        </w:r>
      </w:del>
      <w:ins w:id="655" w:author="GoldenCorpusHarness" w:date="2026-03-28T22:23:45Z">
        <w:r>
          <w:t>, those who are non-</w:t>
        </w:r>
      </w:ins>
      <w:r>
        <w:t xml:space="preserve">Hispanic </w:t>
      </w:r>
      <w:del w:id="656" w:author="GoldenCorpusHarness" w:date="2026-03-28T22:23:45Z">
        <w:r>
          <w:delText>women feel embarrassed or ashamed to get screened for cervical cancer. Similarly, cultural beliefs or stigmas around sexual practices or the vaccine may dissuade some Black women from getting the HPV vaccine [Ref. 5.4: 08D</w:delText>
        </w:r>
      </w:del>
      <w:ins w:id="657" w:author="GoldenCorpusHarness" w:date="2026-03-28T22:23:45Z">
        <w:r>
          <w:t>(</w:t>
        </w:r>
      </w:ins>
      <w:r>
        <w:t>79</w:t>
      </w:r>
      <w:del w:id="658" w:author="GoldenCorpusHarness" w:date="2026-03-28T22:23:45Z">
        <w:r>
          <w:delText xml:space="preserve">N]. </w:delText>
        </w:r>
      </w:del>
      <w:ins w:id="659" w:author="GoldenCorpusHarness" w:date="2026-03-28T22:23:45Z">
        <w:r>
          <w:t>.5%) represented a greater proportion of prevalent cervical cancer cases compared with those who were Hispanic (20.5%).</w:t>
        </w:r>
      </w:ins>
    </w:p>
    <w:p ns2:paraId="1F0C23CB" ns2:textId="4A84F109" w:rsidR="00892EDD" w:rsidRDefault="003823B9" w:rsidP="00892EDD">
      <w:pPr>
        <w:pStyle w:val="ListNumber"/>
      </w:pPr>
      <w:del w:id="660" w:author="GoldenCorpusHarness" w:date="2026-03-28T22:23:45Z">
        <w:r>
          <w:delText>L</w:delText>
        </w:r>
      </w:del>
      <w:ins w:id="661" w:author="GoldenCorpusHarness" w:date="2026-03-28T22:23:45Z">
        <w:r>
          <w:t>T</w:t>
        </w:r>
      </w:ins>
      <w:r>
        <w:t>a</w:t>
      </w:r>
      <w:ins w:id="662" w:author="GoldenCorpusHarness" w:date="2026-03-28T22:23:45Z">
        <w:r>
          <w:t>ble 1Age-Adjusted I</w:t>
        </w:r>
      </w:ins>
      <w:r>
        <w:t>n</w:t>
      </w:r>
      <w:del w:id="663" w:author="GoldenCorpusHarness" w:date="2026-03-28T22:23:45Z">
        <w:r>
          <w:delText>guag</w:delText>
        </w:r>
      </w:del>
      <w:ins w:id="664" w:author="GoldenCorpusHarness" w:date="2026-03-28T22:23:45Z">
        <w:r>
          <w:t>cidenc</w:t>
        </w:r>
      </w:ins>
      <w:r>
        <w:t xml:space="preserve">e and </w:t>
      </w:r>
      <w:ins w:id="665" w:author="GoldenCorpusHarness" w:date="2026-03-28T22:23:45Z">
        <w:r>
          <w:t xml:space="preserve">Estimated Number of New </w:t>
        </w:r>
      </w:ins>
      <w:r>
        <w:t>C</w:t>
      </w:r>
      <w:del w:id="666" w:author="GoldenCorpusHarness" w:date="2026-03-28T22:23:45Z">
        <w:r>
          <w:delText>ultu</w:delText>
        </w:r>
      </w:del>
      <w:ins w:id="667" w:author="GoldenCorpusHarness" w:date="2026-03-28T22:23:45Z">
        <w:r>
          <w:t>ases of Ce</w:t>
        </w:r>
      </w:ins>
      <w:r>
        <w:t>r</w:t>
      </w:r>
      <w:ins w:id="668" w:author="GoldenCorpusHarness" w:date="2026-03-28T22:23:45Z">
        <w:r>
          <w:t>vic</w:t>
        </w:r>
      </w:ins>
      <w:r>
        <w:t xml:space="preserve">al </w:t>
      </w:r>
      <w:del w:id="669" w:author="GoldenCorpusHarness" w:date="2026-03-28T22:23:45Z">
        <w:r>
          <w:delText>B</w:delText>
        </w:r>
      </w:del>
      <w:ins w:id="670" w:author="GoldenCorpusHarness" w:date="2026-03-28T22:23:45Z">
        <w:r>
          <w:t>C</w:t>
        </w:r>
      </w:ins>
      <w:r>
        <w:t>a</w:t>
      </w:r>
      <w:del w:id="671" w:author="GoldenCorpusHarness" w:date="2026-03-28T22:23:45Z">
        <w:r>
          <w:delText>rri</w:delText>
        </w:r>
      </w:del>
      <w:ins w:id="672" w:author="GoldenCorpusHarness" w:date="2026-03-28T22:23:45Z">
        <w:r>
          <w:t>nc</w:t>
        </w:r>
      </w:ins>
      <w:r>
        <w:t>er</w:t>
      </w:r>
      <w:del w:id="673" w:author="GoldenCorpusHarness" w:date="2026-03-28T22:23:45Z">
        <w:r>
          <w:delText>s:</w:delText>
        </w:r>
      </w:del>
      <w:r>
        <w:t xml:space="preserve"> </w:t>
      </w:r>
      <w:del w:id="674" w:author="GoldenCorpusHarness" w:date="2026-03-28T22:23:45Z">
        <w:r>
          <w:delText>Som</w:delText>
        </w:r>
      </w:del>
      <w:ins w:id="675" w:author="GoldenCorpusHarness" w:date="2026-03-28T22:23:45Z">
        <w:r>
          <w:t>in th</w:t>
        </w:r>
      </w:ins>
      <w:r>
        <w:t xml:space="preserve">e </w:t>
      </w:r>
      <w:del w:id="676" w:author="GoldenCorpusHarness" w:date="2026-03-28T22:23:45Z">
        <w:r>
          <w:delText>Bl</w:delText>
        </w:r>
      </w:del>
      <w:ins w:id="677" w:author="GoldenCorpusHarness" w:date="2026-03-28T22:23:45Z">
        <w:r>
          <w:t>US, by Age, R</w:t>
        </w:r>
      </w:ins>
      <w:r>
        <w:t>ac</w:t>
      </w:r>
      <w:del w:id="678" w:author="GoldenCorpusHarness" w:date="2026-03-28T22:23:45Z">
        <w:r>
          <w:delText>k</w:delText>
        </w:r>
      </w:del>
      <w:ins w:id="679" w:author="GoldenCorpusHarness" w:date="2026-03-28T22:23:45Z">
        <w:r>
          <w:t>e,</w:t>
        </w:r>
      </w:ins>
      <w:r>
        <w:t xml:space="preserve"> and </w:t>
      </w:r>
      <w:del w:id="680" w:author="GoldenCorpusHarness" w:date="2026-03-28T22:23:45Z">
        <w:r>
          <w:delText>Hispa</w:delText>
        </w:r>
      </w:del>
      <w:ins w:id="681" w:author="GoldenCorpusHarness" w:date="2026-03-28T22:23:45Z">
        <w:r>
          <w:t>Eth</w:t>
        </w:r>
      </w:ins>
      <w:r>
        <w:t>nic</w:t>
      </w:r>
      <w:del w:id="682" w:author="GoldenCorpusHarness" w:date="2026-03-28T22:23:45Z">
        <w:r>
          <w:delText xml:space="preserve"> women may face difficulty in navigating the healthcare system due to language or cultural barriers (eg, concerns that HPV vaccine may lead to premarital sexual activ</w:delText>
        </w:r>
      </w:del>
      <w:r>
        <w:t>ity</w:t>
      </w:r>
      <w:del w:id="683" w:author="GoldenCorpusHarness" w:date="2026-03-28T22:23:45Z">
        <w:r>
          <w:delText xml:space="preserve"> which is not culturally acceptable)</w:delText>
        </w:r>
      </w:del>
      <w:r>
        <w:t xml:space="preserve">, </w:t>
      </w:r>
      <w:del w:id="684" w:author="GoldenCorpusHarness" w:date="2026-03-28T22:23:45Z">
        <w:r>
          <w:delText xml:space="preserve">which can prevent them from getting screened [Ref. 5.4: </w:delText>
        </w:r>
      </w:del>
      <w:ins w:id="685" w:author="GoldenCorpusHarness" w:date="2026-03-28T22:23:45Z">
        <w:r>
          <w:t>2</w:t>
        </w:r>
      </w:ins>
      <w:r>
        <w:t>0</w:t>
      </w:r>
      <w:del w:id="686" w:author="GoldenCorpusHarness" w:date="2026-03-28T22:23:45Z">
        <w:r>
          <w:delText>8D</w:delText>
        </w:r>
      </w:del>
      <w:ins w:id="687" w:author="GoldenCorpusHarness" w:date="2026-03-28T22:23:45Z">
        <w:r>
          <w:t>1</w:t>
        </w:r>
      </w:ins>
      <w:r>
        <w:t>7</w:t>
      </w:r>
      <w:del w:id="688" w:author="GoldenCorpusHarness" w:date="2026-03-28T22:23:45Z">
        <w:r>
          <w:delText xml:space="preserve">XY, </w:delText>
        </w:r>
      </w:del>
      <w:ins w:id="689" w:author="GoldenCorpusHarness" w:date="2026-03-28T22:23:45Z">
        <w:r>
          <w:t>-2</w:t>
        </w:r>
      </w:ins>
      <w:r>
        <w:t>0</w:t>
      </w:r>
      <w:del w:id="690" w:author="GoldenCorpusHarness" w:date="2026-03-28T22:23:45Z">
        <w:r>
          <w:delText>8D05M, 08DW94].</w:delText>
        </w:r>
      </w:del>
      <w:ins w:id="691" w:author="GoldenCorpusHarness" w:date="2026-03-28T22:23:45Z">
        <w:r>
          <w:t>21</w:t>
        </w:r>
      </w:ins>
    </w:p>
    <w:p ns2:paraId="15DC95E5" ns2:textId="7D1932EC" w:rsidR="003823B9" w:rsidRPr="00892EDD" w:rsidRDefault="003823B9" w:rsidP="00892EDD">
      <w:pPr>
        <w:pStyle w:val="ListNumber"/>
      </w:pPr>
      <w:r w:rsidRPr="00892EDD">
        <w:t>Access to Healthcare: Black and Hispanic women are more likely to lack health insurance or have limited access to healthcare facilities, which makes it difficult for them to acce</w:t>
      </w:r>
      <w:r>
        <w:t>ss cervical cancer screening and vaccine providers</w:t>
      </w:r>
      <w:r w:rsidR="00162FD6">
        <w:t xml:space="preserve"> </w:t>
      </w:r>
      <w:r w:rsidR="006967EE">
        <w:t>[Ref. 5.4: 08D05Q]</w:t>
      </w:r>
      <w:r w:rsidR="00162FD6">
        <w:t>.</w:t>
      </w:r>
    </w:p>
    <w:p ns2:paraId="37ABFC15" ns2:textId="7FBCF27C" w:rsidR="00162FD6" w:rsidRDefault="003823B9" w:rsidP="00456CFE">
      <w:pPr>
        <w:pStyle w:val="ListNumber"/>
      </w:pPr>
      <w:del w:id="692" w:author="GoldenCorpusHarness" w:date="2026-03-28T22:23:45Z">
        <w:r>
          <w:delText>Immigration Status: Some Hispanic women who are undocumented or apprehensive about their immigration status may feel hesitant or afraid to seek screening or treatment for cervical cancer [Ref. 5.4: 08D05S].</w:delText>
        </w:r>
      </w:del>
    </w:p>
    <w:p ns2:paraId="294651C8" ns2:textId="7DF72F61" w:rsidR="003823B9" w:rsidRDefault="003823B9" w:rsidP="003823B9">
      <w:pPr>
        <w:pStyle w:val="Paragraph"/>
      </w:pPr>
      <w:del w:id="693" w:author="GoldenCorpusHarness" w:date="2026-03-28T22:23:45Z">
        <w:r>
          <w:delText xml:space="preserve">These factors need to be addressed through targeted outreach and education efforts, working with community leaders, healthcare providers, and policy makers to increase access to cervical cancer screening and awareness among Black and Hispanic women [Ref. 5.4: 08D05N]. </w:delText>
        </w:r>
      </w:del>
    </w:p>
    <w:p ns2:paraId="1CA62A42" ns2:textId="130E8E23" w:rsidR="00A33F4B" w:rsidRPr="003B0CDE" w:rsidRDefault="00A33F4B" w:rsidP="007D136A">
      <w:pPr>
        <w:pStyle w:val="Heading3"/>
        <w:numPr>
          <w:ilvl w:val="2"/>
          <w:numId w:val="4"/>
        </w:numPr>
      </w:pPr>
      <w:del w:id="694" w:author="GoldenCorpusHarness" w:date="2026-03-28T22:23:45Z">
        <w:r>
          <w:delText>Treatment</w:delText>
        </w:r>
      </w:del>
    </w:p>
    <w:p ns2:paraId="6975B06D" ns2:textId="088CFDB7" w:rsidR="00AD6944" w:rsidRDefault="00AD6944" w:rsidP="00AD6944">
      <w:pPr>
        <w:pStyle w:val="Paragraph"/>
      </w:pPr>
      <w:del w:id="695" w:author="GoldenCorpusHarness" w:date="2026-03-28T22:23:45Z">
        <w:r>
          <w:delText>E</w:delText>
        </w:r>
      </w:del>
      <w:ins w:id="696" w:author="GoldenCorpusHarness" w:date="2026-03-28T22:23:45Z">
        <w:r>
          <w:t>Table 2Pre</w:t>
        </w:r>
      </w:ins>
      <w:r>
        <w:t>v</w:t>
      </w:r>
      <w:ins w:id="697" w:author="GoldenCorpusHarness" w:date="2026-03-28T22:23:45Z">
        <w:r>
          <w:t>al</w:t>
        </w:r>
      </w:ins>
      <w:r>
        <w:t>en</w:t>
      </w:r>
      <w:ins w:id="698" w:author="GoldenCorpusHarness" w:date="2026-03-28T22:23:45Z">
        <w:r>
          <w:t>ce</w:t>
        </w:r>
      </w:ins>
      <w:r>
        <w:t xml:space="preserve"> </w:t>
      </w:r>
      <w:del w:id="699" w:author="GoldenCorpusHarness" w:date="2026-03-28T22:23:45Z">
        <w:r>
          <w:delText>wh</w:delText>
        </w:r>
      </w:del>
      <w:ins w:id="700" w:author="GoldenCorpusHarness" w:date="2026-03-28T22:23:45Z">
        <w:r>
          <w:t>and Estimated Number of Preval</w:t>
        </w:r>
      </w:ins>
      <w:r>
        <w:t>en</w:t>
      </w:r>
      <w:ins w:id="701" w:author="GoldenCorpusHarness" w:date="2026-03-28T22:23:45Z">
        <w:r>
          <w:t>t</w:t>
        </w:r>
      </w:ins>
      <w:r>
        <w:t xml:space="preserve"> </w:t>
      </w:r>
      <w:del w:id="702" w:author="GoldenCorpusHarness" w:date="2026-03-28T22:23:45Z">
        <w:r>
          <w:delText>c</w:delText>
        </w:r>
      </w:del>
      <w:ins w:id="703" w:author="GoldenCorpusHarness" w:date="2026-03-28T22:23:45Z">
        <w:r>
          <w:t>Cases of C</w:t>
        </w:r>
      </w:ins>
      <w:r>
        <w:t xml:space="preserve">ervical </w:t>
      </w:r>
      <w:del w:id="704" w:author="GoldenCorpusHarness" w:date="2026-03-28T22:23:45Z">
        <w:r>
          <w:delText>c</w:delText>
        </w:r>
      </w:del>
      <w:ins w:id="705" w:author="GoldenCorpusHarness" w:date="2026-03-28T22:23:45Z">
        <w:r>
          <w:t>C</w:t>
        </w:r>
      </w:ins>
      <w:r>
        <w:t>ancer i</w:t>
      </w:r>
      <w:del w:id="706" w:author="GoldenCorpusHarness" w:date="2026-03-28T22:23:45Z">
        <w:r>
          <w:delText>s detected early, Black a</w:delText>
        </w:r>
      </w:del>
      <w:r>
        <w:t>n</w:t>
      </w:r>
      <w:del w:id="707" w:author="GoldenCorpusHarness" w:date="2026-03-28T22:23:45Z">
        <w:r>
          <w:delText>d Hispanic women may face challenges in accessing recommended treatment. Moreover, there is evidence of lower rates of receiving treatment in Hispanic and Black women compared with White women with cervical cancer. This may result in delayed or inadequate treatment, leading to higher mortality rates among these racial/ethnic groups. Reasons behind delayed and inadequate treatment include</w:delText>
        </w:r>
      </w:del>
      <w:r>
        <w:t xml:space="preserve"> the </w:t>
      </w:r>
      <w:del w:id="708" w:author="GoldenCorpusHarness" w:date="2026-03-28T22:23:45Z">
        <w:r>
          <w:delText>l</w:delText>
        </w:r>
      </w:del>
      <w:ins w:id="709" w:author="GoldenCorpusHarness" w:date="2026-03-28T22:23:45Z">
        <w:r>
          <w:t>US, by Age, R</w:t>
        </w:r>
      </w:ins>
      <w:r>
        <w:t>ac</w:t>
      </w:r>
      <w:del w:id="710" w:author="GoldenCorpusHarness" w:date="2026-03-28T22:23:45Z">
        <w:r>
          <w:delText>k of acc</w:delText>
        </w:r>
      </w:del>
      <w:r>
        <w:t>e</w:t>
      </w:r>
      <w:del w:id="711" w:author="GoldenCorpusHarness" w:date="2026-03-28T22:23:45Z">
        <w:r>
          <w:delText>ss to healthcare resources, language barriers, cultural beliefs</w:delText>
        </w:r>
      </w:del>
      <w:r>
        <w:t xml:space="preserve">, and </w:t>
      </w:r>
      <w:del w:id="712" w:author="GoldenCorpusHarness" w:date="2026-03-28T22:23:45Z">
        <w:r>
          <w:delText>so</w:delText>
        </w:r>
      </w:del>
      <w:ins w:id="713" w:author="GoldenCorpusHarness" w:date="2026-03-28T22:23:45Z">
        <w:r>
          <w:t>Ethni</w:t>
        </w:r>
      </w:ins>
      <w:r>
        <w:t>ci</w:t>
      </w:r>
      <w:del w:id="714" w:author="GoldenCorpusHarness" w:date="2026-03-28T22:23:45Z">
        <w:r>
          <w:delText>al</w:delText>
        </w:r>
      </w:del>
      <w:ins w:id="715" w:author="GoldenCorpusHarness" w:date="2026-03-28T22:23:45Z">
        <w:r>
          <w:t>ty,</w:t>
        </w:r>
      </w:ins>
      <w:r>
        <w:t xml:space="preserve"> </w:t>
      </w:r>
      <w:del w:id="716" w:author="GoldenCorpusHarness" w:date="2026-03-28T22:23:45Z">
        <w:r>
          <w:delText xml:space="preserve">factors that lead to disparities in cancer care outcomes [Ref. </w:delText>
        </w:r>
      </w:del>
      <w:ins w:id="717" w:author="GoldenCorpusHarness" w:date="2026-03-28T22:23:45Z">
        <w:r>
          <w:t>202</w:t>
        </w:r>
      </w:ins>
      <w:r>
        <w:t>5</w:t>
      </w:r>
      <w:del w:id="718" w:author="GoldenCorpusHarness" w:date="2026-03-28T22:23:45Z">
        <w:r>
          <w:delText xml:space="preserve">.4: 08D3QX]. </w:delText>
        </w:r>
      </w:del>
    </w:p>
    <w:p ns2:paraId="62FE41E7" ns2:textId="0918CA5C" w:rsidR="00AD6944" w:rsidRDefault="00AD6944" w:rsidP="00AD6944">
      <w:pPr>
        <w:pStyle w:val="Paragraph"/>
        <w:rPr>
          <w:rFonts w:eastAsia="Times New Roman"/>
        </w:rPr>
      </w:pPr>
      <w:r w:rsidRPr="6BF7F0E3">
        <w:rPr>
          <w:rFonts w:eastAsia="Times New Roman"/>
        </w:rPr>
        <w:t>Black women with cervical cancer are less likely to be offered the standard of radical hysterectomy for early disease, as well as less likely to receive radiation for locally advanced disease</w:t>
      </w:r>
      <w:r>
        <w:rPr>
          <w:rFonts w:eastAsia="Times New Roman"/>
        </w:rPr>
        <w:t xml:space="preserve"> </w:t>
      </w:r>
      <w:r w:rsidR="006967EE">
        <w:rPr>
          <w:rFonts w:eastAsia="Times New Roman"/>
        </w:rPr>
        <w:t>[Ref. 5.4: 08D7XC]</w:t>
      </w:r>
      <w:r w:rsidRPr="609E40EE">
        <w:rPr>
          <w:rFonts w:eastAsia="Times New Roman"/>
        </w:rPr>
        <w:t>.</w:t>
      </w:r>
      <w:r w:rsidR="00273128">
        <w:rPr>
          <w:rFonts w:eastAsia="Times New Roman"/>
        </w:rPr>
        <w:t xml:space="preserve"> Among patients who receive radiation</w:t>
      </w:r>
      <w:r w:rsidR="00C82D48">
        <w:rPr>
          <w:rFonts w:eastAsia="Times New Roman"/>
        </w:rPr>
        <w:t xml:space="preserve"> for cervical cancer</w:t>
      </w:r>
      <w:r w:rsidR="00273128">
        <w:rPr>
          <w:rFonts w:eastAsia="Times New Roman"/>
        </w:rPr>
        <w:t>, t</w:t>
      </w:r>
      <w:r w:rsidR="00FD0C56">
        <w:rPr>
          <w:rFonts w:eastAsia="Times New Roman"/>
        </w:rPr>
        <w:t>he reasons for longer time to initiation of therapy could be insurance type and primary language</w:t>
      </w:r>
      <w:r w:rsidR="00ED6840">
        <w:rPr>
          <w:rFonts w:eastAsia="Times New Roman"/>
        </w:rPr>
        <w:t xml:space="preserve"> </w:t>
      </w:r>
      <w:r w:rsidR="006967EE">
        <w:rPr>
          <w:rFonts w:eastAsia="Times New Roman"/>
        </w:rPr>
        <w:t>[Ref. 5.4: 08DWCS]</w:t>
      </w:r>
      <w:r w:rsidR="00FD0C56">
        <w:rPr>
          <w:rFonts w:eastAsia="Times New Roman"/>
        </w:rPr>
        <w:t xml:space="preserve">, which apply to Black women as well. </w:t>
      </w:r>
      <w:r w:rsidRPr="609E40EE">
        <w:rPr>
          <w:rFonts w:eastAsia="Times New Roman"/>
        </w:rPr>
        <w:t xml:space="preserve">Multiple studies have determined that </w:t>
      </w:r>
      <w:r>
        <w:rPr>
          <w:rFonts w:eastAsia="Times New Roman"/>
        </w:rPr>
        <w:t>B</w:t>
      </w:r>
      <w:r w:rsidRPr="609E40EE">
        <w:rPr>
          <w:rFonts w:eastAsia="Times New Roman"/>
        </w:rPr>
        <w:t xml:space="preserve">lack women are </w:t>
      </w:r>
      <w:r w:rsidR="50602AC5" w:rsidRPr="0E5CE876">
        <w:rPr>
          <w:rFonts w:eastAsia="Times New Roman"/>
        </w:rPr>
        <w:t xml:space="preserve">more likely to receive suboptimal </w:t>
      </w:r>
      <w:r w:rsidR="00F9219D">
        <w:rPr>
          <w:rFonts w:eastAsia="Times New Roman"/>
        </w:rPr>
        <w:t>radiation therapy</w:t>
      </w:r>
      <w:r w:rsidR="0B0170EF" w:rsidRPr="0E5CE876">
        <w:rPr>
          <w:rFonts w:eastAsia="Times New Roman"/>
        </w:rPr>
        <w:t>. H</w:t>
      </w:r>
      <w:r w:rsidR="50602AC5" w:rsidRPr="0E5CE876">
        <w:rPr>
          <w:rFonts w:eastAsia="Times New Roman"/>
        </w:rPr>
        <w:t xml:space="preserve">ealth problems were major reasons for </w:t>
      </w:r>
      <w:r w:rsidR="2D796985" w:rsidRPr="0E5CE876">
        <w:rPr>
          <w:rFonts w:eastAsia="Times New Roman"/>
        </w:rPr>
        <w:t xml:space="preserve">delays in </w:t>
      </w:r>
      <w:r w:rsidR="50602AC5" w:rsidRPr="0E5CE876">
        <w:rPr>
          <w:rFonts w:eastAsia="Times New Roman"/>
        </w:rPr>
        <w:t xml:space="preserve">treatment </w:t>
      </w:r>
      <w:r w:rsidR="0CCBDC1E" w:rsidRPr="0E5CE876">
        <w:rPr>
          <w:rFonts w:eastAsia="Times New Roman"/>
        </w:rPr>
        <w:t xml:space="preserve">resulting in longer treatment duration </w:t>
      </w:r>
      <w:r w:rsidR="50602AC5" w:rsidRPr="0E5CE876">
        <w:rPr>
          <w:rFonts w:eastAsia="Times New Roman"/>
        </w:rPr>
        <w:t xml:space="preserve">and inability to undergo </w:t>
      </w:r>
      <w:r w:rsidRPr="609E40EE">
        <w:rPr>
          <w:rFonts w:eastAsia="Times New Roman"/>
        </w:rPr>
        <w:t>brachytherapy, which is associated with improved oncologic outcomes when used as part of a multimodal treatment approach</w:t>
      </w:r>
      <w:r>
        <w:rPr>
          <w:rFonts w:eastAsia="Times New Roman"/>
        </w:rPr>
        <w:t xml:space="preserve"> </w:t>
      </w:r>
      <w:r w:rsidR="006967EE" w:rsidRPr="006967EE">
        <w:rPr>
          <w:rFonts w:eastAsia="Times New Roman"/>
          <w:bCs/>
        </w:rPr>
        <w:t xml:space="preserve">[Ref. 5.4: 08D79D, 08D79H, 08D7BG, </w:t>
      </w:r>
      <w:r w:rsidR="006967EE">
        <w:rPr>
          <w:rFonts w:eastAsia="Times New Roman"/>
        </w:rPr>
        <w:t>08D7YQ, 08DXRB]</w:t>
      </w:r>
      <w:r>
        <w:rPr>
          <w:rFonts w:eastAsia="Times New Roman"/>
        </w:rPr>
        <w:t xml:space="preserve">. </w:t>
      </w:r>
    </w:p>
    <w:p ns2:paraId="443FEDAD" ns2:textId="3D18BE56" w:rsidR="00882DE0" w:rsidRDefault="003E5AEA" w:rsidP="000D49ED">
      <w:pPr>
        <w:pStyle w:val="Paragraph"/>
        <w:rPr>
          <w:rFonts w:eastAsia="Times New Roman"/>
        </w:rPr>
      </w:pPr>
      <w:del w:id="719" w:author="GoldenCorpusHarness" w:date="2026-03-28T22:23:45Z">
        <w:r>
          <w:delText>Due to the relatively recent approval and availability of immunotherapies in cervical cancer patient population, there is a paucity of published literature that discusses the disparity of receiving immunotherapies among patients with cervical cancer who are from different underrepresented racial or ethnic groups. However, multiple studies have reported lower odds of receiving immunotherapy among Black or Hispanic patients than White patients with other tumor types, such as non-small cell lung cancer, renal cell carcinoma, and hepatocellular carcinoma [Ref. 5.4: 08DFNN, 08DFDS]</w:delText>
        </w:r>
      </w:del>
    </w:p>
    <w:p ns2:paraId="576DB33A" ns2:textId="4658806E" w:rsidR="00EB2795" w:rsidRDefault="003B0CDE" w:rsidP="003B0CDE">
      <w:pPr>
        <w:pStyle w:val="Paragraph"/>
      </w:pPr>
      <w:del w:id="720" w:author="GoldenCorpusHarness" w:date="2026-03-28T22:23:45Z">
        <w:r>
          <w:delText xml:space="preserve">It is crucial to address these factors to improve access to recommended treatment and ultimately, to improve cancer care outcomes for women from underrepresented racial and ethnic groups. Healthcare providers can play a pivotal role in increasing awareness and trust by engaging in culturally sensitive communication, providing education and support to patients, and working with community organizations to create more accessible and inclusive healthcare systems. </w:delText>
        </w:r>
      </w:del>
    </w:p>
    <w:p ns2:paraId="03499F01" ns2:textId="7F3E974A" w:rsidR="006D37E0" w:rsidRPr="00AA325A" w:rsidRDefault="5D0BEA65" w:rsidP="609081E5">
      <w:pPr>
        <w:pStyle w:val="Heading1"/>
        <w:rPr>
          <w:caps w:val="0"/>
        </w:rPr>
      </w:pPr>
      <w:del w:id="721" w:author="GoldenCorpusHarness" w:date="2026-03-28T22:23:45Z">
        <w:r>
          <w:delText>SCOPE</w:delText>
        </w:r>
      </w:del>
      <w:ins w:id="722" w:author="GoldenCorpusHarness" w:date="2026-03-28T22:23:45Z">
        <w:r>
          <w:t>Differences</w:t>
        </w:r>
      </w:ins>
      <w:r>
        <w:t xml:space="preserve"> </w:t>
      </w:r>
      <w:del w:id="723" w:author="GoldenCorpusHarness" w:date="2026-03-28T22:23:45Z">
        <w:r>
          <w:delText>OF MEDICAL</w:delText>
        </w:r>
      </w:del>
      <w:ins w:id="724" w:author="GoldenCorpusHarness" w:date="2026-03-28T22:23:45Z">
        <w:r>
          <w:t>in</w:t>
        </w:r>
      </w:ins>
      <w:r>
        <w:t xml:space="preserve"> P</w:t>
      </w:r>
      <w:del w:id="725" w:author="GoldenCorpusHarness" w:date="2026-03-28T22:23:45Z">
        <w:r>
          <w:delText>RODUCT</w:delText>
        </w:r>
      </w:del>
      <w:ins w:id="726" w:author="GoldenCorpusHarness" w:date="2026-03-28T22:23:45Z">
        <w:r>
          <w:t>athophysiology,</w:t>
        </w:r>
      </w:ins>
      <w:r>
        <w:t xml:space="preserve"> D</w:t>
      </w:r>
      <w:del w:id="727" w:author="GoldenCorpusHarness" w:date="2026-03-28T22:23:45Z">
        <w:r>
          <w:delText>EVELOPMENT</w:delText>
        </w:r>
      </w:del>
      <w:ins w:id="728" w:author="GoldenCorpusHarness" w:date="2026-03-28T22:23:45Z">
        <w:r>
          <w:t>iagnosis,</w:t>
        </w:r>
      </w:ins>
      <w:r>
        <w:t xml:space="preserve"> P</w:t>
      </w:r>
      <w:ins w:id="729" w:author="GoldenCorpusHarness" w:date="2026-03-28T22:23:45Z">
        <w:r>
          <w:t xml:space="preserve">revention, Screening, or Diagnostic Strategies, and Treatment Across Underrepresented </w:t>
        </w:r>
      </w:ins>
      <w:r>
        <w:t>R</w:t>
      </w:r>
      <w:del w:id="730" w:author="GoldenCorpusHarness" w:date="2026-03-28T22:23:45Z">
        <w:r>
          <w:delText>OGRAM:</w:delText>
        </w:r>
      </w:del>
      <w:ins w:id="731" w:author="GoldenCorpusHarness" w:date="2026-03-28T22:23:45Z">
        <w:r>
          <w:t>acial</w:t>
        </w:r>
      </w:ins>
      <w:r>
        <w:t xml:space="preserve"> </w:t>
      </w:r>
      <w:del w:id="732" w:author="GoldenCorpusHarness" w:date="2026-03-28T22:23:45Z">
        <w:r>
          <w:delText>MK-2870</w:delText>
        </w:r>
      </w:del>
      <w:ins w:id="733" w:author="GoldenCorpusHarness" w:date="2026-03-28T22:23:45Z">
        <w:r>
          <w:t>and Ethnic Populations</w:t>
        </w:r>
      </w:ins>
    </w:p>
    <w:p ns2:paraId="6CED5D45" ns2:textId="45A5BDBF" w:rsidR="006D37E0" w:rsidRDefault="5F3D6010" w:rsidP="006D37E0">
      <w:pPr>
        <w:pStyle w:val="Heading2"/>
      </w:pPr>
      <w:del w:id="734" w:author="GoldenCorpusHarness" w:date="2026-03-28T22:23:45Z">
        <w:r>
          <w:delText>Cl</w:delText>
        </w:r>
      </w:del>
      <w:ins w:id="735" w:author="GoldenCorpusHarness" w:date="2026-03-28T22:23:45Z">
        <w:r>
          <w:t xml:space="preserve">Differences </w:t>
        </w:r>
      </w:ins>
      <w:r>
        <w:t>in</w:t>
      </w:r>
      <w:del w:id="736" w:author="GoldenCorpusHarness" w:date="2026-03-28T22:23:45Z">
        <w:r>
          <w:delText>ical</w:delText>
        </w:r>
      </w:del>
      <w:r>
        <w:t xml:space="preserve"> P</w:t>
      </w:r>
      <w:ins w:id="737" w:author="GoldenCorpusHarness" w:date="2026-03-28T22:23:45Z">
        <w:r>
          <w:t>at</w:t>
        </w:r>
      </w:ins>
      <w:r>
        <w:t>h</w:t>
      </w:r>
      <w:del w:id="738" w:author="GoldenCorpusHarness" w:date="2026-03-28T22:23:45Z">
        <w:r>
          <w:delText>armac</w:delText>
        </w:r>
      </w:del>
      <w:ins w:id="739" w:author="GoldenCorpusHarness" w:date="2026-03-28T22:23:45Z">
        <w:r>
          <w:t>ophysi</w:t>
        </w:r>
      </w:ins>
      <w:r>
        <w:t>ology</w:t>
      </w:r>
    </w:p>
    <w:p ns2:paraId="7D455092" ns2:textId="28533BD9" w:rsidR="26E46879" w:rsidRDefault="26E46879" w:rsidP="00872B2D">
      <w:pPr>
        <w:pStyle w:val="Paragraph"/>
      </w:pPr>
      <w:del w:id="740" w:author="GoldenCorpusHarness" w:date="2026-03-28T22:23:45Z">
        <w:r>
          <w:delText xml:space="preserve">A </w:delText>
        </w:r>
      </w:del>
      <w:ins w:id="741" w:author="GoldenCorpusHarness" w:date="2026-03-28T22:23:45Z">
        <w:r>
          <w:t>The risk factors for the cervical cancer dis</w:t>
        </w:r>
      </w:ins>
      <w:r>
        <w:t>p</w:t>
      </w:r>
      <w:del w:id="742" w:author="GoldenCorpusHarness" w:date="2026-03-28T22:23:45Z">
        <w:r>
          <w:delText>reliminary</w:delText>
        </w:r>
      </w:del>
      <w:ins w:id="743" w:author="GoldenCorpusHarness" w:date="2026-03-28T22:23:45Z">
        <w:r>
          <w:t>arities indicated in [Sec. 1] are complex and multifactorial</w:t>
        </w:r>
      </w:ins>
      <w:r>
        <w:t xml:space="preserve">, </w:t>
      </w:r>
      <w:del w:id="744" w:author="GoldenCorpusHarness" w:date="2026-03-28T22:23:45Z">
        <w:r>
          <w:delText>ex</w:delText>
        </w:r>
      </w:del>
      <w:ins w:id="745" w:author="GoldenCorpusHarness" w:date="2026-03-28T22:23:45Z">
        <w:r>
          <w:t>with a combination of factors contributing to the develo</w:t>
        </w:r>
      </w:ins>
      <w:r>
        <w:t>p</w:t>
      </w:r>
      <w:del w:id="746" w:author="GoldenCorpusHarness" w:date="2026-03-28T22:23:45Z">
        <w:r>
          <w:delText>loratory pop</w:delText>
        </w:r>
      </w:del>
      <w:ins w:id="747" w:author="GoldenCorpusHarness" w:date="2026-03-28T22:23:45Z">
        <w:r>
          <w:t>ment of the disease, incl</w:t>
        </w:r>
      </w:ins>
      <w:r>
        <w:t>u</w:t>
      </w:r>
      <w:del w:id="748" w:author="GoldenCorpusHarness" w:date="2026-03-28T22:23:45Z">
        <w:r>
          <w:delText xml:space="preserve">lation </w:delText>
        </w:r>
      </w:del>
      <w:ins w:id="749" w:author="GoldenCorpusHarness" w:date="2026-03-28T22:23:45Z">
        <w:r>
          <w:t>ding H</w:t>
        </w:r>
      </w:ins>
      <w:r>
        <w:t>P</w:t>
      </w:r>
      <w:del w:id="750" w:author="GoldenCorpusHarness" w:date="2026-03-28T22:23:45Z">
        <w:r>
          <w:delText>K model has been created by using a</w:delText>
        </w:r>
      </w:del>
      <w:ins w:id="751" w:author="GoldenCorpusHarness" w:date="2026-03-28T22:23:45Z">
        <w:r>
          <w:t>V infection and en</w:t>
        </w:r>
      </w:ins>
      <w:r>
        <w:t>v</w:t>
      </w:r>
      <w:del w:id="752" w:author="GoldenCorpusHarness" w:date="2026-03-28T22:23:45Z">
        <w:r>
          <w:delText>ailable data from the Phase 1 dose escalation study, MK-2870-001 (KL264-01)</w:delText>
        </w:r>
      </w:del>
      <w:ins w:id="753" w:author="GoldenCorpusHarness" w:date="2026-03-28T22:23:45Z">
        <w:r>
          <w:t>ironmental factors</w:t>
        </w:r>
      </w:ins>
      <w:r>
        <w:t>.</w:t>
      </w:r>
      <w:del w:id="754" w:author="GoldenCorpusHarness" w:date="2026-03-28T22:23:45Z">
        <w:r>
          <w:delText xml:space="preserve"> The population PK analysis included a total of 351 participants of whom 318 (90.6%) were Asians, 26 (7.4%) were White, 3 (0.9%) were Black or African American, and 4 (1.1%) were listed as ‘Other’, which included participants who identified as multiracial. Race has not been identified as a statistically significant covariate in the preliminary model.</w:delText>
        </w:r>
      </w:del>
    </w:p>
    <w:p ns2:paraId="2623F7BA" ns2:textId="374FA6C0" w:rsidR="26E46879" w:rsidRDefault="26E46879" w:rsidP="00D17B1D">
      <w:pPr>
        <w:pStyle w:val="Paragraph"/>
      </w:pPr>
      <w:del w:id="755" w:author="GoldenCorpusHarness" w:date="2026-03-28T22:23:45Z">
        <w:r>
          <w:delText>By</w:delText>
        </w:r>
      </w:del>
      <w:ins w:id="756" w:author="GoldenCorpusHarness" w:date="2026-03-28T22:23:45Z">
        <w:r>
          <w:t>HPV</w:t>
        </w:r>
      </w:ins>
      <w:r>
        <w:t xml:space="preserve"> </w:t>
      </w:r>
      <w:del w:id="757" w:author="GoldenCorpusHarness" w:date="2026-03-28T22:23:45Z">
        <w:r>
          <w:delText>taki</w:delText>
        </w:r>
      </w:del>
      <w:ins w:id="758" w:author="GoldenCorpusHarness" w:date="2026-03-28T22:23:45Z">
        <w:r>
          <w:t>I</w:t>
        </w:r>
      </w:ins>
      <w:r>
        <w:t>n</w:t>
      </w:r>
      <w:del w:id="759" w:author="GoldenCorpusHarness" w:date="2026-03-28T22:23:45Z">
        <w:r>
          <w:delText>g steps discussed in [S</w:delText>
        </w:r>
      </w:del>
      <w:ins w:id="760" w:author="GoldenCorpusHarness" w:date="2026-03-28T22:23:45Z">
        <w:r>
          <w:t>f</w:t>
        </w:r>
      </w:ins>
      <w:r>
        <w:t>ec</w:t>
      </w:r>
      <w:del w:id="761" w:author="GoldenCorpusHarness" w:date="2026-03-28T22:23:45Z">
        <w:r>
          <w:delText>. 4] to improve enrollment of underrepresented racial and ethnic popula</w:delText>
        </w:r>
      </w:del>
      <w:r>
        <w:t>tion</w:t>
      </w:r>
      <w:del w:id="762" w:author="GoldenCorpusHarness" w:date="2026-03-28T22:23:45Z">
        <w:r>
          <w:delText>s, the Sponsor seeks to enhance the representation of study participants with different ethnic or racial backgrounds in PK, efficacy, and safety datasets. As part of the clinical development program for MK-2870, blood samples are being collected from participants in the Phase 3 study described in [Sec. 2.2] to further characterize the PK of MK‑2870.</w:delText>
        </w:r>
      </w:del>
    </w:p>
    <w:p ns2:paraId="099E8326" ns2:textId="2522672E" w:rsidR="26E46879" w:rsidRDefault="26E46879" w:rsidP="00D17B1D">
      <w:pPr>
        <w:pStyle w:val="Paragraph"/>
      </w:pPr>
      <w:ins w:id="763" w:author="GoldenCorpusHarness" w:date="2026-03-28T22:23:45Z">
        <w:r>
          <w:t xml:space="preserve">A variety of HPV cofactors, including immune suppression, influence the risk of progression from HPV infection to cervical cancer, which is a significant risk factor in development of disease. Studies indicate that Black women are more likely to be infected with all HPV types including high-risk HPV types, compared with women from other racial groups, which increases their risk of developing cervical cancer [Ref. 5.4: 08D7B3, 08D7B6, 04P7VC]. </w:t>
        </w:r>
      </w:ins>
      <w:r>
        <w:t xml:space="preserve">The </w:t>
      </w:r>
      <w:del w:id="764" w:author="GoldenCorpusHarness" w:date="2026-03-28T22:23:45Z">
        <w:r>
          <w:delText>impact of ethnicit</w:delText>
        </w:r>
      </w:del>
      <w:ins w:id="765" w:author="GoldenCorpusHarness" w:date="2026-03-28T22:23:45Z">
        <w:r>
          <w:t>higher prevalence of HPV infection in Black women ma</w:t>
        </w:r>
      </w:ins>
      <w:r>
        <w:t xml:space="preserve">y </w:t>
      </w:r>
      <w:del w:id="766" w:author="GoldenCorpusHarness" w:date="2026-03-28T22:23:45Z">
        <w:r>
          <w:delText xml:space="preserve">or race on PK will continue to </w:delText>
        </w:r>
      </w:del>
      <w:r>
        <w:t xml:space="preserve">be </w:t>
      </w:r>
      <w:del w:id="767" w:author="GoldenCorpusHarness" w:date="2026-03-28T22:23:45Z">
        <w:r>
          <w:delText>assessed by including these factors as covariates in population PK analyse</w:delText>
        </w:r>
      </w:del>
      <w:ins w:id="768" w:author="GoldenCorpusHarness" w:date="2026-03-28T22:23:45Z">
        <w:r>
          <w:t>due to environmental and socioeconomic factor</w:t>
        </w:r>
      </w:ins>
      <w:r>
        <w:t>s.</w:t>
      </w:r>
      <w:del w:id="769" w:author="GoldenCorpusHarness" w:date="2026-03-28T22:23:45Z">
        <w:r>
          <w:delText xml:space="preserve"> Similarly, ethnicity or race may also be assessed as covariates for exposure-response relationships regarding efficacy and safety where appropriate. Such analyses, when conducted in the MK-2870 program, will expand the assessment of any impact of race and/or ethnicity on PK and exposure-response.</w:delText>
        </w:r>
      </w:del>
    </w:p>
    <w:p ns2:paraId="35D3A9B5" ns2:textId="60515911" w:rsidR="006D37E0" w:rsidRPr="00AA325A" w:rsidRDefault="00F41F0E" w:rsidP="0074421C">
      <w:pPr>
        <w:pStyle w:val="Heading2"/>
        <w:keepNext w:val="0"/>
      </w:pPr>
      <w:del w:id="770" w:author="GoldenCorpusHarness" w:date="2026-03-28T22:23:45Z">
        <w:r>
          <w:delText>Su</w:delText>
        </w:r>
      </w:del>
      <w:ins w:id="771" w:author="GoldenCorpusHarness" w:date="2026-03-28T22:23:45Z">
        <w:r>
          <w:t>Environ</w:t>
        </w:r>
      </w:ins>
      <w:r>
        <w:t>m</w:t>
      </w:r>
      <w:del w:id="772" w:author="GoldenCorpusHarness" w:date="2026-03-28T22:23:45Z">
        <w:r>
          <w:delText xml:space="preserve">mary of </w:delText>
        </w:r>
      </w:del>
      <w:ins w:id="773" w:author="GoldenCorpusHarness" w:date="2026-03-28T22:23:45Z">
        <w:r>
          <w:t>en</w:t>
        </w:r>
      </w:ins>
      <w:r>
        <w:t>t</w:t>
      </w:r>
      <w:del w:id="774" w:author="GoldenCorpusHarness" w:date="2026-03-28T22:23:45Z">
        <w:r>
          <w:delText>he Clinic</w:delText>
        </w:r>
      </w:del>
      <w:r>
        <w:t xml:space="preserve">al </w:t>
      </w:r>
      <w:del w:id="775" w:author="GoldenCorpusHarness" w:date="2026-03-28T22:23:45Z">
        <w:r>
          <w:delText>S</w:delText>
        </w:r>
      </w:del>
      <w:ins w:id="776" w:author="GoldenCorpusHarness" w:date="2026-03-28T22:23:45Z">
        <w:r>
          <w:t>Fac</w:t>
        </w:r>
      </w:ins>
      <w:r>
        <w:t>t</w:t>
      </w:r>
      <w:del w:id="777" w:author="GoldenCorpusHarness" w:date="2026-03-28T22:23:45Z">
        <w:r>
          <w:delText>udies Included in This Dive</w:delText>
        </w:r>
      </w:del>
      <w:ins w:id="778" w:author="GoldenCorpusHarness" w:date="2026-03-28T22:23:45Z">
        <w:r>
          <w:t>o</w:t>
        </w:r>
      </w:ins>
      <w:r>
        <w:t>rs</w:t>
      </w:r>
      <w:del w:id="779" w:author="GoldenCorpusHarness" w:date="2026-03-28T22:23:45Z">
        <w:r>
          <w:delText xml:space="preserve">ity Plan </w:delText>
        </w:r>
      </w:del>
    </w:p>
    <w:p ns2:paraId="142252FB" ns2:textId="0FBCC1E3" w:rsidR="006D37E0" w:rsidRPr="00A77441" w:rsidRDefault="00F41F0E" w:rsidP="0074421C">
      <w:pPr>
        <w:pStyle w:val="Heading3"/>
        <w:keepNext w:val="0"/>
      </w:pPr>
      <w:del w:id="780" w:author="GoldenCorpusHarness" w:date="2026-03-28T22:23:45Z">
        <w:r>
          <w:delText>MK-2870-020</w:delText>
        </w:r>
      </w:del>
      <w:ins w:id="781" w:author="GoldenCorpusHarness" w:date="2026-03-28T22:23:45Z">
        <w:r>
          <w:t>Socioeconomic Status, Immigrant Status, and Insurance Access</w:t>
        </w:r>
      </w:ins>
    </w:p>
    <w:p ns2:paraId="785FB229" ns2:textId="6E27121E" w:rsidR="0075474C" w:rsidRPr="0075474C" w:rsidRDefault="00A77441" w:rsidP="0075474C">
      <w:pPr>
        <w:pStyle w:val="Paragraph"/>
      </w:pPr>
      <w:del w:id="782" w:author="GoldenCorpusHarness" w:date="2026-03-28T22:23:45Z">
        <w:r>
          <w:delText>MK-2</w:delText>
        </w:r>
      </w:del>
      <w:ins w:id="783" w:author="GoldenCorpusHarness" w:date="2026-03-28T22:23:45Z">
        <w:r>
          <w:t>Environmental factors such as low socioeconomic status and lack of access to health care can contribute to the development of cervical cancer in Black and Hispanic women [Ref. 5.4: 0</w:t>
        </w:r>
      </w:ins>
      <w:r>
        <w:t>8</w:t>
      </w:r>
      <w:del w:id="784" w:author="GoldenCorpusHarness" w:date="2026-03-28T22:23:45Z">
        <w:r>
          <w:delText>70-</w:delText>
        </w:r>
      </w:del>
      <w:ins w:id="785" w:author="GoldenCorpusHarness" w:date="2026-03-28T22:23:45Z">
        <w:r>
          <w:t>F</w:t>
        </w:r>
      </w:ins>
      <w:r>
        <w:t>02</w:t>
      </w:r>
      <w:ins w:id="786" w:author="GoldenCorpusHarness" w:date="2026-03-28T22:23:45Z">
        <w:r>
          <w:t xml:space="preserve">T]. Additionally, low socioeconomic status and being born outside the US are important contributors to the higher incidence rate of cervical cancer among Hispanic women [Ref. 5.4: </w:t>
        </w:r>
      </w:ins>
      <w:r>
        <w:t>0</w:t>
      </w:r>
      <w:del w:id="787" w:author="GoldenCorpusHarness" w:date="2026-03-28T22:23:45Z">
        <w:r>
          <w:delText xml:space="preserve"> is a Phase </w:delText>
        </w:r>
      </w:del>
      <w:ins w:id="788" w:author="GoldenCorpusHarness" w:date="2026-03-28T22:23:45Z">
        <w:r>
          <w:t>8D05N]. Women from low socioeconomic backgrounds frequently experience lower screening rates due to financial constraints, limited access to health care facilities, and inadequate health insurance coverage, which many lead to later-stage diagnoses and poorer health outcomes [Ref. 5.4: 08RRNG]. In a study of 2</w:t>
        </w:r>
      </w:ins>
      <w:r>
        <w:t>3,</w:t>
      </w:r>
      <w:del w:id="789" w:author="GoldenCorpusHarness" w:date="2026-03-28T22:23:45Z">
        <w:r>
          <w:delText xml:space="preserve"> randomized</w:delText>
        </w:r>
      </w:del>
      <w:ins w:id="790" w:author="GoldenCorpusHarness" w:date="2026-03-28T22:23:45Z">
        <w:r>
          <w:t>492 women diagnosed with cervical cancer</w:t>
        </w:r>
      </w:ins>
      <w:r>
        <w:t xml:space="preserve">, </w:t>
      </w:r>
      <w:del w:id="791" w:author="GoldenCorpusHarness" w:date="2026-03-28T22:23:45Z">
        <w:r>
          <w:delText>active-controlled, parallel-group, open-la</w:delText>
        </w:r>
      </w:del>
      <w:r>
        <w:t>be</w:t>
      </w:r>
      <w:del w:id="792" w:author="GoldenCorpusHarness" w:date="2026-03-28T22:23:45Z">
        <w:r>
          <w:delText>l, multicenter study of MK-2870 versus TPC as second-line treatment for participants with recurrent or metastatic cervical cancer. The study will begin with enrollment of 20 participants in the MK-2870 run-in phase, follow</w:delText>
        </w:r>
      </w:del>
      <w:ins w:id="793" w:author="GoldenCorpusHarness" w:date="2026-03-28T22:23:45Z">
        <w:r>
          <w:t>ing uninsured or insur</w:t>
        </w:r>
      </w:ins>
      <w:r>
        <w:t xml:space="preserve">ed by </w:t>
      </w:r>
      <w:del w:id="794" w:author="GoldenCorpusHarness" w:date="2026-03-28T22:23:45Z">
        <w:r>
          <w:delText xml:space="preserve">enrollment of </w:delText>
        </w:r>
      </w:del>
      <w:ins w:id="795" w:author="GoldenCorpusHarness" w:date="2026-03-28T22:23:45Z">
        <w:r>
          <w:t>Medicaid accounted for more than half of the estimated disparity in advanced-stage cervical cancer diagnosis among all racial and ethnic minority groups compared with White women [Ref. 5.4: 08BZMZ]. Additionally, White women were more likely to have private or Medicare insurance at time of diagnosis (</w:t>
        </w:r>
      </w:ins>
      <w:r>
        <w:t>6</w:t>
      </w:r>
      <w:ins w:id="796" w:author="GoldenCorpusHarness" w:date="2026-03-28T22:23:45Z">
        <w:r>
          <w:t>9.4%) than Black (48.2%), AI/AN (48.7%), Asian or Pacific Islander (</w:t>
        </w:r>
      </w:ins>
      <w:r>
        <w:t>6</w:t>
      </w:r>
      <w:del w:id="797" w:author="GoldenCorpusHarness" w:date="2026-03-28T22:23:45Z">
        <w:r>
          <w:delText xml:space="preserve">6 </w:delText>
        </w:r>
      </w:del>
      <w:ins w:id="798" w:author="GoldenCorpusHarness" w:date="2026-03-28T22:23:45Z">
        <w:r>
          <w:t>4.3%), and His</w:t>
        </w:r>
      </w:ins>
      <w:r>
        <w:t>pa</w:t>
      </w:r>
      <w:del w:id="799" w:author="GoldenCorpusHarness" w:date="2026-03-28T22:23:45Z">
        <w:r>
          <w:delText xml:space="preserve">rticipants who will be randomly assigned to </w:delText>
        </w:r>
      </w:del>
      <w:ins w:id="800" w:author="GoldenCorpusHarness" w:date="2026-03-28T22:23:45Z">
        <w:r>
          <w:t>nic or Latina (42.5%) women [Ref. 5.4: 08BZ</w:t>
        </w:r>
      </w:ins>
      <w:r>
        <w:t>M</w:t>
      </w:r>
      <w:del w:id="801" w:author="GoldenCorpusHarness" w:date="2026-03-28T22:23:45Z">
        <w:r>
          <w:delText>K-2870 (Arm 1) or TPC (Arm 2) in a 1:1 ratio. Participants could be enrolled globally from various countries.</w:delText>
        </w:r>
      </w:del>
      <w:ins w:id="802" w:author="GoldenCorpusHarness" w:date="2026-03-28T22:23:45Z">
        <w:r>
          <w:t>Z].</w:t>
        </w:r>
      </w:ins>
    </w:p>
    <w:p ns2:paraId="4D1B58FF" ns2:textId="091E0888" w:rsidR="00C01A69" w:rsidRDefault="14FC3C02" w:rsidP="00071ED1">
      <w:pPr>
        <w:pStyle w:val="Heading1"/>
        <w:rPr>
          <w:caps w:val="0"/>
        </w:rPr>
      </w:pPr>
      <w:del w:id="803" w:author="GoldenCorpusHarness" w:date="2026-03-28T22:23:45Z">
        <w:r>
          <w:delText>GOALS</w:delText>
        </w:r>
      </w:del>
      <w:ins w:id="804" w:author="GoldenCorpusHarness" w:date="2026-03-28T22:23:45Z">
        <w:r>
          <w:t>Coexisting</w:t>
        </w:r>
      </w:ins>
      <w:r>
        <w:t xml:space="preserve"> </w:t>
      </w:r>
      <w:del w:id="805" w:author="GoldenCorpusHarness" w:date="2026-03-28T22:23:45Z">
        <w:r>
          <w:delText>FOR</w:delText>
        </w:r>
      </w:del>
      <w:ins w:id="806" w:author="GoldenCorpusHarness" w:date="2026-03-28T22:23:45Z">
        <w:r>
          <w:t>Medical</w:t>
        </w:r>
      </w:ins>
      <w:r>
        <w:t xml:space="preserve"> </w:t>
      </w:r>
      <w:del w:id="807" w:author="GoldenCorpusHarness" w:date="2026-03-28T22:23:45Z">
        <w:r>
          <w:delText>ENROLLMENT OF UNDERREPRESENTED RA</w:delText>
        </w:r>
      </w:del>
      <w:r>
        <w:t>C</w:t>
      </w:r>
      <w:del w:id="808" w:author="GoldenCorpusHarness" w:date="2026-03-28T22:23:45Z">
        <w:r>
          <w:delText xml:space="preserve">IAL AND ETHNIC PARTICIPANTS </w:delText>
        </w:r>
      </w:del>
      <w:ins w:id="809" w:author="GoldenCorpusHarness" w:date="2026-03-28T22:23:45Z">
        <w:r>
          <w:t>onditions</w:t>
        </w:r>
      </w:ins>
    </w:p>
    <w:p ns2:paraId="36201EB4" ns2:textId="26305380" w:rsidR="00E635FD" w:rsidRPr="00E635FD" w:rsidRDefault="00E635FD" w:rsidP="008546FB">
      <w:pPr>
        <w:spacing w:after="160"/>
        <w:rPr>
          <w:rFonts w:eastAsia="MS Gothic"/>
        </w:rPr>
      </w:pPr>
      <w:del w:id="810" w:author="GoldenCorpusHarness" w:date="2026-03-28T22:23:45Z">
        <w:r>
          <w:delText>T</w:delText>
        </w:r>
      </w:del>
      <w:ins w:id="811" w:author="GoldenCorpusHarness" w:date="2026-03-28T22:23:45Z">
        <w:r>
          <w:t>Black and Hispanic women are more likely to present wit</w:t>
        </w:r>
      </w:ins>
      <w:r>
        <w:t>h</w:t>
      </w:r>
      <w:del w:id="812" w:author="GoldenCorpusHarness" w:date="2026-03-28T22:23:45Z">
        <w:r>
          <w:delText>e MK-</w:delText>
        </w:r>
      </w:del>
      <w:ins w:id="813" w:author="GoldenCorpusHarness" w:date="2026-03-28T22:23:45Z">
        <w:r>
          <w:t xml:space="preserve"> poorly controlled coexisting medical conditions, including HIV and other immunodeficiency syndromes, that may impact cervical cancer development and progression [Ref. 5.4: 08DF6Z, 08DF7</w:t>
        </w:r>
      </w:ins>
      <w:r>
        <w:t>2</w:t>
      </w:r>
      <w:del w:id="814" w:author="GoldenCorpusHarness" w:date="2026-03-28T22:23:45Z">
        <w:r>
          <w:delText>870 Phase 3 Clinical Development Program will include efforts to support the enrollment of a racially and ethnically diverse patient population to reflect the incidence of cervical cancer in these groups in the US [Sec. 1</w:delText>
        </w:r>
      </w:del>
      <w:r>
        <w:t>].</w:t>
      </w:r>
    </w:p>
    <w:p ns2:paraId="0946BDA7" ns2:textId="3B80DD6D" w:rsidR="00E635FD" w:rsidRPr="00E635FD" w:rsidRDefault="00E635FD" w:rsidP="008546FB">
      <w:pPr>
        <w:spacing w:after="160"/>
        <w:rPr>
          <w:rFonts w:eastAsia="MS Gothic"/>
        </w:rPr>
      </w:pPr>
      <w:del w:id="815" w:author="GoldenCorpusHarness" w:date="2026-03-28T22:23:45Z">
        <w:r>
          <w:delText>Enrollm</w:delText>
        </w:r>
      </w:del>
      <w:ins w:id="816" w:author="GoldenCorpusHarness" w:date="2026-03-28T22:23:45Z">
        <w:r>
          <w:t>G</w:t>
        </w:r>
      </w:ins>
      <w:r>
        <w:t>e</w:t>
      </w:r>
      <w:del w:id="817" w:author="GoldenCorpusHarness" w:date="2026-03-28T22:23:45Z">
        <w:r>
          <w:delText>nt and retention goals will be based on the epidemiol</w:delText>
        </w:r>
      </w:del>
      <w:r>
        <w:t>og</w:t>
      </w:r>
      <w:ins w:id="818" w:author="GoldenCorpusHarness" w:date="2026-03-28T22:23:45Z">
        <w:r>
          <w:t>raph</w:t>
        </w:r>
      </w:ins>
      <w:r>
        <w:t xml:space="preserve">ic </w:t>
      </w:r>
      <w:del w:id="819" w:author="GoldenCorpusHarness" w:date="2026-03-28T22:23:45Z">
        <w:r>
          <w:delText>m</w:delText>
        </w:r>
      </w:del>
      <w:ins w:id="820" w:author="GoldenCorpusHarness" w:date="2026-03-28T22:23:45Z">
        <w:r>
          <w:t>Ar</w:t>
        </w:r>
      </w:ins>
      <w:r>
        <w:t>ea</w:t>
      </w:r>
      <w:del w:id="821" w:author="GoldenCorpusHarness" w:date="2026-03-28T22:23:45Z">
        <w:r>
          <w:delText>sures of burden of disease for underrepresented racial and ethnic groups by incidence, prevalence, and/or mortality, as well as overall US census data. Based on the age-adjusted mortality and prevalence rates of cervical cancer, there will be a particular focus on enrollment of Black/African American and Hispanic persons.</w:delText>
        </w:r>
      </w:del>
    </w:p>
    <w:p ns2:paraId="79E67679" ns2:textId="66036804" w:rsidR="00E635FD" w:rsidRDefault="00E635FD" w:rsidP="008546FB">
      <w:pPr>
        <w:spacing w:after="160"/>
        <w:rPr>
          <w:rFonts w:eastAsia="MS Gothic"/>
        </w:rPr>
      </w:pPr>
      <w:del w:id="822" w:author="GoldenCorpusHarness" w:date="2026-03-28T22:23:45Z">
        <w:r>
          <w:delText>Broadl</w:delText>
        </w:r>
      </w:del>
      <w:ins w:id="823" w:author="GoldenCorpusHarness" w:date="2026-03-28T22:23:45Z">
        <w:r>
          <w:t>Disparities b</w:t>
        </w:r>
      </w:ins>
      <w:r>
        <w:t xml:space="preserve">y </w:t>
      </w:r>
      <w:del w:id="824" w:author="GoldenCorpusHarness" w:date="2026-03-28T22:23:45Z">
        <w:r>
          <w:delText>spe</w:delText>
        </w:r>
      </w:del>
      <w:ins w:id="825" w:author="GoldenCorpusHarness" w:date="2026-03-28T22:23:45Z">
        <w:r>
          <w:t>geographic area exist because persistent poverty and rural counties tend to have a shortage of health care providers, resulting in decreased access to care and lower upt</w:t>
        </w:r>
      </w:ins>
      <w:r>
        <w:t>ak</w:t>
      </w:r>
      <w:del w:id="826" w:author="GoldenCorpusHarness" w:date="2026-03-28T22:23:45Z">
        <w:r>
          <w:delText>ing</w:delText>
        </w:r>
      </w:del>
      <w:ins w:id="827" w:author="GoldenCorpusHarness" w:date="2026-03-28T22:23:45Z">
        <w:r>
          <w:t>e of cancer prevention and screening services [Ref. 5.4: 08RRNG</w:t>
        </w:r>
      </w:ins>
      <w:r>
        <w:t xml:space="preserve">, </w:t>
      </w:r>
      <w:del w:id="828" w:author="GoldenCorpusHarness" w:date="2026-03-28T22:23:45Z">
        <w:r>
          <w:delText>the intention of this Diversit</w:delText>
        </w:r>
      </w:del>
      <w:ins w:id="829" w:author="GoldenCorpusHarness" w:date="2026-03-28T22:23:45Z">
        <w:r>
          <w:t>08RS8N]. An anal</w:t>
        </w:r>
      </w:ins>
      <w:r>
        <w:t>y</w:t>
      </w:r>
      <w:del w:id="830" w:author="GoldenCorpusHarness" w:date="2026-03-28T22:23:45Z">
        <w:r>
          <w:delText xml:space="preserve"> Plan is for all countries participating in</w:delText>
        </w:r>
      </w:del>
      <w:ins w:id="831" w:author="GoldenCorpusHarness" w:date="2026-03-28T22:23:45Z">
        <w:r>
          <w:t>sis of the geographic distribution of cervical cancer burden across the US from 2017 to 2022 revealed significant disparities, particularly in the South. In this region, lower income levels and a higher percentage of Hispanic populations were associated with a greater disease burden in terms of reduced access to previous cervical cancer screenings and less availability of brachytherapy centers, compared with</w:t>
        </w:r>
      </w:ins>
      <w:r>
        <w:t xml:space="preserve"> the M</w:t>
      </w:r>
      <w:del w:id="832" w:author="GoldenCorpusHarness" w:date="2026-03-28T22:23:45Z">
        <w:r>
          <w:delText>K-2</w:delText>
        </w:r>
      </w:del>
      <w:ins w:id="833" w:author="GoldenCorpusHarness" w:date="2026-03-28T22:23:45Z">
        <w:r>
          <w:t>idwest, Northeast, and West regions [Ref. 5.4: 0</w:t>
        </w:r>
      </w:ins>
      <w:r>
        <w:t>8</w:t>
      </w:r>
      <w:del w:id="834" w:author="GoldenCorpusHarness" w:date="2026-03-28T22:23:45Z">
        <w:r>
          <w:delText>70 Phase 3 cervical cancer studies to enroll a patient population that reflects the incidence of cervical cancer locally</w:delText>
        </w:r>
      </w:del>
      <w:ins w:id="835" w:author="GoldenCorpusHarness" w:date="2026-03-28T22:23:45Z">
        <w:r>
          <w:t>RRNL]</w:t>
        </w:r>
      </w:ins>
      <w:r>
        <w:t xml:space="preserve">. </w:t>
      </w:r>
      <w:del w:id="836" w:author="GoldenCorpusHarness" w:date="2026-03-28T22:23:45Z">
        <w:r>
          <w:delText>Given that cervical cancer incidence data are best known</w:delText>
        </w:r>
      </w:del>
      <w:ins w:id="837" w:author="GoldenCorpusHarness" w:date="2026-03-28T22:23:45Z">
        <w:r>
          <w:t>Among AI/AN communities</w:t>
        </w:r>
      </w:ins>
      <w:r>
        <w:t xml:space="preserve"> in the US, </w:t>
      </w:r>
      <w:del w:id="838" w:author="GoldenCorpusHarness" w:date="2026-03-28T22:23:45Z">
        <w:r>
          <w:delText>the goal of this Diversit</w:delText>
        </w:r>
      </w:del>
      <w:ins w:id="839" w:author="GoldenCorpusHarness" w:date="2026-03-28T22:23:45Z">
        <w:r>
          <w:t>particularl</w:t>
        </w:r>
      </w:ins>
      <w:r>
        <w:t xml:space="preserve">y </w:t>
      </w:r>
      <w:ins w:id="840" w:author="GoldenCorpusHarness" w:date="2026-03-28T22:23:45Z">
        <w:r>
          <w:t xml:space="preserve">in regions like the Northern </w:t>
        </w:r>
      </w:ins>
      <w:r>
        <w:t>Pla</w:t>
      </w:r>
      <w:del w:id="841" w:author="GoldenCorpusHarness" w:date="2026-03-28T22:23:45Z">
        <w:r>
          <w:delText>n is to have enroll</w:delText>
        </w:r>
      </w:del>
      <w:ins w:id="842" w:author="GoldenCorpusHarness" w:date="2026-03-28T22:23:45Z">
        <w:r>
          <w:t>ins, geographic factors intersect with syste</w:t>
        </w:r>
      </w:ins>
      <w:r>
        <w:t>m</w:t>
      </w:r>
      <w:del w:id="843" w:author="GoldenCorpusHarness" w:date="2026-03-28T22:23:45Z">
        <w:r>
          <w:delText>ent a</w:delText>
        </w:r>
      </w:del>
      <w:ins w:id="844" w:author="GoldenCorpusHarness" w:date="2026-03-28T22:23:45Z">
        <w:r>
          <w:t>ic barriers to health care access, including logistical challenges, which further exacerbate disparities in cervical cancer prevention and treat</w:t>
        </w:r>
      </w:ins>
      <w:r>
        <w:t>m</w:t>
      </w:r>
      <w:del w:id="845" w:author="GoldenCorpusHarness" w:date="2026-03-28T22:23:45Z">
        <w:r>
          <w:delText>ong US sites match the racial and ethnic makeup of patients with cervical cancer as discussed in</w:delText>
        </w:r>
      </w:del>
      <w:ins w:id="846" w:author="GoldenCorpusHarness" w:date="2026-03-28T22:23:45Z">
        <w:r>
          <w:t>ent</w:t>
        </w:r>
      </w:ins>
      <w:r>
        <w:t xml:space="preserve"> [</w:t>
      </w:r>
      <w:del w:id="847" w:author="GoldenCorpusHarness" w:date="2026-03-28T22:23:45Z">
        <w:r>
          <w:delText>Sec</w:delText>
        </w:r>
      </w:del>
      <w:ins w:id="848" w:author="GoldenCorpusHarness" w:date="2026-03-28T22:23:45Z">
        <w:r>
          <w:t>Ref</w:t>
        </w:r>
      </w:ins>
      <w:r>
        <w:t>.</w:t>
      </w:r>
      <w:del w:id="849" w:author="GoldenCorpusHarness" w:date="2026-03-28T22:23:45Z">
        <w:r>
          <w:delText xml:space="preserve"> 1</w:delText>
        </w:r>
      </w:del>
      <w:ins w:id="850" w:author="GoldenCorpusHarness" w:date="2026-03-28T22:23:45Z">
        <w:r>
          <w:t xml:space="preserve"> 5.4: 08RRQ9</w:t>
        </w:r>
      </w:ins>
      <w:r>
        <w:t>].</w:t>
      </w:r>
      <w:del w:id="851" w:author="GoldenCorpusHarness" w:date="2026-03-28T22:23:45Z">
        <w:r>
          <w:delText xml:space="preserve"> The expected enrollment goal by race and ethnicity for study MK-2870-020 is presented in [Table 3].</w:delText>
        </w:r>
      </w:del>
    </w:p>
    <w:p ns2:paraId="64A3D8D9" ns2:textId="47FD4C5A" w:rsidR="003F0319" w:rsidRPr="00E635FD" w:rsidRDefault="003F0319" w:rsidP="003F0319">
      <w:pPr>
        <w:pStyle w:val="Caption"/>
        <w:rPr>
          <w:rFonts w:eastAsia="MS Gothic"/>
        </w:rPr>
      </w:pPr>
      <w:del w:id="852" w:author="GoldenCorpusHarness" w:date="2026-03-28T22:23:45Z">
        <w:r>
          <w:delText>T</w:delText>
        </w:r>
      </w:del>
      <w:ins w:id="853" w:author="GoldenCorpusHarness" w:date="2026-03-28T22:23:45Z">
        <w:r>
          <w:t>Over</w:t>
        </w:r>
      </w:ins>
      <w:r>
        <w:t>a</w:t>
      </w:r>
      <w:del w:id="854" w:author="GoldenCorpusHarness" w:date="2026-03-28T22:23:45Z">
        <w:r>
          <w:delText>b</w:delText>
        </w:r>
      </w:del>
      <w:r>
        <w:t>l</w:t>
      </w:r>
      <w:ins w:id="855" w:author="GoldenCorpusHarness" w:date="2026-03-28T22:23:45Z">
        <w:r>
          <w:t>l, thes</w:t>
        </w:r>
      </w:ins>
      <w:r>
        <w:t xml:space="preserve">e </w:t>
      </w:r>
      <w:del w:id="856" w:author="GoldenCorpusHarness" w:date="2026-03-28T22:23:45Z">
        <w:r>
          <w:delText>3Exp</w:delText>
        </w:r>
      </w:del>
      <w:ins w:id="857" w:author="GoldenCorpusHarness" w:date="2026-03-28T22:23:45Z">
        <w:r>
          <w:t>data sugg</w:t>
        </w:r>
      </w:ins>
      <w:r>
        <w:t>e</w:t>
      </w:r>
      <w:ins w:id="858" w:author="GoldenCorpusHarness" w:date="2026-03-28T22:23:45Z">
        <w:r>
          <w:t>st that addressing the so</w:t>
        </w:r>
      </w:ins>
      <w:r>
        <w:t>c</w:t>
      </w:r>
      <w:ins w:id="859" w:author="GoldenCorpusHarness" w:date="2026-03-28T22:23:45Z">
        <w:r>
          <w:t>ial de</w:t>
        </w:r>
      </w:ins>
      <w:r>
        <w:t>te</w:t>
      </w:r>
      <w:ins w:id="860" w:author="GoldenCorpusHarness" w:date="2026-03-28T22:23:45Z">
        <w:r>
          <w:t>rminants of health is crucial in reducing disparities in the diagnosis an</w:t>
        </w:r>
      </w:ins>
      <w:r>
        <w:t xml:space="preserve">d </w:t>
      </w:r>
      <w:del w:id="861" w:author="GoldenCorpusHarness" w:date="2026-03-28T22:23:45Z">
        <w:r>
          <w:delText>En</w:delText>
        </w:r>
      </w:del>
      <w:ins w:id="862" w:author="GoldenCorpusHarness" w:date="2026-03-28T22:23:45Z">
        <w:r>
          <w:t>t</w:t>
        </w:r>
      </w:ins>
      <w:r>
        <w:t>r</w:t>
      </w:r>
      <w:del w:id="863" w:author="GoldenCorpusHarness" w:date="2026-03-28T22:23:45Z">
        <w:r>
          <w:delText>oll</w:delText>
        </w:r>
      </w:del>
      <w:ins w:id="864" w:author="GoldenCorpusHarness" w:date="2026-03-28T22:23:45Z">
        <w:r>
          <w:t>eat</w:t>
        </w:r>
      </w:ins>
      <w:r>
        <w:t xml:space="preserve">ment </w:t>
      </w:r>
      <w:del w:id="865" w:author="GoldenCorpusHarness" w:date="2026-03-28T22:23:45Z">
        <w:r>
          <w:delText>G</w:delText>
        </w:r>
      </w:del>
      <w:r>
        <w:t>o</w:t>
      </w:r>
      <w:ins w:id="866" w:author="GoldenCorpusHarness" w:date="2026-03-28T22:23:45Z">
        <w:r>
          <w:t>f cervic</w:t>
        </w:r>
      </w:ins>
      <w:r>
        <w:t>al</w:t>
      </w:r>
      <w:del w:id="867" w:author="GoldenCorpusHarness" w:date="2026-03-28T22:23:45Z">
        <w:r>
          <w:delText>s</w:delText>
        </w:r>
      </w:del>
      <w:r>
        <w:t xml:space="preserve"> </w:t>
      </w:r>
      <w:del w:id="868" w:author="GoldenCorpusHarness" w:date="2026-03-28T22:23:45Z">
        <w:r>
          <w:delText>by R</w:delText>
        </w:r>
      </w:del>
      <w:ins w:id="869" w:author="GoldenCorpusHarness" w:date="2026-03-28T22:23:45Z">
        <w:r>
          <w:t>c</w:t>
        </w:r>
      </w:ins>
      <w:r>
        <w:t>a</w:t>
      </w:r>
      <w:ins w:id="870" w:author="GoldenCorpusHarness" w:date="2026-03-28T22:23:45Z">
        <w:r>
          <w:t>n</w:t>
        </w:r>
      </w:ins>
      <w:r>
        <w:t>ce</w:t>
      </w:r>
      <w:del w:id="871" w:author="GoldenCorpusHarness" w:date="2026-03-28T22:23:45Z">
        <w:r>
          <w:delText xml:space="preserve"> and Ethnicity</w:delText>
        </w:r>
      </w:del>
      <w:ins w:id="872" w:author="GoldenCorpusHarness" w:date="2026-03-28T22:23:45Z">
        <w:r>
          <w:t>r.</w:t>
        </w:r>
      </w:ins>
    </w:p>
    <w:tbl>
      <w:tblPr>
        <w:tblStyle w:val="TableGrid"/>
        <w:tblW w:w="0" w:type="auto"/>
        <w:tblLook w:val="04A0" w:firstRow="1" w:lastRow="0" w:firstColumn="1" w:lastColumn="0" w:noHBand="0" w:noVBand="1"/>
      </w:tblPr>
      <w:tblGrid>
        <w:gridCol w:w="1844"/>
        <w:gridCol w:w="2019"/>
        <w:gridCol w:w="21"/>
        <w:gridCol w:w="2535"/>
        <w:gridCol w:w="33"/>
        <w:gridCol w:w="2528"/>
      </w:tblGrid>
      <w:tr w:rsidR="00605BB3" w:rsidRPr="003F0319" ns2:paraId="4898E55E" ns2:textId="77777777" w:rsidTr="00AD6944">
        <w:trPr>
          <w:trHeight w:val="300"/>
          <w:tblHeader/>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73FB4470" ns2:textId="6ABB3BDF" w:rsidR="0039449E" w:rsidRPr="003F0319" w:rsidRDefault="0039449E" w:rsidP="003F0319">
            <w:pPr>
              <w:pStyle w:val="TableHead"/>
              <w:keepNext/>
              <w:keepLines/>
              <w:rPr>
                <w:sz w:val="20"/>
                <w:szCs w:val="20"/>
              </w:rPr>
            </w:pPr>
          </w:p>
        </w:tc>
        <w:tc>
          <w:tcPr>
            <w:tcW w:w="1955" w:type="dxa"/>
            <w:tcBorders>
              <w:top w:val="single" w:sz="8" w:space="0" w:color="auto"/>
              <w:left w:val="single" w:sz="8" w:space="0" w:color="auto"/>
              <w:bottom w:val="single" w:sz="8" w:space="0" w:color="auto"/>
              <w:right w:val="single" w:sz="8" w:space="0" w:color="auto"/>
            </w:tcBorders>
            <w:tcMar>
              <w:left w:w="108" w:type="dxa"/>
              <w:right w:w="108" w:type="dxa"/>
            </w:tcMar>
          </w:tcPr>
          <w:p ns2:paraId="74217607" ns2:textId="36415A0E" w:rsidR="0039449E" w:rsidRPr="003F0319" w:rsidRDefault="0039449E" w:rsidP="003F0319">
            <w:pPr>
              <w:pStyle w:val="TableHead"/>
              <w:keepNext/>
              <w:keepLines/>
              <w:rPr>
                <w:sz w:val="20"/>
                <w:szCs w:val="20"/>
              </w:rPr>
            </w:pPr>
            <w:r w:rsidRPr="003F0319">
              <w:rPr>
                <w:rFonts w:eastAsia="Calibri"/>
                <w:bCs/>
                <w:sz w:val="20"/>
                <w:szCs w:val="20"/>
              </w:rPr>
              <w:t>Incidence Estimated Number of New Cases in 2023, n (%)</w:t>
            </w:r>
            <w:r w:rsidRPr="00700E30">
              <w:rPr>
                <w:rFonts w:eastAsia="Calibri"/>
                <w:bCs/>
                <w:sz w:val="20"/>
                <w:szCs w:val="20"/>
                <w:vertAlign w:val="superscript"/>
              </w:rPr>
              <w:t>a</w:t>
            </w:r>
          </w:p>
        </w:tc>
        <w:tc>
          <w:tcPr>
            <w:tcW w:w="2699"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ns2:paraId="587520CC" ns2:textId="1D850E41" w:rsidR="0039449E" w:rsidRPr="003F0319" w:rsidRDefault="0039449E" w:rsidP="003F0319">
            <w:pPr>
              <w:pStyle w:val="TableHead"/>
              <w:keepNext/>
              <w:keepLines/>
              <w:rPr>
                <w:sz w:val="20"/>
                <w:szCs w:val="20"/>
              </w:rPr>
            </w:pPr>
            <w:r w:rsidRPr="003F0319">
              <w:rPr>
                <w:rFonts w:eastAsia="Calibri"/>
                <w:bCs/>
                <w:sz w:val="20"/>
                <w:szCs w:val="20"/>
              </w:rPr>
              <w:t>Estimated Number of Prevalent Cases in 2023, n (%)</w:t>
            </w:r>
            <w:r w:rsidRPr="00700E30">
              <w:rPr>
                <w:rFonts w:eastAsia="Calibri"/>
                <w:bCs/>
                <w:sz w:val="20"/>
                <w:szCs w:val="20"/>
                <w:vertAlign w:val="superscript"/>
              </w:rPr>
              <w:t>b</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tcPr>
          <w:p ns2:paraId="77D2643C" ns2:textId="77777777" w:rsidR="0039449E" w:rsidRPr="003F0319" w:rsidRDefault="0039449E" w:rsidP="003F0319">
            <w:pPr>
              <w:pStyle w:val="TableHead"/>
              <w:keepNext/>
              <w:keepLines/>
              <w:rPr>
                <w:sz w:val="20"/>
                <w:szCs w:val="20"/>
              </w:rPr>
            </w:pPr>
            <w:r w:rsidRPr="003F0319">
              <w:rPr>
                <w:rFonts w:eastAsia="Calibri"/>
                <w:bCs/>
                <w:sz w:val="20"/>
                <w:szCs w:val="20"/>
              </w:rPr>
              <w:t>US Enrollment Goal (Cervical 2L)</w:t>
            </w:r>
          </w:p>
          <w:p ns2:paraId="403A3105" ns2:textId="5BF4B06D" w:rsidR="0039449E" w:rsidRPr="003F0319" w:rsidRDefault="0039449E" w:rsidP="005A4A43">
            <w:pPr>
              <w:pStyle w:val="TableHead"/>
              <w:keepNext/>
              <w:keepLines/>
              <w:rPr>
                <w:sz w:val="20"/>
                <w:szCs w:val="20"/>
              </w:rPr>
            </w:pPr>
            <w:r w:rsidRPr="570A0056">
              <w:rPr>
                <w:rFonts w:eastAsia="Calibri"/>
                <w:sz w:val="20"/>
                <w:szCs w:val="20"/>
              </w:rPr>
              <w:t xml:space="preserve">MK-2870-020, </w:t>
            </w:r>
            <w:r w:rsidR="00B72443">
              <w:rPr>
                <w:rFonts w:eastAsia="Calibri"/>
                <w:sz w:val="20"/>
                <w:szCs w:val="20"/>
              </w:rPr>
              <w:t>n (</w:t>
            </w:r>
            <w:r w:rsidRPr="570A0056">
              <w:rPr>
                <w:rFonts w:eastAsia="Calibri"/>
                <w:sz w:val="20"/>
                <w:szCs w:val="20"/>
              </w:rPr>
              <w:t>%</w:t>
            </w:r>
            <w:r w:rsidR="00B72443">
              <w:rPr>
                <w:rFonts w:eastAsia="Calibri"/>
                <w:sz w:val="20"/>
                <w:szCs w:val="20"/>
              </w:rPr>
              <w:t>)</w:t>
            </w:r>
            <w:r w:rsidRPr="570A0056">
              <w:rPr>
                <w:rFonts w:eastAsia="Calibri"/>
                <w:sz w:val="20"/>
                <w:szCs w:val="20"/>
                <w:vertAlign w:val="superscript"/>
              </w:rPr>
              <w:t xml:space="preserve">c, </w:t>
            </w:r>
            <w:r w:rsidRPr="5A27A1AB">
              <w:rPr>
                <w:rFonts w:eastAsia="Calibri"/>
                <w:sz w:val="20"/>
                <w:szCs w:val="20"/>
                <w:vertAlign w:val="superscript"/>
              </w:rPr>
              <w:t xml:space="preserve">d </w:t>
            </w:r>
          </w:p>
        </w:tc>
      </w:tr>
      <w:tr w:rsidR="26590B88" w:rsidRPr="003F0319" ns2:paraId="06156087" ns2:textId="77777777" w:rsidTr="0039449E">
        <w:trPr>
          <w:trHeight w:val="300"/>
        </w:trPr>
        <w:tc>
          <w:tcPr>
            <w:tcW w:w="0" w:type="auto"/>
            <w:gridSpan w:val="6"/>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ns2:paraId="26DD46FE" ns2:textId="19A5547F" w:rsidR="26590B88" w:rsidRPr="003F0319" w:rsidRDefault="26590B88" w:rsidP="00FD2A7A">
            <w:pPr>
              <w:pStyle w:val="TableLeft"/>
              <w:keepNext/>
              <w:rPr>
                <w:b/>
                <w:bCs w:val="0"/>
                <w:i/>
                <w:iCs/>
                <w:sz w:val="20"/>
                <w:szCs w:val="20"/>
              </w:rPr>
            </w:pPr>
            <w:r w:rsidRPr="003F0319">
              <w:rPr>
                <w:b/>
                <w:bCs w:val="0"/>
                <w:i/>
                <w:iCs/>
                <w:sz w:val="20"/>
                <w:szCs w:val="20"/>
              </w:rPr>
              <w:t>Race</w:t>
            </w:r>
          </w:p>
        </w:tc>
      </w:tr>
      <w:tr w:rsidR="00DE5B19" w:rsidRPr="003F0319" ns2:paraId="306BEEFE"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055D04A7" ns2:textId="2B958490" w:rsidR="00AD6944" w:rsidRPr="003F0319" w:rsidRDefault="00AD6944" w:rsidP="00AD6944">
            <w:pPr>
              <w:pStyle w:val="TableLeft"/>
              <w:keepNext/>
              <w:keepLines/>
              <w:rPr>
                <w:sz w:val="20"/>
                <w:szCs w:val="20"/>
              </w:rPr>
            </w:pPr>
            <w:r w:rsidRPr="003F0319">
              <w:rPr>
                <w:sz w:val="20"/>
                <w:szCs w:val="20"/>
              </w:rPr>
              <w:t>American Indian or Alaska Native</w:t>
            </w:r>
          </w:p>
        </w:tc>
        <w:tc>
          <w:tcPr>
            <w:tcW w:w="1977" w:type="dxa"/>
            <w:gridSpan w:val="2"/>
            <w:tcBorders>
              <w:top w:val="nil"/>
              <w:left w:val="single" w:sz="8" w:space="0" w:color="auto"/>
              <w:bottom w:val="single" w:sz="8" w:space="0" w:color="auto"/>
              <w:right w:val="single" w:sz="8" w:space="0" w:color="auto"/>
            </w:tcBorders>
            <w:tcMar>
              <w:left w:w="108" w:type="dxa"/>
              <w:right w:w="108" w:type="dxa"/>
            </w:tcMar>
          </w:tcPr>
          <w:p ns2:paraId="64434B0F" ns2:textId="2D66320D" w:rsidR="00AD6944" w:rsidRPr="003F0319" w:rsidRDefault="00AD6944" w:rsidP="00AD6944">
            <w:pPr>
              <w:pStyle w:val="TableCenter"/>
              <w:keepNext/>
              <w:keepLines/>
              <w:rPr>
                <w:sz w:val="20"/>
                <w:szCs w:val="20"/>
              </w:rPr>
            </w:pPr>
            <w:r w:rsidRPr="003F0319">
              <w:rPr>
                <w:sz w:val="20"/>
                <w:szCs w:val="20"/>
              </w:rPr>
              <w:t>97</w:t>
            </w:r>
            <w:r w:rsidRPr="003F0319">
              <w:rPr>
                <w:sz w:val="20"/>
                <w:szCs w:val="20"/>
              </w:rPr>
              <w:br/>
              <w:t>(0.7%)</w:t>
            </w:r>
          </w:p>
        </w:tc>
        <w:tc>
          <w:tcPr>
            <w:tcW w:w="2638" w:type="dxa"/>
            <w:tcBorders>
              <w:top w:val="nil"/>
              <w:left w:val="single" w:sz="8" w:space="0" w:color="auto"/>
              <w:bottom w:val="single" w:sz="8" w:space="0" w:color="auto"/>
              <w:right w:val="single" w:sz="8" w:space="0" w:color="auto"/>
            </w:tcBorders>
            <w:tcMar>
              <w:left w:w="108" w:type="dxa"/>
              <w:right w:w="108" w:type="dxa"/>
            </w:tcMar>
          </w:tcPr>
          <w:p ns2:paraId="5F609F82" ns2:textId="6FF1AAED" w:rsidR="00AD6944" w:rsidRPr="003F0319" w:rsidRDefault="00AD6944" w:rsidP="00AD6944">
            <w:pPr>
              <w:pStyle w:val="TableCenter"/>
              <w:keepNext/>
              <w:keepLines/>
              <w:rPr>
                <w:sz w:val="20"/>
                <w:szCs w:val="20"/>
              </w:rPr>
            </w:pPr>
            <w:r w:rsidRPr="003F0319">
              <w:rPr>
                <w:sz w:val="20"/>
                <w:szCs w:val="20"/>
              </w:rPr>
              <w:t>1809</w:t>
            </w:r>
            <w:r w:rsidRPr="003F0319">
              <w:rPr>
                <w:sz w:val="20"/>
                <w:szCs w:val="20"/>
              </w:rPr>
              <w:br/>
              <w:t>(0.9%)</w:t>
            </w:r>
          </w:p>
        </w:tc>
        <w:tc>
          <w:tcPr>
            <w:tcW w:w="2589" w:type="dxa"/>
            <w:gridSpan w:val="2"/>
            <w:tcBorders>
              <w:top w:val="nil"/>
              <w:left w:val="single" w:sz="8" w:space="0" w:color="auto"/>
              <w:bottom w:val="single" w:sz="8" w:space="0" w:color="auto"/>
              <w:right w:val="single" w:sz="8" w:space="0" w:color="auto"/>
            </w:tcBorders>
            <w:tcMar>
              <w:left w:w="108" w:type="dxa"/>
              <w:right w:w="108" w:type="dxa"/>
            </w:tcMar>
          </w:tcPr>
          <w:p ns2:paraId="44264A50" ns2:textId="59DA3E0B" w:rsidR="00AD6944" w:rsidRPr="00461E4D" w:rsidRDefault="00AD6944" w:rsidP="00AD6944">
            <w:pPr>
              <w:pStyle w:val="TableCenter"/>
              <w:keepNext/>
              <w:keepLines/>
              <w:rPr>
                <w:sz w:val="20"/>
                <w:szCs w:val="20"/>
                <w:highlight w:val="yellow"/>
              </w:rPr>
            </w:pPr>
            <w:r>
              <w:rPr>
                <w:sz w:val="20"/>
                <w:szCs w:val="20"/>
              </w:rPr>
              <w:t>1</w:t>
            </w:r>
            <w:r>
              <w:rPr>
                <w:sz w:val="20"/>
                <w:szCs w:val="20"/>
              </w:rPr>
              <w:br/>
              <w:t>(</w:t>
            </w:r>
            <w:r w:rsidRPr="003F0319">
              <w:rPr>
                <w:sz w:val="20"/>
                <w:szCs w:val="20"/>
              </w:rPr>
              <w:t>0.9%</w:t>
            </w:r>
            <w:r>
              <w:rPr>
                <w:sz w:val="20"/>
                <w:szCs w:val="20"/>
              </w:rPr>
              <w:t>)</w:t>
            </w:r>
          </w:p>
        </w:tc>
      </w:tr>
      <w:tr w:rsidR="00DE5B19" w:rsidRPr="003F0319" ns2:paraId="565AEBC0"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105AC453" ns2:textId="6799AA58" w:rsidR="00AD6944" w:rsidRPr="003F0319" w:rsidRDefault="00AD6944" w:rsidP="00AD6944">
            <w:pPr>
              <w:pStyle w:val="TableLeft"/>
              <w:keepNext/>
              <w:keepLines/>
              <w:rPr>
                <w:sz w:val="20"/>
                <w:szCs w:val="20"/>
              </w:rPr>
            </w:pPr>
            <w:r w:rsidRPr="003F0319">
              <w:rPr>
                <w:sz w:val="20"/>
                <w:szCs w:val="20"/>
              </w:rPr>
              <w:t>Asian or Pacific Islander</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006DE45C" ns2:textId="21A75516" w:rsidR="00AD6944" w:rsidRPr="003F0319" w:rsidRDefault="00AD6944" w:rsidP="00AD6944">
            <w:pPr>
              <w:pStyle w:val="TableCenter"/>
              <w:keepNext/>
              <w:keepLines/>
              <w:rPr>
                <w:sz w:val="20"/>
                <w:szCs w:val="20"/>
              </w:rPr>
            </w:pPr>
            <w:r w:rsidRPr="003F0319">
              <w:rPr>
                <w:sz w:val="20"/>
                <w:szCs w:val="20"/>
              </w:rPr>
              <w:t>787</w:t>
            </w:r>
            <w:r>
              <w:rPr>
                <w:sz w:val="20"/>
                <w:szCs w:val="20"/>
              </w:rPr>
              <w:br/>
            </w:r>
            <w:r w:rsidRPr="003F0319">
              <w:rPr>
                <w:sz w:val="20"/>
                <w:szCs w:val="20"/>
              </w:rPr>
              <w:t>(5.8%)</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ns2:paraId="258A9FA8" ns2:textId="24948FF6" w:rsidR="00AD6944" w:rsidRPr="003F0319" w:rsidRDefault="00AD6944" w:rsidP="00AD6944">
            <w:pPr>
              <w:pStyle w:val="TableCenter"/>
              <w:keepNext/>
              <w:keepLines/>
              <w:rPr>
                <w:sz w:val="20"/>
                <w:szCs w:val="20"/>
              </w:rPr>
            </w:pPr>
            <w:r w:rsidRPr="003F0319">
              <w:rPr>
                <w:sz w:val="20"/>
                <w:szCs w:val="20"/>
              </w:rPr>
              <w:t>10,912</w:t>
            </w:r>
            <w:r>
              <w:rPr>
                <w:sz w:val="20"/>
                <w:szCs w:val="20"/>
              </w:rPr>
              <w:br/>
            </w:r>
            <w:r w:rsidRPr="003F0319">
              <w:rPr>
                <w:sz w:val="20"/>
                <w:szCs w:val="20"/>
              </w:rPr>
              <w:t>(5.3%)</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36DF5CBF" ns2:textId="414F3571" w:rsidR="00AD6944" w:rsidRPr="003F0319" w:rsidRDefault="00AD6944" w:rsidP="00AD6944">
            <w:pPr>
              <w:pStyle w:val="TableCenter"/>
              <w:keepNext/>
              <w:keepLines/>
              <w:rPr>
                <w:sz w:val="20"/>
                <w:szCs w:val="20"/>
              </w:rPr>
            </w:pPr>
            <w:r>
              <w:rPr>
                <w:sz w:val="20"/>
                <w:szCs w:val="20"/>
              </w:rPr>
              <w:t>4</w:t>
            </w:r>
            <w:r>
              <w:rPr>
                <w:sz w:val="20"/>
                <w:szCs w:val="20"/>
              </w:rPr>
              <w:br/>
            </w:r>
            <w:r w:rsidR="009D0BBD">
              <w:rPr>
                <w:sz w:val="20"/>
                <w:szCs w:val="20"/>
              </w:rPr>
              <w:t>(</w:t>
            </w:r>
            <w:r w:rsidRPr="003F0319">
              <w:rPr>
                <w:sz w:val="20"/>
                <w:szCs w:val="20"/>
              </w:rPr>
              <w:t>5%</w:t>
            </w:r>
            <w:r w:rsidR="009D0BBD">
              <w:rPr>
                <w:sz w:val="20"/>
                <w:szCs w:val="20"/>
              </w:rPr>
              <w:t>)</w:t>
            </w:r>
          </w:p>
        </w:tc>
      </w:tr>
      <w:tr w:rsidR="00DE5B19" w:rsidRPr="003F0319" ns2:paraId="26447581"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68424372" ns2:textId="1C2EE0DD" w:rsidR="00AD6944" w:rsidRPr="003F0319" w:rsidRDefault="00AD6944" w:rsidP="00AD6944">
            <w:pPr>
              <w:pStyle w:val="TableLeft"/>
              <w:keepNext/>
              <w:keepLines/>
              <w:rPr>
                <w:sz w:val="20"/>
                <w:szCs w:val="20"/>
              </w:rPr>
            </w:pPr>
            <w:r w:rsidRPr="003F0319">
              <w:rPr>
                <w:sz w:val="20"/>
                <w:szCs w:val="20"/>
              </w:rPr>
              <w:t>Black or African American</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35D137F3" ns2:textId="10940A0D" w:rsidR="00AD6944" w:rsidRPr="003F0319" w:rsidRDefault="00AD6944" w:rsidP="00AD6944">
            <w:pPr>
              <w:pStyle w:val="TableCenter"/>
              <w:keepNext/>
              <w:keepLines/>
              <w:rPr>
                <w:sz w:val="20"/>
                <w:szCs w:val="20"/>
              </w:rPr>
            </w:pPr>
            <w:r w:rsidRPr="003F0319">
              <w:rPr>
                <w:sz w:val="20"/>
                <w:szCs w:val="20"/>
              </w:rPr>
              <w:t>2167</w:t>
            </w:r>
            <w:r>
              <w:rPr>
                <w:sz w:val="20"/>
                <w:szCs w:val="20"/>
              </w:rPr>
              <w:br/>
            </w:r>
            <w:r w:rsidRPr="003F0319">
              <w:rPr>
                <w:sz w:val="20"/>
                <w:szCs w:val="20"/>
              </w:rPr>
              <w:t>(15.9%)</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ns2:paraId="6C638DF5" ns2:textId="39675552" w:rsidR="00AD6944" w:rsidRPr="003F0319" w:rsidRDefault="00AD6944" w:rsidP="00AD6944">
            <w:pPr>
              <w:pStyle w:val="TableCenter"/>
              <w:keepNext/>
              <w:keepLines/>
              <w:rPr>
                <w:sz w:val="20"/>
                <w:szCs w:val="20"/>
              </w:rPr>
            </w:pPr>
            <w:r w:rsidRPr="003F0319">
              <w:rPr>
                <w:sz w:val="20"/>
                <w:szCs w:val="20"/>
              </w:rPr>
              <w:t xml:space="preserve">21,428 </w:t>
            </w:r>
            <w:r>
              <w:rPr>
                <w:sz w:val="20"/>
                <w:szCs w:val="20"/>
              </w:rPr>
              <w:br/>
            </w:r>
            <w:r w:rsidRPr="003F0319">
              <w:rPr>
                <w:sz w:val="20"/>
                <w:szCs w:val="20"/>
              </w:rPr>
              <w:t>(10.4%)</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763C720D" ns2:textId="4F39AD2B" w:rsidR="00AD6944" w:rsidRPr="003F0319" w:rsidRDefault="00AD6944" w:rsidP="00AD6944">
            <w:pPr>
              <w:pStyle w:val="TableCenter"/>
              <w:keepNext/>
              <w:keepLines/>
              <w:rPr>
                <w:sz w:val="20"/>
                <w:szCs w:val="20"/>
              </w:rPr>
            </w:pPr>
            <w:r>
              <w:rPr>
                <w:sz w:val="20"/>
                <w:szCs w:val="20"/>
              </w:rPr>
              <w:t>8</w:t>
            </w:r>
            <w:r>
              <w:rPr>
                <w:sz w:val="20"/>
                <w:szCs w:val="20"/>
              </w:rPr>
              <w:br/>
              <w:t>(</w:t>
            </w:r>
            <w:r w:rsidRPr="003F0319">
              <w:rPr>
                <w:sz w:val="20"/>
                <w:szCs w:val="20"/>
              </w:rPr>
              <w:t>1</w:t>
            </w:r>
            <w:r>
              <w:rPr>
                <w:sz w:val="20"/>
                <w:szCs w:val="20"/>
              </w:rPr>
              <w:t>6</w:t>
            </w:r>
            <w:r w:rsidRPr="003F0319">
              <w:rPr>
                <w:sz w:val="20"/>
                <w:szCs w:val="20"/>
              </w:rPr>
              <w:t>%</w:t>
            </w:r>
            <w:r>
              <w:rPr>
                <w:sz w:val="20"/>
                <w:szCs w:val="20"/>
              </w:rPr>
              <w:t>)</w:t>
            </w:r>
          </w:p>
        </w:tc>
      </w:tr>
      <w:tr w:rsidR="00DE5B19" w:rsidRPr="003F0319" ns2:paraId="5B0BA456"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31979EBD" ns2:textId="1A3A1BC7" w:rsidR="00AD6944" w:rsidRPr="003F0319" w:rsidRDefault="00AD6944" w:rsidP="00AD6944">
            <w:pPr>
              <w:pStyle w:val="TableLeft"/>
              <w:keepNext/>
              <w:keepLines/>
              <w:rPr>
                <w:sz w:val="20"/>
                <w:szCs w:val="20"/>
              </w:rPr>
            </w:pPr>
            <w:r w:rsidRPr="003F0319">
              <w:rPr>
                <w:sz w:val="20"/>
                <w:szCs w:val="20"/>
              </w:rPr>
              <w:t>White</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07C8BE33" ns2:textId="53211DE1" w:rsidR="00AD6944" w:rsidRPr="003F0319" w:rsidRDefault="00AD6944" w:rsidP="00AD6944">
            <w:pPr>
              <w:pStyle w:val="TableCenter"/>
              <w:keepNext/>
              <w:keepLines/>
              <w:rPr>
                <w:sz w:val="20"/>
                <w:szCs w:val="20"/>
              </w:rPr>
            </w:pPr>
            <w:r w:rsidRPr="003F0319">
              <w:rPr>
                <w:sz w:val="20"/>
                <w:szCs w:val="20"/>
              </w:rPr>
              <w:t xml:space="preserve">10,618 </w:t>
            </w:r>
            <w:r>
              <w:rPr>
                <w:sz w:val="20"/>
                <w:szCs w:val="20"/>
              </w:rPr>
              <w:br/>
            </w:r>
            <w:r w:rsidRPr="003F0319">
              <w:rPr>
                <w:sz w:val="20"/>
                <w:szCs w:val="20"/>
              </w:rPr>
              <w:t>(77.7%)</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ns2:paraId="0C69EFDA" ns2:textId="74A75DF4" w:rsidR="00AD6944" w:rsidRPr="003F0319" w:rsidRDefault="00AD6944" w:rsidP="00AD6944">
            <w:pPr>
              <w:pStyle w:val="TableCenter"/>
              <w:keepNext/>
              <w:keepLines/>
              <w:rPr>
                <w:sz w:val="20"/>
                <w:szCs w:val="20"/>
              </w:rPr>
            </w:pPr>
            <w:r w:rsidRPr="003F0319">
              <w:rPr>
                <w:sz w:val="20"/>
                <w:szCs w:val="20"/>
              </w:rPr>
              <w:t xml:space="preserve">170,923 </w:t>
            </w:r>
            <w:r>
              <w:rPr>
                <w:sz w:val="20"/>
                <w:szCs w:val="20"/>
              </w:rPr>
              <w:br/>
            </w:r>
            <w:r w:rsidRPr="003F0319">
              <w:rPr>
                <w:sz w:val="20"/>
                <w:szCs w:val="20"/>
              </w:rPr>
              <w:t>(83.3%)</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31533FC7" ns2:textId="5CE9BEEB" w:rsidR="00AD6944" w:rsidRPr="003F0319" w:rsidRDefault="00AD6944" w:rsidP="00AD6944">
            <w:pPr>
              <w:pStyle w:val="TableCenter"/>
              <w:keepNext/>
              <w:keepLines/>
              <w:rPr>
                <w:sz w:val="20"/>
                <w:szCs w:val="20"/>
              </w:rPr>
            </w:pPr>
            <w:r>
              <w:rPr>
                <w:sz w:val="20"/>
                <w:szCs w:val="20"/>
              </w:rPr>
              <w:t xml:space="preserve">38 </w:t>
            </w:r>
            <w:r>
              <w:rPr>
                <w:sz w:val="20"/>
                <w:szCs w:val="20"/>
              </w:rPr>
              <w:br/>
              <w:t>(7</w:t>
            </w:r>
            <w:r w:rsidR="009D0BBD">
              <w:rPr>
                <w:sz w:val="20"/>
                <w:szCs w:val="20"/>
              </w:rPr>
              <w:t>8</w:t>
            </w:r>
            <w:r>
              <w:rPr>
                <w:sz w:val="20"/>
                <w:szCs w:val="20"/>
              </w:rPr>
              <w:t>%)</w:t>
            </w:r>
          </w:p>
        </w:tc>
      </w:tr>
      <w:tr w:rsidR="00AD6944" w:rsidRPr="003F0319" ns2:paraId="257803B1" ns2:textId="77777777" w:rsidTr="0039449E">
        <w:trPr>
          <w:trHeight w:val="300"/>
        </w:trPr>
        <w:tc>
          <w:tcPr>
            <w:tcW w:w="0" w:type="auto"/>
            <w:gridSpan w:val="6"/>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ns2:paraId="6D7898A5" ns2:textId="395BC853" w:rsidR="00AD6944" w:rsidRPr="003F0319" w:rsidRDefault="00AD6944" w:rsidP="00AD6944">
            <w:pPr>
              <w:pStyle w:val="TableLeft"/>
              <w:keepNext/>
              <w:keepLines/>
              <w:rPr>
                <w:rFonts w:cs="Times New Roman"/>
                <w:sz w:val="20"/>
                <w:szCs w:val="20"/>
              </w:rPr>
            </w:pPr>
            <w:r w:rsidRPr="003F0319">
              <w:rPr>
                <w:b/>
                <w:bCs w:val="0"/>
                <w:i/>
                <w:iCs/>
                <w:sz w:val="20"/>
                <w:szCs w:val="20"/>
              </w:rPr>
              <w:t>Ethnicity</w:t>
            </w:r>
            <w:r w:rsidRPr="003F0319">
              <w:rPr>
                <w:rFonts w:eastAsia="Calibri" w:cs="Times New Roman"/>
                <w:sz w:val="20"/>
                <w:szCs w:val="20"/>
              </w:rPr>
              <w:t xml:space="preserve"> </w:t>
            </w:r>
          </w:p>
        </w:tc>
      </w:tr>
      <w:tr w:rsidR="00DE5B19" w:rsidRPr="003F0319" ns2:paraId="170043D3"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5C6E93D1" ns2:textId="04A50DA1" w:rsidR="00AD6944" w:rsidRPr="003F0319" w:rsidRDefault="00AD6944" w:rsidP="00AD6944">
            <w:pPr>
              <w:pStyle w:val="TableLeft"/>
              <w:rPr>
                <w:sz w:val="20"/>
                <w:szCs w:val="20"/>
              </w:rPr>
            </w:pPr>
            <w:r w:rsidRPr="003F0319">
              <w:rPr>
                <w:sz w:val="20"/>
                <w:szCs w:val="20"/>
              </w:rPr>
              <w:t>Hispanic</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5B98A87B" ns2:textId="73785128" w:rsidR="00AD6944" w:rsidRPr="003F0319" w:rsidRDefault="00AD6944" w:rsidP="00AD6944">
            <w:pPr>
              <w:pStyle w:val="TableCenter"/>
              <w:rPr>
                <w:sz w:val="20"/>
                <w:szCs w:val="20"/>
              </w:rPr>
            </w:pPr>
            <w:r w:rsidRPr="003F0319">
              <w:rPr>
                <w:sz w:val="20"/>
                <w:szCs w:val="20"/>
              </w:rPr>
              <w:t>2720</w:t>
            </w:r>
            <w:r>
              <w:rPr>
                <w:sz w:val="20"/>
                <w:szCs w:val="20"/>
              </w:rPr>
              <w:br/>
            </w:r>
            <w:r w:rsidRPr="003F0319">
              <w:rPr>
                <w:sz w:val="20"/>
                <w:szCs w:val="20"/>
              </w:rPr>
              <w:t>(20%)</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ns2:paraId="578D0D20" ns2:textId="508C8E63" w:rsidR="00AD6944" w:rsidRPr="003F0319" w:rsidRDefault="00AD6944" w:rsidP="00AD6944">
            <w:pPr>
              <w:pStyle w:val="TableCenter"/>
              <w:rPr>
                <w:sz w:val="20"/>
                <w:szCs w:val="20"/>
              </w:rPr>
            </w:pPr>
            <w:r w:rsidRPr="003F0319">
              <w:rPr>
                <w:sz w:val="20"/>
                <w:szCs w:val="20"/>
              </w:rPr>
              <w:t>39,514</w:t>
            </w:r>
            <w:r>
              <w:rPr>
                <w:sz w:val="20"/>
                <w:szCs w:val="20"/>
              </w:rPr>
              <w:br/>
            </w:r>
            <w:r w:rsidRPr="003F0319">
              <w:rPr>
                <w:sz w:val="20"/>
                <w:szCs w:val="20"/>
              </w:rPr>
              <w:t>(20%)</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05154897" ns2:textId="243C483B" w:rsidR="00AD6944" w:rsidRPr="003F0319" w:rsidRDefault="00AD6944" w:rsidP="00AD6944">
            <w:pPr>
              <w:pStyle w:val="TableCenter"/>
              <w:rPr>
                <w:sz w:val="20"/>
                <w:szCs w:val="20"/>
              </w:rPr>
            </w:pPr>
            <w:r>
              <w:rPr>
                <w:sz w:val="20"/>
                <w:szCs w:val="20"/>
              </w:rPr>
              <w:t>10</w:t>
            </w:r>
            <w:r>
              <w:rPr>
                <w:sz w:val="20"/>
                <w:szCs w:val="20"/>
              </w:rPr>
              <w:br/>
              <w:t>(</w:t>
            </w:r>
            <w:r w:rsidRPr="003F0319">
              <w:rPr>
                <w:sz w:val="20"/>
                <w:szCs w:val="20"/>
              </w:rPr>
              <w:t>20%</w:t>
            </w:r>
            <w:r>
              <w:rPr>
                <w:sz w:val="20"/>
                <w:szCs w:val="20"/>
              </w:rPr>
              <w:t>)</w:t>
            </w:r>
          </w:p>
        </w:tc>
      </w:tr>
      <w:tr w:rsidR="00DE5B19" w:rsidRPr="003F0319" ns2:paraId="27AB102C"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040BB64D" ns2:textId="2668B6FC" w:rsidR="00AD6944" w:rsidRPr="003F0319" w:rsidRDefault="00AD6944" w:rsidP="00AD6944">
            <w:pPr>
              <w:pStyle w:val="TableLeft"/>
              <w:rPr>
                <w:sz w:val="20"/>
                <w:szCs w:val="20"/>
              </w:rPr>
            </w:pPr>
            <w:r w:rsidRPr="003F0319">
              <w:rPr>
                <w:sz w:val="20"/>
                <w:szCs w:val="20"/>
              </w:rPr>
              <w:t>non-Hispanic</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66DA71AF" ns2:textId="060593FC" w:rsidR="00AD6944" w:rsidRPr="003F0319" w:rsidRDefault="00AD6944" w:rsidP="00AD6944">
            <w:pPr>
              <w:pStyle w:val="TableCenter"/>
              <w:rPr>
                <w:sz w:val="20"/>
                <w:szCs w:val="20"/>
              </w:rPr>
            </w:pPr>
            <w:r w:rsidRPr="003F0319">
              <w:rPr>
                <w:sz w:val="20"/>
                <w:szCs w:val="20"/>
              </w:rPr>
              <w:t>10,889</w:t>
            </w:r>
            <w:r>
              <w:rPr>
                <w:sz w:val="20"/>
                <w:szCs w:val="20"/>
              </w:rPr>
              <w:br/>
            </w:r>
            <w:r w:rsidRPr="003F0319">
              <w:rPr>
                <w:sz w:val="20"/>
                <w:szCs w:val="20"/>
              </w:rPr>
              <w:t>(80%)</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ns2:paraId="6AA74186" ns2:textId="359934B1" w:rsidR="00AD6944" w:rsidRPr="003F0319" w:rsidRDefault="00AD6944" w:rsidP="00AD6944">
            <w:pPr>
              <w:pStyle w:val="TableCenter"/>
              <w:rPr>
                <w:sz w:val="20"/>
                <w:szCs w:val="20"/>
              </w:rPr>
            </w:pPr>
            <w:r w:rsidRPr="003F0319">
              <w:rPr>
                <w:sz w:val="20"/>
                <w:szCs w:val="20"/>
              </w:rPr>
              <w:t xml:space="preserve">158,546 </w:t>
            </w:r>
            <w:r>
              <w:rPr>
                <w:sz w:val="20"/>
                <w:szCs w:val="20"/>
              </w:rPr>
              <w:br/>
            </w:r>
            <w:r w:rsidRPr="003F0319">
              <w:rPr>
                <w:sz w:val="20"/>
                <w:szCs w:val="20"/>
              </w:rPr>
              <w:t>(80%)</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169B24BD" ns2:textId="49DF4CC9" w:rsidR="00AD6944" w:rsidRPr="003F0319" w:rsidRDefault="00AD6944" w:rsidP="00AD6944">
            <w:pPr>
              <w:pStyle w:val="TableCenter"/>
              <w:rPr>
                <w:sz w:val="20"/>
                <w:szCs w:val="20"/>
              </w:rPr>
            </w:pPr>
            <w:r>
              <w:rPr>
                <w:sz w:val="20"/>
                <w:szCs w:val="20"/>
              </w:rPr>
              <w:t xml:space="preserve">40 </w:t>
            </w:r>
            <w:r>
              <w:rPr>
                <w:sz w:val="20"/>
                <w:szCs w:val="20"/>
              </w:rPr>
              <w:br/>
              <w:t>(</w:t>
            </w:r>
            <w:r w:rsidRPr="570A0056">
              <w:rPr>
                <w:sz w:val="20"/>
                <w:szCs w:val="20"/>
              </w:rPr>
              <w:t>80%</w:t>
            </w:r>
            <w:r>
              <w:rPr>
                <w:sz w:val="20"/>
                <w:szCs w:val="20"/>
              </w:rPr>
              <w:t>)</w:t>
            </w:r>
          </w:p>
        </w:tc>
      </w:tr>
      <w:tr w:rsidR="00AD6944" w:rsidRPr="003F0319" ns2:paraId="4B5EC2A4" ns2:textId="77777777" w:rsidTr="0039449E">
        <w:trPr>
          <w:trHeight w:val="1564"/>
        </w:trPr>
        <w:tc>
          <w:tcPr>
            <w:tcW w:w="0" w:type="auto"/>
            <w:gridSpan w:val="6"/>
            <w:tcBorders>
              <w:top w:val="single" w:sz="8" w:space="0" w:color="auto"/>
              <w:left w:val="single" w:sz="8" w:space="0" w:color="auto"/>
              <w:bottom w:val="single" w:sz="8" w:space="0" w:color="auto"/>
              <w:right w:val="single" w:sz="8" w:space="0" w:color="auto"/>
            </w:tcBorders>
            <w:tcMar>
              <w:left w:w="108" w:type="dxa"/>
              <w:right w:w="108" w:type="dxa"/>
            </w:tcMar>
          </w:tcPr>
          <w:p ns2:paraId="2191BF44" ns2:textId="1C582204" w:rsidR="00AD6944" w:rsidRDefault="00AD6944" w:rsidP="00AD6944">
            <w:pPr>
              <w:pStyle w:val="TableNote9pt"/>
            </w:pPr>
            <w:r>
              <w:t>1L=first-line; 2L=second-line; IO=immune-oncology; US=United States.</w:t>
            </w:r>
          </w:p>
          <w:p ns2:paraId="04988EE7" ns2:textId="3EA9EDC7" w:rsidR="00AD6944" w:rsidRPr="000D49ED" w:rsidRDefault="00AD6944" w:rsidP="00AD6944">
            <w:pPr>
              <w:pStyle w:val="TableFootnoteLetter"/>
              <w:numPr>
                <w:ilvl w:val="0"/>
                <w:numId w:val="47"/>
              </w:numPr>
              <w:rPr>
                <w:sz w:val="18"/>
                <w:szCs w:val="18"/>
              </w:rPr>
            </w:pPr>
            <w:r w:rsidRPr="000D49ED">
              <w:rPr>
                <w:sz w:val="18"/>
                <w:szCs w:val="18"/>
              </w:rPr>
              <w:t xml:space="preserve">See </w:t>
            </w:r>
            <w:r w:rsidR="00D17B1D">
              <w:rPr>
                <w:sz w:val="18"/>
                <w:szCs w:val="18"/>
              </w:rPr>
              <w:t>[</w:t>
            </w:r>
            <w:r w:rsidR="006967EE" w:rsidRPr="006967EE">
              <w:rPr>
                <w:sz w:val="18"/>
                <w:szCs w:val="18"/>
              </w:rPr>
              <w:t xml:space="preserve">Table </w:t>
            </w:r>
            <w:r w:rsidR="006967EE" w:rsidRPr="006967EE">
              <w:rPr>
                <w:noProof/>
                <w:sz w:val="18"/>
                <w:szCs w:val="18"/>
              </w:rPr>
              <w:t>1</w:t>
            </w:r>
            <w:r w:rsidR="00D17B1D">
              <w:rPr>
                <w:sz w:val="18"/>
                <w:szCs w:val="18"/>
              </w:rPr>
              <w:t>]</w:t>
            </w:r>
            <w:r w:rsidRPr="000D49ED">
              <w:rPr>
                <w:sz w:val="18"/>
                <w:szCs w:val="18"/>
              </w:rPr>
              <w:t>.</w:t>
            </w:r>
          </w:p>
          <w:p ns2:paraId="2DF75767" ns2:textId="2AD05BE2" w:rsidR="00AD6944" w:rsidRPr="00461E4D" w:rsidRDefault="00AD6944" w:rsidP="00AD6944">
            <w:pPr>
              <w:pStyle w:val="TableFootnoteLetter"/>
              <w:rPr>
                <w:sz w:val="18"/>
                <w:szCs w:val="18"/>
              </w:rPr>
            </w:pPr>
            <w:r w:rsidRPr="00461E4D">
              <w:rPr>
                <w:sz w:val="18"/>
                <w:szCs w:val="18"/>
              </w:rPr>
              <w:t xml:space="preserve">See </w:t>
            </w:r>
            <w:r w:rsidR="00D17B1D">
              <w:rPr>
                <w:sz w:val="18"/>
                <w:szCs w:val="18"/>
              </w:rPr>
              <w:t>[</w:t>
            </w:r>
            <w:r w:rsidR="006967EE" w:rsidRPr="006967EE">
              <w:rPr>
                <w:sz w:val="18"/>
                <w:szCs w:val="18"/>
              </w:rPr>
              <w:t xml:space="preserve">Table </w:t>
            </w:r>
            <w:r w:rsidR="006967EE" w:rsidRPr="006967EE">
              <w:rPr>
                <w:noProof/>
                <w:sz w:val="18"/>
                <w:szCs w:val="18"/>
              </w:rPr>
              <w:t>2</w:t>
            </w:r>
            <w:r w:rsidR="00D17B1D">
              <w:rPr>
                <w:sz w:val="18"/>
                <w:szCs w:val="18"/>
              </w:rPr>
              <w:t>]</w:t>
            </w:r>
            <w:r w:rsidRPr="00461E4D">
              <w:rPr>
                <w:sz w:val="18"/>
                <w:szCs w:val="18"/>
              </w:rPr>
              <w:t>.</w:t>
            </w:r>
          </w:p>
          <w:p ns2:paraId="2008DED4" ns2:textId="4CA029EE" w:rsidR="00AD6944" w:rsidRPr="00461E4D" w:rsidRDefault="00AD6944" w:rsidP="00AD6944">
            <w:pPr>
              <w:pStyle w:val="TableFootnoteLetter"/>
              <w:rPr>
                <w:sz w:val="18"/>
                <w:szCs w:val="18"/>
              </w:rPr>
            </w:pPr>
            <w:r w:rsidRPr="00461E4D">
              <w:rPr>
                <w:sz w:val="18"/>
                <w:szCs w:val="18"/>
              </w:rPr>
              <w:t>The enrollment goal is based on the US percentage allocation</w:t>
            </w:r>
            <w:r w:rsidR="00605BB3">
              <w:rPr>
                <w:sz w:val="18"/>
                <w:szCs w:val="18"/>
              </w:rPr>
              <w:t xml:space="preserve"> </w:t>
            </w:r>
            <w:r w:rsidRPr="00461E4D">
              <w:rPr>
                <w:sz w:val="18"/>
                <w:szCs w:val="18"/>
              </w:rPr>
              <w:t>and therefore the expected number reflected is subject to change if the US patient allocation</w:t>
            </w:r>
            <w:r w:rsidR="00605BB3">
              <w:rPr>
                <w:sz w:val="18"/>
                <w:szCs w:val="18"/>
              </w:rPr>
              <w:t xml:space="preserve"> (</w:t>
            </w:r>
            <w:r w:rsidR="00160CDF">
              <w:rPr>
                <w:sz w:val="18"/>
                <w:szCs w:val="18"/>
              </w:rPr>
              <w:t>50</w:t>
            </w:r>
            <w:r w:rsidR="00605BB3">
              <w:rPr>
                <w:sz w:val="18"/>
                <w:szCs w:val="18"/>
              </w:rPr>
              <w:t xml:space="preserve"> patients)</w:t>
            </w:r>
            <w:r w:rsidRPr="00461E4D">
              <w:rPr>
                <w:sz w:val="18"/>
                <w:szCs w:val="18"/>
              </w:rPr>
              <w:t xml:space="preserve"> changes.</w:t>
            </w:r>
          </w:p>
          <w:p ns2:paraId="452F871A" ns2:textId="5C2B0DF4" w:rsidR="00AD6944" w:rsidRPr="00461E4D" w:rsidRDefault="00AD6944" w:rsidP="00AD6944">
            <w:pPr>
              <w:pStyle w:val="TableFootnoteLetter"/>
            </w:pPr>
            <w:r w:rsidRPr="00461E4D">
              <w:rPr>
                <w:sz w:val="18"/>
                <w:szCs w:val="18"/>
              </w:rPr>
              <w:t xml:space="preserve">Ability to achieve enrollment goals may be adversely impacted by IO factors mentioned in </w:t>
            </w:r>
            <w:r w:rsidR="00D17B1D">
              <w:rPr>
                <w:sz w:val="18"/>
                <w:szCs w:val="18"/>
              </w:rPr>
              <w:t>[</w:t>
            </w:r>
            <w:r w:rsidR="007721BD" w:rsidRPr="00E635FD">
              <w:t>Sec.</w:t>
            </w:r>
            <w:r w:rsidR="00D17B1D">
              <w:t xml:space="preserve"> </w:t>
            </w:r>
            <w:r w:rsidR="006967EE">
              <w:t>1</w:t>
            </w:r>
            <w:r w:rsidR="00D17B1D">
              <w:t>]</w:t>
            </w:r>
            <w:r w:rsidRPr="00461E4D">
              <w:rPr>
                <w:sz w:val="18"/>
                <w:szCs w:val="18"/>
              </w:rPr>
              <w:t>.</w:t>
            </w:r>
          </w:p>
        </w:tc>
      </w:tr>
    </w:tbl>
    <w:p ns2:paraId="3FAB69B0" ns2:textId="296780B3" w:rsidR="26590B88" w:rsidRDefault="26590B88" w:rsidP="26590B88">
      <w:pPr>
        <w:pStyle w:val="Paragraph"/>
      </w:pPr>
      <w:ins w:id="873" w:author="GoldenCorpusHarness" w:date="2026-03-28T22:23:45Z">
        <w:r>
          <w:t>It is important to take preventive measures, including regular diagnostic screening to detect and treat cervical cancer early, to reduce disparities in cervical cancer incidence and mortality. Risk for cervical cancer can be reduced through vaccination, safe sex practices, regular Papanicolaou and HPV tests, and visits to a health care provider.</w:t>
        </w:r>
      </w:ins>
    </w:p>
    <w:p ns2:paraId="537919B4" ns2:textId="7C9F42BA" w:rsidR="002C150B" w:rsidRDefault="5D0BEA65" w:rsidP="00071ED1">
      <w:pPr>
        <w:pStyle w:val="Heading1"/>
        <w:rPr>
          <w:caps w:val="0"/>
        </w:rPr>
      </w:pPr>
      <w:del w:id="874" w:author="GoldenCorpusHarness" w:date="2026-03-28T22:23:45Z">
        <w:r>
          <w:delText>SPEC</w:delText>
        </w:r>
      </w:del>
      <w:r>
        <w:t>I</w:t>
      </w:r>
      <w:del w:id="875" w:author="GoldenCorpusHarness" w:date="2026-03-28T22:23:45Z">
        <w:r>
          <w:delText>FIC PLAN OF ACTION TO ENROLL AND RETAIN DIVERSE POP</w:delText>
        </w:r>
      </w:del>
      <w:ins w:id="876" w:author="GoldenCorpusHarness" w:date="2026-03-28T22:23:45Z">
        <w:r>
          <w:t xml:space="preserve">n the </w:t>
        </w:r>
      </w:ins>
      <w:r>
        <w:t>U</w:t>
      </w:r>
      <w:del w:id="877" w:author="GoldenCorpusHarness" w:date="2026-03-28T22:23:45Z">
        <w:r>
          <w:delText>LATIONS: INITIATIVE</w:delText>
        </w:r>
      </w:del>
      <w:r>
        <w:t xml:space="preserve">S, </w:t>
      </w:r>
      <w:del w:id="878" w:author="GoldenCorpusHarness" w:date="2026-03-28T22:23:45Z">
        <w:r>
          <w:delText>PA</w:delText>
        </w:r>
      </w:del>
      <w:ins w:id="879" w:author="GoldenCorpusHarness" w:date="2026-03-28T22:23:45Z">
        <w:r>
          <w:t>over half of cervical cancer deaths occur in women who have either never been screened or have not been screened in the past 5 years. Cervical cancer is preventable with early detection and removal of precancerous cervical lesions [</w:t>
        </w:r>
      </w:ins>
      <w:r>
        <w:t>R</w:t>
      </w:r>
      <w:del w:id="880" w:author="GoldenCorpusHarness" w:date="2026-03-28T22:23:45Z">
        <w:r>
          <w:delText>TICIPA</w:delText>
        </w:r>
      </w:del>
      <w:ins w:id="881" w:author="GoldenCorpusHarness" w:date="2026-03-28T22:23:45Z">
        <w:r>
          <w:t>ef. 5.4: 0440</w:t>
        </w:r>
      </w:ins>
      <w:r>
        <w:t>N</w:t>
      </w:r>
      <w:del w:id="882" w:author="GoldenCorpusHarness" w:date="2026-03-28T22:23:45Z">
        <w:r>
          <w:delText xml:space="preserve">T </w:delText>
        </w:r>
      </w:del>
      <w:ins w:id="883" w:author="GoldenCorpusHarness" w:date="2026-03-28T22:23:45Z">
        <w:r>
          <w:t>G]. Women over the age of 30 years who receive cervical cancer screening within 3 to 36 months before cervical cancer diagnosis have a lower mortality rate than those who receive cervical cancer screening within 37 to 120 months before cervical cancer diagnosis (O</w:t>
        </w:r>
      </w:ins>
      <w:r>
        <w:t>R</w:t>
      </w:r>
      <w:del w:id="884" w:author="GoldenCorpusHarness" w:date="2026-03-28T22:23:45Z">
        <w:r>
          <w:delText>EC</w:delText>
        </w:r>
      </w:del>
      <w:ins w:id="885" w:author="GoldenCorpusHarness" w:date="2026-03-28T22:23:45Z">
        <w:r>
          <w:t>: 0.28-0.60; p&lt;0.05) [</w:t>
        </w:r>
      </w:ins>
      <w:r>
        <w:t>R</w:t>
      </w:r>
      <w:del w:id="886" w:author="GoldenCorpusHarness" w:date="2026-03-28T22:23:45Z">
        <w:r>
          <w:delText>UITMENT AN</w:delText>
        </w:r>
      </w:del>
      <w:ins w:id="887" w:author="GoldenCorpusHarness" w:date="2026-03-28T22:23:45Z">
        <w:r>
          <w:t>ef. 5.4: 08</w:t>
        </w:r>
      </w:ins>
      <w:r>
        <w:t>D</w:t>
      </w:r>
      <w:del w:id="888" w:author="GoldenCorpusHarness" w:date="2026-03-28T22:23:45Z">
        <w:r>
          <w:delText xml:space="preserve"> RETENTION STRATEGIES </w:delText>
        </w:r>
      </w:del>
      <w:ins w:id="889" w:author="GoldenCorpusHarness" w:date="2026-03-28T22:23:45Z">
        <w:r>
          <w:t>05Y].</w:t>
        </w:r>
      </w:ins>
    </w:p>
    <w:p ns2:paraId="5E5895EB" ns2:textId="563D19EB" w:rsidR="0063074A" w:rsidRDefault="654A7472" w:rsidP="00071ED1">
      <w:pPr>
        <w:pStyle w:val="Heading2"/>
        <w:rPr>
          <w:color w:val="000000" w:themeColor="text1"/>
        </w:rPr>
      </w:pPr>
      <w:del w:id="890" w:author="GoldenCorpusHarness" w:date="2026-03-28T22:23:45Z">
        <w:r>
          <w:delText xml:space="preserve">Validation and </w:delText>
        </w:r>
      </w:del>
      <w:ins w:id="891" w:author="GoldenCorpusHarness" w:date="2026-03-28T22:23:45Z">
        <w:r>
          <w:t>Disparities in cervical cancer screening exist by race, sexual orientation, education, immigration status, and disability status. In the U</w:t>
        </w:r>
      </w:ins>
      <w:r>
        <w:t>S</w:t>
      </w:r>
      <w:del w:id="892" w:author="GoldenCorpusHarness" w:date="2026-03-28T22:23:45Z">
        <w:r>
          <w:delText xml:space="preserve">ite </w:delText>
        </w:r>
      </w:del>
      <w:ins w:id="893" w:author="GoldenCorpusHarness" w:date="2026-03-28T22:23:45Z">
        <w:r>
          <w:t xml:space="preserve"> in 2021, AI/AN, Asian, Black, and Hispanic women had lower rates of being up to date on U</w:t>
        </w:r>
      </w:ins>
      <w:r>
        <w:t>S</w:t>
      </w:r>
      <w:del w:id="894" w:author="GoldenCorpusHarness" w:date="2026-03-28T22:23:45Z">
        <w:r>
          <w:delText>election</w:delText>
        </w:r>
      </w:del>
      <w:ins w:id="895" w:author="GoldenCorpusHarness" w:date="2026-03-28T22:23:45Z">
        <w:r>
          <w:t>PSTF cervical cancer screening guidelines compared with White women. Bisexual and gay or lesbian women had lower rates of being up to date with cervical cancer screening guidelines compared with straight women [Ref. 5.4: 08RSLS]. In a large national survey, almost 25% of transgender individuals reported that they had never been screened for cervical cancer compared with approximately 7% of cisgender individuals [Ref. 5.4: 08RS8M]. Women with less than high school education and women who completed high school/GED had lower rates of being up to date on cervical cancer screening compared with women with a college degree. Women born in the US have higher rates of being up to date with cervical cancer screening guidelines than women who have lived in the US for less than 10 years and women who have lived in the US for at least 10 years [Ref. 5.4: 08RSLS].</w:t>
        </w:r>
      </w:ins>
    </w:p>
    <w:p ns2:paraId="2BAD18BC" ns2:textId="1481144B" w:rsidR="00EF110E" w:rsidRPr="00553DB1" w:rsidRDefault="00EF110E" w:rsidP="003D54C3">
      <w:pPr>
        <w:pStyle w:val="Paragraph"/>
      </w:pPr>
      <w:del w:id="896" w:author="GoldenCorpusHarness" w:date="2026-03-28T22:23:45Z">
        <w:r>
          <w:delText>E</w:delText>
        </w:r>
      </w:del>
      <w:ins w:id="897" w:author="GoldenCorpusHarness" w:date="2026-03-28T22:23:45Z">
        <w:r>
          <w:t>Women with a disability had lower u</w:t>
        </w:r>
      </w:ins>
      <w:r>
        <w:t>p</w:t>
      </w:r>
      <w:del w:id="898" w:author="GoldenCorpusHarness" w:date="2026-03-28T22:23:45Z">
        <w:r>
          <w:delText>idemiolo</w:delText>
        </w:r>
      </w:del>
      <w:ins w:id="899" w:author="GoldenCorpusHarness" w:date="2026-03-28T22:23:45Z">
        <w:r>
          <w:t>-to-date cervical cancer screenin</w:t>
        </w:r>
      </w:ins>
      <w:r>
        <w:t>g</w:t>
      </w:r>
      <w:del w:id="900" w:author="GoldenCorpusHarness" w:date="2026-03-28T22:23:45Z">
        <w:r>
          <w:delText>y and U</w:delText>
        </w:r>
      </w:del>
      <w:ins w:id="901" w:author="GoldenCorpusHarness" w:date="2026-03-28T22:23:45Z">
        <w:r>
          <w:t xml:space="preserve"> rates than women without a disability [Ref. 5.4: 08R</w:t>
        </w:r>
      </w:ins>
      <w:r>
        <w:t>S</w:t>
      </w:r>
      <w:del w:id="902" w:author="GoldenCorpusHarness" w:date="2026-03-28T22:23:45Z">
        <w:r>
          <w:delText xml:space="preserve"> </w:delText>
        </w:r>
      </w:del>
      <w:ins w:id="903" w:author="GoldenCorpusHarness" w:date="2026-03-28T22:23:45Z">
        <w:r>
          <w:t>LS]. Between 2018 and 2020, women with 2 or more disabilities were 12% less likely to receive cervical cancer screening than women with no disabilities [Ref. 5.4: 08RS8P]. Older women (50 to 65 years) in all disability grou</w:t>
        </w:r>
      </w:ins>
      <w:r>
        <w:t>p</w:t>
      </w:r>
      <w:del w:id="904" w:author="GoldenCorpusHarness" w:date="2026-03-28T22:23:45Z">
        <w:r>
          <w:delText>o</w:delText>
        </w:r>
      </w:del>
      <w:ins w:id="905" w:author="GoldenCorpusHarness" w:date="2026-03-28T22:23:45Z">
        <w:r>
          <w:t>s were significantly less likely to receive Pa</w:t>
        </w:r>
      </w:ins>
      <w:r>
        <w:t>p</w:t>
      </w:r>
      <w:del w:id="906" w:author="GoldenCorpusHarness" w:date="2026-03-28T22:23:45Z">
        <w:r>
          <w:delText>ulation data were used to in</w:delText>
        </w:r>
      </w:del>
      <w:ins w:id="907" w:author="GoldenCorpusHarness" w:date="2026-03-28T22:23:45Z">
        <w:r>
          <w:t xml:space="preserve"> tests compared with their counterparts without disabilities, while women with multiple disabilities and those with ambulatory disabilities reported an even lower likelihood o</w:t>
        </w:r>
      </w:ins>
      <w:r>
        <w:t>f</w:t>
      </w:r>
      <w:del w:id="908" w:author="GoldenCorpusHarness" w:date="2026-03-28T22:23:45Z">
        <w:r>
          <w:delText>orm and assist the Sponsor with identi</w:delText>
        </w:r>
      </w:del>
      <w:ins w:id="909" w:author="GoldenCorpusHarness" w:date="2026-03-28T22:23:45Z">
        <w:r>
          <w:t xml:space="preserve"> receiving these screenings than women without disabilities [Re</w:t>
        </w:r>
      </w:ins>
      <w:r>
        <w:t>f</w:t>
      </w:r>
      <w:del w:id="910" w:author="GoldenCorpusHarness" w:date="2026-03-28T22:23:45Z">
        <w:r>
          <w:delText>ying and selecting investigative sites with access to diverse patient populations to increase study population diversity. The Sponsor strives to ensure participant diversity in our studies that reflects the burden of disease and US Census population data by using the following tools and data</w:delText>
        </w:r>
      </w:del>
      <w:ins w:id="911" w:author="GoldenCorpusHarness" w:date="2026-03-28T22:23:45Z">
        <w:r>
          <w:t>. 5.4</w:t>
        </w:r>
      </w:ins>
      <w:r>
        <w:t>:</w:t>
      </w:r>
      <w:ins w:id="912" w:author="GoldenCorpusHarness" w:date="2026-03-28T22:23:45Z">
        <w:r>
          <w:t xml:space="preserve"> 08RRQK].</w:t>
        </w:r>
      </w:ins>
    </w:p>
    <w:p ns2:paraId="2A9AC196" ns2:textId="54888CFF" w:rsidR="00EF110E" w:rsidRPr="00553DB1" w:rsidRDefault="00EF110E" w:rsidP="003D54C3">
      <w:pPr>
        <w:pStyle w:val="ListBullet"/>
      </w:pPr>
      <w:ins w:id="913" w:author="GoldenCorpusHarness" w:date="2026-03-28T22:23:45Z">
        <w:r>
          <w:t>Disparities by race and ethnicity, educational access, and location exist in HPV vaccine uptake. Among women aged 18 to 26 years in the U</w:t>
        </w:r>
      </w:ins>
      <w:r>
        <w:t>S</w:t>
      </w:r>
      <w:del w:id="914" w:author="GoldenCorpusHarness" w:date="2026-03-28T22:23:45Z">
        <w:r>
          <w:delText>ite Feas</w:delText>
        </w:r>
      </w:del>
      <w:ins w:id="915" w:author="GoldenCorpusHarness" w:date="2026-03-28T22:23:45Z">
        <w:r>
          <w:t>, the proportion of women receiving HPV vaccination was higher in White women (47.7%) compared with Asian women (25.9%), Black women (38.1%), Hispanic women (30.9%), and Native Hawaiian and Pacific Islander women (39.3%) [Ref. 5.4: 08DNWL]. AI/AN women exh</w:t>
        </w:r>
      </w:ins>
      <w:r>
        <w:t>ibi</w:t>
      </w:r>
      <w:del w:id="916" w:author="GoldenCorpusHarness" w:date="2026-03-28T22:23:45Z">
        <w:r>
          <w:delText>lit</w:delText>
        </w:r>
      </w:del>
      <w:ins w:id="917" w:author="GoldenCorpusHarness" w:date="2026-03-28T22:23:45Z">
        <w:r>
          <w:t>t lower initiation rates for HPV vaccination compared with non-Hispanic White women [Ref. 5.4: 08RRQ9]. In the 2019 National Health Interview Surve</w:t>
        </w:r>
      </w:ins>
      <w:r>
        <w:t>y</w:t>
      </w:r>
      <w:ins w:id="918" w:author="GoldenCorpusHarness" w:date="2026-03-28T22:23:45Z">
        <w:r>
          <w:t>, Hispanic females were 27% less likely to receive the HPV vaccine than non-Hispanic White females. In addition, individuals without a usual place of care and those with lower educational levels had lower odds of HPV vaccine uptake compared with those who did have a usual place of care and those with higher educational levels[Ref. 5.4: 08RSLQ]. Southern states (eg, Texas, Virginia, South Carolina,</w:t>
        </w:r>
      </w:ins>
      <w:r>
        <w:t xml:space="preserve"> A</w:t>
      </w:r>
      <w:del w:id="919" w:author="GoldenCorpusHarness" w:date="2026-03-28T22:23:45Z">
        <w:r>
          <w:delText>ssessment Tool</w:delText>
        </w:r>
      </w:del>
      <w:ins w:id="920" w:author="GoldenCorpusHarness" w:date="2026-03-28T22:23:45Z">
        <w:r>
          <w:t>labama, Arkansas) and Midwestern states (eg, Indiana, Missouri, Wyoming) had lower HPV vaccination rates compared with Western and Northeastern states [Ref. 5.4</w:t>
        </w:r>
      </w:ins>
      <w:r>
        <w:t>:</w:t>
      </w:r>
      <w:del w:id="921" w:author="GoldenCorpusHarness" w:date="2026-03-28T22:23:45Z">
        <w:r>
          <w:delText xml:space="preserve"> Assesses the capability of sites to enroll participants, including diverse participants at risk for the disease being studied, through site input and responses to diversity profile questions (site response is optional). </w:delText>
        </w:r>
      </w:del>
      <w:ins w:id="922" w:author="GoldenCorpusHarness" w:date="2026-03-28T22:23:45Z">
        <w:r>
          <w:t xml:space="preserve"> 08RS8R].</w:t>
        </w:r>
      </w:ins>
    </w:p>
    <w:p ns2:paraId="2DB82F7C" ns2:textId="36F560DD" w:rsidR="00D73FF3" w:rsidRPr="00553DB1" w:rsidRDefault="00D73FF3" w:rsidP="003D54C3">
      <w:pPr>
        <w:pStyle w:val="ListBullet"/>
      </w:pPr>
      <w:del w:id="923" w:author="GoldenCorpusHarness" w:date="2026-03-28T22:23:45Z">
        <w:r>
          <w:delText>US</w:delText>
        </w:r>
      </w:del>
      <w:ins w:id="924" w:author="GoldenCorpusHarness" w:date="2026-03-28T22:23:45Z">
        <w:r>
          <w:t>The</w:t>
        </w:r>
      </w:ins>
      <w:r>
        <w:t xml:space="preserve"> </w:t>
      </w:r>
      <w:del w:id="925" w:author="GoldenCorpusHarness" w:date="2026-03-28T22:23:45Z">
        <w:r>
          <w:delText>Cens</w:delText>
        </w:r>
      </w:del>
      <w:ins w:id="926" w:author="GoldenCorpusHarness" w:date="2026-03-28T22:23:45Z">
        <w:r>
          <w:t>ca</w:t>
        </w:r>
      </w:ins>
      <w:r>
        <w:t>us</w:t>
      </w:r>
      <w:del w:id="927" w:author="GoldenCorpusHarness" w:date="2026-03-28T22:23:45Z">
        <w:r>
          <w:delText xml:space="preserve"> Data: US country op</w:delText>
        </w:r>
      </w:del>
      <w:r>
        <w:t>e</w:t>
      </w:r>
      <w:del w:id="928" w:author="GoldenCorpusHarness" w:date="2026-03-28T22:23:45Z">
        <w:r>
          <w:delText>ration</w:delText>
        </w:r>
      </w:del>
      <w:r>
        <w:t xml:space="preserve">s </w:t>
      </w:r>
      <w:del w:id="929" w:author="GoldenCorpusHarness" w:date="2026-03-28T22:23:45Z">
        <w:r>
          <w:delText>may c</w:delText>
        </w:r>
      </w:del>
      <w:ins w:id="930" w:author="GoldenCorpusHarness" w:date="2026-03-28T22:23:45Z">
        <w:r>
          <w:t>f</w:t>
        </w:r>
      </w:ins>
      <w:r>
        <w:t>o</w:t>
      </w:r>
      <w:del w:id="931" w:author="GoldenCorpusHarness" w:date="2026-03-28T22:23:45Z">
        <w:r>
          <w:delText>mpa</w:delText>
        </w:r>
      </w:del>
      <w:r>
        <w:t>r</w:t>
      </w:r>
      <w:del w:id="932" w:author="GoldenCorpusHarness" w:date="2026-03-28T22:23:45Z">
        <w:r>
          <w:delText>e</w:delText>
        </w:r>
      </w:del>
      <w:r>
        <w:t xml:space="preserve"> the d</w:t>
      </w:r>
      <w:ins w:id="933" w:author="GoldenCorpusHarness" w:date="2026-03-28T22:23:45Z">
        <w:r>
          <w:t>ispariti</w:t>
        </w:r>
      </w:ins>
      <w:r>
        <w:t>e</w:t>
      </w:r>
      <w:del w:id="934" w:author="GoldenCorpusHarness" w:date="2026-03-28T22:23:45Z">
        <w:r>
          <w:delText>mographic</w:delText>
        </w:r>
      </w:del>
      <w:r>
        <w:t xml:space="preserve">s </w:t>
      </w:r>
      <w:ins w:id="935" w:author="GoldenCorpusHarness" w:date="2026-03-28T22:23:45Z">
        <w:r>
          <w:t>in HPV vaccinati</w:t>
        </w:r>
      </w:ins>
      <w:r>
        <w:t>o</w:t>
      </w:r>
      <w:del w:id="936" w:author="GoldenCorpusHarness" w:date="2026-03-28T22:23:45Z">
        <w:r>
          <w:delText>f the zip</w:delText>
        </w:r>
      </w:del>
      <w:ins w:id="937" w:author="GoldenCorpusHarness" w:date="2026-03-28T22:23:45Z">
        <w:r>
          <w:t>n</w:t>
        </w:r>
      </w:ins>
      <w:r>
        <w:t xml:space="preserve"> co</w:t>
      </w:r>
      <w:del w:id="938" w:author="GoldenCorpusHarness" w:date="2026-03-28T22:23:45Z">
        <w:r>
          <w:delText>d</w:delText>
        </w:r>
      </w:del>
      <w:ins w:id="939" w:author="GoldenCorpusHarness" w:date="2026-03-28T22:23:45Z">
        <w:r>
          <w:t>mpl</w:t>
        </w:r>
      </w:ins>
      <w:r>
        <w:t>e</w:t>
      </w:r>
      <w:del w:id="940" w:author="GoldenCorpusHarness" w:date="2026-03-28T22:23:45Z">
        <w:r>
          <w:delText>s where</w:delText>
        </w:r>
      </w:del>
      <w:ins w:id="941" w:author="GoldenCorpusHarness" w:date="2026-03-28T22:23:45Z">
        <w:r>
          <w:t>tion</w:t>
        </w:r>
      </w:ins>
      <w:r>
        <w:t xml:space="preserve"> r</w:t>
      </w:r>
      <w:del w:id="942" w:author="GoldenCorpusHarness" w:date="2026-03-28T22:23:45Z">
        <w:r>
          <w:delText>ese</w:delText>
        </w:r>
      </w:del>
      <w:r>
        <w:t>a</w:t>
      </w:r>
      <w:del w:id="943" w:author="GoldenCorpusHarness" w:date="2026-03-28T22:23:45Z">
        <w:r>
          <w:delText>rch si</w:delText>
        </w:r>
      </w:del>
      <w:r>
        <w:t xml:space="preserve">tes are </w:t>
      </w:r>
      <w:ins w:id="944" w:author="GoldenCorpusHarness" w:date="2026-03-28T22:23:45Z">
        <w:r>
          <w:t>not comp</w:t>
        </w:r>
      </w:ins>
      <w:r>
        <w:t>l</w:t>
      </w:r>
      <w:ins w:id="945" w:author="GoldenCorpusHarness" w:date="2026-03-28T22:23:45Z">
        <w:r>
          <w:t>etely underst</w:t>
        </w:r>
      </w:ins>
      <w:r>
        <w:t>o</w:t>
      </w:r>
      <w:ins w:id="946" w:author="GoldenCorpusHarness" w:date="2026-03-28T22:23:45Z">
        <w:r>
          <w:t>od [Ref. 5.4: 08D7XC]. Some factors that negatively affect cervi</w:t>
        </w:r>
      </w:ins>
      <w:r>
        <w:t>ca</w:t>
      </w:r>
      <w:del w:id="947" w:author="GoldenCorpusHarness" w:date="2026-03-28T22:23:45Z">
        <w:r>
          <w:delText>t</w:delText>
        </w:r>
      </w:del>
      <w:ins w:id="948" w:author="GoldenCorpusHarness" w:date="2026-03-28T22:23:45Z">
        <w:r>
          <w:t>l canc</w:t>
        </w:r>
      </w:ins>
      <w:r>
        <w:t>e</w:t>
      </w:r>
      <w:ins w:id="949" w:author="GoldenCorpusHarness" w:date="2026-03-28T22:23:45Z">
        <w:r>
          <w:t>r screening an</w:t>
        </w:r>
      </w:ins>
      <w:r>
        <w:t xml:space="preserve">d </w:t>
      </w:r>
      <w:del w:id="950" w:author="GoldenCorpusHarness" w:date="2026-03-28T22:23:45Z">
        <w:r>
          <w:delText xml:space="preserve">or </w:delText>
        </w:r>
      </w:del>
      <w:ins w:id="951" w:author="GoldenCorpusHarness" w:date="2026-03-28T22:23:45Z">
        <w:r>
          <w:t>p</w:t>
        </w:r>
      </w:ins>
      <w:r>
        <w:t>re</w:t>
      </w:r>
      <w:del w:id="952" w:author="GoldenCorpusHarness" w:date="2026-03-28T22:23:45Z">
        <w:r>
          <w:delText xml:space="preserve">cruit from to </w:delText>
        </w:r>
      </w:del>
      <w:ins w:id="953" w:author="GoldenCorpusHarness" w:date="2026-03-28T22:23:45Z">
        <w:r>
          <w:t>v</w:t>
        </w:r>
      </w:ins>
      <w:r>
        <w:t>en</w:t>
      </w:r>
      <w:del w:id="954" w:author="GoldenCorpusHarness" w:date="2026-03-28T22:23:45Z">
        <w:r>
          <w:delText>able site selec</w:delText>
        </w:r>
      </w:del>
      <w:r>
        <w:t xml:space="preserve">tion </w:t>
      </w:r>
      <w:del w:id="955" w:author="GoldenCorpusHarness" w:date="2026-03-28T22:23:45Z">
        <w:r>
          <w:delText>d</w:delText>
        </w:r>
      </w:del>
      <w:ins w:id="956" w:author="GoldenCorpusHarness" w:date="2026-03-28T22:23:45Z">
        <w:r>
          <w:t>ar</w:t>
        </w:r>
      </w:ins>
      <w:r>
        <w:t>e</w:t>
      </w:r>
      <w:del w:id="957" w:author="GoldenCorpusHarness" w:date="2026-03-28T22:23:45Z">
        <w:r>
          <w:delText>cisions.</w:delText>
        </w:r>
      </w:del>
      <w:ins w:id="958" w:author="GoldenCorpusHarness" w:date="2026-03-28T22:23:45Z">
        <w:r>
          <w:t>:</w:t>
        </w:r>
      </w:ins>
    </w:p>
    <w:p ns2:paraId="0E015071" ns2:textId="19910B07" w:rsidR="00EF110E" w:rsidRPr="00553DB1" w:rsidRDefault="00EF110E" w:rsidP="003D54C3">
      <w:pPr>
        <w:pStyle w:val="ListBullet"/>
      </w:pPr>
      <w:del w:id="959" w:author="GoldenCorpusHarness" w:date="2026-03-28T22:23:45Z">
        <w:r>
          <w:delText xml:space="preserve">Reporting Tool: US </w:delText>
        </w:r>
      </w:del>
      <w:ins w:id="960" w:author="GoldenCorpusHarness" w:date="2026-03-28T22:23:45Z">
        <w:r>
          <w:t>La</w:t>
        </w:r>
      </w:ins>
      <w:r>
        <w:t>c</w:t>
      </w:r>
      <w:del w:id="961" w:author="GoldenCorpusHarness" w:date="2026-03-28T22:23:45Z">
        <w:r>
          <w:delText>ountry operations reviews the past performance</w:delText>
        </w:r>
      </w:del>
      <w:ins w:id="962" w:author="GoldenCorpusHarness" w:date="2026-03-28T22:23:45Z">
        <w:r>
          <w:t>k</w:t>
        </w:r>
      </w:ins>
      <w:r>
        <w:t xml:space="preserve"> of </w:t>
      </w:r>
      <w:del w:id="963" w:author="GoldenCorpusHarness" w:date="2026-03-28T22:23:45Z">
        <w:r>
          <w:delText>sites that enrolled diverse participants. The reporting tool provides the percentage of diverse participants historically enrolled in the Sponsor’s studies, the breakdo</w:delText>
        </w:r>
      </w:del>
      <w:ins w:id="964" w:author="GoldenCorpusHarness" w:date="2026-03-28T22:23:45Z">
        <w:r>
          <w:t>A</w:t>
        </w:r>
      </w:ins>
      <w:r>
        <w:t>w</w:t>
      </w:r>
      <w:del w:id="965" w:author="GoldenCorpusHarness" w:date="2026-03-28T22:23:45Z">
        <w:r>
          <w:delText>n by race, sex, age, and ethnic demographics, and the enrollment of diverse participants comp</w:delText>
        </w:r>
      </w:del>
      <w:r>
        <w:t>are</w:t>
      </w:r>
      <w:del w:id="966" w:author="GoldenCorpusHarness" w:date="2026-03-28T22:23:45Z">
        <w:r>
          <w:delText>d to th</w:delText>
        </w:r>
      </w:del>
      <w:ins w:id="967" w:author="GoldenCorpusHarness" w:date="2026-03-28T22:23:45Z">
        <w:r>
          <w:t>n</w:t>
        </w:r>
      </w:ins>
      <w:r>
        <w:t>e</w:t>
      </w:r>
      <w:del w:id="968" w:author="GoldenCorpusHarness" w:date="2026-03-28T22:23:45Z">
        <w:r>
          <w:delText xml:space="preserve"> US Cen</w:delText>
        </w:r>
      </w:del>
      <w:r>
        <w:t>s</w:t>
      </w:r>
      <w:del w:id="969" w:author="GoldenCorpusHarness" w:date="2026-03-28T22:23:45Z">
        <w:r>
          <w:delText>u</w:delText>
        </w:r>
      </w:del>
      <w:r>
        <w:t>s</w:t>
      </w:r>
      <w:del w:id="970" w:author="GoldenCorpusHarness" w:date="2026-03-28T22:23:45Z">
        <w:r>
          <w:delText xml:space="preserve"> data for the US county where the site is located. The reporting tool is updated daily.</w:delText>
        </w:r>
      </w:del>
    </w:p>
    <w:p ns2:paraId="6377B453" ns2:textId="6641FD98" w:rsidR="00EF110E" w:rsidRPr="00553DB1" w:rsidRDefault="193F027C" w:rsidP="003D54C3">
      <w:pPr>
        <w:pStyle w:val="ListBullet"/>
      </w:pPr>
      <w:ins w:id="971" w:author="GoldenCorpusHarness" w:date="2026-03-28T22:23:45Z">
        <w:r>
          <w:t xml:space="preserve">Many people may not have access to information about when and where to get screened or may not be aware of the HPV vaccine or its importance in preventing cervical cancer. In a study of US adults in 2018, factors associated with lower awareness of HPV included Asian race, being between ages 46 and 97 years old, and having less than a high school education. Factors associated with HPV vaccine awareness included non-Hispanic Black and Hispanic race, being between ages 46 and 97 years old, and having less than a high school education [Ref. 5.4: 08S063]. Another large US study found that between 2017 and 2020, HPV and HPV vaccine awareness decreased with decreasing educational attainment [Ref. 5.4: 08S05Q]. Compared with White adults, Asian, Black, and Hispanic adults had lower odds of HPV and HPV vaccine awareness [Ref. 5.4: 08S05Q]. </w:t>
        </w:r>
      </w:ins>
      <w:r>
        <w:t>D</w:t>
      </w:r>
      <w:del w:id="972" w:author="GoldenCorpusHarness" w:date="2026-03-28T22:23:45Z">
        <w:r>
          <w:delText>eidentified EM</w:delText>
        </w:r>
      </w:del>
      <w:ins w:id="973" w:author="GoldenCorpusHarness" w:date="2026-03-28T22:23:45Z">
        <w:r>
          <w:t>isparities in HPV vaccination awareness by race might be related to the lower likelihood of minoritized groups receiving a recommendation for HPV vaccination by health care providers and reduced access to health care because of lower insurance rates [</w:t>
        </w:r>
      </w:ins>
      <w:r>
        <w:t>R</w:t>
      </w:r>
      <w:del w:id="974" w:author="GoldenCorpusHarness" w:date="2026-03-28T22:23:45Z">
        <w:r>
          <w:delText xml:space="preserve"> and medical claims data</w:delText>
        </w:r>
      </w:del>
      <w:ins w:id="975" w:author="GoldenCorpusHarness" w:date="2026-03-28T22:23:45Z">
        <w:r>
          <w:t>ef. 5.4</w:t>
        </w:r>
      </w:ins>
      <w:r>
        <w:t>:</w:t>
      </w:r>
      <w:del w:id="976" w:author="GoldenCorpusHarness" w:date="2026-03-28T22:23:45Z">
        <w:r>
          <w:delText xml:space="preserve"> Used to identify sites with a diverse population of patients with cervical cancer to expand the list of potential investigators (ie, RWD sources based on zip code, etc.).</w:delText>
        </w:r>
      </w:del>
      <w:ins w:id="977" w:author="GoldenCorpusHarness" w:date="2026-03-28T22:23:45Z">
        <w:r>
          <w:t xml:space="preserve"> 08S063].</w:t>
        </w:r>
      </w:ins>
    </w:p>
    <w:p ns2:paraId="75E7B00A" ns2:textId="2781A6CF" w:rsidR="5DBB151B" w:rsidRPr="00553DB1" w:rsidRDefault="5DBB151B" w:rsidP="5DBB151B">
      <w:pPr>
        <w:pStyle w:val="ListBullet"/>
      </w:pPr>
      <w:del w:id="978" w:author="GoldenCorpusHarness" w:date="2026-03-28T22:23:45Z">
        <w:r>
          <w:delText>Engagement of CS</w:delText>
        </w:r>
      </w:del>
      <w:r>
        <w:t>P</w:t>
      </w:r>
      <w:del w:id="979" w:author="GoldenCorpusHarness" w:date="2026-03-28T22:23:45Z">
        <w:r>
          <w:delText xml:space="preserve">/SRM partner </w:delText>
        </w:r>
      </w:del>
      <w:ins w:id="980" w:author="GoldenCorpusHarness" w:date="2026-03-28T22:23:45Z">
        <w:r>
          <w:t>hy</w:t>
        </w:r>
      </w:ins>
      <w:r>
        <w:t>si</w:t>
      </w:r>
      <w:del w:id="981" w:author="GoldenCorpusHarness" w:date="2026-03-28T22:23:45Z">
        <w:r>
          <w:delText>t</w:delText>
        </w:r>
      </w:del>
      <w:ins w:id="982" w:author="GoldenCorpusHarness" w:date="2026-03-28T22:23:45Z">
        <w:r>
          <w:t>cian B</w:t>
        </w:r>
      </w:ins>
      <w:r>
        <w:t>e</w:t>
      </w:r>
      <w:ins w:id="983" w:author="GoldenCorpusHarness" w:date="2026-03-28T22:23:45Z">
        <w:r>
          <w:t>lief</w:t>
        </w:r>
      </w:ins>
      <w:r>
        <w:t>s</w:t>
      </w:r>
    </w:p>
    <w:p ns2:paraId="024DB39D" ns2:textId="77777777" w:rsidR="00EF110E" w:rsidRPr="00A60BEC" w:rsidRDefault="00EF110E" w:rsidP="00071ED1">
      <w:pPr>
        <w:pStyle w:val="ListEnd"/>
        <w:jc w:val="both"/>
      </w:pPr>
      <w:ins w:id="984" w:author="GoldenCorpusHarness" w:date="2026-03-28T22:23:45Z">
        <w:r>
          <w:t>Obstacles for cervical cancer screening for women with disabilities include physicians’ negative attitudes and misconception that women with disabilities are asexual and have little to no risk of cervical cancer [Ref. 5.4: 08RS8P].</w:t>
        </w:r>
      </w:ins>
    </w:p>
    <w:p ns2:paraId="79F0513E" ns2:textId="1595E67C" w:rsidR="00EF110E" w:rsidRPr="00553DB1" w:rsidRDefault="00AC24D8" w:rsidP="003D54C3">
      <w:pPr>
        <w:pStyle w:val="Paragraph"/>
      </w:pPr>
      <w:del w:id="985" w:author="GoldenCorpusHarness" w:date="2026-03-28T22:23:45Z">
        <w:r>
          <w:delText>The ev</w:delText>
        </w:r>
      </w:del>
      <w:ins w:id="986" w:author="GoldenCorpusHarness" w:date="2026-03-28T22:23:45Z">
        <w:r>
          <w:t>L</w:t>
        </w:r>
      </w:ins>
      <w:r>
        <w:t>a</w:t>
      </w:r>
      <w:del w:id="987" w:author="GoldenCorpusHarness" w:date="2026-03-28T22:23:45Z">
        <w:r>
          <w:delText>l</w:delText>
        </w:r>
      </w:del>
      <w:ins w:id="988" w:author="GoldenCorpusHarness" w:date="2026-03-28T22:23:45Z">
        <w:r>
          <w:t>ng</w:t>
        </w:r>
      </w:ins>
      <w:r>
        <w:t>ua</w:t>
      </w:r>
      <w:del w:id="989" w:author="GoldenCorpusHarness" w:date="2026-03-28T22:23:45Z">
        <w:r>
          <w:delText>tion</w:delText>
        </w:r>
      </w:del>
      <w:ins w:id="990" w:author="GoldenCorpusHarness" w:date="2026-03-28T22:23:45Z">
        <w:r>
          <w:t>ge</w:t>
        </w:r>
      </w:ins>
      <w:r>
        <w:t xml:space="preserve"> and </w:t>
      </w:r>
      <w:del w:id="991" w:author="GoldenCorpusHarness" w:date="2026-03-28T22:23:45Z">
        <w:r>
          <w:delText>se</w:delText>
        </w:r>
      </w:del>
      <w:ins w:id="992" w:author="GoldenCorpusHarness" w:date="2026-03-28T22:23:45Z">
        <w:r>
          <w:t>Cu</w:t>
        </w:r>
      </w:ins>
      <w:r>
        <w:t>l</w:t>
      </w:r>
      <w:del w:id="993" w:author="GoldenCorpusHarness" w:date="2026-03-28T22:23:45Z">
        <w:r>
          <w:delText>ection of appropriate s</w:delText>
        </w:r>
      </w:del>
      <w:r>
        <w:t>tu</w:t>
      </w:r>
      <w:del w:id="994" w:author="GoldenCorpusHarness" w:date="2026-03-28T22:23:45Z">
        <w:r>
          <w:delText>dy sites will be based on thei</w:delText>
        </w:r>
      </w:del>
      <w:r>
        <w:t>r</w:t>
      </w:r>
      <w:del w:id="995" w:author="GoldenCorpusHarness" w:date="2026-03-28T22:23:45Z">
        <w:r>
          <w:delText xml:space="preserve"> access to and ability to enroll diverse patients, and medic</w:delText>
        </w:r>
      </w:del>
      <w:r>
        <w:t xml:space="preserve">al </w:t>
      </w:r>
      <w:del w:id="996" w:author="GoldenCorpusHarness" w:date="2026-03-28T22:23:45Z">
        <w:r>
          <w:delText>and operational capabilities to enroll participants. In addition, the Sponsor will prioritize selecting providers and community practices with a large underrepresented racial and ethnic population to help in overcoming b</w:delText>
        </w:r>
      </w:del>
      <w:ins w:id="997" w:author="GoldenCorpusHarness" w:date="2026-03-28T22:23:45Z">
        <w:r>
          <w:t>B</w:t>
        </w:r>
      </w:ins>
      <w:r>
        <w:t>arriers</w:t>
      </w:r>
      <w:del w:id="998" w:author="GoldenCorpusHarness" w:date="2026-03-28T22:23:45Z">
        <w:r>
          <w:delText xml:space="preserve"> due to geographic location, language, or culture. Historical performance to enroll and the delivery of quality data in previous Sponsor studies will also be considered during site selection. </w:delText>
        </w:r>
      </w:del>
    </w:p>
    <w:p ns2:paraId="1369B51C" ns2:textId="5493C1E0" w:rsidR="00EF110E" w:rsidRPr="000E56FA" w:rsidRDefault="00EF110E" w:rsidP="003D54C3">
      <w:pPr>
        <w:pStyle w:val="Paragraph"/>
      </w:pPr>
      <w:del w:id="999" w:author="GoldenCorpusHarness" w:date="2026-03-28T22:23:45Z">
        <w:r>
          <w:delText xml:space="preserve">The </w:delText>
        </w:r>
      </w:del>
      <w:r>
        <w:t>S</w:t>
      </w:r>
      <w:ins w:id="1000" w:author="GoldenCorpusHarness" w:date="2026-03-28T22:23:45Z">
        <w:r>
          <w:t>ome Black and His</w:t>
        </w:r>
      </w:ins>
      <w:r>
        <w:t>p</w:t>
      </w:r>
      <w:del w:id="1001" w:author="GoldenCorpusHarness" w:date="2026-03-28T22:23:45Z">
        <w:r>
          <w:delText>onsor’s commitment to enrolling a di</w:delText>
        </w:r>
      </w:del>
      <w:ins w:id="1002" w:author="GoldenCorpusHarness" w:date="2026-03-28T22:23:45Z">
        <w:r>
          <w:t>anic women may face difficulty in na</w:t>
        </w:r>
      </w:ins>
      <w:r>
        <w:t>v</w:t>
      </w:r>
      <w:del w:id="1003" w:author="GoldenCorpusHarness" w:date="2026-03-28T22:23:45Z">
        <w:r>
          <w:delText>erse</w:delText>
        </w:r>
      </w:del>
      <w:ins w:id="1004" w:author="GoldenCorpusHarness" w:date="2026-03-28T22:23:45Z">
        <w:r>
          <w:t>igating the health care system due to language or cultural barriers (eg, concerns that HPV vaccine may lead to</w:t>
        </w:r>
      </w:ins>
      <w:r>
        <w:t xml:space="preserve"> p</w:t>
      </w:r>
      <w:del w:id="1005" w:author="GoldenCorpusHarness" w:date="2026-03-28T22:23:45Z">
        <w:r>
          <w:delText>artici</w:delText>
        </w:r>
      </w:del>
      <w:ins w:id="1006" w:author="GoldenCorpusHarness" w:date="2026-03-28T22:23:45Z">
        <w:r>
          <w:t>remarital sexual activity, which is not culturally acce</w:t>
        </w:r>
      </w:ins>
      <w:r>
        <w:t>p</w:t>
      </w:r>
      <w:del w:id="1007" w:author="GoldenCorpusHarness" w:date="2026-03-28T22:23:45Z">
        <w:r>
          <w:delText>ant</w:delText>
        </w:r>
      </w:del>
      <w:ins w:id="1008" w:author="GoldenCorpusHarness" w:date="2026-03-28T22:23:45Z">
        <w:r>
          <w:t>table) that may</w:t>
        </w:r>
      </w:ins>
      <w:r>
        <w:t xml:space="preserve"> p</w:t>
      </w:r>
      <w:del w:id="1009" w:author="GoldenCorpusHarness" w:date="2026-03-28T22:23:45Z">
        <w:r>
          <w:delText>opulation will be reinforced throughout the study</w:delText>
        </w:r>
      </w:del>
      <w:ins w:id="1010" w:author="GoldenCorpusHarness" w:date="2026-03-28T22:23:45Z">
        <w:r>
          <w:t>revent them from getting screened [Ref. 5.4: 08D7XY</w:t>
        </w:r>
      </w:ins>
      <w:r>
        <w:t xml:space="preserve">, </w:t>
      </w:r>
      <w:del w:id="1011" w:author="GoldenCorpusHarness" w:date="2026-03-28T22:23:45Z">
        <w:r>
          <w:delText>and investigators will be encouraged to participate in the Sponsor’s diversity initiatives as outlined in [Sec</w:delText>
        </w:r>
      </w:del>
      <w:ins w:id="1012" w:author="GoldenCorpusHarness" w:date="2026-03-28T22:23:45Z">
        <w:r>
          <w:t>08D05M, 08DW94]</w:t>
        </w:r>
      </w:ins>
      <w:r>
        <w:t>.</w:t>
      </w:r>
      <w:del w:id="1013" w:author="GoldenCorpusHarness" w:date="2026-03-28T22:23:45Z">
        <w:r>
          <w:delText xml:space="preserve"> 4.2] of this Diversity Plan. The importance of enrolling a diverse participant population will be discussed prior to final site selection with participating investigators. At the investigator’s meeting and subsequent investigator interactions, CRAs will meet with site staff to review their diversity strategy and provide tools to support the identification, recruitment, and retention of diverse participants. </w:delText>
        </w:r>
      </w:del>
    </w:p>
    <w:p ns2:paraId="196527B4" ns2:textId="3BDC26C8" w:rsidR="008C5377" w:rsidRPr="00056228" w:rsidRDefault="008C5377" w:rsidP="008C5377">
      <w:pPr>
        <w:pStyle w:val="Heading2"/>
        <w:rPr>
          <w:color w:val="000000" w:themeColor="text1"/>
        </w:rPr>
      </w:pPr>
      <w:del w:id="1014" w:author="GoldenCorpusHarness" w:date="2026-03-28T22:23:45Z">
        <w:r>
          <w:delText xml:space="preserve">Implement </w:delText>
        </w:r>
      </w:del>
      <w:r>
        <w:t>Ac</w:t>
      </w:r>
      <w:del w:id="1015" w:author="GoldenCorpusHarness" w:date="2026-03-28T22:23:45Z">
        <w:r>
          <w:delText>tiviti</w:delText>
        </w:r>
      </w:del>
      <w:ins w:id="1016" w:author="GoldenCorpusHarness" w:date="2026-03-28T22:23:45Z">
        <w:r>
          <w:t>c</w:t>
        </w:r>
      </w:ins>
      <w:r>
        <w:t>es</w:t>
      </w:r>
      <w:ins w:id="1017" w:author="GoldenCorpusHarness" w:date="2026-03-28T22:23:45Z">
        <w:r>
          <w:t>s</w:t>
        </w:r>
      </w:ins>
      <w:r>
        <w:t xml:space="preserve"> </w:t>
      </w:r>
      <w:del w:id="1018" w:author="GoldenCorpusHarness" w:date="2026-03-28T22:23:45Z">
        <w:r>
          <w:delText>F</w:delText>
        </w:r>
      </w:del>
      <w:ins w:id="1019" w:author="GoldenCorpusHarness" w:date="2026-03-28T22:23:45Z">
        <w:r>
          <w:t>t</w:t>
        </w:r>
      </w:ins>
      <w:r>
        <w:t>o</w:t>
      </w:r>
      <w:del w:id="1020" w:author="GoldenCorpusHarness" w:date="2026-03-28T22:23:45Z">
        <w:r>
          <w:delText>cus</w:delText>
        </w:r>
      </w:del>
      <w:ins w:id="1021" w:author="GoldenCorpusHarness" w:date="2026-03-28T22:23:45Z">
        <w:r>
          <w:t xml:space="preserve"> H</w:t>
        </w:r>
      </w:ins>
      <w:r>
        <w:t>e</w:t>
      </w:r>
      <w:del w:id="1022" w:author="GoldenCorpusHarness" w:date="2026-03-28T22:23:45Z">
        <w:r>
          <w:delText>d on Diverse</w:delText>
        </w:r>
      </w:del>
      <w:ins w:id="1023" w:author="GoldenCorpusHarness" w:date="2026-03-28T22:23:45Z">
        <w:r>
          <w:t>alth</w:t>
        </w:r>
      </w:ins>
      <w:r>
        <w:t xml:space="preserve"> C</w:t>
      </w:r>
      <w:del w:id="1024" w:author="GoldenCorpusHarness" w:date="2026-03-28T22:23:45Z">
        <w:r>
          <w:delText>linic</w:delText>
        </w:r>
      </w:del>
      <w:r>
        <w:t>a</w:t>
      </w:r>
      <w:del w:id="1025" w:author="GoldenCorpusHarness" w:date="2026-03-28T22:23:45Z">
        <w:r>
          <w:delText>l Study En</w:delText>
        </w:r>
      </w:del>
      <w:r>
        <w:t>r</w:t>
      </w:r>
      <w:del w:id="1026" w:author="GoldenCorpusHarness" w:date="2026-03-28T22:23:45Z">
        <w:r>
          <w:delText>ollm</w:delText>
        </w:r>
      </w:del>
      <w:r>
        <w:t>e</w:t>
      </w:r>
      <w:del w:id="1027" w:author="GoldenCorpusHarness" w:date="2026-03-28T22:23:45Z">
        <w:r>
          <w:delText xml:space="preserve">nt </w:delText>
        </w:r>
      </w:del>
    </w:p>
    <w:p ns2:paraId="19FA319E" ns2:textId="5B65A8A5" w:rsidR="00882679" w:rsidRPr="001E1ADC" w:rsidRDefault="00882679" w:rsidP="00882679">
      <w:pPr>
        <w:pStyle w:val="Paragraph"/>
      </w:pPr>
      <w:ins w:id="1028" w:author="GoldenCorpusHarness" w:date="2026-03-28T22:23:45Z">
        <w:r>
          <w:t>Black and Hispanic women are more likely to lack health insurance or have limited access to health care facilities, which makes it difficult for them to access cervical cancer screening and vaccine providers [Ref. 5.4: 08D05Q]. In a large national dataset, non-Hispanic Black women who received a regular checkup were 19 times more likely to be up to date with cervical cancer screening than women who did not receive a regular checkup [Ref. 5.4: 08R</w:t>
        </w:r>
      </w:ins>
      <w:r>
        <w:t>S</w:t>
      </w:r>
      <w:del w:id="1029" w:author="GoldenCorpusHarness" w:date="2026-03-28T22:23:45Z">
        <w:r>
          <w:delText>trategies to enroll and retain a diverse participant population representative of patients with cervical cancer in the U</w:delText>
        </w:r>
      </w:del>
      <w:ins w:id="1030" w:author="GoldenCorpusHarness" w:date="2026-03-28T22:23:45Z">
        <w:r>
          <w:t>LN]. Patients who had gaps in health insurance coverage had lower cervical cancer screening rates than patients who had continuous private health insurance coverage [Ref. 5.4: 08R</w:t>
        </w:r>
      </w:ins>
      <w:r>
        <w:t>S</w:t>
      </w:r>
      <w:ins w:id="1031" w:author="GoldenCorpusHarness" w:date="2026-03-28T22:23:45Z">
        <w:r>
          <w:t>LW]. Women with disabilities face limited physical access to transportation</w:t>
        </w:r>
      </w:ins>
      <w:r>
        <w:t xml:space="preserve">, </w:t>
      </w:r>
      <w:del w:id="1032" w:author="GoldenCorpusHarness" w:date="2026-03-28T22:23:45Z">
        <w:r>
          <w:delText>must account for the different ways that people consume information and consider the various</w:delText>
        </w:r>
      </w:del>
      <w:ins w:id="1033" w:author="GoldenCorpusHarness" w:date="2026-03-28T22:23:45Z">
        <w:r>
          <w:t>parking,</w:t>
        </w:r>
      </w:ins>
      <w:r>
        <w:t xml:space="preserve"> b</w:t>
      </w:r>
      <w:del w:id="1034" w:author="GoldenCorpusHarness" w:date="2026-03-28T22:23:45Z">
        <w:r>
          <w:delText>arriers to participation in clinical studies related to race</w:delText>
        </w:r>
      </w:del>
      <w:ins w:id="1035" w:author="GoldenCorpusHarness" w:date="2026-03-28T22:23:45Z">
        <w:r>
          <w:t>uilding</w:t>
        </w:r>
      </w:ins>
      <w:r>
        <w:t xml:space="preserve">, </w:t>
      </w:r>
      <w:del w:id="1036" w:author="GoldenCorpusHarness" w:date="2026-03-28T22:23:45Z">
        <w:r>
          <w:delText>ethnicity, age, and gender. For the MK-2</w:delText>
        </w:r>
      </w:del>
      <w:ins w:id="1037" w:author="GoldenCorpusHarness" w:date="2026-03-28T22:23:45Z">
        <w:r>
          <w:t>and exam rooms [Ref. 5.4: 0</w:t>
        </w:r>
      </w:ins>
      <w:r>
        <w:t>8</w:t>
      </w:r>
      <w:del w:id="1038" w:author="GoldenCorpusHarness" w:date="2026-03-28T22:23:45Z">
        <w:r>
          <w:delText xml:space="preserve">70 gynecologic cancer studies, the </w:delText>
        </w:r>
      </w:del>
      <w:ins w:id="1039" w:author="GoldenCorpusHarness" w:date="2026-03-28T22:23:45Z">
        <w:r>
          <w:t>R</w:t>
        </w:r>
      </w:ins>
      <w:r>
        <w:t>S</w:t>
      </w:r>
      <w:del w:id="1040" w:author="GoldenCorpusHarness" w:date="2026-03-28T22:23:45Z">
        <w:r>
          <w:delText>ponsor will leverage collaboration with the GOGp to support strategies for the enrollment of a racially and ethnically diverse patient population.</w:delText>
        </w:r>
      </w:del>
      <w:ins w:id="1041" w:author="GoldenCorpusHarness" w:date="2026-03-28T22:23:45Z">
        <w:r>
          <w:t>8P].</w:t>
        </w:r>
      </w:ins>
    </w:p>
    <w:p ns2:paraId="2E4E4A46" ns2:textId="4D85A922" w:rsidR="001E77D0" w:rsidRDefault="00882679" w:rsidP="00882679">
      <w:pPr>
        <w:pStyle w:val="Paragraph"/>
      </w:pPr>
      <w:del w:id="1042" w:author="GoldenCorpusHarness" w:date="2026-03-28T22:23:45Z">
        <w:r>
          <w:delText>The planned st</w:delText>
        </w:r>
      </w:del>
      <w:ins w:id="1043" w:author="GoldenCorpusHarness" w:date="2026-03-28T22:23:45Z">
        <w:r>
          <w:t>Immig</w:t>
        </w:r>
      </w:ins>
      <w:r>
        <w:t>r</w:t>
      </w:r>
      <w:del w:id="1044" w:author="GoldenCorpusHarness" w:date="2026-03-28T22:23:45Z">
        <w:r>
          <w:delText>ategies to reach diverse popul</w:delText>
        </w:r>
      </w:del>
      <w:r>
        <w:t>ation</w:t>
      </w:r>
      <w:del w:id="1045" w:author="GoldenCorpusHarness" w:date="2026-03-28T22:23:45Z">
        <w:r>
          <w:delText>s</w:delText>
        </w:r>
      </w:del>
      <w:r>
        <w:t xml:space="preserve"> </w:t>
      </w:r>
      <w:del w:id="1046" w:author="GoldenCorpusHarness" w:date="2026-03-28T22:23:45Z">
        <w:r>
          <w:delText>for MK-2870 cervic</w:delText>
        </w:r>
      </w:del>
      <w:ins w:id="1047" w:author="GoldenCorpusHarness" w:date="2026-03-28T22:23:45Z">
        <w:r>
          <w:t>St</w:t>
        </w:r>
      </w:ins>
      <w:r>
        <w:t>a</w:t>
      </w:r>
      <w:del w:id="1048" w:author="GoldenCorpusHarness" w:date="2026-03-28T22:23:45Z">
        <w:r>
          <w:delText>l cancer s</w:delText>
        </w:r>
      </w:del>
      <w:r>
        <w:t>tu</w:t>
      </w:r>
      <w:del w:id="1049" w:author="GoldenCorpusHarness" w:date="2026-03-28T22:23:45Z">
        <w:r>
          <w:delText>die</w:delText>
        </w:r>
      </w:del>
      <w:r>
        <w:t>s</w:t>
      </w:r>
      <w:del w:id="1050" w:author="GoldenCorpusHarness" w:date="2026-03-28T22:23:45Z">
        <w:r>
          <w:delText xml:space="preserve"> are outlined below. Additional initiatives will be considered to mitigate unforeseen challenges throughout the life of the program.</w:delText>
        </w:r>
      </w:del>
    </w:p>
    <w:p ns2:paraId="1BB65D7D" ns2:textId="77777777" w:rsidR="001E77D0" w:rsidRDefault="001E77D0">
      <w:pPr>
        <w:spacing w:after="160" w:line="259" w:lineRule="auto"/>
        <w:rPr>
          <w:rFonts w:eastAsia="MS Gothic"/>
        </w:rPr>
      </w:pPr>
      <w:ins w:id="1051" w:author="GoldenCorpusHarness" w:date="2026-03-28T22:23:45Z">
        <w:r>
          <w:t>Asian, Hispanic/Latinx, and Black women were significantly less likely to be up to date on screenings compared with their US-born counterparts, primarily due to factors such as education and income [Ref. 5.4: 08RRNM]. Some Hispanic women who are undocumented or apprehensive about their immigration status may feel hesitant or afraid to seek screening or treatment for cervical cancer [Ref. 5.4: 08D05S].</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7205"/>
      </w:tblGrid>
      <w:tr w:rsidR="005605F8" ns2:paraId="05F7868B" ns2:textId="77777777" w:rsidTr="008546FB">
        <w:trPr>
          <w:trHeight w:val="510"/>
          <w:tblHeader/>
        </w:trPr>
        <w:tc>
          <w:tcPr>
            <w:tcW w:w="1795" w:type="dxa"/>
            <w:shd w:val="clear" w:color="auto" w:fill="D9D9D9" w:themeFill="background1" w:themeFillShade="D9"/>
            <w:tcMar>
              <w:left w:w="108" w:type="dxa"/>
              <w:right w:w="108" w:type="dxa"/>
            </w:tcMar>
            <w:vAlign w:val="center"/>
          </w:tcPr>
          <w:p ns2:paraId="4410C53D" ns2:textId="4AF5C61B" w:rsidR="005605F8" w:rsidRPr="34EA9930" w:rsidRDefault="005605F8" w:rsidP="005605F8">
            <w:pPr>
              <w:rPr>
                <w:b/>
                <w:bCs/>
                <w:sz w:val="22"/>
                <w:szCs w:val="22"/>
              </w:rPr>
            </w:pPr>
            <w:r>
              <w:rPr>
                <w:b/>
                <w:bCs/>
                <w:sz w:val="22"/>
                <w:szCs w:val="22"/>
              </w:rPr>
              <w:t>Barriers</w:t>
            </w:r>
          </w:p>
        </w:tc>
        <w:tc>
          <w:tcPr>
            <w:tcW w:w="7205" w:type="dxa"/>
            <w:shd w:val="clear" w:color="auto" w:fill="D9D9D9" w:themeFill="background1" w:themeFillShade="D9"/>
            <w:tcMar>
              <w:left w:w="108" w:type="dxa"/>
              <w:right w:w="108" w:type="dxa"/>
            </w:tcMar>
            <w:vAlign w:val="center"/>
          </w:tcPr>
          <w:p ns2:paraId="526BA075" ns2:textId="783E003A" w:rsidR="005605F8" w:rsidRPr="005605F8" w:rsidRDefault="005605F8" w:rsidP="00872B2D">
            <w:pPr>
              <w:jc w:val="center"/>
              <w:rPr>
                <w:sz w:val="22"/>
                <w:szCs w:val="22"/>
              </w:rPr>
            </w:pPr>
            <w:r w:rsidRPr="00872B2D">
              <w:rPr>
                <w:b/>
                <w:bCs/>
                <w:color w:val="000000" w:themeColor="text1"/>
                <w:sz w:val="22"/>
                <w:szCs w:val="22"/>
              </w:rPr>
              <w:t>Measures To Promote Diverse Enrollment</w:t>
            </w:r>
          </w:p>
        </w:tc>
      </w:tr>
      <w:tr w:rsidR="005605F8" ns2:paraId="7DA017AC" ns2:textId="77777777" w:rsidTr="00B77B1B">
        <w:trPr>
          <w:trHeight w:val="510"/>
        </w:trPr>
        <w:tc>
          <w:tcPr>
            <w:tcW w:w="1795" w:type="dxa"/>
            <w:vMerge w:val="restart"/>
            <w:tcMar>
              <w:left w:w="108" w:type="dxa"/>
              <w:right w:w="108" w:type="dxa"/>
            </w:tcMar>
            <w:vAlign w:val="center"/>
          </w:tcPr>
          <w:p ns2:paraId="21110D11" ns2:textId="137092D2" w:rsidR="005605F8" w:rsidRDefault="005605F8" w:rsidP="005605F8">
            <w:pPr>
              <w:rPr>
                <w:b/>
                <w:bCs/>
                <w:color w:val="000000" w:themeColor="text1"/>
                <w:sz w:val="22"/>
                <w:szCs w:val="22"/>
              </w:rPr>
            </w:pPr>
            <w:r w:rsidRPr="34EA9930">
              <w:rPr>
                <w:b/>
                <w:bCs/>
                <w:sz w:val="22"/>
                <w:szCs w:val="22"/>
              </w:rPr>
              <w:t xml:space="preserve">Reaching </w:t>
            </w:r>
            <w:r w:rsidRPr="34EA9930">
              <w:rPr>
                <w:b/>
                <w:bCs/>
                <w:color w:val="000000" w:themeColor="text1"/>
                <w:sz w:val="22"/>
                <w:szCs w:val="22"/>
              </w:rPr>
              <w:t>Diverse Participants</w:t>
            </w:r>
          </w:p>
        </w:tc>
        <w:tc>
          <w:tcPr>
            <w:tcW w:w="7205" w:type="dxa"/>
            <w:tcMar>
              <w:left w:w="108" w:type="dxa"/>
              <w:right w:w="108" w:type="dxa"/>
            </w:tcMar>
          </w:tcPr>
          <w:p ns2:paraId="25485DF2" ns2:textId="42ADA25B" w:rsidR="005605F8" w:rsidRDefault="005605F8" w:rsidP="008546FB">
            <w:pPr>
              <w:spacing w:before="60" w:after="60"/>
              <w:rPr>
                <w:sz w:val="22"/>
                <w:szCs w:val="22"/>
              </w:rPr>
            </w:pPr>
            <w:r w:rsidRPr="34EA9930">
              <w:rPr>
                <w:sz w:val="22"/>
                <w:szCs w:val="22"/>
              </w:rPr>
              <w:t>Partner with vendors and/or patient advocacy groups to place digital and printed clinical advertisements on various social media platforms, directing potential participants to the Merck Clinical Trials webpage.</w:t>
            </w:r>
          </w:p>
        </w:tc>
      </w:tr>
      <w:tr w:rsidR="005605F8" ns2:paraId="3B03C6AF" ns2:textId="77777777" w:rsidTr="00B77B1B">
        <w:trPr>
          <w:trHeight w:val="510"/>
        </w:trPr>
        <w:tc>
          <w:tcPr>
            <w:tcW w:w="1795" w:type="dxa"/>
            <w:vMerge/>
            <w:vAlign w:val="center"/>
          </w:tcPr>
          <w:p ns2:paraId="37D89FFC" ns2:textId="77777777" w:rsidR="005605F8" w:rsidRDefault="005605F8" w:rsidP="005605F8"/>
        </w:tc>
        <w:tc>
          <w:tcPr>
            <w:tcW w:w="7205" w:type="dxa"/>
            <w:tcMar>
              <w:left w:w="108" w:type="dxa"/>
              <w:right w:w="108" w:type="dxa"/>
            </w:tcMar>
          </w:tcPr>
          <w:p ns2:paraId="1B4F544A" ns2:textId="1DCE8EAB" w:rsidR="005605F8" w:rsidRDefault="005605F8" w:rsidP="008546FB">
            <w:pPr>
              <w:spacing w:before="60" w:after="60"/>
              <w:rPr>
                <w:sz w:val="22"/>
                <w:szCs w:val="22"/>
              </w:rPr>
            </w:pPr>
            <w:r w:rsidRPr="34EA9930">
              <w:rPr>
                <w:sz w:val="22"/>
                <w:szCs w:val="22"/>
              </w:rPr>
              <w:t>Review site-level pre‑screening and screening activities to monitor</w:t>
            </w:r>
            <w:r w:rsidR="3ABC5510" w:rsidRPr="1431D40B">
              <w:rPr>
                <w:sz w:val="22"/>
                <w:szCs w:val="22"/>
              </w:rPr>
              <w:t>,</w:t>
            </w:r>
            <w:r w:rsidRPr="34EA9930">
              <w:rPr>
                <w:sz w:val="22"/>
                <w:szCs w:val="22"/>
              </w:rPr>
              <w:t xml:space="preserve"> understand</w:t>
            </w:r>
            <w:r w:rsidR="00B226BB">
              <w:rPr>
                <w:sz w:val="22"/>
                <w:szCs w:val="22"/>
              </w:rPr>
              <w:t>,</w:t>
            </w:r>
            <w:r w:rsidRPr="34EA9930">
              <w:rPr>
                <w:sz w:val="22"/>
                <w:szCs w:val="22"/>
              </w:rPr>
              <w:t xml:space="preserve"> </w:t>
            </w:r>
            <w:r w:rsidR="3D4E252D" w:rsidRPr="1431D40B">
              <w:rPr>
                <w:sz w:val="22"/>
                <w:szCs w:val="22"/>
              </w:rPr>
              <w:t xml:space="preserve">and mitigate </w:t>
            </w:r>
            <w:r w:rsidRPr="34EA9930">
              <w:rPr>
                <w:sz w:val="22"/>
                <w:szCs w:val="22"/>
              </w:rPr>
              <w:t>reasons for excluding potential participants.</w:t>
            </w:r>
          </w:p>
        </w:tc>
      </w:tr>
      <w:tr w:rsidR="005605F8" ns2:paraId="18C265BD" ns2:textId="77777777" w:rsidTr="00B77B1B">
        <w:trPr>
          <w:trHeight w:val="510"/>
        </w:trPr>
        <w:tc>
          <w:tcPr>
            <w:tcW w:w="1795" w:type="dxa"/>
            <w:vMerge/>
            <w:vAlign w:val="center"/>
          </w:tcPr>
          <w:p ns2:paraId="680634B7" ns2:textId="77777777" w:rsidR="005605F8" w:rsidRDefault="005605F8" w:rsidP="005605F8"/>
        </w:tc>
        <w:tc>
          <w:tcPr>
            <w:tcW w:w="7205" w:type="dxa"/>
            <w:tcMar>
              <w:left w:w="108" w:type="dxa"/>
              <w:right w:w="108" w:type="dxa"/>
            </w:tcMar>
          </w:tcPr>
          <w:p ns2:paraId="24288AF1" ns2:textId="4161690A" w:rsidR="005605F8" w:rsidRDefault="005605F8" w:rsidP="008546FB">
            <w:pPr>
              <w:spacing w:before="60" w:after="60"/>
              <w:rPr>
                <w:sz w:val="22"/>
                <w:szCs w:val="22"/>
              </w:rPr>
            </w:pPr>
            <w:r w:rsidRPr="34EA9930">
              <w:rPr>
                <w:sz w:val="22"/>
                <w:szCs w:val="22"/>
              </w:rPr>
              <w:t>Considerations will be given to select sites that would enrich our study within geographic areas with populations having a high incidence of cervical cancer. Prioritize</w:t>
            </w:r>
            <w:r w:rsidR="03A8C693" w:rsidRPr="5A27A1AB">
              <w:rPr>
                <w:sz w:val="22"/>
                <w:szCs w:val="22"/>
              </w:rPr>
              <w:t xml:space="preserve">, if possible, </w:t>
            </w:r>
            <w:r w:rsidRPr="34EA9930">
              <w:rPr>
                <w:sz w:val="22"/>
                <w:szCs w:val="22"/>
              </w:rPr>
              <w:t xml:space="preserve">US Site Partnerships and </w:t>
            </w:r>
            <w:r w:rsidR="00887832">
              <w:rPr>
                <w:sz w:val="22"/>
                <w:szCs w:val="22"/>
              </w:rPr>
              <w:t>D</w:t>
            </w:r>
            <w:r w:rsidRPr="34EA9930">
              <w:rPr>
                <w:sz w:val="22"/>
                <w:szCs w:val="22"/>
              </w:rPr>
              <w:t xml:space="preserve">CoEs including Beacon of Hope centers (ie, historically Black colleges and university medical centers), with the intention of including a minimum of 4 centers in the study, as well as other sites that serve underrepresented populations. </w:t>
            </w:r>
          </w:p>
        </w:tc>
      </w:tr>
      <w:tr w:rsidR="005605F8" ns2:paraId="770490A9" ns2:textId="77777777" w:rsidTr="00B77B1B">
        <w:trPr>
          <w:trHeight w:val="510"/>
        </w:trPr>
        <w:tc>
          <w:tcPr>
            <w:tcW w:w="1795" w:type="dxa"/>
            <w:vMerge/>
            <w:vAlign w:val="center"/>
          </w:tcPr>
          <w:p ns2:paraId="2D7264EA" ns2:textId="77777777" w:rsidR="005605F8" w:rsidRDefault="005605F8" w:rsidP="005605F8"/>
        </w:tc>
        <w:tc>
          <w:tcPr>
            <w:tcW w:w="7205" w:type="dxa"/>
            <w:tcMar>
              <w:left w:w="108" w:type="dxa"/>
              <w:right w:w="108" w:type="dxa"/>
            </w:tcMar>
          </w:tcPr>
          <w:p ns2:paraId="4E62930C" ns2:textId="1AA9E940" w:rsidR="005605F8" w:rsidRDefault="005605F8" w:rsidP="008546FB">
            <w:pPr>
              <w:spacing w:before="60" w:after="60"/>
              <w:rPr>
                <w:sz w:val="22"/>
                <w:szCs w:val="22"/>
              </w:rPr>
            </w:pPr>
            <w:r w:rsidRPr="34EA9930">
              <w:rPr>
                <w:sz w:val="22"/>
                <w:szCs w:val="22"/>
              </w:rPr>
              <w:t>Continue to identify new sites that have access to both diverse investigators and diverse patients through geographic mapping, ICD‑10 codes, and epidemiology data.</w:t>
            </w:r>
          </w:p>
        </w:tc>
      </w:tr>
      <w:tr w:rsidR="005605F8" ns2:paraId="33D93FB8" ns2:textId="77777777" w:rsidTr="00B77B1B">
        <w:trPr>
          <w:trHeight w:val="615"/>
        </w:trPr>
        <w:tc>
          <w:tcPr>
            <w:tcW w:w="1795" w:type="dxa"/>
            <w:vMerge/>
            <w:vAlign w:val="center"/>
          </w:tcPr>
          <w:p ns2:paraId="298E6321" ns2:textId="77777777" w:rsidR="005605F8" w:rsidRDefault="005605F8" w:rsidP="005605F8"/>
        </w:tc>
        <w:tc>
          <w:tcPr>
            <w:tcW w:w="7205" w:type="dxa"/>
            <w:tcMar>
              <w:left w:w="108" w:type="dxa"/>
              <w:right w:w="108" w:type="dxa"/>
            </w:tcMar>
          </w:tcPr>
          <w:p ns2:paraId="42ED4A87" ns2:textId="5581BB16" w:rsidR="005605F8" w:rsidRDefault="005605F8" w:rsidP="008546FB">
            <w:pPr>
              <w:spacing w:before="60" w:after="60"/>
              <w:rPr>
                <w:sz w:val="22"/>
                <w:szCs w:val="22"/>
              </w:rPr>
            </w:pPr>
            <w:r w:rsidRPr="34EA9930">
              <w:rPr>
                <w:sz w:val="22"/>
                <w:szCs w:val="22"/>
              </w:rPr>
              <w:t>Examine previous sites’ performance in terms of enrolling diverse participants with cervical cancer, to inform current site selection.</w:t>
            </w:r>
          </w:p>
        </w:tc>
      </w:tr>
      <w:tr w:rsidR="005605F8" ns2:paraId="7169696B" ns2:textId="77777777" w:rsidTr="00B77B1B">
        <w:trPr>
          <w:trHeight w:val="255"/>
        </w:trPr>
        <w:tc>
          <w:tcPr>
            <w:tcW w:w="1795" w:type="dxa"/>
            <w:vMerge/>
            <w:vAlign w:val="center"/>
          </w:tcPr>
          <w:p ns2:paraId="10BD62B3" ns2:textId="77777777" w:rsidR="005605F8" w:rsidRDefault="005605F8" w:rsidP="005605F8"/>
        </w:tc>
        <w:tc>
          <w:tcPr>
            <w:tcW w:w="7205" w:type="dxa"/>
            <w:tcMar>
              <w:left w:w="108" w:type="dxa"/>
              <w:right w:w="108" w:type="dxa"/>
            </w:tcMar>
          </w:tcPr>
          <w:p ns2:paraId="41D72433" ns2:textId="3226AC06" w:rsidR="005605F8" w:rsidRDefault="005605F8" w:rsidP="008546FB">
            <w:pPr>
              <w:spacing w:before="60" w:after="60"/>
              <w:rPr>
                <w:sz w:val="22"/>
                <w:szCs w:val="22"/>
              </w:rPr>
            </w:pPr>
            <w:r w:rsidRPr="34EA9930">
              <w:rPr>
                <w:sz w:val="22"/>
                <w:szCs w:val="22"/>
              </w:rPr>
              <w:t xml:space="preserve">Use site feasibility surveys and validation visits to select sites with access to diverse populations. Feasibility surveys </w:t>
            </w:r>
            <w:r w:rsidR="00FD4914">
              <w:rPr>
                <w:sz w:val="22"/>
                <w:szCs w:val="22"/>
              </w:rPr>
              <w:t xml:space="preserve">and validation discussions </w:t>
            </w:r>
            <w:r w:rsidRPr="34EA9930">
              <w:rPr>
                <w:sz w:val="22"/>
                <w:szCs w:val="22"/>
              </w:rPr>
              <w:t>will include questions on race/ethnicity of the patient population and site staff and investigators, access to diverse populations, historical diverse enrollment metrics, site diversity training practices, community outreach, affiliations with patient advocacy groups</w:t>
            </w:r>
            <w:r w:rsidR="00642E5C">
              <w:rPr>
                <w:sz w:val="22"/>
                <w:szCs w:val="22"/>
              </w:rPr>
              <w:t xml:space="preserve">, </w:t>
            </w:r>
            <w:r w:rsidR="007175B6">
              <w:rPr>
                <w:sz w:val="22"/>
                <w:szCs w:val="22"/>
              </w:rPr>
              <w:t xml:space="preserve">and </w:t>
            </w:r>
            <w:r w:rsidR="00053674">
              <w:rPr>
                <w:sz w:val="22"/>
                <w:szCs w:val="22"/>
              </w:rPr>
              <w:t xml:space="preserve">validation of </w:t>
            </w:r>
            <w:r w:rsidR="005E7C20">
              <w:rPr>
                <w:sz w:val="22"/>
                <w:szCs w:val="22"/>
              </w:rPr>
              <w:t>languages spoken in the community</w:t>
            </w:r>
            <w:r w:rsidRPr="34EA9930">
              <w:rPr>
                <w:sz w:val="22"/>
                <w:szCs w:val="22"/>
              </w:rPr>
              <w:t>.</w:t>
            </w:r>
          </w:p>
        </w:tc>
      </w:tr>
      <w:tr w:rsidR="005605F8" ns2:paraId="0C84A896" ns2:textId="77777777" w:rsidTr="008903AC">
        <w:trPr>
          <w:trHeight w:val="90"/>
        </w:trPr>
        <w:tc>
          <w:tcPr>
            <w:tcW w:w="9000" w:type="dxa"/>
            <w:gridSpan w:val="2"/>
            <w:shd w:val="clear" w:color="auto" w:fill="BFBFBF" w:themeFill="background1" w:themeFillShade="BF"/>
            <w:tcMar>
              <w:left w:w="108" w:type="dxa"/>
              <w:right w:w="108" w:type="dxa"/>
            </w:tcMar>
            <w:vAlign w:val="center"/>
          </w:tcPr>
          <w:p ns2:paraId="66B9AD18" ns2:textId="2F89029B" w:rsidR="005605F8" w:rsidRDefault="005605F8" w:rsidP="008546FB">
            <w:pPr>
              <w:spacing w:before="60" w:after="60"/>
              <w:rPr>
                <w:sz w:val="22"/>
                <w:szCs w:val="22"/>
              </w:rPr>
            </w:pPr>
            <w:r w:rsidRPr="34EA9930">
              <w:rPr>
                <w:sz w:val="22"/>
                <w:szCs w:val="22"/>
              </w:rPr>
              <w:t xml:space="preserve"> </w:t>
            </w:r>
          </w:p>
        </w:tc>
      </w:tr>
      <w:tr w:rsidR="005605F8" ns2:paraId="1087F50E" ns2:textId="77777777" w:rsidTr="00B77B1B">
        <w:trPr>
          <w:trHeight w:val="510"/>
        </w:trPr>
        <w:tc>
          <w:tcPr>
            <w:tcW w:w="1795" w:type="dxa"/>
            <w:vMerge w:val="restart"/>
            <w:tcMar>
              <w:left w:w="108" w:type="dxa"/>
              <w:right w:w="108" w:type="dxa"/>
            </w:tcMar>
            <w:vAlign w:val="center"/>
          </w:tcPr>
          <w:p ns2:paraId="0B3C3D05" ns2:textId="21E261DF" w:rsidR="005605F8" w:rsidRDefault="005605F8" w:rsidP="005605F8">
            <w:pPr>
              <w:rPr>
                <w:b/>
                <w:bCs/>
                <w:sz w:val="22"/>
                <w:szCs w:val="22"/>
              </w:rPr>
            </w:pPr>
            <w:r w:rsidRPr="34EA9930">
              <w:rPr>
                <w:b/>
                <w:bCs/>
                <w:sz w:val="22"/>
                <w:szCs w:val="22"/>
              </w:rPr>
              <w:t>Protocol and Operational Restrictions</w:t>
            </w:r>
          </w:p>
        </w:tc>
        <w:tc>
          <w:tcPr>
            <w:tcW w:w="7205" w:type="dxa"/>
            <w:tcMar>
              <w:left w:w="108" w:type="dxa"/>
              <w:right w:w="108" w:type="dxa"/>
            </w:tcMar>
          </w:tcPr>
          <w:p ns2:paraId="2AD51C54" ns2:textId="57263A0E" w:rsidR="005605F8" w:rsidRDefault="005605F8" w:rsidP="008546FB">
            <w:pPr>
              <w:spacing w:before="60" w:after="60"/>
              <w:rPr>
                <w:sz w:val="22"/>
                <w:szCs w:val="22"/>
              </w:rPr>
            </w:pPr>
            <w:r w:rsidRPr="34EA9930">
              <w:rPr>
                <w:sz w:val="22"/>
                <w:szCs w:val="22"/>
              </w:rPr>
              <w:t>Evaluate the impact of specific inclusion and exclusion criteria that may limit participation of underrepresented populations and minimize unnecessary exclusions where possible.</w:t>
            </w:r>
          </w:p>
        </w:tc>
      </w:tr>
      <w:tr w:rsidR="005605F8" ns2:paraId="29E0F16C" ns2:textId="77777777" w:rsidTr="00B77B1B">
        <w:trPr>
          <w:trHeight w:val="780"/>
        </w:trPr>
        <w:tc>
          <w:tcPr>
            <w:tcW w:w="1795" w:type="dxa"/>
            <w:vMerge/>
            <w:vAlign w:val="center"/>
          </w:tcPr>
          <w:p ns2:paraId="6C4F1C59" ns2:textId="77777777" w:rsidR="005605F8" w:rsidRDefault="005605F8" w:rsidP="005605F8"/>
        </w:tc>
        <w:tc>
          <w:tcPr>
            <w:tcW w:w="7205" w:type="dxa"/>
            <w:tcMar>
              <w:left w:w="108" w:type="dxa"/>
              <w:right w:w="108" w:type="dxa"/>
            </w:tcMar>
          </w:tcPr>
          <w:p ns2:paraId="7163C06A" ns2:textId="260929F4" w:rsidR="005605F8" w:rsidRDefault="005605F8" w:rsidP="008546FB">
            <w:pPr>
              <w:spacing w:before="60" w:after="60"/>
              <w:rPr>
                <w:sz w:val="22"/>
                <w:szCs w:val="22"/>
              </w:rPr>
            </w:pPr>
            <w:r w:rsidRPr="34EA9930">
              <w:rPr>
                <w:sz w:val="22"/>
                <w:szCs w:val="22"/>
              </w:rPr>
              <w:t>Consider where flexibility can be built into the protocol (eg, the visit schedule) to allow for telemedicine visits</w:t>
            </w:r>
            <w:r w:rsidR="009D6A67">
              <w:rPr>
                <w:sz w:val="22"/>
                <w:szCs w:val="22"/>
              </w:rPr>
              <w:t>, considerations for people with disabilities,</w:t>
            </w:r>
            <w:r w:rsidRPr="34EA9930">
              <w:rPr>
                <w:sz w:val="22"/>
                <w:szCs w:val="22"/>
              </w:rPr>
              <w:t xml:space="preserve"> and participants to receive care at satellite centers (eg, in community medical practices).</w:t>
            </w:r>
          </w:p>
        </w:tc>
      </w:tr>
      <w:tr w:rsidR="005605F8" ns2:paraId="2674063E" ns2:textId="77777777" w:rsidTr="00B77B1B">
        <w:trPr>
          <w:trHeight w:val="255"/>
        </w:trPr>
        <w:tc>
          <w:tcPr>
            <w:tcW w:w="1795" w:type="dxa"/>
            <w:vMerge/>
            <w:vAlign w:val="center"/>
          </w:tcPr>
          <w:p ns2:paraId="1989261F" ns2:textId="77777777" w:rsidR="005605F8" w:rsidRDefault="005605F8" w:rsidP="005605F8"/>
        </w:tc>
        <w:tc>
          <w:tcPr>
            <w:tcW w:w="7205" w:type="dxa"/>
            <w:tcMar>
              <w:left w:w="108" w:type="dxa"/>
              <w:right w:w="108" w:type="dxa"/>
            </w:tcMar>
          </w:tcPr>
          <w:p ns2:paraId="04CDED01" ns2:textId="6F92B1DD" w:rsidR="005605F8" w:rsidRDefault="005605F8" w:rsidP="008546FB">
            <w:pPr>
              <w:spacing w:before="60" w:after="60"/>
              <w:rPr>
                <w:sz w:val="22"/>
                <w:szCs w:val="22"/>
              </w:rPr>
            </w:pPr>
            <w:r w:rsidRPr="3AF01EB1">
              <w:rPr>
                <w:sz w:val="22"/>
                <w:szCs w:val="22"/>
              </w:rPr>
              <w:t xml:space="preserve">Use patient dialogues—discussions with groups of patients living with cervical cancer— </w:t>
            </w:r>
            <w:r w:rsidRPr="00887832">
              <w:rPr>
                <w:sz w:val="22"/>
                <w:szCs w:val="22"/>
              </w:rPr>
              <w:t xml:space="preserve">and/or Merck’s community engagement panel and/or patient expert representative </w:t>
            </w:r>
            <w:r w:rsidRPr="3AF01EB1">
              <w:rPr>
                <w:sz w:val="22"/>
                <w:szCs w:val="22"/>
              </w:rPr>
              <w:t>to inform protocol development and operational feasibility.</w:t>
            </w:r>
          </w:p>
        </w:tc>
      </w:tr>
      <w:tr w:rsidR="005605F8" ns2:paraId="6C7DA9C7" ns2:textId="77777777" w:rsidTr="00B77B1B">
        <w:trPr>
          <w:trHeight w:val="255"/>
        </w:trPr>
        <w:tc>
          <w:tcPr>
            <w:tcW w:w="1795" w:type="dxa"/>
            <w:vMerge/>
            <w:vAlign w:val="center"/>
          </w:tcPr>
          <w:p ns2:paraId="18E437F3" ns2:textId="77777777" w:rsidR="005605F8" w:rsidRDefault="005605F8" w:rsidP="005605F8"/>
        </w:tc>
        <w:tc>
          <w:tcPr>
            <w:tcW w:w="7205" w:type="dxa"/>
            <w:tcMar>
              <w:left w:w="108" w:type="dxa"/>
              <w:right w:w="108" w:type="dxa"/>
            </w:tcMar>
          </w:tcPr>
          <w:p ns2:paraId="5A2A3CEA" ns2:textId="401D4360" w:rsidR="005605F8" w:rsidRDefault="00FB289C" w:rsidP="008546FB">
            <w:pPr>
              <w:spacing w:before="60" w:after="60"/>
              <w:rPr>
                <w:sz w:val="22"/>
                <w:szCs w:val="22"/>
              </w:rPr>
            </w:pPr>
            <w:r>
              <w:rPr>
                <w:sz w:val="22"/>
                <w:szCs w:val="22"/>
              </w:rPr>
              <w:t>Use gender-neutral language in</w:t>
            </w:r>
            <w:r w:rsidR="00F30885">
              <w:rPr>
                <w:sz w:val="22"/>
                <w:szCs w:val="22"/>
              </w:rPr>
              <w:t xml:space="preserve"> materials provided to participants</w:t>
            </w:r>
            <w:r>
              <w:rPr>
                <w:sz w:val="22"/>
                <w:szCs w:val="22"/>
              </w:rPr>
              <w:t xml:space="preserve"> </w:t>
            </w:r>
            <w:r w:rsidR="00F30885">
              <w:rPr>
                <w:sz w:val="22"/>
                <w:szCs w:val="22"/>
              </w:rPr>
              <w:t>(eg, informed consent forms)</w:t>
            </w:r>
            <w:r>
              <w:rPr>
                <w:sz w:val="22"/>
                <w:szCs w:val="22"/>
              </w:rPr>
              <w:t xml:space="preserve"> and c</w:t>
            </w:r>
            <w:r w:rsidR="005605F8" w:rsidRPr="34EA9930">
              <w:rPr>
                <w:sz w:val="22"/>
                <w:szCs w:val="22"/>
              </w:rPr>
              <w:t>ontinue to use gender-neutral language throughout the protocol to foster inclusivity.</w:t>
            </w:r>
          </w:p>
        </w:tc>
      </w:tr>
      <w:tr w:rsidR="005605F8" ns2:paraId="388101E5" ns2:textId="77777777" w:rsidTr="00B77B1B">
        <w:trPr>
          <w:trHeight w:val="255"/>
        </w:trPr>
        <w:tc>
          <w:tcPr>
            <w:tcW w:w="1795" w:type="dxa"/>
            <w:vMerge/>
            <w:vAlign w:val="center"/>
          </w:tcPr>
          <w:p ns2:paraId="58B9FD1D" ns2:textId="77777777" w:rsidR="005605F8" w:rsidRDefault="005605F8" w:rsidP="005605F8"/>
        </w:tc>
        <w:tc>
          <w:tcPr>
            <w:tcW w:w="7205" w:type="dxa"/>
            <w:tcMar>
              <w:left w:w="108" w:type="dxa"/>
              <w:right w:w="108" w:type="dxa"/>
            </w:tcMar>
          </w:tcPr>
          <w:p ns2:paraId="6C5007BB" ns2:textId="1D4972FF" w:rsidR="005605F8" w:rsidRDefault="005605F8" w:rsidP="008546FB">
            <w:pPr>
              <w:spacing w:before="60" w:after="60"/>
              <w:rPr>
                <w:sz w:val="22"/>
                <w:szCs w:val="22"/>
              </w:rPr>
            </w:pPr>
            <w:r w:rsidRPr="34EA9930">
              <w:rPr>
                <w:sz w:val="22"/>
                <w:szCs w:val="22"/>
              </w:rPr>
              <w:t>Include epidemiology data on cervical cancer by race, ethnicity, and age in the protocol to raise awareness about the disparities in morbidity and mortality.</w:t>
            </w:r>
          </w:p>
        </w:tc>
      </w:tr>
      <w:tr w:rsidR="005605F8" ns2:paraId="5C6B3E65" ns2:textId="77777777" w:rsidTr="008903AC">
        <w:trPr>
          <w:trHeight w:val="165"/>
        </w:trPr>
        <w:tc>
          <w:tcPr>
            <w:tcW w:w="9000" w:type="dxa"/>
            <w:gridSpan w:val="2"/>
            <w:shd w:val="clear" w:color="auto" w:fill="BFBFBF" w:themeFill="background1" w:themeFillShade="BF"/>
            <w:tcMar>
              <w:left w:w="108" w:type="dxa"/>
              <w:right w:w="108" w:type="dxa"/>
            </w:tcMar>
            <w:vAlign w:val="center"/>
          </w:tcPr>
          <w:p ns2:paraId="5580C1FC" ns2:textId="569D5F5B" w:rsidR="005605F8" w:rsidRDefault="005605F8" w:rsidP="001E77D0">
            <w:pPr>
              <w:pageBreakBefore/>
              <w:spacing w:before="60" w:after="60"/>
              <w:rPr>
                <w:sz w:val="22"/>
                <w:szCs w:val="22"/>
              </w:rPr>
            </w:pPr>
            <w:r w:rsidRPr="34EA9930">
              <w:rPr>
                <w:sz w:val="22"/>
                <w:szCs w:val="22"/>
              </w:rPr>
              <w:t xml:space="preserve"> </w:t>
            </w:r>
          </w:p>
        </w:tc>
      </w:tr>
      <w:tr w:rsidR="005605F8" ns2:paraId="7C209EA0" ns2:textId="77777777" w:rsidTr="00B77B1B">
        <w:trPr>
          <w:trHeight w:val="510"/>
        </w:trPr>
        <w:tc>
          <w:tcPr>
            <w:tcW w:w="1795" w:type="dxa"/>
            <w:vMerge w:val="restart"/>
            <w:tcMar>
              <w:left w:w="108" w:type="dxa"/>
              <w:right w:w="108" w:type="dxa"/>
            </w:tcMar>
            <w:vAlign w:val="center"/>
          </w:tcPr>
          <w:p ns2:paraId="65E52EB5" ns2:textId="46516D0F" w:rsidR="005605F8" w:rsidRDefault="005605F8" w:rsidP="005605F8">
            <w:pPr>
              <w:rPr>
                <w:b/>
                <w:bCs/>
                <w:sz w:val="22"/>
                <w:szCs w:val="22"/>
              </w:rPr>
            </w:pPr>
            <w:r w:rsidRPr="34EA9930">
              <w:rPr>
                <w:b/>
                <w:bCs/>
                <w:sz w:val="22"/>
                <w:szCs w:val="22"/>
              </w:rPr>
              <w:t>Community Engagement</w:t>
            </w:r>
          </w:p>
        </w:tc>
        <w:tc>
          <w:tcPr>
            <w:tcW w:w="7205" w:type="dxa"/>
            <w:tcMar>
              <w:left w:w="108" w:type="dxa"/>
              <w:right w:w="108" w:type="dxa"/>
            </w:tcMar>
          </w:tcPr>
          <w:p ns2:paraId="7BA31283" ns2:textId="2AED20EA" w:rsidR="005605F8" w:rsidRDefault="005605F8" w:rsidP="008546FB">
            <w:pPr>
              <w:spacing w:before="60" w:after="60"/>
              <w:rPr>
                <w:sz w:val="22"/>
                <w:szCs w:val="22"/>
              </w:rPr>
            </w:pPr>
            <w:r w:rsidRPr="34EA9930">
              <w:rPr>
                <w:sz w:val="22"/>
                <w:szCs w:val="22"/>
              </w:rPr>
              <w:t>Support community outreach by site personnel, patient advocacy groups, and/or the Sponsor to engage and educate patient groups on the disease and clinical study awareness (eg, using health fairs).</w:t>
            </w:r>
          </w:p>
        </w:tc>
      </w:tr>
      <w:tr w:rsidR="005605F8" ns2:paraId="62F76785" ns2:textId="77777777" w:rsidTr="00B77B1B">
        <w:trPr>
          <w:trHeight w:val="255"/>
        </w:trPr>
        <w:tc>
          <w:tcPr>
            <w:tcW w:w="1795" w:type="dxa"/>
            <w:vMerge/>
            <w:vAlign w:val="center"/>
          </w:tcPr>
          <w:p ns2:paraId="5AF8ECF4" ns2:textId="77777777" w:rsidR="005605F8" w:rsidRDefault="005605F8" w:rsidP="005605F8"/>
        </w:tc>
        <w:tc>
          <w:tcPr>
            <w:tcW w:w="7205" w:type="dxa"/>
            <w:tcMar>
              <w:left w:w="108" w:type="dxa"/>
              <w:right w:w="108" w:type="dxa"/>
            </w:tcMar>
          </w:tcPr>
          <w:p ns2:paraId="08E07D0F" ns2:textId="78AD2539" w:rsidR="005605F8" w:rsidRDefault="005605F8" w:rsidP="008546FB">
            <w:pPr>
              <w:spacing w:before="60" w:after="60"/>
              <w:rPr>
                <w:sz w:val="22"/>
                <w:szCs w:val="22"/>
              </w:rPr>
            </w:pPr>
            <w:r w:rsidRPr="34EA9930">
              <w:rPr>
                <w:color w:val="000000" w:themeColor="text1"/>
                <w:sz w:val="22"/>
                <w:szCs w:val="22"/>
              </w:rPr>
              <w:t xml:space="preserve">Identify and develop relationships </w:t>
            </w:r>
            <w:r w:rsidRPr="34EA9930">
              <w:rPr>
                <w:sz w:val="22"/>
                <w:szCs w:val="22"/>
              </w:rPr>
              <w:t>with both national and local community</w:t>
            </w:r>
            <w:r w:rsidR="78F6EDF9" w:rsidRPr="34EA9930">
              <w:rPr>
                <w:sz w:val="22"/>
                <w:szCs w:val="22"/>
              </w:rPr>
              <w:t>-</w:t>
            </w:r>
            <w:r w:rsidRPr="34EA9930">
              <w:rPr>
                <w:sz w:val="22"/>
                <w:szCs w:val="22"/>
              </w:rPr>
              <w:t xml:space="preserve">based organizations to build trust and engagement with diverse patient populations [Sec. </w:t>
            </w:r>
            <w:r w:rsidR="006967EE">
              <w:rPr>
                <w:sz w:val="22"/>
                <w:szCs w:val="22"/>
              </w:rPr>
              <w:t>4.3</w:t>
            </w:r>
            <w:r w:rsidRPr="34EA9930">
              <w:rPr>
                <w:sz w:val="22"/>
                <w:szCs w:val="22"/>
              </w:rPr>
              <w:t>].</w:t>
            </w:r>
          </w:p>
        </w:tc>
      </w:tr>
      <w:tr w:rsidR="005605F8" ns2:paraId="00111A3E" ns2:textId="77777777" w:rsidTr="008903AC">
        <w:trPr>
          <w:trHeight w:val="255"/>
        </w:trPr>
        <w:tc>
          <w:tcPr>
            <w:tcW w:w="9000" w:type="dxa"/>
            <w:gridSpan w:val="2"/>
            <w:shd w:val="clear" w:color="auto" w:fill="BFBFBF" w:themeFill="background1" w:themeFillShade="BF"/>
            <w:tcMar>
              <w:left w:w="108" w:type="dxa"/>
              <w:right w:w="108" w:type="dxa"/>
            </w:tcMar>
          </w:tcPr>
          <w:p ns2:paraId="6AA5705C" ns2:textId="00858CCE" w:rsidR="005605F8" w:rsidRDefault="005605F8" w:rsidP="008546FB">
            <w:pPr>
              <w:spacing w:before="60" w:after="60"/>
              <w:rPr>
                <w:color w:val="000000" w:themeColor="text1"/>
                <w:sz w:val="22"/>
                <w:szCs w:val="22"/>
              </w:rPr>
            </w:pPr>
            <w:r w:rsidRPr="34EA9930">
              <w:rPr>
                <w:color w:val="000000" w:themeColor="text1"/>
                <w:sz w:val="22"/>
                <w:szCs w:val="22"/>
              </w:rPr>
              <w:t xml:space="preserve"> </w:t>
            </w:r>
          </w:p>
        </w:tc>
      </w:tr>
      <w:tr w:rsidR="005605F8" ns2:paraId="568C2669" ns2:textId="77777777" w:rsidTr="00B77B1B">
        <w:trPr>
          <w:trHeight w:val="525"/>
        </w:trPr>
        <w:tc>
          <w:tcPr>
            <w:tcW w:w="1795" w:type="dxa"/>
            <w:vMerge w:val="restart"/>
            <w:tcMar>
              <w:left w:w="108" w:type="dxa"/>
              <w:right w:w="108" w:type="dxa"/>
            </w:tcMar>
            <w:vAlign w:val="center"/>
          </w:tcPr>
          <w:p ns2:paraId="20EFD5E8" ns2:textId="55E21956" w:rsidR="005605F8" w:rsidRDefault="005605F8" w:rsidP="005605F8">
            <w:pPr>
              <w:rPr>
                <w:b/>
                <w:bCs/>
                <w:sz w:val="22"/>
                <w:szCs w:val="22"/>
              </w:rPr>
            </w:pPr>
            <w:r w:rsidRPr="34EA9930">
              <w:rPr>
                <w:b/>
                <w:bCs/>
                <w:sz w:val="22"/>
                <w:szCs w:val="22"/>
              </w:rPr>
              <w:t>Participant Financial and Logistical Barriers</w:t>
            </w:r>
          </w:p>
        </w:tc>
        <w:tc>
          <w:tcPr>
            <w:tcW w:w="7205" w:type="dxa"/>
            <w:tcMar>
              <w:left w:w="108" w:type="dxa"/>
              <w:right w:w="108" w:type="dxa"/>
            </w:tcMar>
          </w:tcPr>
          <w:p ns2:paraId="1CE78B4A" ns2:textId="227D959F" w:rsidR="005605F8" w:rsidRDefault="005605F8" w:rsidP="008546FB">
            <w:pPr>
              <w:spacing w:before="60" w:after="60"/>
              <w:rPr>
                <w:sz w:val="22"/>
                <w:szCs w:val="22"/>
              </w:rPr>
            </w:pPr>
            <w:r w:rsidRPr="34EA9930">
              <w:rPr>
                <w:sz w:val="22"/>
                <w:szCs w:val="22"/>
              </w:rPr>
              <w:t xml:space="preserve">Provide clinical study travel assistance and ride share opportunities, inclusive of overnight hotel assistance and out-of-pocket burden, </w:t>
            </w:r>
            <w:r w:rsidR="2194C224" w:rsidRPr="5A27A1AB">
              <w:rPr>
                <w:sz w:val="22"/>
                <w:szCs w:val="22"/>
              </w:rPr>
              <w:t>if</w:t>
            </w:r>
            <w:r w:rsidRPr="34EA9930">
              <w:rPr>
                <w:sz w:val="22"/>
                <w:szCs w:val="22"/>
              </w:rPr>
              <w:t xml:space="preserve"> necessary.</w:t>
            </w:r>
          </w:p>
        </w:tc>
      </w:tr>
      <w:tr w:rsidR="005605F8" ns2:paraId="1D2F1698" ns2:textId="77777777" w:rsidTr="00B77B1B">
        <w:trPr>
          <w:trHeight w:val="300"/>
        </w:trPr>
        <w:tc>
          <w:tcPr>
            <w:tcW w:w="1795" w:type="dxa"/>
            <w:vMerge/>
            <w:vAlign w:val="center"/>
          </w:tcPr>
          <w:p ns2:paraId="5596B5DA" ns2:textId="77777777" w:rsidR="005605F8" w:rsidRDefault="005605F8" w:rsidP="005605F8"/>
        </w:tc>
        <w:tc>
          <w:tcPr>
            <w:tcW w:w="7205" w:type="dxa"/>
            <w:tcMar>
              <w:left w:w="108" w:type="dxa"/>
              <w:right w:w="108" w:type="dxa"/>
            </w:tcMar>
          </w:tcPr>
          <w:p ns2:paraId="0A18E75B" ns2:textId="4D1E5574" w:rsidR="005605F8" w:rsidRDefault="005605F8" w:rsidP="008546FB">
            <w:pPr>
              <w:spacing w:before="60" w:after="60"/>
              <w:rPr>
                <w:sz w:val="22"/>
                <w:szCs w:val="22"/>
              </w:rPr>
            </w:pPr>
            <w:r w:rsidRPr="34EA9930">
              <w:rPr>
                <w:sz w:val="22"/>
                <w:szCs w:val="22"/>
              </w:rPr>
              <w:t>Utilize the Social Determinants of Health database to understand participant burden</w:t>
            </w:r>
            <w:r w:rsidR="0190D651" w:rsidRPr="1431D40B">
              <w:rPr>
                <w:sz w:val="22"/>
                <w:szCs w:val="22"/>
              </w:rPr>
              <w:t xml:space="preserve"> and further support options needed</w:t>
            </w:r>
            <w:r w:rsidRPr="34EA9930">
              <w:rPr>
                <w:sz w:val="22"/>
                <w:szCs w:val="22"/>
              </w:rPr>
              <w:t>.</w:t>
            </w:r>
          </w:p>
        </w:tc>
      </w:tr>
      <w:tr w:rsidR="005605F8" ns2:paraId="0556F69E" ns2:textId="77777777" w:rsidTr="00B77B1B">
        <w:trPr>
          <w:trHeight w:val="510"/>
        </w:trPr>
        <w:tc>
          <w:tcPr>
            <w:tcW w:w="1795" w:type="dxa"/>
            <w:vMerge/>
            <w:vAlign w:val="center"/>
          </w:tcPr>
          <w:p ns2:paraId="3A653806" ns2:textId="77777777" w:rsidR="005605F8" w:rsidRDefault="005605F8" w:rsidP="005605F8"/>
        </w:tc>
        <w:tc>
          <w:tcPr>
            <w:tcW w:w="7205" w:type="dxa"/>
            <w:tcMar>
              <w:left w:w="108" w:type="dxa"/>
              <w:right w:w="108" w:type="dxa"/>
            </w:tcMar>
          </w:tcPr>
          <w:p ns2:paraId="33FA89A1" ns2:textId="47AE9E96" w:rsidR="005605F8" w:rsidRDefault="005605F8" w:rsidP="008546FB">
            <w:pPr>
              <w:spacing w:before="60" w:after="60"/>
              <w:rPr>
                <w:sz w:val="22"/>
                <w:szCs w:val="22"/>
              </w:rPr>
            </w:pPr>
            <w:r w:rsidRPr="00872B2D">
              <w:rPr>
                <w:sz w:val="22"/>
                <w:szCs w:val="22"/>
              </w:rPr>
              <w:t>Offer</w:t>
            </w:r>
            <w:r w:rsidRPr="34EA9930">
              <w:rPr>
                <w:sz w:val="22"/>
                <w:szCs w:val="22"/>
              </w:rPr>
              <w:t xml:space="preserve"> vendor support opportunities for visit stipends, in addition to travel reimbursement.</w:t>
            </w:r>
          </w:p>
        </w:tc>
      </w:tr>
      <w:tr w:rsidR="005605F8" ns2:paraId="197ADD02" ns2:textId="77777777" w:rsidTr="00B77B1B">
        <w:trPr>
          <w:trHeight w:val="255"/>
        </w:trPr>
        <w:tc>
          <w:tcPr>
            <w:tcW w:w="1795" w:type="dxa"/>
            <w:vMerge/>
            <w:vAlign w:val="center"/>
          </w:tcPr>
          <w:p ns2:paraId="19B79EF0" ns2:textId="77777777" w:rsidR="005605F8" w:rsidRDefault="005605F8" w:rsidP="005605F8"/>
        </w:tc>
        <w:tc>
          <w:tcPr>
            <w:tcW w:w="7205" w:type="dxa"/>
            <w:tcMar>
              <w:left w:w="108" w:type="dxa"/>
              <w:right w:w="108" w:type="dxa"/>
            </w:tcMar>
          </w:tcPr>
          <w:p ns2:paraId="712F7A06" ns2:textId="5BA74571" w:rsidR="005605F8" w:rsidRDefault="005605F8" w:rsidP="008546FB">
            <w:pPr>
              <w:spacing w:before="60" w:after="60"/>
              <w:rPr>
                <w:sz w:val="22"/>
                <w:szCs w:val="22"/>
              </w:rPr>
            </w:pPr>
            <w:r w:rsidRPr="34EA9930">
              <w:rPr>
                <w:sz w:val="22"/>
                <w:szCs w:val="22"/>
              </w:rPr>
              <w:t>Support sites to activate satellite sites located in communities with a diverse patient population to minimize travel burden and time off from work.</w:t>
            </w:r>
          </w:p>
        </w:tc>
      </w:tr>
      <w:tr w:rsidR="005605F8" ns2:paraId="3F3E2F46" ns2:textId="77777777" w:rsidTr="00B77B1B">
        <w:trPr>
          <w:trHeight w:val="255"/>
        </w:trPr>
        <w:tc>
          <w:tcPr>
            <w:tcW w:w="1795" w:type="dxa"/>
            <w:vMerge/>
            <w:vAlign w:val="center"/>
          </w:tcPr>
          <w:p ns2:paraId="01BC2529" ns2:textId="77777777" w:rsidR="005605F8" w:rsidRDefault="005605F8" w:rsidP="005605F8"/>
        </w:tc>
        <w:tc>
          <w:tcPr>
            <w:tcW w:w="7205" w:type="dxa"/>
            <w:tcMar>
              <w:left w:w="108" w:type="dxa"/>
              <w:right w:w="108" w:type="dxa"/>
            </w:tcMar>
          </w:tcPr>
          <w:p ns2:paraId="5369FC5C" ns2:textId="73F55A56" w:rsidR="005605F8" w:rsidRDefault="005605F8" w:rsidP="008546FB">
            <w:pPr>
              <w:spacing w:before="60" w:after="60"/>
              <w:rPr>
                <w:sz w:val="22"/>
                <w:szCs w:val="22"/>
              </w:rPr>
            </w:pPr>
            <w:r w:rsidRPr="34EA9930">
              <w:rPr>
                <w:sz w:val="22"/>
                <w:szCs w:val="22"/>
              </w:rPr>
              <w:t>Support sites that are willing to provide more flexible hours for working participants (eg, weekends, early morning, evenings).</w:t>
            </w:r>
          </w:p>
        </w:tc>
      </w:tr>
      <w:tr w:rsidR="005605F8" ns2:paraId="2B16E51B" ns2:textId="77777777" w:rsidTr="00B77B1B">
        <w:trPr>
          <w:trHeight w:val="255"/>
        </w:trPr>
        <w:tc>
          <w:tcPr>
            <w:tcW w:w="1795" w:type="dxa"/>
            <w:vMerge/>
            <w:vAlign w:val="center"/>
          </w:tcPr>
          <w:p ns2:paraId="534FF289" ns2:textId="77777777" w:rsidR="005605F8" w:rsidRDefault="005605F8" w:rsidP="005605F8"/>
        </w:tc>
        <w:tc>
          <w:tcPr>
            <w:tcW w:w="7205" w:type="dxa"/>
            <w:tcMar>
              <w:left w:w="108" w:type="dxa"/>
              <w:right w:w="108" w:type="dxa"/>
            </w:tcMar>
          </w:tcPr>
          <w:p ns2:paraId="63EEB397" ns2:textId="78C37897" w:rsidR="005605F8" w:rsidRDefault="005605F8" w:rsidP="008546FB">
            <w:pPr>
              <w:spacing w:before="60" w:after="60"/>
              <w:rPr>
                <w:sz w:val="22"/>
                <w:szCs w:val="22"/>
              </w:rPr>
            </w:pPr>
            <w:r w:rsidRPr="34EA9930">
              <w:rPr>
                <w:sz w:val="22"/>
                <w:szCs w:val="22"/>
              </w:rPr>
              <w:t>Ensure sites have processes and resources in place, such as patient navigators, to facilitate participant awareness of their financial responsibilities early in the study (eg, during the informed consent timeframe). Provide site resource support where needed (eg, via third party vendors to augment resources).</w:t>
            </w:r>
          </w:p>
        </w:tc>
      </w:tr>
      <w:tr w:rsidR="005605F8" ns2:paraId="7D7EA2D2" ns2:textId="77777777" w:rsidTr="00B77B1B">
        <w:trPr>
          <w:trHeight w:val="270"/>
        </w:trPr>
        <w:tc>
          <w:tcPr>
            <w:tcW w:w="1795" w:type="dxa"/>
            <w:vMerge/>
            <w:vAlign w:val="center"/>
          </w:tcPr>
          <w:p ns2:paraId="12678A75" ns2:textId="77777777" w:rsidR="005605F8" w:rsidRDefault="005605F8" w:rsidP="005605F8"/>
        </w:tc>
        <w:tc>
          <w:tcPr>
            <w:tcW w:w="7205" w:type="dxa"/>
            <w:tcMar>
              <w:left w:w="108" w:type="dxa"/>
              <w:right w:w="108" w:type="dxa"/>
            </w:tcMar>
          </w:tcPr>
          <w:p ns2:paraId="619A5DB4" ns2:textId="3BEF29F0" w:rsidR="005605F8" w:rsidRDefault="0B3A4539" w:rsidP="008546FB">
            <w:pPr>
              <w:spacing w:before="60" w:after="60"/>
              <w:rPr>
                <w:sz w:val="22"/>
                <w:szCs w:val="22"/>
              </w:rPr>
            </w:pPr>
            <w:r w:rsidRPr="5A27A1AB">
              <w:rPr>
                <w:sz w:val="22"/>
                <w:szCs w:val="22"/>
              </w:rPr>
              <w:t>Consider allowing</w:t>
            </w:r>
            <w:r w:rsidR="005605F8" w:rsidRPr="34EA9930">
              <w:rPr>
                <w:sz w:val="22"/>
                <w:szCs w:val="22"/>
              </w:rPr>
              <w:t xml:space="preserve"> for the site</w:t>
            </w:r>
            <w:r w:rsidR="005605F8" w:rsidRPr="00872B2D">
              <w:rPr>
                <w:sz w:val="22"/>
                <w:szCs w:val="22"/>
              </w:rPr>
              <w:t>s</w:t>
            </w:r>
            <w:r w:rsidR="005605F8" w:rsidRPr="34EA9930">
              <w:rPr>
                <w:sz w:val="22"/>
                <w:szCs w:val="22"/>
              </w:rPr>
              <w:t xml:space="preserve"> to utilize remote consent per established processes.</w:t>
            </w:r>
          </w:p>
        </w:tc>
      </w:tr>
      <w:tr w:rsidR="005605F8" ns2:paraId="1708A683" ns2:textId="77777777" w:rsidTr="008903AC">
        <w:trPr>
          <w:trHeight w:val="270"/>
        </w:trPr>
        <w:tc>
          <w:tcPr>
            <w:tcW w:w="9000" w:type="dxa"/>
            <w:gridSpan w:val="2"/>
            <w:shd w:val="clear" w:color="auto" w:fill="BFBFBF" w:themeFill="background1" w:themeFillShade="BF"/>
            <w:tcMar>
              <w:left w:w="108" w:type="dxa"/>
              <w:right w:w="108" w:type="dxa"/>
            </w:tcMar>
          </w:tcPr>
          <w:p ns2:paraId="506CC0EF" ns2:textId="17940B77" w:rsidR="005605F8" w:rsidRDefault="005605F8" w:rsidP="008546FB">
            <w:pPr>
              <w:spacing w:before="60" w:after="60"/>
              <w:rPr>
                <w:sz w:val="22"/>
                <w:szCs w:val="22"/>
              </w:rPr>
            </w:pPr>
            <w:r w:rsidRPr="34EA9930">
              <w:rPr>
                <w:sz w:val="22"/>
                <w:szCs w:val="22"/>
              </w:rPr>
              <w:t xml:space="preserve"> </w:t>
            </w:r>
          </w:p>
        </w:tc>
      </w:tr>
      <w:tr w:rsidR="00AF7130" ns2:paraId="1B6CD6E2" ns2:textId="77777777" w:rsidTr="00B77B1B">
        <w:trPr>
          <w:trHeight w:val="270"/>
        </w:trPr>
        <w:tc>
          <w:tcPr>
            <w:tcW w:w="1795" w:type="dxa"/>
            <w:vMerge w:val="restart"/>
            <w:tcMar>
              <w:left w:w="108" w:type="dxa"/>
              <w:right w:w="108" w:type="dxa"/>
            </w:tcMar>
            <w:vAlign w:val="center"/>
          </w:tcPr>
          <w:p ns2:paraId="03CC8552" ns2:textId="489D5245" w:rsidR="00AF7130" w:rsidRDefault="00AF7130" w:rsidP="005605F8">
            <w:pPr>
              <w:rPr>
                <w:b/>
                <w:bCs/>
                <w:color w:val="000000" w:themeColor="text1"/>
                <w:sz w:val="22"/>
                <w:szCs w:val="22"/>
              </w:rPr>
            </w:pPr>
            <w:r w:rsidRPr="34EA9930">
              <w:rPr>
                <w:b/>
                <w:bCs/>
                <w:color w:val="000000" w:themeColor="text1"/>
                <w:sz w:val="22"/>
                <w:szCs w:val="22"/>
              </w:rPr>
              <w:t>Participant On-site Experience</w:t>
            </w:r>
          </w:p>
        </w:tc>
        <w:tc>
          <w:tcPr>
            <w:tcW w:w="7205" w:type="dxa"/>
            <w:tcMar>
              <w:left w:w="108" w:type="dxa"/>
              <w:right w:w="108" w:type="dxa"/>
            </w:tcMar>
          </w:tcPr>
          <w:p ns2:paraId="54A89ADC" ns2:textId="1608AB33" w:rsidR="00AF7130" w:rsidRDefault="00AF7130" w:rsidP="008546FB">
            <w:pPr>
              <w:spacing w:before="60" w:after="60"/>
              <w:rPr>
                <w:sz w:val="22"/>
                <w:szCs w:val="22"/>
              </w:rPr>
            </w:pPr>
            <w:r w:rsidRPr="34EA9930">
              <w:rPr>
                <w:sz w:val="22"/>
                <w:szCs w:val="22"/>
              </w:rPr>
              <w:t>Ensure regular written and face-to-face communication between the Sponsor and study site teams on the importance of diverse enrollment and retention (eg, at investigator meetings, CRA visits, site discussions with Diversity Program Leads, site selection letters with specific diversity enrollment goals, and newsletters that include the study’s diversity goal status, strategies to increase diverse enrollment and retention, and successes).</w:t>
            </w:r>
          </w:p>
        </w:tc>
      </w:tr>
      <w:tr w:rsidR="00AF7130" ns2:paraId="3C54D460" ns2:textId="77777777" w:rsidTr="00B77B1B">
        <w:trPr>
          <w:trHeight w:val="270"/>
        </w:trPr>
        <w:tc>
          <w:tcPr>
            <w:tcW w:w="1795" w:type="dxa"/>
            <w:vMerge/>
            <w:vAlign w:val="center"/>
          </w:tcPr>
          <w:p ns2:paraId="1C12A191" ns2:textId="77777777" w:rsidR="00AF7130" w:rsidRDefault="00AF7130" w:rsidP="005605F8"/>
        </w:tc>
        <w:tc>
          <w:tcPr>
            <w:tcW w:w="7205" w:type="dxa"/>
            <w:tcMar>
              <w:left w:w="108" w:type="dxa"/>
              <w:right w:w="108" w:type="dxa"/>
            </w:tcMar>
          </w:tcPr>
          <w:p ns2:paraId="0C29029B" ns2:textId="5BD30A07" w:rsidR="00AF7130" w:rsidRDefault="00AF7130" w:rsidP="008546FB">
            <w:pPr>
              <w:spacing w:before="60" w:after="60"/>
              <w:rPr>
                <w:sz w:val="22"/>
                <w:szCs w:val="22"/>
              </w:rPr>
            </w:pPr>
            <w:r w:rsidRPr="34EA9930">
              <w:rPr>
                <w:sz w:val="22"/>
                <w:szCs w:val="22"/>
              </w:rPr>
              <w:t>Invite sites and provide recordings to the Sponsor’s Diversity and Inclusion in Clinical Trials Webinar series, sharing best practices to improve diversity, equity, and inclusion in clinical studies across US sites.</w:t>
            </w:r>
          </w:p>
        </w:tc>
      </w:tr>
      <w:tr w:rsidR="00AF7130" ns2:paraId="1CC7CA78" ns2:textId="77777777" w:rsidTr="00B77B1B">
        <w:trPr>
          <w:trHeight w:val="270"/>
        </w:trPr>
        <w:tc>
          <w:tcPr>
            <w:tcW w:w="1795" w:type="dxa"/>
            <w:vMerge/>
            <w:vAlign w:val="center"/>
          </w:tcPr>
          <w:p ns2:paraId="4D32E214" ns2:textId="77777777" w:rsidR="00AF7130" w:rsidRDefault="00AF7130" w:rsidP="005605F8"/>
        </w:tc>
        <w:tc>
          <w:tcPr>
            <w:tcW w:w="7205" w:type="dxa"/>
            <w:tcMar>
              <w:left w:w="108" w:type="dxa"/>
              <w:right w:w="108" w:type="dxa"/>
            </w:tcMar>
          </w:tcPr>
          <w:p ns2:paraId="6775286E" ns2:textId="5F668355" w:rsidR="00AF7130" w:rsidRDefault="00AF7130" w:rsidP="008546FB">
            <w:pPr>
              <w:spacing w:before="60" w:after="60"/>
              <w:rPr>
                <w:sz w:val="22"/>
                <w:szCs w:val="22"/>
              </w:rPr>
            </w:pPr>
            <w:r w:rsidRPr="34EA9930">
              <w:rPr>
                <w:sz w:val="22"/>
                <w:szCs w:val="22"/>
              </w:rPr>
              <w:t>Provide cross-cultural communication resources to study sites to enhance cultural awareness skills, eg, using diversity tool kits.</w:t>
            </w:r>
          </w:p>
        </w:tc>
      </w:tr>
      <w:tr w:rsidR="00AF7130" ns2:paraId="271CB80F" ns2:textId="77777777" w:rsidTr="00B77B1B">
        <w:trPr>
          <w:trHeight w:val="270"/>
        </w:trPr>
        <w:tc>
          <w:tcPr>
            <w:tcW w:w="1795" w:type="dxa"/>
            <w:vMerge/>
            <w:vAlign w:val="center"/>
          </w:tcPr>
          <w:p ns2:paraId="6DDBFF02" ns2:textId="77777777" w:rsidR="00AF7130" w:rsidRDefault="00AF7130" w:rsidP="005605F8"/>
        </w:tc>
        <w:tc>
          <w:tcPr>
            <w:tcW w:w="7205" w:type="dxa"/>
            <w:tcMar>
              <w:left w:w="108" w:type="dxa"/>
              <w:right w:w="108" w:type="dxa"/>
            </w:tcMar>
          </w:tcPr>
          <w:p ns2:paraId="052C8B03" ns2:textId="57FE8BD1" w:rsidR="00AF7130" w:rsidRDefault="00AF7130" w:rsidP="008546FB">
            <w:pPr>
              <w:spacing w:before="60" w:after="60"/>
              <w:rPr>
                <w:sz w:val="22"/>
                <w:szCs w:val="22"/>
              </w:rPr>
            </w:pPr>
            <w:r w:rsidRPr="34EA9930">
              <w:rPr>
                <w:sz w:val="22"/>
                <w:szCs w:val="22"/>
              </w:rPr>
              <w:t>Share with investigators/site staff, implicit bias training resources and techniques that facilitate positive clinical study experiences for underrepresented racial and ethnic populations (eg, the ASCO-ACCC Just Ask Initiative).</w:t>
            </w:r>
          </w:p>
        </w:tc>
      </w:tr>
      <w:tr w:rsidR="00AF7130" ns2:paraId="7F253289" ns2:textId="77777777" w:rsidTr="00B77B1B">
        <w:trPr>
          <w:trHeight w:val="270"/>
        </w:trPr>
        <w:tc>
          <w:tcPr>
            <w:tcW w:w="1795" w:type="dxa"/>
            <w:vMerge/>
            <w:vAlign w:val="center"/>
          </w:tcPr>
          <w:p ns2:paraId="6A62B722" ns2:textId="77777777" w:rsidR="00AF7130" w:rsidRDefault="00AF7130" w:rsidP="005605F8"/>
        </w:tc>
        <w:tc>
          <w:tcPr>
            <w:tcW w:w="7205" w:type="dxa"/>
            <w:tcMar>
              <w:left w:w="108" w:type="dxa"/>
              <w:right w:w="108" w:type="dxa"/>
            </w:tcMar>
          </w:tcPr>
          <w:p ns2:paraId="035D5E66" ns2:textId="56AB15C7" w:rsidR="00AF7130" w:rsidRDefault="00AF7130" w:rsidP="008546FB">
            <w:pPr>
              <w:spacing w:before="60" w:after="60"/>
              <w:rPr>
                <w:sz w:val="22"/>
                <w:szCs w:val="22"/>
              </w:rPr>
            </w:pPr>
            <w:r w:rsidRPr="34EA9930">
              <w:rPr>
                <w:sz w:val="22"/>
                <w:szCs w:val="22"/>
              </w:rPr>
              <w:t>Share patient experience videos at investigator meetings to reinforce the needs of underrepresented participants in clinical studies.</w:t>
            </w:r>
          </w:p>
        </w:tc>
      </w:tr>
      <w:tr w:rsidR="00AF7130" ns2:paraId="2CCC6AEA" ns2:textId="77777777" w:rsidTr="00B77B1B">
        <w:trPr>
          <w:trHeight w:val="270"/>
        </w:trPr>
        <w:tc>
          <w:tcPr>
            <w:tcW w:w="1795" w:type="dxa"/>
            <w:vMerge/>
            <w:vAlign w:val="center"/>
          </w:tcPr>
          <w:p ns2:paraId="332DC0D9" ns2:textId="77777777" w:rsidR="00AF7130" w:rsidRDefault="00AF7130" w:rsidP="005605F8"/>
        </w:tc>
        <w:tc>
          <w:tcPr>
            <w:tcW w:w="7205" w:type="dxa"/>
            <w:tcMar>
              <w:left w:w="108" w:type="dxa"/>
              <w:right w:w="108" w:type="dxa"/>
            </w:tcMar>
          </w:tcPr>
          <w:p ns2:paraId="1C61920C" ns2:textId="505E4B41" w:rsidR="00AF7130" w:rsidRDefault="00AF7130" w:rsidP="008546FB">
            <w:pPr>
              <w:spacing w:before="60" w:after="60"/>
              <w:rPr>
                <w:sz w:val="22"/>
                <w:szCs w:val="22"/>
              </w:rPr>
            </w:pPr>
            <w:r w:rsidRPr="34EA9930">
              <w:rPr>
                <w:sz w:val="22"/>
                <w:szCs w:val="22"/>
              </w:rPr>
              <w:t xml:space="preserve">Provide access to resources that can assist with site awareness on enrolling and retaining diverse populations and tools to evaluate site performance in enrolling and retaining diverse populations. </w:t>
            </w:r>
          </w:p>
        </w:tc>
      </w:tr>
      <w:tr w:rsidR="00AF7130" ns2:paraId="7D982A5C" ns2:textId="77777777" w:rsidTr="00B77B1B">
        <w:trPr>
          <w:trHeight w:val="270"/>
        </w:trPr>
        <w:tc>
          <w:tcPr>
            <w:tcW w:w="1795" w:type="dxa"/>
            <w:vMerge/>
            <w:vAlign w:val="center"/>
          </w:tcPr>
          <w:p ns2:paraId="74EEEAF8" ns2:textId="77777777" w:rsidR="00AF7130" w:rsidRDefault="00AF7130" w:rsidP="005605F8"/>
        </w:tc>
        <w:tc>
          <w:tcPr>
            <w:tcW w:w="7205" w:type="dxa"/>
            <w:tcMar>
              <w:left w:w="108" w:type="dxa"/>
              <w:right w:w="108" w:type="dxa"/>
            </w:tcMar>
          </w:tcPr>
          <w:p ns2:paraId="04C86C96" ns2:textId="1DD70C21" w:rsidR="00AF7130" w:rsidRPr="00BB28E8" w:rsidRDefault="00AF7130" w:rsidP="008546FB">
            <w:pPr>
              <w:spacing w:before="60" w:after="60"/>
              <w:rPr>
                <w:sz w:val="22"/>
                <w:szCs w:val="22"/>
              </w:rPr>
            </w:pPr>
            <w:r w:rsidRPr="00BB28E8">
              <w:rPr>
                <w:sz w:val="22"/>
                <w:szCs w:val="22"/>
              </w:rPr>
              <w:t>Periodically (eg, Investigator Meeting, SIV) encourage sites to communicate with participants and family members with compassion to show empathy, appreciation for participants, and foster trust (eg, by sending thank you cards and condolence cards).</w:t>
            </w:r>
          </w:p>
        </w:tc>
      </w:tr>
      <w:tr w:rsidR="00AF7130" ns2:paraId="191D7390" ns2:textId="77777777" w:rsidTr="00B77B1B">
        <w:trPr>
          <w:trHeight w:val="270"/>
        </w:trPr>
        <w:tc>
          <w:tcPr>
            <w:tcW w:w="1795" w:type="dxa"/>
            <w:vMerge/>
            <w:vAlign w:val="center"/>
          </w:tcPr>
          <w:p ns2:paraId="00C73F19" ns2:textId="77777777" w:rsidR="00AF7130" w:rsidRDefault="00AF7130" w:rsidP="005605F8"/>
        </w:tc>
        <w:tc>
          <w:tcPr>
            <w:tcW w:w="7205" w:type="dxa"/>
            <w:tcMar>
              <w:left w:w="108" w:type="dxa"/>
              <w:right w:w="108" w:type="dxa"/>
            </w:tcMar>
          </w:tcPr>
          <w:p ns2:paraId="76CC5D1F" ns2:textId="14C9F595" w:rsidR="00AF7130" w:rsidRPr="00BB28E8" w:rsidRDefault="00AF7130" w:rsidP="008546FB">
            <w:pPr>
              <w:spacing w:before="60" w:after="60"/>
              <w:rPr>
                <w:sz w:val="22"/>
                <w:szCs w:val="22"/>
              </w:rPr>
            </w:pPr>
            <w:r w:rsidRPr="00BB28E8">
              <w:rPr>
                <w:sz w:val="22"/>
                <w:szCs w:val="22"/>
              </w:rPr>
              <w:t xml:space="preserve">Periodically (eg, Investigator Meeting, SIV) encourage sites to consider what useful disability enablements (eg, wheelchair availability, offering sighted guides, sign language interpreters, etc.) are available at their centers and communicate any needs from the Sponsor for consideration.  </w:t>
            </w:r>
          </w:p>
        </w:tc>
      </w:tr>
      <w:tr w:rsidR="00AF7130" ns2:paraId="670DE7C8" ns2:textId="77777777" w:rsidTr="00AF7130">
        <w:trPr>
          <w:trHeight w:val="270"/>
        </w:trPr>
        <w:tc>
          <w:tcPr>
            <w:tcW w:w="1795" w:type="dxa"/>
            <w:vMerge/>
            <w:vAlign w:val="center"/>
          </w:tcPr>
          <w:p ns2:paraId="5831520A" ns2:textId="77777777" w:rsidR="00AF7130" w:rsidRDefault="00AF7130" w:rsidP="00AF7130"/>
        </w:tc>
        <w:tc>
          <w:tcPr>
            <w:tcW w:w="7205" w:type="dxa"/>
            <w:tcMar>
              <w:left w:w="108" w:type="dxa"/>
              <w:right w:w="108" w:type="dxa"/>
            </w:tcMar>
          </w:tcPr>
          <w:p ns2:paraId="7725251E" ns2:textId="04DCD980" w:rsidR="00AF7130" w:rsidRPr="00BB28E8" w:rsidRDefault="00AF7130" w:rsidP="008546FB">
            <w:pPr>
              <w:spacing w:before="60" w:after="60"/>
              <w:rPr>
                <w:sz w:val="22"/>
                <w:szCs w:val="22"/>
              </w:rPr>
            </w:pPr>
            <w:r w:rsidRPr="34EA9930">
              <w:rPr>
                <w:color w:val="000000" w:themeColor="text1"/>
                <w:sz w:val="22"/>
                <w:szCs w:val="22"/>
              </w:rPr>
              <w:t>Inform sites about and encourage sites to use “Ask Me About Clinical Trials Buttons” in non-English languages that reflect the patient population for sites.</w:t>
            </w:r>
          </w:p>
        </w:tc>
      </w:tr>
      <w:tr w:rsidR="00AF7130" ns2:paraId="28657AF3" ns2:textId="77777777" w:rsidTr="008903AC">
        <w:trPr>
          <w:trHeight w:val="270"/>
        </w:trPr>
        <w:tc>
          <w:tcPr>
            <w:tcW w:w="9000" w:type="dxa"/>
            <w:gridSpan w:val="2"/>
            <w:shd w:val="clear" w:color="auto" w:fill="BFBFBF" w:themeFill="background1" w:themeFillShade="BF"/>
            <w:tcMar>
              <w:left w:w="108" w:type="dxa"/>
              <w:right w:w="108" w:type="dxa"/>
            </w:tcMar>
          </w:tcPr>
          <w:p ns2:paraId="131C23C4" ns2:textId="19791E1E" w:rsidR="00AF7130" w:rsidRDefault="00AF7130" w:rsidP="008546FB">
            <w:pPr>
              <w:spacing w:before="60" w:after="60"/>
              <w:rPr>
                <w:sz w:val="22"/>
                <w:szCs w:val="22"/>
              </w:rPr>
            </w:pPr>
            <w:r w:rsidRPr="34EA9930">
              <w:rPr>
                <w:sz w:val="22"/>
                <w:szCs w:val="22"/>
              </w:rPr>
              <w:t xml:space="preserve"> </w:t>
            </w:r>
          </w:p>
        </w:tc>
      </w:tr>
      <w:tr w:rsidR="00AF7130" ns2:paraId="0BF6AABC" ns2:textId="77777777" w:rsidTr="00B77B1B">
        <w:trPr>
          <w:trHeight w:val="255"/>
        </w:trPr>
        <w:tc>
          <w:tcPr>
            <w:tcW w:w="1795" w:type="dxa"/>
            <w:vMerge w:val="restart"/>
            <w:tcMar>
              <w:left w:w="108" w:type="dxa"/>
              <w:right w:w="108" w:type="dxa"/>
            </w:tcMar>
            <w:vAlign w:val="center"/>
          </w:tcPr>
          <w:p ns2:paraId="72C1DBDF" ns2:textId="39195B7B" w:rsidR="00AF7130" w:rsidRDefault="00AF7130" w:rsidP="00AF7130">
            <w:pPr>
              <w:rPr>
                <w:b/>
                <w:bCs/>
                <w:sz w:val="22"/>
                <w:szCs w:val="22"/>
              </w:rPr>
            </w:pPr>
            <w:r w:rsidRPr="34EA9930">
              <w:rPr>
                <w:b/>
                <w:bCs/>
                <w:sz w:val="22"/>
                <w:szCs w:val="22"/>
              </w:rPr>
              <w:t>Site Resource Limitations</w:t>
            </w:r>
          </w:p>
        </w:tc>
        <w:tc>
          <w:tcPr>
            <w:tcW w:w="7205" w:type="dxa"/>
            <w:tcMar>
              <w:left w:w="108" w:type="dxa"/>
              <w:right w:w="108" w:type="dxa"/>
            </w:tcMar>
          </w:tcPr>
          <w:p ns2:paraId="0EDC804A" ns2:textId="10EA39D3" w:rsidR="00AF7130" w:rsidRDefault="00AF7130" w:rsidP="008546FB">
            <w:pPr>
              <w:spacing w:before="60" w:after="60"/>
              <w:rPr>
                <w:sz w:val="22"/>
                <w:szCs w:val="22"/>
              </w:rPr>
            </w:pPr>
            <w:r w:rsidRPr="34EA9930">
              <w:rPr>
                <w:sz w:val="22"/>
                <w:szCs w:val="22"/>
              </w:rPr>
              <w:t>Support the use of navigators at sites by educating sites on types of navigator resources (eg, patient navigators, clinical research navigators, nurse navigators), providing access to vendors that coordinate navigator services, and providing funding for navigators.</w:t>
            </w:r>
          </w:p>
        </w:tc>
      </w:tr>
      <w:tr w:rsidR="00AF7130" ns2:paraId="6DFE779C" ns2:textId="77777777" w:rsidTr="00B77B1B">
        <w:trPr>
          <w:trHeight w:val="600"/>
        </w:trPr>
        <w:tc>
          <w:tcPr>
            <w:tcW w:w="1795" w:type="dxa"/>
            <w:vMerge/>
            <w:vAlign w:val="center"/>
          </w:tcPr>
          <w:p ns2:paraId="42ED1787" ns2:textId="77777777" w:rsidR="00AF7130" w:rsidRDefault="00AF7130" w:rsidP="00AF7130"/>
        </w:tc>
        <w:tc>
          <w:tcPr>
            <w:tcW w:w="7205" w:type="dxa"/>
            <w:tcMar>
              <w:left w:w="108" w:type="dxa"/>
              <w:right w:w="108" w:type="dxa"/>
            </w:tcMar>
          </w:tcPr>
          <w:p ns2:paraId="7DD1B527" ns2:textId="6EDA6772" w:rsidR="00AF7130" w:rsidRDefault="00AF7130" w:rsidP="008546FB">
            <w:pPr>
              <w:spacing w:before="60" w:after="60"/>
              <w:rPr>
                <w:sz w:val="22"/>
                <w:szCs w:val="22"/>
              </w:rPr>
            </w:pPr>
            <w:r w:rsidRPr="34EA9930">
              <w:rPr>
                <w:sz w:val="22"/>
                <w:szCs w:val="22"/>
              </w:rPr>
              <w:t>Offer and train site staff on protocol-specific software applications that reduce site burden. These applications will facilitate pre‑screening data entry, including race and ethnicity data, to identify site pre‑screening trends.</w:t>
            </w:r>
          </w:p>
        </w:tc>
      </w:tr>
      <w:tr w:rsidR="00AF7130" ns2:paraId="076EE9C3" ns2:textId="77777777" w:rsidTr="00B77B1B">
        <w:trPr>
          <w:trHeight w:val="510"/>
        </w:trPr>
        <w:tc>
          <w:tcPr>
            <w:tcW w:w="1795" w:type="dxa"/>
            <w:vMerge/>
            <w:vAlign w:val="center"/>
          </w:tcPr>
          <w:p ns2:paraId="5824E216" ns2:textId="77777777" w:rsidR="00AF7130" w:rsidRDefault="00AF7130" w:rsidP="00AF7130"/>
        </w:tc>
        <w:tc>
          <w:tcPr>
            <w:tcW w:w="7205" w:type="dxa"/>
            <w:tcMar>
              <w:left w:w="108" w:type="dxa"/>
              <w:right w:w="108" w:type="dxa"/>
            </w:tcMar>
          </w:tcPr>
          <w:p ns2:paraId="56E8415F" ns2:textId="52D3AD18" w:rsidR="00AF7130" w:rsidRDefault="00AF7130" w:rsidP="008546FB">
            <w:pPr>
              <w:spacing w:before="60" w:after="60"/>
              <w:rPr>
                <w:sz w:val="22"/>
                <w:szCs w:val="22"/>
              </w:rPr>
            </w:pPr>
            <w:r w:rsidRPr="34EA9930">
              <w:rPr>
                <w:sz w:val="22"/>
                <w:szCs w:val="22"/>
              </w:rPr>
              <w:t>Offer site augmentation support services to help sites reach diverse populations within their institution and assist with study-related activities if needed.</w:t>
            </w:r>
          </w:p>
        </w:tc>
      </w:tr>
      <w:tr w:rsidR="00AF7130" ns2:paraId="7C07622D" ns2:textId="77777777" w:rsidTr="00B77B1B">
        <w:trPr>
          <w:trHeight w:val="255"/>
        </w:trPr>
        <w:tc>
          <w:tcPr>
            <w:tcW w:w="1795" w:type="dxa"/>
            <w:vMerge/>
            <w:vAlign w:val="center"/>
          </w:tcPr>
          <w:p ns2:paraId="1736FDCE" ns2:textId="77777777" w:rsidR="00AF7130" w:rsidRDefault="00AF7130" w:rsidP="00AF7130"/>
        </w:tc>
        <w:tc>
          <w:tcPr>
            <w:tcW w:w="7205" w:type="dxa"/>
            <w:tcMar>
              <w:left w:w="108" w:type="dxa"/>
              <w:right w:w="108" w:type="dxa"/>
            </w:tcMar>
          </w:tcPr>
          <w:p ns2:paraId="7ABF17B3" ns2:textId="52090B18" w:rsidR="00AF7130" w:rsidRDefault="00AF7130" w:rsidP="008546FB">
            <w:pPr>
              <w:spacing w:before="60" w:after="60"/>
              <w:rPr>
                <w:sz w:val="22"/>
                <w:szCs w:val="22"/>
              </w:rPr>
            </w:pPr>
            <w:r w:rsidRPr="34EA9930">
              <w:rPr>
                <w:sz w:val="22"/>
                <w:szCs w:val="22"/>
              </w:rPr>
              <w:t>Share information Sponsor becomes aware of, that may prove helpful to sites, regarding SOC coverage funding options for patients, as appropriate.</w:t>
            </w:r>
          </w:p>
        </w:tc>
      </w:tr>
      <w:tr w:rsidR="00AF7130" ns2:paraId="1F5445C9" ns2:textId="77777777" w:rsidTr="00AF7130">
        <w:trPr>
          <w:trHeight w:val="1322"/>
        </w:trPr>
        <w:tc>
          <w:tcPr>
            <w:tcW w:w="1795" w:type="dxa"/>
            <w:vMerge/>
            <w:vAlign w:val="center"/>
          </w:tcPr>
          <w:p ns2:paraId="0FADD9CE" ns2:textId="77777777" w:rsidR="00AF7130" w:rsidRDefault="00AF7130" w:rsidP="00AF7130"/>
        </w:tc>
        <w:tc>
          <w:tcPr>
            <w:tcW w:w="7205" w:type="dxa"/>
            <w:tcMar>
              <w:left w:w="108" w:type="dxa"/>
              <w:right w:w="108" w:type="dxa"/>
            </w:tcMar>
          </w:tcPr>
          <w:p ns2:paraId="1DD57B9C" ns2:textId="0E977B33" w:rsidR="00AF7130" w:rsidRDefault="00AF7130" w:rsidP="008546FB">
            <w:pPr>
              <w:spacing w:before="60" w:after="60"/>
              <w:rPr>
                <w:sz w:val="22"/>
                <w:szCs w:val="22"/>
              </w:rPr>
            </w:pPr>
            <w:r w:rsidRPr="34EA9930">
              <w:rPr>
                <w:sz w:val="22"/>
                <w:szCs w:val="22"/>
              </w:rPr>
              <w:t>Provide diversity planning and accrual tools to sites. For example, the Diversity Site Assessment Tool (used to quantify site capabilities and needs to enroll underrepresented populations), Site Recruitment Plan used by CRAs to discuss enrollment with sites, and data that display enrollment versus objectives.</w:t>
            </w:r>
          </w:p>
        </w:tc>
      </w:tr>
      <w:tr w:rsidR="00AF7130" ns2:paraId="3CF1D585" ns2:textId="77777777" w:rsidTr="00B77B1B">
        <w:trPr>
          <w:trHeight w:val="255"/>
        </w:trPr>
        <w:tc>
          <w:tcPr>
            <w:tcW w:w="1795" w:type="dxa"/>
            <w:shd w:val="clear" w:color="auto" w:fill="BFBFBF" w:themeFill="background1" w:themeFillShade="BF"/>
            <w:tcMar>
              <w:left w:w="108" w:type="dxa"/>
              <w:right w:w="108" w:type="dxa"/>
            </w:tcMar>
          </w:tcPr>
          <w:p ns2:paraId="2E160049" ns2:textId="0870814B" w:rsidR="00AF7130" w:rsidRDefault="00AF7130" w:rsidP="001E77D0">
            <w:pPr>
              <w:pageBreakBefore/>
              <w:rPr>
                <w:color w:val="000000" w:themeColor="text1"/>
              </w:rPr>
            </w:pPr>
            <w:r w:rsidRPr="34EA9930">
              <w:rPr>
                <w:color w:val="000000" w:themeColor="text1"/>
              </w:rPr>
              <w:t xml:space="preserve"> </w:t>
            </w:r>
          </w:p>
        </w:tc>
        <w:tc>
          <w:tcPr>
            <w:tcW w:w="7205" w:type="dxa"/>
            <w:shd w:val="clear" w:color="auto" w:fill="BFBFBF" w:themeFill="background1" w:themeFillShade="BF"/>
            <w:tcMar>
              <w:left w:w="108" w:type="dxa"/>
              <w:right w:w="108" w:type="dxa"/>
            </w:tcMar>
          </w:tcPr>
          <w:p ns2:paraId="41781B55" ns2:textId="74946099" w:rsidR="00AF7130" w:rsidRDefault="00AF7130" w:rsidP="008546FB">
            <w:pPr>
              <w:spacing w:before="60" w:after="60"/>
              <w:rPr>
                <w:color w:val="000000" w:themeColor="text1"/>
                <w:sz w:val="22"/>
                <w:szCs w:val="22"/>
              </w:rPr>
            </w:pPr>
            <w:r w:rsidRPr="34EA9930">
              <w:rPr>
                <w:color w:val="000000" w:themeColor="text1"/>
                <w:sz w:val="22"/>
                <w:szCs w:val="22"/>
              </w:rPr>
              <w:t xml:space="preserve"> </w:t>
            </w:r>
          </w:p>
        </w:tc>
      </w:tr>
      <w:tr w:rsidR="00AF7130" ns2:paraId="0FD834BC" ns2:textId="77777777" w:rsidTr="00B77B1B">
        <w:trPr>
          <w:trHeight w:val="510"/>
        </w:trPr>
        <w:tc>
          <w:tcPr>
            <w:tcW w:w="1795" w:type="dxa"/>
            <w:vMerge w:val="restart"/>
            <w:tcMar>
              <w:left w:w="108" w:type="dxa"/>
              <w:right w:w="108" w:type="dxa"/>
            </w:tcMar>
            <w:vAlign w:val="center"/>
          </w:tcPr>
          <w:p ns2:paraId="4FBA5A9F" ns2:textId="0D791384" w:rsidR="00AF7130" w:rsidRDefault="00AF7130" w:rsidP="00AF7130">
            <w:pPr>
              <w:rPr>
                <w:b/>
                <w:bCs/>
                <w:sz w:val="22"/>
                <w:szCs w:val="22"/>
              </w:rPr>
            </w:pPr>
            <w:r w:rsidRPr="34EA9930">
              <w:rPr>
                <w:b/>
                <w:bCs/>
                <w:sz w:val="22"/>
                <w:szCs w:val="22"/>
              </w:rPr>
              <w:t>Participant Understanding</w:t>
            </w:r>
          </w:p>
        </w:tc>
        <w:tc>
          <w:tcPr>
            <w:tcW w:w="7205" w:type="dxa"/>
            <w:tcMar>
              <w:left w:w="108" w:type="dxa"/>
              <w:right w:w="108" w:type="dxa"/>
            </w:tcMar>
          </w:tcPr>
          <w:p ns2:paraId="2388A26C" ns2:textId="09EBB067" w:rsidR="00AF7130" w:rsidRDefault="00AF7130" w:rsidP="008546FB">
            <w:pPr>
              <w:spacing w:before="60" w:after="60"/>
              <w:rPr>
                <w:sz w:val="22"/>
                <w:szCs w:val="22"/>
              </w:rPr>
            </w:pPr>
            <w:r w:rsidRPr="34EA9930">
              <w:rPr>
                <w:sz w:val="22"/>
                <w:szCs w:val="22"/>
              </w:rPr>
              <w:t>Provide clinical study awareness and culturally relevant educational materials written at a sixth</w:t>
            </w:r>
            <w:r w:rsidR="00B226BB">
              <w:rPr>
                <w:sz w:val="22"/>
                <w:szCs w:val="22"/>
              </w:rPr>
              <w:t xml:space="preserve"> </w:t>
            </w:r>
            <w:r w:rsidRPr="34EA9930">
              <w:rPr>
                <w:sz w:val="22"/>
                <w:szCs w:val="22"/>
              </w:rPr>
              <w:t>grade reading level in applicable languages for participants. All Sponsor-created participant-facing materials will be reviewed by a health literacy vendor.</w:t>
            </w:r>
          </w:p>
        </w:tc>
      </w:tr>
      <w:tr w:rsidR="00AF7130" ns2:paraId="7405BD8E" ns2:textId="77777777" w:rsidTr="00B77B1B">
        <w:trPr>
          <w:trHeight w:val="255"/>
        </w:trPr>
        <w:tc>
          <w:tcPr>
            <w:tcW w:w="1795" w:type="dxa"/>
            <w:vMerge/>
            <w:vAlign w:val="center"/>
          </w:tcPr>
          <w:p ns2:paraId="1582F913" ns2:textId="77777777" w:rsidR="00AF7130" w:rsidRDefault="00AF7130" w:rsidP="00AF7130"/>
        </w:tc>
        <w:tc>
          <w:tcPr>
            <w:tcW w:w="7205" w:type="dxa"/>
            <w:tcMar>
              <w:left w:w="108" w:type="dxa"/>
              <w:right w:w="108" w:type="dxa"/>
            </w:tcMar>
          </w:tcPr>
          <w:p ns2:paraId="18113C76" ns2:textId="4CF5C3B6" w:rsidR="00AF7130" w:rsidRDefault="00AF7130" w:rsidP="008546FB">
            <w:pPr>
              <w:spacing w:before="60" w:after="60"/>
              <w:rPr>
                <w:sz w:val="22"/>
                <w:szCs w:val="22"/>
              </w:rPr>
            </w:pPr>
            <w:r w:rsidRPr="34EA9930">
              <w:rPr>
                <w:sz w:val="22"/>
                <w:szCs w:val="22"/>
              </w:rPr>
              <w:t>Ensure there is a site process in place for sending reminders about upcoming clinical study visits to participants to promote visit adherence and support patient retention.</w:t>
            </w:r>
          </w:p>
        </w:tc>
      </w:tr>
      <w:tr w:rsidR="00AF7130" ns2:paraId="7431151F" ns2:textId="77777777" w:rsidTr="00B77B1B">
        <w:trPr>
          <w:trHeight w:val="255"/>
        </w:trPr>
        <w:tc>
          <w:tcPr>
            <w:tcW w:w="1795" w:type="dxa"/>
            <w:vMerge/>
            <w:vAlign w:val="center"/>
          </w:tcPr>
          <w:p ns2:paraId="7F52E1B9" ns2:textId="77777777" w:rsidR="00AF7130" w:rsidRDefault="00AF7130" w:rsidP="00AF7130"/>
        </w:tc>
        <w:tc>
          <w:tcPr>
            <w:tcW w:w="7205" w:type="dxa"/>
            <w:tcMar>
              <w:left w:w="108" w:type="dxa"/>
              <w:right w:w="108" w:type="dxa"/>
            </w:tcMar>
          </w:tcPr>
          <w:p ns2:paraId="5E194DFE" ns2:textId="49348320" w:rsidR="00AF7130" w:rsidRDefault="00AF7130" w:rsidP="008546FB">
            <w:pPr>
              <w:spacing w:before="60" w:after="60"/>
              <w:rPr>
                <w:sz w:val="22"/>
                <w:szCs w:val="22"/>
              </w:rPr>
            </w:pPr>
            <w:r w:rsidRPr="34EA9930">
              <w:rPr>
                <w:sz w:val="22"/>
                <w:szCs w:val="22"/>
              </w:rPr>
              <w:t>Contribute resources (eg, general content</w:t>
            </w:r>
            <w:r>
              <w:rPr>
                <w:sz w:val="22"/>
                <w:szCs w:val="22"/>
              </w:rPr>
              <w:t xml:space="preserve"> as appropriate and/or site budget </w:t>
            </w:r>
            <w:r w:rsidRPr="34EA9930">
              <w:rPr>
                <w:sz w:val="22"/>
                <w:szCs w:val="22"/>
              </w:rPr>
              <w:t>funding for IRB review, document development and provisioning) for site</w:t>
            </w:r>
            <w:r>
              <w:rPr>
                <w:sz w:val="22"/>
                <w:szCs w:val="22"/>
              </w:rPr>
              <w:t xml:space="preserve"> communication provided to </w:t>
            </w:r>
            <w:r w:rsidRPr="34EA9930">
              <w:rPr>
                <w:sz w:val="22"/>
                <w:szCs w:val="22"/>
              </w:rPr>
              <w:t xml:space="preserve">participants </w:t>
            </w:r>
            <w:r>
              <w:rPr>
                <w:sz w:val="22"/>
                <w:szCs w:val="22"/>
              </w:rPr>
              <w:t xml:space="preserve">to keep them </w:t>
            </w:r>
            <w:r w:rsidRPr="34EA9930">
              <w:rPr>
                <w:sz w:val="22"/>
                <w:szCs w:val="22"/>
              </w:rPr>
              <w:t>informed and engaged.</w:t>
            </w:r>
          </w:p>
        </w:tc>
      </w:tr>
      <w:tr w:rsidR="00AF7130" ns2:paraId="139F1DF0" ns2:textId="77777777" w:rsidTr="00AF7130">
        <w:trPr>
          <w:trHeight w:val="255"/>
        </w:trPr>
        <w:tc>
          <w:tcPr>
            <w:tcW w:w="1795" w:type="dxa"/>
            <w:vMerge/>
            <w:tcMar>
              <w:left w:w="108" w:type="dxa"/>
              <w:right w:w="108" w:type="dxa"/>
            </w:tcMar>
            <w:vAlign w:val="center"/>
          </w:tcPr>
          <w:p ns2:paraId="2B4DB414" ns2:textId="37704E1F" w:rsidR="00AF7130" w:rsidRDefault="00AF7130" w:rsidP="00AF7130">
            <w:pPr>
              <w:rPr>
                <w:b/>
                <w:bCs/>
                <w:sz w:val="22"/>
                <w:szCs w:val="22"/>
              </w:rPr>
            </w:pPr>
          </w:p>
        </w:tc>
        <w:tc>
          <w:tcPr>
            <w:tcW w:w="7205" w:type="dxa"/>
            <w:tcMar>
              <w:left w:w="108" w:type="dxa"/>
              <w:right w:w="108" w:type="dxa"/>
            </w:tcMar>
          </w:tcPr>
          <w:p ns2:paraId="7019C086" ns2:textId="0F9571EF" w:rsidR="00AF7130" w:rsidRDefault="00AF7130" w:rsidP="008546FB">
            <w:pPr>
              <w:spacing w:before="60" w:after="60"/>
              <w:rPr>
                <w:sz w:val="22"/>
                <w:szCs w:val="22"/>
              </w:rPr>
            </w:pPr>
            <w:r w:rsidRPr="1431D40B">
              <w:rPr>
                <w:sz w:val="22"/>
                <w:szCs w:val="22"/>
              </w:rPr>
              <w:t>Provide site translation support for patient facing materials to reflect languages in the community; as well as to support/reimburse for translator services</w:t>
            </w:r>
            <w:r>
              <w:rPr>
                <w:sz w:val="22"/>
                <w:szCs w:val="22"/>
              </w:rPr>
              <w:t>.</w:t>
            </w:r>
          </w:p>
        </w:tc>
      </w:tr>
    </w:tbl>
    <w:p ns2:paraId="5931A9DD" ns2:textId="16B92E9E" w:rsidR="008C5377" w:rsidRPr="00A519A6" w:rsidRDefault="008C5377" w:rsidP="34EA9930">
      <w:ins w:id="1052" w:author="GoldenCorpusHarness" w:date="2026-03-28T22:23:45Z">
        <w:r>
          <w:t>Individuals in the LGBTQ+ community often encounter barriers to cervical cancer screening due to health care systems built around traditional gender norms. Current screening guidelines, for example, frequently overlook LGBTQ+-specific needs, resulting in lower screening rates [Ref. 5.4: 08RRNQ]. Overall misunderstandings by health care professionals may also contribute to the lower cervical cancer screening rates among transmasculine individuals compared with nontransgender women. Transmasculine individuals often report negative experiences with Pap tests, which are traditionally seen as feminine, creating challenges related to their identity and privacy [Ref. 5.4: 08RRNV].</w:t>
        </w:r>
      </w:ins>
    </w:p>
    <w:p ns2:paraId="4CD96FBD" ns2:textId="20A6700D" w:rsidR="002C150B" w:rsidRPr="00310397" w:rsidRDefault="002C150B" w:rsidP="00B575BC">
      <w:pPr>
        <w:pStyle w:val="Heading2"/>
      </w:pPr>
      <w:del w:id="1053" w:author="GoldenCorpusHarness" w:date="2026-03-28T22:23:45Z">
        <w:r>
          <w:delText>Ke</w:delText>
        </w:r>
      </w:del>
      <w:ins w:id="1054" w:author="GoldenCorpusHarness" w:date="2026-03-28T22:23:45Z">
        <w:r>
          <w:t>The above factors need to be addressed through targeted outreach and education efforts, working with communit</w:t>
        </w:r>
      </w:ins>
      <w:r>
        <w:t xml:space="preserve">y </w:t>
      </w:r>
      <w:ins w:id="1055" w:author="GoldenCorpusHarness" w:date="2026-03-28T22:23:45Z">
        <w:r>
          <w:t>leaders, health care providers, and policy makers to increase access to cervical cancer screening and awareness among females with historically lower screening and H</w:t>
        </w:r>
      </w:ins>
      <w:r>
        <w:t>P</w:t>
      </w:r>
      <w:del w:id="1056" w:author="GoldenCorpusHarness" w:date="2026-03-28T22:23:45Z">
        <w:r>
          <w:delText>artnerships and Patient Ad</w:delText>
        </w:r>
      </w:del>
      <w:ins w:id="1057" w:author="GoldenCorpusHarness" w:date="2026-03-28T22:23:45Z">
        <w:r>
          <w:t xml:space="preserve">V </w:t>
        </w:r>
      </w:ins>
      <w:r>
        <w:t>v</w:t>
      </w:r>
      <w:del w:id="1058" w:author="GoldenCorpusHarness" w:date="2026-03-28T22:23:45Z">
        <w:r>
          <w:delText xml:space="preserve">ocacy Organizations </w:delText>
        </w:r>
      </w:del>
      <w:ins w:id="1059" w:author="GoldenCorpusHarness" w:date="2026-03-28T22:23:45Z">
        <w:r>
          <w:t>accination rates[Ref. 5.4: 08D05N].</w:t>
        </w:r>
      </w:ins>
    </w:p>
    <w:p ns2:paraId="61A5EA21" ns2:textId="362218CF" w:rsidR="00730596" w:rsidRDefault="0F36CF4C" w:rsidP="00071ED1">
      <w:pPr>
        <w:pStyle w:val="Paragraph"/>
      </w:pPr>
      <w:del w:id="1060" w:author="GoldenCorpusHarness" w:date="2026-03-28T22:23:45Z">
        <w:r>
          <w:delText>Engag</w:delText>
        </w:r>
      </w:del>
      <w:ins w:id="1061" w:author="GoldenCorpusHarness" w:date="2026-03-28T22:23:45Z">
        <w:r>
          <w:t>Diff</w:t>
        </w:r>
      </w:ins>
      <w:r>
        <w:t>e</w:t>
      </w:r>
      <w:del w:id="1062" w:author="GoldenCorpusHarness" w:date="2026-03-28T22:23:45Z">
        <w:r>
          <w:delText>m</w:delText>
        </w:r>
      </w:del>
      <w:ins w:id="1063" w:author="GoldenCorpusHarness" w:date="2026-03-28T22:23:45Z">
        <w:r>
          <w:t>r</w:t>
        </w:r>
      </w:ins>
      <w:r>
        <w:t>en</w:t>
      </w:r>
      <w:del w:id="1064" w:author="GoldenCorpusHarness" w:date="2026-03-28T22:23:45Z">
        <w:r>
          <w:delText>t with pro</w:delText>
        </w:r>
      </w:del>
      <w:ins w:id="1065" w:author="GoldenCorpusHarness" w:date="2026-03-28T22:23:45Z">
        <w:r>
          <w:t>ce</w:t>
        </w:r>
      </w:ins>
      <w:r>
        <w:t>s</w:t>
      </w:r>
      <w:del w:id="1066" w:author="GoldenCorpusHarness" w:date="2026-03-28T22:23:45Z">
        <w:r>
          <w:delText>pective participants, PAOs and CBOs may be utilized early on to provide operational</w:delText>
        </w:r>
      </w:del>
      <w:r>
        <w:t xml:space="preserve"> in</w:t>
      </w:r>
      <w:del w:id="1067" w:author="GoldenCorpusHarness" w:date="2026-03-28T22:23:45Z">
        <w:r>
          <w:delText>sights</w:delText>
        </w:r>
      </w:del>
      <w:r>
        <w:t xml:space="preserve"> </w:t>
      </w:r>
      <w:del w:id="1068" w:author="GoldenCorpusHarness" w:date="2026-03-28T22:23:45Z">
        <w:r>
          <w:delText>both during protocol development and study operation to inc</w:delText>
        </w:r>
      </w:del>
      <w:ins w:id="1069" w:author="GoldenCorpusHarness" w:date="2026-03-28T22:23:45Z">
        <w:r>
          <w:t>T</w:t>
        </w:r>
      </w:ins>
      <w:r>
        <w:t>rea</w:t>
      </w:r>
      <w:del w:id="1070" w:author="GoldenCorpusHarness" w:date="2026-03-28T22:23:45Z">
        <w:r>
          <w:delText>se patient awareness of the clinical study, and support recrui</w:delText>
        </w:r>
      </w:del>
      <w:r>
        <w:t>tment</w:t>
      </w:r>
      <w:del w:id="1071" w:author="GoldenCorpusHarness" w:date="2026-03-28T22:23:45Z">
        <w:r>
          <w:delText xml:space="preserve"> and retention efforts. The MK‑2870‑020 study team will also partner with the GOGp in the US to achieve diversity goals. </w:delText>
        </w:r>
      </w:del>
    </w:p>
    <w:p ns2:paraId="677AD295" ns2:textId="3C8A42F8" w:rsidR="006C1FF1" w:rsidRDefault="006C1FF1" w:rsidP="006C1FF1">
      <w:pPr>
        <w:pStyle w:val="Paragraph"/>
      </w:pPr>
      <w:del w:id="1072" w:author="GoldenCorpusHarness" w:date="2026-03-28T22:23:45Z">
        <w:r>
          <w:delText>Strategies to increase enrollment o</w:delText>
        </w:r>
      </w:del>
      <w:ins w:id="1073" w:author="GoldenCorpusHarness" w:date="2026-03-28T22:23:45Z">
        <w:r>
          <w:t xml:space="preserve">Even when cervical cancer is detected early, Black, Hispanic, Asian women, and people with HIV may </w:t>
        </w:r>
      </w:ins>
      <w:r>
        <w:t>f</w:t>
      </w:r>
      <w:del w:id="1074" w:author="GoldenCorpusHarness" w:date="2026-03-28T22:23:45Z">
        <w:r>
          <w:delText xml:space="preserve"> underre</w:delText>
        </w:r>
      </w:del>
      <w:ins w:id="1075" w:author="GoldenCorpusHarness" w:date="2026-03-28T22:23:45Z">
        <w:r>
          <w:t>ace challenges in accessing recommended treatment. Moreover, there is evidence of lower rates of receiving treatment in His</w:t>
        </w:r>
      </w:ins>
      <w:r>
        <w:t>p</w:t>
      </w:r>
      <w:del w:id="1076" w:author="GoldenCorpusHarness" w:date="2026-03-28T22:23:45Z">
        <w:r>
          <w:delText xml:space="preserve">resented </w:delText>
        </w:r>
      </w:del>
      <w:ins w:id="1077" w:author="GoldenCorpusHarness" w:date="2026-03-28T22:23:45Z">
        <w:r>
          <w:t>anic and Black women com</w:t>
        </w:r>
      </w:ins>
      <w:r>
        <w:t>pa</w:t>
      </w:r>
      <w:del w:id="1078" w:author="GoldenCorpusHarness" w:date="2026-03-28T22:23:45Z">
        <w:r>
          <w:delText>tients will include engaging with di</w:delText>
        </w:r>
      </w:del>
      <w:ins w:id="1079" w:author="GoldenCorpusHarness" w:date="2026-03-28T22:23:45Z">
        <w:r>
          <w:t>red with White women with cer</w:t>
        </w:r>
      </w:ins>
      <w:r>
        <w:t>v</w:t>
      </w:r>
      <w:del w:id="1080" w:author="GoldenCorpusHarness" w:date="2026-03-28T22:23:45Z">
        <w:r>
          <w:delText xml:space="preserve">erse </w:delText>
        </w:r>
      </w:del>
      <w:ins w:id="1081" w:author="GoldenCorpusHarness" w:date="2026-03-28T22:23:45Z">
        <w:r>
          <w:t>ical cancer. This may result in delayed or inadequate treatment, leading to higher mortality rates among these racial and ethnic grou</w:t>
        </w:r>
      </w:ins>
      <w:r>
        <w:t>p</w:t>
      </w:r>
      <w:del w:id="1082" w:author="GoldenCorpusHarness" w:date="2026-03-28T22:23:45Z">
        <w:r>
          <w:delText>atients (B</w:delText>
        </w:r>
      </w:del>
      <w:ins w:id="1083" w:author="GoldenCorpusHarness" w:date="2026-03-28T22:23:45Z">
        <w:r>
          <w:t xml:space="preserve">s. Reasons behind delayed and inadequate treatment include the </w:t>
        </w:r>
      </w:ins>
      <w:r>
        <w:t>lack</w:t>
      </w:r>
      <w:del w:id="1084" w:author="GoldenCorpusHarness" w:date="2026-03-28T22:23:45Z">
        <w:r>
          <w:delText>, Asian, H</w:delText>
        </w:r>
      </w:del>
      <w:ins w:id="1085" w:author="GoldenCorpusHarness" w:date="2026-03-28T22:23:45Z">
        <w:r>
          <w:t xml:space="preserve"> of access to health care resources, language barriers, cultural beliefs, and social factors that lead to d</w:t>
        </w:r>
      </w:ins>
      <w:r>
        <w:t>ispa</w:t>
      </w:r>
      <w:del w:id="1086" w:author="GoldenCorpusHarness" w:date="2026-03-28T22:23:45Z">
        <w:r>
          <w:delText>nic) who are living with cervical cancer to better understand disease burden, medical needs, social determinants o</w:delText>
        </w:r>
      </w:del>
      <w:ins w:id="1087" w:author="GoldenCorpusHarness" w:date="2026-03-28T22:23:45Z">
        <w:r>
          <w:t>rities in cancer care outcomes [Re</w:t>
        </w:r>
      </w:ins>
      <w:r>
        <w:t>f</w:t>
      </w:r>
      <w:del w:id="1088" w:author="GoldenCorpusHarness" w:date="2026-03-28T22:23:45Z">
        <w:r>
          <w:delText xml:space="preserve"> health, and perspectives on study or operational feasibility as applicable</w:delText>
        </w:r>
      </w:del>
      <w:r>
        <w:t>.</w:t>
      </w:r>
      <w:del w:id="1089" w:author="GoldenCorpusHarness" w:date="2026-03-28T22:23:45Z">
        <w:r>
          <w:delText xml:space="preserve"> Group input meetings with patient advocates with expertise in serving racially and ethnically diverse patients with cervical cancer may be conducted to better understand their perspectives on patient education, clinical study adherence, protocol development, barriers to participating in clinical research, social determinants of health, and efforts to improve diversity, equity, and inclusion</w:delText>
        </w:r>
      </w:del>
      <w:ins w:id="1090" w:author="GoldenCorpusHarness" w:date="2026-03-28T22:23:45Z">
        <w:r>
          <w:t xml:space="preserve"> 5</w:t>
        </w:r>
      </w:ins>
      <w:r>
        <w:t>.</w:t>
      </w:r>
      <w:ins w:id="1091" w:author="GoldenCorpusHarness" w:date="2026-03-28T22:23:45Z">
        <w:r>
          <w:t>4: 08D3QX].</w:t>
        </w:r>
      </w:ins>
    </w:p>
    <w:p ns2:paraId="4B1A4B84" ns2:textId="51DC6CC9" w:rsidR="006C1FF1" w:rsidRDefault="006C1FF1" w:rsidP="006C1FF1">
      <w:pPr>
        <w:pStyle w:val="Paragraph"/>
      </w:pPr>
      <w:del w:id="1092" w:author="GoldenCorpusHarness" w:date="2026-03-28T22:23:45Z">
        <w:r>
          <w:delText>The Sponsor’s external Community Engagement Panel</w:delText>
        </w:r>
      </w:del>
      <w:ins w:id="1093" w:author="GoldenCorpusHarness" w:date="2026-03-28T22:23:45Z">
        <w:r>
          <w:t>Between 2007 and 2016</w:t>
        </w:r>
      </w:ins>
      <w:r>
        <w:t xml:space="preserve">, </w:t>
      </w:r>
      <w:del w:id="1094" w:author="GoldenCorpusHarness" w:date="2026-03-28T22:23:45Z">
        <w:r>
          <w:delText>which includes a diverse representation of members consisting of patient advocates</w:delText>
        </w:r>
      </w:del>
      <w:ins w:id="1095" w:author="GoldenCorpusHarness" w:date="2026-03-28T22:23:45Z">
        <w:r>
          <w:t>91.1% of White women underwent surgery for early-stage cervical cancer compared with 82.8% of Black women and 33.9% of White women underwent surgery for advanced-stage cervical cancer compared with 24.3% of Black women [Ref. 5.4: 08BZMZ]. Black patients were also less likely to receive minimally invasive surgery</w:t>
        </w:r>
      </w:ins>
      <w:r>
        <w:t xml:space="preserve">, </w:t>
      </w:r>
      <w:del w:id="1096" w:author="GoldenCorpusHarness" w:date="2026-03-28T22:23:45Z">
        <w:r>
          <w:delText>community leaders</w:delText>
        </w:r>
      </w:del>
      <w:ins w:id="1097" w:author="GoldenCorpusHarness" w:date="2026-03-28T22:23:45Z">
        <w:r>
          <w:t>with 51% undergoing open surgery compared with 39% of White patients. Although Black patients with open procedures had similar 5-year survival rates as their White counterparts who had minimally invasive surgery (0.90 vs 0.91)</w:t>
        </w:r>
      </w:ins>
      <w:r>
        <w:t xml:space="preserve">, </w:t>
      </w:r>
      <w:del w:id="1098" w:author="GoldenCorpusHarness" w:date="2026-03-28T22:23:45Z">
        <w:r>
          <w:delText>and healthcare providers</w:delText>
        </w:r>
      </w:del>
      <w:ins w:id="1099" w:author="GoldenCorpusHarness" w:date="2026-03-28T22:23:45Z">
        <w:r>
          <w:t>they faced a 40% higher hazard of death after surgery</w:t>
        </w:r>
      </w:ins>
      <w:r>
        <w:t xml:space="preserve">, </w:t>
      </w:r>
      <w:del w:id="1100" w:author="GoldenCorpusHarness" w:date="2026-03-28T22:23:45Z">
        <w:r>
          <w:delText>may also be utilized to obtain input on strategies for engaging diverse patients with cervical cancer in their communities and other topics related to cervical cancer clinical studies.</w:delText>
        </w:r>
      </w:del>
      <w:ins w:id="1101" w:author="GoldenCorpusHarness" w:date="2026-03-28T22:23:45Z">
        <w:r>
          <w:t>even when accounting for age, insurance, and disease characteristics [Ref. 5.4: 08RV8W].</w:t>
        </w:r>
      </w:ins>
    </w:p>
    <w:p ns2:paraId="7BECEB22" ns2:textId="28A961D5" w:rsidR="005871C5" w:rsidRDefault="005871C5" w:rsidP="001E77D0">
      <w:pPr>
        <w:pStyle w:val="Paragraph"/>
        <w:pageBreakBefore/>
      </w:pPr>
      <w:del w:id="1102" w:author="GoldenCorpusHarness" w:date="2026-03-28T22:23:45Z">
        <w:r>
          <w:delText>Key partnership and patient ad</w:delText>
        </w:r>
      </w:del>
      <w:ins w:id="1103" w:author="GoldenCorpusHarness" w:date="2026-03-28T22:23:45Z">
        <w:r>
          <w:t>Black women with cer</w:t>
        </w:r>
      </w:ins>
      <w:r>
        <w:t>v</w:t>
      </w:r>
      <w:del w:id="1104" w:author="GoldenCorpusHarness" w:date="2026-03-28T22:23:45Z">
        <w:r>
          <w:delText>ocacy measures include</w:delText>
        </w:r>
      </w:del>
      <w:ins w:id="1105" w:author="GoldenCorpusHarness" w:date="2026-03-28T22:23:45Z">
        <w:r>
          <w:t>ical cancer are less likely to be offered the standard of radical hysterectomy for early disease, as well as less likely to receive radiation for locally advanced disease [Ref. 5.4</w:t>
        </w:r>
      </w:ins>
      <w:r>
        <w:t>:</w:t>
      </w:r>
      <w:ins w:id="1106" w:author="GoldenCorpusHarness" w:date="2026-03-28T22:23:45Z">
        <w:r>
          <w:t xml:space="preserve"> 08D7XC]. Among patients who receive radiation for cervical cancer, the reasons for longer time to initiation of therapy could be insurance type and primary language [Ref. 5.4: 08DWCS], which apply to Black women as well. Multiple studies have determined that Black women are more likely to receive suboptimal radiation therapy. Health problems were major reasons for delays in treatment resulting in longer treatment duration and inability to undergo brachytherapy, which is associated with improved oncologic outcomes when used as part of a multimodal treatment approach [Ref. 5.4: 08D79D, 08D79H, 08D7BG, 08D7YQ, 08DXRB].</w:t>
        </w:r>
      </w:ins>
    </w:p>
    <w:p ns2:paraId="6194144A" ns2:textId="31236278" w:rsidR="007F0CF3" w:rsidRPr="00097019" w:rsidRDefault="1EEBE1EA" w:rsidP="008546FB">
      <w:pPr>
        <w:pStyle w:val="ListBullet"/>
        <w:keepNext/>
        <w:spacing w:after="60"/>
      </w:pPr>
      <w:del w:id="1107" w:author="GoldenCorpusHarness" w:date="2026-03-28T22:23:45Z">
        <w:r>
          <w:delText>E</w:delText>
        </w:r>
      </w:del>
      <w:ins w:id="1108" w:author="GoldenCorpusHarness" w:date="2026-03-28T22:23:45Z">
        <w:r>
          <w:t>Due to the relatively recent approval and availability of immunotherapies in the cervical cancer patient population, there is a paucity of published literature that discusses disparities of receivi</w:t>
        </w:r>
      </w:ins>
      <w:r>
        <w:t>ng</w:t>
      </w:r>
      <w:del w:id="1109" w:author="GoldenCorpusHarness" w:date="2026-03-28T22:23:45Z">
        <w:r>
          <w:delText>a</w:delText>
        </w:r>
      </w:del>
      <w:ins w:id="1110" w:author="GoldenCorpusHarness" w:date="2026-03-28T22:23:45Z">
        <w:r>
          <w:t xml:space="preserve"> immunotherapies across racial or ethnic </w:t>
        </w:r>
      </w:ins>
      <w:r>
        <w:t>g</w:t>
      </w:r>
      <w:del w:id="1111" w:author="GoldenCorpusHarness" w:date="2026-03-28T22:23:45Z">
        <w:r>
          <w:delText xml:space="preserve">ement </w:delText>
        </w:r>
      </w:del>
      <w:ins w:id="1112" w:author="GoldenCorpusHarness" w:date="2026-03-28T22:23:45Z">
        <w:r>
          <w:t>roups. Ho</w:t>
        </w:r>
      </w:ins>
      <w:r>
        <w:t>w</w:t>
      </w:r>
      <w:del w:id="1113" w:author="GoldenCorpusHarness" w:date="2026-03-28T22:23:45Z">
        <w:r>
          <w:delText>ith PAOs</w:delText>
        </w:r>
      </w:del>
      <w:ins w:id="1114" w:author="GoldenCorpusHarness" w:date="2026-03-28T22:23:45Z">
        <w:r>
          <w:t>ever, multiple studies have reported lower odds of receiving immunotherapy among Black or Hispanic patients than White patients with other tumor types, such as NSCLC, renal cell carcinoma, and hepatocellular carcinoma [Ref. 5.4</w:t>
        </w:r>
      </w:ins>
      <w:r>
        <w:t>:</w:t>
      </w:r>
      <w:ins w:id="1115" w:author="GoldenCorpusHarness" w:date="2026-03-28T22:23:45Z">
        <w:r>
          <w:t xml:space="preserve"> 08DFNN, 08DFDS].</w:t>
        </w:r>
      </w:ins>
    </w:p>
    <w:p ns2:paraId="4AB78074" ns2:textId="02DBA251" w:rsidR="00E05911" w:rsidRPr="00BB28E8" w:rsidRDefault="00E05911" w:rsidP="00BB28E8">
      <w:pPr>
        <w:pStyle w:val="ListParagraph"/>
        <w:numPr>
          <w:ilvl w:val="0"/>
          <w:numId w:val="1"/>
        </w:numPr>
        <w:rPr>
          <w:rFonts w:eastAsia="MS Gothic"/>
        </w:rPr>
      </w:pPr>
      <w:del w:id="1116" w:author="GoldenCorpusHarness" w:date="2026-03-28T22:23:45Z">
        <w:r>
          <w:delText>O</w:delText>
        </w:r>
      </w:del>
      <w:ins w:id="1117" w:author="GoldenCorpusHarness" w:date="2026-03-28T22:23:45Z">
        <w:r>
          <w:t xml:space="preserve">Between 2004 and 2019, Asian and Hispanic women were </w:t>
        </w:r>
      </w:ins>
      <w:r>
        <w:t>u</w:t>
      </w:r>
      <w:del w:id="1118" w:author="GoldenCorpusHarness" w:date="2026-03-28T22:23:45Z">
        <w:r>
          <w:delText>treac</w:delText>
        </w:r>
      </w:del>
      <w:ins w:id="1119" w:author="GoldenCorpusHarness" w:date="2026-03-28T22:23:45Z">
        <w:r>
          <w:t>nderrepresented in cervical cancer clinical study enrollment compared wit</w:t>
        </w:r>
      </w:ins>
      <w:r>
        <w:t xml:space="preserve">h </w:t>
      </w:r>
      <w:del w:id="1120" w:author="GoldenCorpusHarness" w:date="2026-03-28T22:23:45Z">
        <w:r>
          <w:delText>and partnering wi</w:delText>
        </w:r>
      </w:del>
      <w:r>
        <w:t>th</w:t>
      </w:r>
      <w:del w:id="1121" w:author="GoldenCorpusHarness" w:date="2026-03-28T22:23:45Z">
        <w:r>
          <w:delText xml:space="preserve"> 3 to </w:delText>
        </w:r>
      </w:del>
      <w:ins w:id="1122" w:author="GoldenCorpusHarness" w:date="2026-03-28T22:23:45Z">
        <w:r>
          <w:t>e proportion expected based on US cancer incidence [Ref. 5.</w:t>
        </w:r>
      </w:ins>
      <w:r>
        <w:t>4</w:t>
      </w:r>
      <w:del w:id="1123" w:author="GoldenCorpusHarness" w:date="2026-03-28T22:23:45Z">
        <w:r>
          <w:delText xml:space="preserve"> PAOs with expertise in serving diverse patients affected by cervical cancer such as </w:delText>
        </w:r>
      </w:del>
      <w:ins w:id="1124" w:author="GoldenCorpusHarness" w:date="2026-03-28T22:23:45Z">
        <w:r>
          <w:t>: 08R</w:t>
        </w:r>
      </w:ins>
      <w:r>
        <w:t>S</w:t>
      </w:r>
      <w:del w:id="1125" w:author="GoldenCorpusHarness" w:date="2026-03-28T22:23:45Z">
        <w:r>
          <w:delText>HARE Cancer Support, Foundation for Women’s Cancer, American Cancer Society, Cancer Support Community, and National Cervical Cancer Coalition</w:delText>
        </w:r>
      </w:del>
      <w:ins w:id="1126" w:author="GoldenCorpusHarness" w:date="2026-03-28T22:23:45Z">
        <w:r>
          <w:t>8L]</w:t>
        </w:r>
      </w:ins>
      <w:r>
        <w:t>.</w:t>
      </w:r>
    </w:p>
    <w:p ns2:paraId="17CF2DE9" ns2:textId="3653DFA5" w:rsidR="00243CA1" w:rsidRPr="00BB28E8" w:rsidRDefault="2D68F5B4" w:rsidP="50955BDE">
      <w:pPr>
        <w:pStyle w:val="ListBullet2"/>
        <w:keepNext/>
        <w:numPr>
          <w:ilvl w:val="0"/>
          <w:numId w:val="1"/>
        </w:numPr>
      </w:pPr>
      <w:del w:id="1127" w:author="GoldenCorpusHarness" w:date="2026-03-28T22:23:45Z">
        <w:r>
          <w:delText xml:space="preserve">The </w:delText>
        </w:r>
      </w:del>
      <w:r>
        <w:t>P</w:t>
      </w:r>
      <w:del w:id="1128" w:author="GoldenCorpusHarness" w:date="2026-03-28T22:23:45Z">
        <w:r>
          <w:delText>AOs identified here have long-standing relationships with patients serving as trusted partners and educational resources for patients living with specific conditions. PAOs also understand the needs of patients from underrepresented racial and ethnic groups on a local level with an organizational presence in multiple US cities.</w:delText>
        </w:r>
      </w:del>
      <w:ins w:id="1129" w:author="GoldenCorpusHarness" w:date="2026-03-28T22:23:45Z">
        <w:r>
          <w:t>eople with HIV have worse cancer outcomes, partially because of inequities in cancer treatment. Data from 2001 to 2019 found that people with HIV were twice as likely not to receive treatment for cervical cancer compared with women who did not have HIV [Ref. 5.4: 08L9YM].</w:t>
        </w:r>
      </w:ins>
    </w:p>
    <w:p ns2:paraId="02210895" ns2:textId="2CE73F85" w:rsidR="00243CA1" w:rsidRPr="00BB28E8" w:rsidRDefault="56009449" w:rsidP="50955BDE">
      <w:pPr>
        <w:pStyle w:val="ListBullet2"/>
        <w:keepNext/>
        <w:numPr>
          <w:ilvl w:val="0"/>
          <w:numId w:val="1"/>
        </w:numPr>
      </w:pPr>
      <w:del w:id="1130" w:author="GoldenCorpusHarness" w:date="2026-03-28T22:23:45Z">
        <w:r>
          <w:delText>T</w:delText>
        </w:r>
      </w:del>
      <w:ins w:id="1131" w:author="GoldenCorpusHarness" w:date="2026-03-28T22:23:45Z">
        <w:r>
          <w:t>It is crucial to address t</w:t>
        </w:r>
      </w:ins>
      <w:r>
        <w:t xml:space="preserve">hese </w:t>
      </w:r>
      <w:del w:id="1132" w:author="GoldenCorpusHarness" w:date="2026-03-28T22:23:45Z">
        <w:r>
          <w:delText>PAOs create and maintain a climate o</w:delText>
        </w:r>
      </w:del>
      <w:r>
        <w:t>f</w:t>
      </w:r>
      <w:del w:id="1133" w:author="GoldenCorpusHarness" w:date="2026-03-28T22:23:45Z">
        <w:r>
          <w:delText xml:space="preserve"> inclusion</w:delText>
        </w:r>
      </w:del>
      <w:ins w:id="1134" w:author="GoldenCorpusHarness" w:date="2026-03-28T22:23:45Z">
        <w:r>
          <w:t>actors to improve access to recommended treatment and ultimately, to improve cancer care outcomes</w:t>
        </w:r>
      </w:ins>
      <w:r>
        <w:t xml:space="preserve"> for p</w:t>
      </w:r>
      <w:del w:id="1135" w:author="GoldenCorpusHarness" w:date="2026-03-28T22:23:45Z">
        <w:r>
          <w:delText>atients</w:delText>
        </w:r>
      </w:del>
      <w:ins w:id="1136" w:author="GoldenCorpusHarness" w:date="2026-03-28T22:23:45Z">
        <w:r>
          <w:t>eople from underrepresented groups. Health care providers can play a pivotal role in increasing awareness and trust</w:t>
        </w:r>
      </w:ins>
      <w:r>
        <w:t xml:space="preserve"> by </w:t>
      </w:r>
      <w:del w:id="1137" w:author="GoldenCorpusHarness" w:date="2026-03-28T22:23:45Z">
        <w:r>
          <w:delText>addressing social determinants</w:delText>
        </w:r>
      </w:del>
      <w:ins w:id="1138" w:author="GoldenCorpusHarness" w:date="2026-03-28T22:23:45Z">
        <w:r>
          <w:t>engaging in culturally sensitive communication</w:t>
        </w:r>
      </w:ins>
      <w:r>
        <w:t xml:space="preserve">, </w:t>
      </w:r>
      <w:del w:id="1139" w:author="GoldenCorpusHarness" w:date="2026-03-28T22:23:45Z">
        <w:r>
          <w:delText>suc</w:delText>
        </w:r>
      </w:del>
      <w:ins w:id="1140" w:author="GoldenCorpusHarness" w:date="2026-03-28T22:23:45Z">
        <w:r>
          <w:t>providing education and support to patients, and working wit</w:t>
        </w:r>
      </w:ins>
      <w:r>
        <w:t xml:space="preserve">h </w:t>
      </w:r>
      <w:del w:id="1141" w:author="GoldenCorpusHarness" w:date="2026-03-28T22:23:45Z">
        <w:r>
          <w:delText xml:space="preserve">as financial and educational </w:delText>
        </w:r>
      </w:del>
      <w:ins w:id="1142" w:author="GoldenCorpusHarness" w:date="2026-03-28T22:23:45Z">
        <w:r>
          <w:t>community organizations to create more accessi</w:t>
        </w:r>
      </w:ins>
      <w:r>
        <w:t>b</w:t>
      </w:r>
      <w:del w:id="1143" w:author="GoldenCorpusHarness" w:date="2026-03-28T22:23:45Z">
        <w:r>
          <w:delText>arriers t</w:delText>
        </w:r>
      </w:del>
      <w:ins w:id="1144" w:author="GoldenCorpusHarness" w:date="2026-03-28T22:23:45Z">
        <w:r>
          <w:t xml:space="preserve">le and inclusive </w:t>
        </w:r>
      </w:ins>
      <w:r>
        <w:t>h</w:t>
      </w:r>
      <w:del w:id="1145" w:author="GoldenCorpusHarness" w:date="2026-03-28T22:23:45Z">
        <w:r>
          <w:delText>at may limit patient access to care</w:delText>
        </w:r>
      </w:del>
      <w:ins w:id="1146" w:author="GoldenCorpusHarness" w:date="2026-03-28T22:23:45Z">
        <w:r>
          <w:t>ealth care systems</w:t>
        </w:r>
      </w:ins>
      <w:r>
        <w:t>.</w:t>
      </w:r>
      <w:del w:id="1147" w:author="GoldenCorpusHarness" w:date="2026-03-28T22:23:45Z">
        <w:r>
          <w:delText xml:space="preserve">  These organizations also can provide tangible resources to meet the everyday needs of patients with cervical cancer, such as food, childcare, etc.</w:delText>
        </w:r>
      </w:del>
    </w:p>
    <w:p ns2:paraId="4852F3CD" ns2:textId="7BA07526" w:rsidR="00243CA1" w:rsidRPr="00097019" w:rsidRDefault="7755A1A5" w:rsidP="50955BDE">
      <w:pPr>
        <w:pStyle w:val="ListBullet2"/>
        <w:keepNext/>
        <w:numPr>
          <w:ilvl w:val="0"/>
          <w:numId w:val="1"/>
        </w:numPr>
      </w:pPr>
      <w:del w:id="1148" w:author="GoldenCorpusHarness" w:date="2026-03-28T22:23:45Z">
        <w:r>
          <w:delText>These</w:delText>
        </w:r>
      </w:del>
      <w:ins w:id="1149" w:author="GoldenCorpusHarness" w:date="2026-03-28T22:23:45Z">
        <w:r>
          <w:t>SCOPE OF MEDICAL</w:t>
        </w:r>
      </w:ins>
      <w:r>
        <w:t xml:space="preserve"> P</w:t>
      </w:r>
      <w:ins w:id="1150" w:author="GoldenCorpusHarness" w:date="2026-03-28T22:23:45Z">
        <w:r>
          <w:t>RODUCT DEVELOPMENT PROGR</w:t>
        </w:r>
      </w:ins>
      <w:r>
        <w:t>A</w:t>
      </w:r>
      <w:del w:id="1151" w:author="GoldenCorpusHarness" w:date="2026-03-28T22:23:45Z">
        <w:r>
          <w:delText>O</w:delText>
        </w:r>
      </w:del>
      <w:ins w:id="1152" w:author="GoldenCorpusHarness" w:date="2026-03-28T22:23:45Z">
        <w:r>
          <w:t xml:space="preserve">M: </w:t>
        </w:r>
      </w:ins>
      <w:r>
        <w:t>s</w:t>
      </w:r>
      <w:ins w:id="1153" w:author="GoldenCorpusHarness" w:date="2026-03-28T22:23:45Z">
        <w:r>
          <w:t>acituzumab</w:t>
        </w:r>
      </w:ins>
      <w:r>
        <w:t xml:space="preserve"> </w:t>
      </w:r>
      <w:del w:id="1154" w:author="GoldenCorpusHarness" w:date="2026-03-28T22:23:45Z">
        <w:r>
          <w:delText>als</w:delText>
        </w:r>
      </w:del>
      <w:ins w:id="1155" w:author="GoldenCorpusHarness" w:date="2026-03-28T22:23:45Z">
        <w:r>
          <w:t>tirum</w:t>
        </w:r>
      </w:ins>
      <w:r>
        <w:t>o</w:t>
      </w:r>
      <w:del w:id="1156" w:author="GoldenCorpusHarness" w:date="2026-03-28T22:23:45Z">
        <w:r>
          <w:delText xml:space="preserve"> provid</w:delText>
        </w:r>
      </w:del>
      <w:ins w:id="1157" w:author="GoldenCorpusHarness" w:date="2026-03-28T22:23:45Z">
        <w:r>
          <w:t>t</w:t>
        </w:r>
      </w:ins>
      <w:r>
        <w:t>e</w:t>
      </w:r>
      <w:del w:id="1158" w:author="GoldenCorpusHarness" w:date="2026-03-28T22:23:45Z">
        <w:r>
          <w:delText xml:space="preserve"> edu</w:delText>
        </w:r>
      </w:del>
      <w:r>
        <w:t>ca</w:t>
      </w:r>
      <w:del w:id="1159" w:author="GoldenCorpusHarness" w:date="2026-03-28T22:23:45Z">
        <w:r>
          <w:delText>tio</w:delText>
        </w:r>
      </w:del>
      <w:r>
        <w:t>n</w:t>
      </w:r>
      <w:del w:id="1160" w:author="GoldenCorpusHarness" w:date="2026-03-28T22:23:45Z">
        <w:r>
          <w:delText xml:space="preserve"> and support to patients who may be interested in clinical study participation in their native language. Support services may include access to clinical study finders, patient navigation, and information on the research process provided in a health and digitally literate, culturally sensitive manner.</w:delText>
        </w:r>
      </w:del>
    </w:p>
    <w:p ns2:paraId="39F1A4B2" ns2:textId="06481ABB" w:rsidR="00243CA1" w:rsidRPr="00097019" w:rsidRDefault="7CECFC65" w:rsidP="50955BDE">
      <w:pPr>
        <w:pStyle w:val="ListBullet2"/>
        <w:keepNext/>
        <w:numPr>
          <w:ilvl w:val="0"/>
          <w:numId w:val="1"/>
        </w:numPr>
      </w:pPr>
      <w:del w:id="1161" w:author="GoldenCorpusHarness" w:date="2026-03-28T22:23:45Z">
        <w:r>
          <w:delText>Working with PAOs on local and national levels can help to raise awareness of the c</w:delText>
        </w:r>
      </w:del>
      <w:ins w:id="1162" w:author="GoldenCorpusHarness" w:date="2026-03-28T22:23:45Z">
        <w:r>
          <w:t>C</w:t>
        </w:r>
      </w:ins>
      <w:r>
        <w:t xml:space="preserve">linical </w:t>
      </w:r>
      <w:del w:id="1163" w:author="GoldenCorpusHarness" w:date="2026-03-28T22:23:45Z">
        <w:r>
          <w:delText>study for t</w:delText>
        </w:r>
      </w:del>
      <w:ins w:id="1164" w:author="GoldenCorpusHarness" w:date="2026-03-28T22:23:45Z">
        <w:r>
          <w:t>P</w:t>
        </w:r>
      </w:ins>
      <w:r>
        <w:t>h</w:t>
      </w:r>
      <w:del w:id="1165" w:author="GoldenCorpusHarness" w:date="2026-03-28T22:23:45Z">
        <w:r>
          <w:delText>e t</w:delText>
        </w:r>
      </w:del>
      <w:r>
        <w:t>ar</w:t>
      </w:r>
      <w:ins w:id="1166" w:author="GoldenCorpusHarness" w:date="2026-03-28T22:23:45Z">
        <w:r>
          <w:t>macolo</w:t>
        </w:r>
      </w:ins>
      <w:r>
        <w:t>g</w:t>
      </w:r>
      <w:del w:id="1167" w:author="GoldenCorpusHarness" w:date="2026-03-28T22:23:45Z">
        <w:r>
          <w:delText>et population, caregivers, and health care providers.</w:delText>
        </w:r>
      </w:del>
      <w:ins w:id="1168" w:author="GoldenCorpusHarness" w:date="2026-03-28T22:23:45Z">
        <w:r>
          <w:t>y</w:t>
        </w:r>
      </w:ins>
    </w:p>
    <w:p ns2:paraId="009EBD4C" ns2:textId="6E746A0D" w:rsidR="00D05908" w:rsidRPr="00BB28E8" w:rsidRDefault="480A65E9" w:rsidP="00243CA1">
      <w:pPr>
        <w:pStyle w:val="ListBullet"/>
      </w:pPr>
      <w:del w:id="1169" w:author="GoldenCorpusHarness" w:date="2026-03-28T22:23:45Z">
        <w:r>
          <w:delText>E</w:delText>
        </w:r>
      </w:del>
      <w:ins w:id="1170" w:author="GoldenCorpusHarness" w:date="2026-03-28T22:23:45Z">
        <w:r>
          <w:t>A preliminary, exploratory population PK model has been created by usi</w:t>
        </w:r>
      </w:ins>
      <w:r>
        <w:t>ng</w:t>
      </w:r>
      <w:del w:id="1171" w:author="GoldenCorpusHarness" w:date="2026-03-28T22:23:45Z">
        <w:r>
          <w:delText>a</w:delText>
        </w:r>
      </w:del>
      <w:ins w:id="1172" w:author="GoldenCorpusHarness" w:date="2026-03-28T22:23:45Z">
        <w:r>
          <w:t xml:space="preserve"> available data from the Phase 1 dose escalation study, MK-2870-001 (KL264-01). The population PK analysis included a total of 351 participants of whom 318 (90.6%) were Asian, 26 (7.4%) were White, 3 (0.9%) were Black or African American, and 4 (1.1%) were listed as ‘Other’, which included participants who identified as multiracial. Race has not been identified as a statistically si</w:t>
        </w:r>
      </w:ins>
      <w:r>
        <w:t>g</w:t>
      </w:r>
      <w:del w:id="1173" w:author="GoldenCorpusHarness" w:date="2026-03-28T22:23:45Z">
        <w:r>
          <w:delText>ement with CBOs:</w:delText>
        </w:r>
      </w:del>
      <w:ins w:id="1174" w:author="GoldenCorpusHarness" w:date="2026-03-28T22:23:45Z">
        <w:r>
          <w:t>nificant covariate in the preliminary model.</w:t>
        </w:r>
      </w:ins>
    </w:p>
    <w:p ns2:paraId="23ADB913" ns2:textId="50D636C7" w:rsidR="00D05908" w:rsidRPr="00BB28E8" w:rsidRDefault="480A65E9" w:rsidP="50955BDE">
      <w:pPr>
        <w:pStyle w:val="ListBullet2"/>
        <w:keepNext/>
        <w:numPr>
          <w:ilvl w:val="0"/>
          <w:numId w:val="1"/>
        </w:numPr>
      </w:pPr>
      <w:del w:id="1175" w:author="GoldenCorpusHarness" w:date="2026-03-28T22:23:45Z">
        <w:r>
          <w:delText>C</w:delText>
        </w:r>
      </w:del>
      <w:r>
        <w:t>B</w:t>
      </w:r>
      <w:del w:id="1176" w:author="GoldenCorpusHarness" w:date="2026-03-28T22:23:45Z">
        <w:r>
          <w:delText xml:space="preserve">Os are </w:delText>
        </w:r>
      </w:del>
      <w:ins w:id="1177" w:author="GoldenCorpusHarness" w:date="2026-03-28T22:23:45Z">
        <w:r>
          <w:t>y takin</w:t>
        </w:r>
      </w:ins>
      <w:r>
        <w:t>g</w:t>
      </w:r>
      <w:del w:id="1178" w:author="GoldenCorpusHarness" w:date="2026-03-28T22:23:45Z">
        <w:r>
          <w:delText>roups that connect</w:delText>
        </w:r>
      </w:del>
      <w:ins w:id="1179" w:author="GoldenCorpusHarness" w:date="2026-03-28T22:23:45Z">
        <w:r>
          <w:t xml:space="preserve"> steps discussed in [Sec. 4] to improve enrollment of underrepresented racial and ethnic populations, the Sponsor seeks to enhance the representation of study participants</w:t>
        </w:r>
      </w:ins>
      <w:r>
        <w:t xml:space="preserve"> with </w:t>
      </w:r>
      <w:del w:id="1180" w:author="GoldenCorpusHarness" w:date="2026-03-28T22:23:45Z">
        <w:r>
          <w:delText>indi</w:delText>
        </w:r>
      </w:del>
      <w:ins w:id="1181" w:author="GoldenCorpusHarness" w:date="2026-03-28T22:23:45Z">
        <w:r>
          <w:t>different ethnic or racial backgrounds in PK, efficacy, and safety datasets. As part of the clinical de</w:t>
        </w:r>
      </w:ins>
      <w:r>
        <w:t>v</w:t>
      </w:r>
      <w:del w:id="1182" w:author="GoldenCorpusHarness" w:date="2026-03-28T22:23:45Z">
        <w:r>
          <w:delText>iduals based on common interest or a shared value (ie</w:delText>
        </w:r>
      </w:del>
      <w:ins w:id="1183" w:author="GoldenCorpusHarness" w:date="2026-03-28T22:23:45Z">
        <w:r>
          <w:t>elopment program for sacituzumab tirumotecan</w:t>
        </w:r>
      </w:ins>
      <w:r>
        <w:t xml:space="preserve">, </w:t>
      </w:r>
      <w:del w:id="1184" w:author="GoldenCorpusHarness" w:date="2026-03-28T22:23:45Z">
        <w:r>
          <w:delText>church-based or</w:delText>
        </w:r>
      </w:del>
      <w:ins w:id="1185" w:author="GoldenCorpusHarness" w:date="2026-03-28T22:23:45Z">
        <w:r>
          <w:t>blood samples are bein</w:t>
        </w:r>
      </w:ins>
      <w:r>
        <w:t>g</w:t>
      </w:r>
      <w:del w:id="1186" w:author="GoldenCorpusHarness" w:date="2026-03-28T22:23:45Z">
        <w:r>
          <w:delText>an</w:delText>
        </w:r>
      </w:del>
      <w:ins w:id="1187" w:author="GoldenCorpusHarness" w:date="2026-03-28T22:23:45Z">
        <w:r>
          <w:t xml:space="preserve"> collected from participants in the Phase 3 study described in [Sec. 2.2] to further character</w:t>
        </w:r>
      </w:ins>
      <w:r>
        <w:t>iz</w:t>
      </w:r>
      <w:del w:id="1188" w:author="GoldenCorpusHarness" w:date="2026-03-28T22:23:45Z">
        <w:r>
          <w:delText>ations, lifestyle groups)</w:delText>
        </w:r>
      </w:del>
      <w:ins w:id="1189" w:author="GoldenCorpusHarness" w:date="2026-03-28T22:23:45Z">
        <w:r>
          <w:t>e the PK of sacituzumab tirumotecan</w:t>
        </w:r>
      </w:ins>
      <w:r>
        <w:t>.</w:t>
      </w:r>
    </w:p>
    <w:p ns2:paraId="36C2050A" ns2:textId="25EB02B2" w:rsidR="00D05908" w:rsidRPr="00BB28E8" w:rsidRDefault="71733D63" w:rsidP="50955BDE">
      <w:pPr>
        <w:pStyle w:val="ListBullet2"/>
        <w:keepNext/>
        <w:numPr>
          <w:ilvl w:val="0"/>
          <w:numId w:val="1"/>
        </w:numPr>
      </w:pPr>
      <w:ins w:id="1190" w:author="GoldenCorpusHarness" w:date="2026-03-28T22:23:45Z">
        <w:r>
          <w:t xml:space="preserve">The impact of ethnicity or race on </w:t>
        </w:r>
      </w:ins>
      <w:r>
        <w:t>P</w:t>
      </w:r>
      <w:del w:id="1191" w:author="GoldenCorpusHarness" w:date="2026-03-28T22:23:45Z">
        <w:r>
          <w:delText>artner</w:delText>
        </w:r>
      </w:del>
      <w:ins w:id="1192" w:author="GoldenCorpusHarness" w:date="2026-03-28T22:23:45Z">
        <w:r>
          <w:t>K will continue to be assessed by includ</w:t>
        </w:r>
      </w:ins>
      <w:r>
        <w:t xml:space="preserve">ing </w:t>
      </w:r>
      <w:ins w:id="1193" w:author="GoldenCorpusHarness" w:date="2026-03-28T22:23:45Z">
        <w:r>
          <w:t xml:space="preserve">these factors as covariates in population PK analyses. Similarly, ethnicity or race may also be assessed as covariates for exposure-response relationships regarding efficacy and safety </w:t>
        </w:r>
      </w:ins>
      <w:r>
        <w:t>w</w:t>
      </w:r>
      <w:del w:id="1194" w:author="GoldenCorpusHarness" w:date="2026-03-28T22:23:45Z">
        <w:r>
          <w:delText>ith CBOs or non</w:delText>
        </w:r>
      </w:del>
      <w:ins w:id="1195" w:author="GoldenCorpusHarness" w:date="2026-03-28T22:23:45Z">
        <w:r>
          <w:t>here appropriate. Such analyses, when conducted in the sacituzumab tirumotecan program, will expand the assessment of any impact of race and/or ethnicity on PK and exposure</w:t>
        </w:r>
      </w:ins>
      <w:r>
        <w:t>-</w:t>
      </w:r>
      <w:del w:id="1196" w:author="GoldenCorpusHarness" w:date="2026-03-28T22:23:45Z">
        <w:r>
          <w:delText>profit organizations such as Blackdoctors</w:delText>
        </w:r>
      </w:del>
      <w:ins w:id="1197" w:author="GoldenCorpusHarness" w:date="2026-03-28T22:23:45Z">
        <w:r>
          <w:t>response</w:t>
        </w:r>
      </w:ins>
      <w:r>
        <w:t>.</w:t>
      </w:r>
      <w:del w:id="1198" w:author="GoldenCorpusHarness" w:date="2026-03-28T22:23:45Z">
        <w:r>
          <w:delText>org creates the opportunity to work with trusted community leaders to educate potential participants, establish communication between leaders and the local study sites and may facilitate in the handoff of interested participants to study sites to discuss the study and potentially enroll.</w:delText>
        </w:r>
      </w:del>
    </w:p>
    <w:p ns2:paraId="4C4813D8" ns2:textId="3717BD1F" w:rsidR="00D05908" w:rsidRPr="00BB28E8" w:rsidRDefault="480A65E9" w:rsidP="50955BDE">
      <w:pPr>
        <w:pStyle w:val="ListBullet2"/>
        <w:keepNext/>
        <w:numPr>
          <w:ilvl w:val="0"/>
          <w:numId w:val="1"/>
        </w:numPr>
      </w:pPr>
      <w:del w:id="1199" w:author="GoldenCorpusHarness" w:date="2026-03-28T22:23:45Z">
        <w:r>
          <w:delText xml:space="preserve">CBOs </w:delText>
        </w:r>
      </w:del>
      <w:ins w:id="1200" w:author="GoldenCorpusHarness" w:date="2026-03-28T22:23:45Z">
        <w:r>
          <w:t>Sum</w:t>
        </w:r>
      </w:ins>
      <w:r>
        <w:t>ma</w:t>
      </w:r>
      <w:ins w:id="1201" w:author="GoldenCorpusHarness" w:date="2026-03-28T22:23:45Z">
        <w:r>
          <w:t>r</w:t>
        </w:r>
      </w:ins>
      <w:r>
        <w:t>y</w:t>
      </w:r>
      <w:del w:id="1202" w:author="GoldenCorpusHarness" w:date="2026-03-28T22:23:45Z">
        <w:r>
          <w:delText xml:space="preserve"> also</w:delText>
        </w:r>
      </w:del>
      <w:r>
        <w:t xml:space="preserve"> of</w:t>
      </w:r>
      <w:del w:id="1203" w:author="GoldenCorpusHarness" w:date="2026-03-28T22:23:45Z">
        <w:r>
          <w:delText>fer access</w:delText>
        </w:r>
      </w:del>
      <w:r>
        <w:t xml:space="preserve"> t</w:t>
      </w:r>
      <w:del w:id="1204" w:author="GoldenCorpusHarness" w:date="2026-03-28T22:23:45Z">
        <w:r>
          <w:delText>o</w:delText>
        </w:r>
      </w:del>
      <w:ins w:id="1205" w:author="GoldenCorpusHarness" w:date="2026-03-28T22:23:45Z">
        <w:r>
          <w:t>he</w:t>
        </w:r>
      </w:ins>
      <w:r>
        <w:t xml:space="preserve"> </w:t>
      </w:r>
      <w:del w:id="1206" w:author="GoldenCorpusHarness" w:date="2026-03-28T22:23:45Z">
        <w:r>
          <w:delText>c</w:delText>
        </w:r>
      </w:del>
      <w:ins w:id="1207" w:author="GoldenCorpusHarness" w:date="2026-03-28T22:23:45Z">
        <w:r>
          <w:t>C</w:t>
        </w:r>
      </w:ins>
      <w:r>
        <w:t xml:space="preserve">linical </w:t>
      </w:r>
      <w:del w:id="1208" w:author="GoldenCorpusHarness" w:date="2026-03-28T22:23:45Z">
        <w:r>
          <w:delText>s</w:delText>
        </w:r>
      </w:del>
      <w:ins w:id="1209" w:author="GoldenCorpusHarness" w:date="2026-03-28T22:23:45Z">
        <w:r>
          <w:t>S</w:t>
        </w:r>
      </w:ins>
      <w:r>
        <w:t>tud</w:t>
      </w:r>
      <w:del w:id="1210" w:author="GoldenCorpusHarness" w:date="2026-03-28T22:23:45Z">
        <w:r>
          <w:delText>y</w:delText>
        </w:r>
      </w:del>
      <w:ins w:id="1211" w:author="GoldenCorpusHarness" w:date="2026-03-28T22:23:45Z">
        <w:r>
          <w:t>ies</w:t>
        </w:r>
      </w:ins>
      <w:r>
        <w:t xml:space="preserve"> </w:t>
      </w:r>
      <w:del w:id="1212" w:author="GoldenCorpusHarness" w:date="2026-03-28T22:23:45Z">
        <w:r>
          <w:delText>f</w:delText>
        </w:r>
      </w:del>
      <w:ins w:id="1213" w:author="GoldenCorpusHarness" w:date="2026-03-28T22:23:45Z">
        <w:r>
          <w:t xml:space="preserve">Included </w:t>
        </w:r>
      </w:ins>
      <w:r>
        <w:t>in</w:t>
      </w:r>
      <w:del w:id="1214" w:author="GoldenCorpusHarness" w:date="2026-03-28T22:23:45Z">
        <w:r>
          <w:delText>d</w:delText>
        </w:r>
      </w:del>
      <w:ins w:id="1215" w:author="GoldenCorpusHarness" w:date="2026-03-28T22:23:45Z">
        <w:r>
          <w:t xml:space="preserve"> This Div</w:t>
        </w:r>
      </w:ins>
      <w:r>
        <w:t>ers</w:t>
      </w:r>
      <w:del w:id="1216" w:author="GoldenCorpusHarness" w:date="2026-03-28T22:23:45Z">
        <w:r>
          <w:delText>,</w:delText>
        </w:r>
      </w:del>
      <w:ins w:id="1217" w:author="GoldenCorpusHarness" w:date="2026-03-28T22:23:45Z">
        <w:r>
          <w:t>ity</w:t>
        </w:r>
      </w:ins>
      <w:r>
        <w:t xml:space="preserve"> </w:t>
      </w:r>
      <w:del w:id="1218" w:author="GoldenCorpusHarness" w:date="2026-03-28T22:23:45Z">
        <w:r>
          <w:delText xml:space="preserve">patient navigation </w:delText>
        </w:r>
      </w:del>
      <w:ins w:id="1219" w:author="GoldenCorpusHarness" w:date="2026-03-28T22:23:45Z">
        <w:r>
          <w:t>Pl</w:t>
        </w:r>
      </w:ins>
      <w:r>
        <w:t>an</w:t>
      </w:r>
      <w:del w:id="1220" w:author="GoldenCorpusHarness" w:date="2026-03-28T22:23:45Z">
        <w:r>
          <w:delText>d health literate, culturally sensitive education about clinical research, and assistance with visit scheduling and attendance.</w:delText>
        </w:r>
      </w:del>
    </w:p>
    <w:p ns2:paraId="326FCBEA" ns2:textId="6F3E77CB" w:rsidR="00EA238B" w:rsidRPr="00BB28E8" w:rsidRDefault="162C7B29" w:rsidP="00EA238B">
      <w:pPr>
        <w:pStyle w:val="ListBullet"/>
      </w:pPr>
      <w:ins w:id="1221" w:author="GoldenCorpusHarness" w:date="2026-03-28T22:23:45Z">
        <w:r>
          <w:t>Tro</w:t>
        </w:r>
      </w:ins>
      <w:r>
        <w:t>F</w:t>
      </w:r>
      <w:del w:id="1222" w:author="GoldenCorpusHarness" w:date="2026-03-28T22:23:45Z">
        <w:r>
          <w:delText>oc</w:delText>
        </w:r>
      </w:del>
      <w:r>
        <w:t>use</w:t>
      </w:r>
      <w:del w:id="1223" w:author="GoldenCorpusHarness" w:date="2026-03-28T22:23:45Z">
        <w:r>
          <w:delText>d engagement with the local communities will be explored such as partnering with organizations such as Gilda’s Clubs and State Affiliates of Cancer Support Community and participation in health fairs as appropriate.</w:delText>
        </w:r>
      </w:del>
      <w:ins w:id="1224" w:author="GoldenCorpusHarness" w:date="2026-03-28T22:23:45Z">
        <w:r>
          <w:t>-020</w:t>
        </w:r>
      </w:ins>
    </w:p>
    <w:p ns2:paraId="0351AE80" ns2:textId="77777777" w:rsidR="004A1D05" w:rsidRPr="00097019" w:rsidRDefault="004A1D05" w:rsidP="004A1D05">
      <w:pPr>
        <w:pStyle w:val="ListEnd"/>
      </w:pPr>
      <w:ins w:id="1225" w:author="GoldenCorpusHarness" w:date="2026-03-28T22:23:45Z">
        <w:r>
          <w:t>TroFuse-020 (also known as MK-2870-020) is a Phase 3, randomized, active-controlled, parallel-group, open-label, multicenter study of sacituzumab tirumotecan versus TPC as second-line treatment for participants with recurrent or metastatic cervical cancer. The study will begin with enrollment of 20 participants in the sacituzumab tirumotecan run-in phase, followed by enrollment of 666 participants who will be randomly assigned to sacituzumab tirumotecan (Arm 1) or TPC (Arm 2) in a 1:1 ratio. Participants from various countries could be enrolled.</w:t>
        </w:r>
      </w:ins>
    </w:p>
    <w:p ns2:paraId="749061E0" ns2:textId="7DF96844" w:rsidR="00CE4193" w:rsidRPr="00097019" w:rsidRDefault="004A1D05" w:rsidP="00063AEF">
      <w:pPr>
        <w:pStyle w:val="Paragraph"/>
      </w:pPr>
      <w:del w:id="1226" w:author="GoldenCorpusHarness" w:date="2026-03-28T22:23:45Z">
        <w:r>
          <w:delText>Engagement with the target population of the study and (where app</w:delText>
        </w:r>
      </w:del>
      <w:ins w:id="1227" w:author="GoldenCorpusHarness" w:date="2026-03-28T22:23:45Z">
        <w:r>
          <w:t>T</w:t>
        </w:r>
      </w:ins>
      <w:r>
        <w:t>ro</w:t>
      </w:r>
      <w:del w:id="1228" w:author="GoldenCorpusHarness" w:date="2026-03-28T22:23:45Z">
        <w:r>
          <w:delText xml:space="preserve">priate) caregivers may provide a better </w:delText>
        </w:r>
      </w:del>
      <w:ins w:id="1229" w:author="GoldenCorpusHarness" w:date="2026-03-28T22:23:45Z">
        <w:r>
          <w:t>F</w:t>
        </w:r>
      </w:ins>
      <w:r>
        <w:t>u</w:t>
      </w:r>
      <w:del w:id="1230" w:author="GoldenCorpusHarness" w:date="2026-03-28T22:23:45Z">
        <w:r>
          <w:delText>nderstanding of di</w:delText>
        </w:r>
      </w:del>
      <w:r>
        <w:t>se</w:t>
      </w:r>
      <w:del w:id="1231" w:author="GoldenCorpusHarness" w:date="2026-03-28T22:23:45Z">
        <w:r>
          <w:delText>ase burden from underrepresented racial and ethnic populations, identify barriers to participation so they can be reduced/mitigated, and pinpoint logistical hurdles of the study design.</w:delText>
        </w:r>
      </w:del>
      <w:ins w:id="1232" w:author="GoldenCorpusHarness" w:date="2026-03-28T22:23:45Z">
        <w:r>
          <w:t>-036</w:t>
        </w:r>
      </w:ins>
    </w:p>
    <w:p ns2:paraId="1AA57D76" ns2:textId="3A7ABF5F" w:rsidR="007F0CF3" w:rsidRPr="00056228" w:rsidRDefault="00F05E26" w:rsidP="00071ED1">
      <w:pPr>
        <w:pStyle w:val="Heading2"/>
        <w:rPr>
          <w:color w:val="000000" w:themeColor="text1"/>
        </w:rPr>
      </w:pPr>
      <w:ins w:id="1233" w:author="GoldenCorpusHarness" w:date="2026-03-28T22:23:45Z">
        <w:r>
          <w:t xml:space="preserve">TroFuse-036 (also known as MK-2870-036) is a Phase 3, randomized, active-controlled, parallel-group, open-label, multicenter study of sacituzumab tirumotecan plus pembrolizumab, with or without bevacizumab versus </w:t>
        </w:r>
      </w:ins>
      <w:r>
        <w:t>S</w:t>
      </w:r>
      <w:del w:id="1234" w:author="GoldenCorpusHarness" w:date="2026-03-28T22:23:45Z">
        <w:r>
          <w:delText>tud</w:delText>
        </w:r>
      </w:del>
      <w:ins w:id="1235" w:author="GoldenCorpusHarness" w:date="2026-03-28T22:23:45Z">
        <w:r>
          <w:t>OC as first-line maintenance treatment after induction with first-line SOC in participants with persistent, recurrent, or newl</w:t>
        </w:r>
      </w:ins>
      <w:r>
        <w:t xml:space="preserve">y </w:t>
      </w:r>
      <w:ins w:id="1236" w:author="GoldenCorpusHarness" w:date="2026-03-28T22:23:45Z">
        <w:r>
          <w:t xml:space="preserve">diagnosed metastatic cervical cancer with </w:t>
        </w:r>
      </w:ins>
      <w:r>
        <w:t>P</w:t>
      </w:r>
      <w:del w:id="1237" w:author="GoldenCorpusHarness" w:date="2026-03-28T22:23:45Z">
        <w:r>
          <w:delText>rocedures</w:delText>
        </w:r>
      </w:del>
      <w:ins w:id="1238" w:author="GoldenCorpusHarness" w:date="2026-03-28T22:23:45Z">
        <w:r>
          <w:t>D-L1</w:t>
        </w:r>
      </w:ins>
      <w:r>
        <w:t xml:space="preserve"> C</w:t>
      </w:r>
      <w:del w:id="1239" w:author="GoldenCorpusHarness" w:date="2026-03-28T22:23:45Z">
        <w:r>
          <w:delText>onsiderations</w:delText>
        </w:r>
      </w:del>
      <w:ins w:id="1240" w:author="GoldenCorpusHarness" w:date="2026-03-28T22:23:45Z">
        <w:r>
          <w:t xml:space="preserve">PS &gt;1. Overall, approximately 1023 participants will be enrolled in this study. Approximately 20 participants will be allocated to receive sacituzumab tirumotecan 4 mg/kg q2w + pembrolizumab 400 mg q6w + bevacizumab 15 mg/kg q3w maintenance treatment in Part 1 (Safety Runin). In Part 2, approximately 1003 participants will be allocated to receive 6 cycles (3-week cycle) of the following SOC induction treatment: </w:t>
        </w:r>
      </w:ins>
    </w:p>
    <w:p ns2:paraId="4FB44628" ns2:textId="4CA0F7D8" w:rsidR="003170C1" w:rsidRDefault="003170C1" w:rsidP="003170C1">
      <w:pPr>
        <w:pStyle w:val="Paragraph"/>
      </w:pPr>
      <w:del w:id="1241" w:author="GoldenCorpusHarness" w:date="2026-03-28T22:23:45Z">
        <w:r>
          <w:delText>Th</w:delText>
        </w:r>
      </w:del>
      <w:ins w:id="1242" w:author="GoldenCorpusHarness" w:date="2026-03-28T22:23:45Z">
        <w:r>
          <w:t>p</w:t>
        </w:r>
      </w:ins>
      <w:r>
        <w:t>e</w:t>
      </w:r>
      <w:del w:id="1243" w:author="GoldenCorpusHarness" w:date="2026-03-28T22:23:45Z">
        <w:r>
          <w:delText xml:space="preserve"> eve</w:delText>
        </w:r>
      </w:del>
      <w:ins w:id="1244" w:author="GoldenCorpusHarness" w:date="2026-03-28T22:23:45Z">
        <w:r>
          <w:t>mb</w:t>
        </w:r>
      </w:ins>
      <w:r>
        <w:t>r</w:t>
      </w:r>
      <w:del w:id="1245" w:author="GoldenCorpusHarness" w:date="2026-03-28T22:23:45Z">
        <w:r>
          <w:delText xml:space="preserve">yday </w:delText>
        </w:r>
      </w:del>
      <w:ins w:id="1246" w:author="GoldenCorpusHarness" w:date="2026-03-28T22:23:45Z">
        <w:r>
          <w:t>o</w:t>
        </w:r>
      </w:ins>
      <w:r>
        <w:t>li</w:t>
      </w:r>
      <w:del w:id="1247" w:author="GoldenCorpusHarness" w:date="2026-03-28T22:23:45Z">
        <w:r>
          <w:delText>ves</w:delText>
        </w:r>
      </w:del>
      <w:ins w:id="1248" w:author="GoldenCorpusHarness" w:date="2026-03-28T22:23:45Z">
        <w:r>
          <w:t>zumab</w:t>
        </w:r>
      </w:ins>
      <w:r>
        <w:t xml:space="preserve"> </w:t>
      </w:r>
      <w:del w:id="1249" w:author="GoldenCorpusHarness" w:date="2026-03-28T22:23:45Z">
        <w:r>
          <w:delText>of</w:delText>
        </w:r>
      </w:del>
      <w:ins w:id="1250" w:author="GoldenCorpusHarness" w:date="2026-03-28T22:23:45Z">
        <w:r>
          <w:t>200</w:t>
        </w:r>
      </w:ins>
      <w:r>
        <w:t xml:space="preserve"> </w:t>
      </w:r>
      <w:del w:id="1251" w:author="GoldenCorpusHarness" w:date="2026-03-28T22:23:45Z">
        <w:r>
          <w:delText>study</w:delText>
        </w:r>
      </w:del>
      <w:ins w:id="1252" w:author="GoldenCorpusHarness" w:date="2026-03-28T22:23:45Z">
        <w:r>
          <w:t>mg q3w +</w:t>
        </w:r>
      </w:ins>
      <w:r>
        <w:t xml:space="preserve"> pa</w:t>
      </w:r>
      <w:del w:id="1253" w:author="GoldenCorpusHarness" w:date="2026-03-28T22:23:45Z">
        <w:r>
          <w:delText>r</w:delText>
        </w:r>
      </w:del>
      <w:ins w:id="1254" w:author="GoldenCorpusHarness" w:date="2026-03-28T22:23:45Z">
        <w:r>
          <w:t>clitaxel 175 mg/m2 q3w + cispla</w:t>
        </w:r>
      </w:ins>
      <w:r>
        <w:t>ti</w:t>
      </w:r>
      <w:del w:id="1255" w:author="GoldenCorpusHarness" w:date="2026-03-28T22:23:45Z">
        <w:r>
          <w:delText>cipa</w:delText>
        </w:r>
      </w:del>
      <w:r>
        <w:t>n</w:t>
      </w:r>
      <w:del w:id="1256" w:author="GoldenCorpusHarness" w:date="2026-03-28T22:23:45Z">
        <w:r>
          <w:delText>ts</w:delText>
        </w:r>
      </w:del>
      <w:r>
        <w:t xml:space="preserve"> </w:t>
      </w:r>
      <w:del w:id="1257" w:author="GoldenCorpusHarness" w:date="2026-03-28T22:23:45Z">
        <w:r>
          <w:delText>a</w:delText>
        </w:r>
      </w:del>
      <w:ins w:id="1258" w:author="GoldenCorpusHarness" w:date="2026-03-28T22:23:45Z">
        <w:r>
          <w:t>50 mg/m2 q3w (o</w:t>
        </w:r>
      </w:ins>
      <w:r>
        <w:t>r</w:t>
      </w:r>
      <w:del w:id="1259" w:author="GoldenCorpusHarness" w:date="2026-03-28T22:23:45Z">
        <w:r>
          <w:delText>e</w:delText>
        </w:r>
      </w:del>
      <w:r>
        <w:t xml:space="preserve"> car</w:t>
      </w:r>
      <w:del w:id="1260" w:author="GoldenCorpusHarness" w:date="2026-03-28T22:23:45Z">
        <w:r>
          <w:delText>efu</w:delText>
        </w:r>
      </w:del>
      <w:ins w:id="1261" w:author="GoldenCorpusHarness" w:date="2026-03-28T22:23:45Z">
        <w:r>
          <w:t>bop</w:t>
        </w:r>
      </w:ins>
      <w:r>
        <w:t>l</w:t>
      </w:r>
      <w:del w:id="1262" w:author="GoldenCorpusHarness" w:date="2026-03-28T22:23:45Z">
        <w:r>
          <w:delText>ly cons</w:delText>
        </w:r>
      </w:del>
      <w:ins w:id="1263" w:author="GoldenCorpusHarness" w:date="2026-03-28T22:23:45Z">
        <w:r>
          <w:t>at</w:t>
        </w:r>
      </w:ins>
      <w:r>
        <w:t>i</w:t>
      </w:r>
      <w:del w:id="1264" w:author="GoldenCorpusHarness" w:date="2026-03-28T22:23:45Z">
        <w:r>
          <w:delText>dered whe</w:delText>
        </w:r>
      </w:del>
      <w:r>
        <w:t xml:space="preserve">n </w:t>
      </w:r>
      <w:del w:id="1265" w:author="GoldenCorpusHarness" w:date="2026-03-28T22:23:45Z">
        <w:r>
          <w:delText>desi</w:delText>
        </w:r>
      </w:del>
      <w:ins w:id="1266" w:author="GoldenCorpusHarness" w:date="2026-03-28T22:23:45Z">
        <w:r>
          <w:t>AUC5 m</w:t>
        </w:r>
      </w:ins>
      <w:r>
        <w:t>g</w:t>
      </w:r>
      <w:del w:id="1267" w:author="GoldenCorpusHarness" w:date="2026-03-28T22:23:45Z">
        <w:r>
          <w:delText>n</w:delText>
        </w:r>
      </w:del>
      <w:ins w:id="1268" w:author="GoldenCorpusHarness" w:date="2026-03-28T22:23:45Z">
        <w:r>
          <w:t>/mL/m</w:t>
        </w:r>
      </w:ins>
      <w:r>
        <w:t>in</w:t>
      </w:r>
      <w:ins w:id="1269" w:author="GoldenCorpusHarness" w:date="2026-03-28T22:23:45Z">
        <w:r>
          <w:t xml:space="preserve"> q3w) ± bevacizumab 15 mg/k</w:t>
        </w:r>
      </w:ins>
      <w:r>
        <w:t xml:space="preserve">g </w:t>
      </w:r>
      <w:ins w:id="1270" w:author="GoldenCorpusHarness" w:date="2026-03-28T22:23:45Z">
        <w:r>
          <w:t xml:space="preserve">q3w </w:t>
        </w:r>
      </w:ins>
      <w:r>
        <w:t>a</w:t>
      </w:r>
      <w:del w:id="1271" w:author="GoldenCorpusHarness" w:date="2026-03-28T22:23:45Z">
        <w:r>
          <w:delText xml:space="preserve"> clinical s</w:delText>
        </w:r>
      </w:del>
      <w:r>
        <w:t>t</w:t>
      </w:r>
      <w:del w:id="1272" w:author="GoldenCorpusHarness" w:date="2026-03-28T22:23:45Z">
        <w:r>
          <w:delText>udy</w:delText>
        </w:r>
      </w:del>
      <w:r>
        <w:t xml:space="preserve"> in</w:t>
      </w:r>
      <w:del w:id="1273" w:author="GoldenCorpusHarness" w:date="2026-03-28T22:23:45Z">
        <w:r>
          <w:delText xml:space="preserve"> the MK-2870 cervical cancer Phase 3 Clinical De</w:delText>
        </w:r>
      </w:del>
      <w:r>
        <w:t>ve</w:t>
      </w:r>
      <w:del w:id="1274" w:author="GoldenCorpusHarness" w:date="2026-03-28T22:23:45Z">
        <w:r>
          <w:delText>lopmen</w:delText>
        </w:r>
      </w:del>
      <w:ins w:id="1275" w:author="GoldenCorpusHarness" w:date="2026-03-28T22:23:45Z">
        <w:r>
          <w:t>s</w:t>
        </w:r>
      </w:ins>
      <w:r>
        <w:t>t</w:t>
      </w:r>
      <w:del w:id="1276" w:author="GoldenCorpusHarness" w:date="2026-03-28T22:23:45Z">
        <w:r>
          <w:delText xml:space="preserve"> Pro</w:delText>
        </w:r>
      </w:del>
      <w:ins w:id="1277" w:author="GoldenCorpusHarness" w:date="2026-03-28T22:23:45Z">
        <w:r>
          <w:t>i</w:t>
        </w:r>
      </w:ins>
      <w:r>
        <w:t>g</w:t>
      </w:r>
      <w:del w:id="1278" w:author="GoldenCorpusHarness" w:date="2026-03-28T22:23:45Z">
        <w:r>
          <w:delText>r</w:delText>
        </w:r>
      </w:del>
      <w:r>
        <w:t>a</w:t>
      </w:r>
      <w:del w:id="1279" w:author="GoldenCorpusHarness" w:date="2026-03-28T22:23:45Z">
        <w:r>
          <w:delText>m [Sec. 2.2]. Fac</w:delText>
        </w:r>
      </w:del>
      <w:r>
        <w:t>tor</w:t>
      </w:r>
      <w:ins w:id="1280" w:author="GoldenCorpusHarness" w:date="2026-03-28T22:23:45Z">
        <w:r>
          <w:t>’</w:t>
        </w:r>
      </w:ins>
      <w:r>
        <w:t xml:space="preserve">s </w:t>
      </w:r>
      <w:del w:id="1281" w:author="GoldenCorpusHarness" w:date="2026-03-28T22:23:45Z">
        <w:r>
          <w:delText xml:space="preserve">that may </w:delText>
        </w:r>
      </w:del>
      <w:ins w:id="1282" w:author="GoldenCorpusHarness" w:date="2026-03-28T22:23:45Z">
        <w:r>
          <w:t>d</w:t>
        </w:r>
      </w:ins>
      <w:r>
        <w:t>i</w:t>
      </w:r>
      <w:del w:id="1283" w:author="GoldenCorpusHarness" w:date="2026-03-28T22:23:45Z">
        <w:r>
          <w:delText>mpa</w:delText>
        </w:r>
      </w:del>
      <w:ins w:id="1284" w:author="GoldenCorpusHarness" w:date="2026-03-28T22:23:45Z">
        <w:r>
          <w:t>s</w:t>
        </w:r>
      </w:ins>
      <w:r>
        <w:t>c</w:t>
      </w:r>
      <w:del w:id="1285" w:author="GoldenCorpusHarness" w:date="2026-03-28T22:23:45Z">
        <w:r>
          <w:delText>t pa</w:delText>
        </w:r>
      </w:del>
      <w:r>
        <w:t>r</w:t>
      </w:r>
      <w:del w:id="1286" w:author="GoldenCorpusHarness" w:date="2026-03-28T22:23:45Z">
        <w:r>
          <w:delText>ticipa</w:delText>
        </w:r>
      </w:del>
      <w:ins w:id="1287" w:author="GoldenCorpusHarness" w:date="2026-03-28T22:23:45Z">
        <w:r>
          <w:t>e</w:t>
        </w:r>
      </w:ins>
      <w:r>
        <w:t>tion</w:t>
      </w:r>
      <w:del w:id="1288" w:author="GoldenCorpusHarness" w:date="2026-03-28T22:23:45Z">
        <w:r>
          <w:delText xml:space="preserve"> help shape elements of the study protocol</w:delText>
        </w:r>
      </w:del>
      <w:r>
        <w:t>.</w:t>
      </w:r>
      <w:del w:id="1289" w:author="GoldenCorpusHarness" w:date="2026-03-28T22:23:45Z">
        <w:r>
          <w:delText xml:space="preserve"> To support participant engagement, promote retention, lower study related visit burden, and enhance study participation including but not limited to participants with disabilities, the following factors are being implemented in the MK-2870 cervical cancer Phase 3 clinical study.</w:delText>
        </w:r>
      </w:del>
    </w:p>
    <w:p ns2:paraId="51F450DC" ns2:textId="6DFD92D3" w:rsidR="003170C1" w:rsidRPr="005A12A4" w:rsidRDefault="003170C1" w:rsidP="003170C1">
      <w:pPr>
        <w:pStyle w:val="ListBullet"/>
      </w:pPr>
      <w:del w:id="1290" w:author="GoldenCorpusHarness" w:date="2026-03-28T22:23:45Z">
        <w:r>
          <w:delText>Study intervention administration and related procedures (eg, laboratory tests) during study visits will mimic routine SOC practice, and other sample collection and procedures will be limited to those that are critical for the objectives of the study.</w:delText>
        </w:r>
      </w:del>
    </w:p>
    <w:p ns2:paraId="24CEEA14" ns2:textId="65FA9C5B" w:rsidR="003170C1" w:rsidRPr="005A12A4" w:rsidRDefault="003170C1" w:rsidP="003170C1">
      <w:pPr>
        <w:pStyle w:val="ListBullet"/>
      </w:pPr>
      <w:r>
        <w:t>In</w:t>
      </w:r>
      <w:ins w:id="1291" w:author="GoldenCorpusHarness" w:date="2026-03-28T22:23:45Z">
        <w:r>
          <w:t xml:space="preserve"> the maintenance part, approximately 802 participants with tumor response o</w:t>
        </w:r>
      </w:ins>
      <w:r>
        <w:t>f</w:t>
      </w:r>
      <w:del w:id="1292" w:author="GoldenCorpusHarness" w:date="2026-03-28T22:23:45Z">
        <w:r>
          <w:delText xml:space="preserve">ormed consent </w:delText>
        </w:r>
      </w:del>
      <w:ins w:id="1293" w:author="GoldenCorpusHarness" w:date="2026-03-28T22:23:45Z">
        <w:r>
          <w:t xml:space="preserve"> CR, PR, or SD per RECIST 1.1 by investigator a</w:t>
        </w:r>
      </w:ins>
      <w:r>
        <w:t>f</w:t>
      </w:r>
      <w:del w:id="1294" w:author="GoldenCorpusHarness" w:date="2026-03-28T22:23:45Z">
        <w:r>
          <w:delText>orms</w:delText>
        </w:r>
      </w:del>
      <w:ins w:id="1295" w:author="GoldenCorpusHarness" w:date="2026-03-28T22:23:45Z">
        <w:r>
          <w:t>ter induction treatment</w:t>
        </w:r>
      </w:ins>
      <w:r>
        <w:t xml:space="preserve"> will be </w:t>
      </w:r>
      <w:del w:id="1296" w:author="GoldenCorpusHarness" w:date="2026-03-28T22:23:45Z">
        <w:r>
          <w:delText>provided in d</w:delText>
        </w:r>
      </w:del>
      <w:ins w:id="1297" w:author="GoldenCorpusHarness" w:date="2026-03-28T22:23:45Z">
        <w:r>
          <w:t>strat</w:t>
        </w:r>
      </w:ins>
      <w:r>
        <w:t>if</w:t>
      </w:r>
      <w:ins w:id="1298" w:author="GoldenCorpusHarness" w:date="2026-03-28T22:23:45Z">
        <w:r>
          <w:t>ied by disease status at study entry (persistent/recurrent vs newly diagnosed metastatic), bevacizumab use (yes vs no), TROP2 expression (low + medium vs high), and outcome o</w:t>
        </w:r>
      </w:ins>
      <w:r>
        <w:t>f</w:t>
      </w:r>
      <w:del w:id="1299" w:author="GoldenCorpusHarness" w:date="2026-03-28T22:23:45Z">
        <w:r>
          <w:delText>erent lan</w:delText>
        </w:r>
      </w:del>
      <w:ins w:id="1300" w:author="GoldenCorpusHarness" w:date="2026-03-28T22:23:45Z">
        <w:r>
          <w:t xml:space="preserve"> induction (CR vs PR/SD). Eli</w:t>
        </w:r>
      </w:ins>
      <w:r>
        <w:t>g</w:t>
      </w:r>
      <w:del w:id="1301" w:author="GoldenCorpusHarness" w:date="2026-03-28T22:23:45Z">
        <w:r>
          <w:delText>ua</w:delText>
        </w:r>
      </w:del>
      <w:ins w:id="1302" w:author="GoldenCorpusHarness" w:date="2026-03-28T22:23:45Z">
        <w:r>
          <w:t>ible participants will be randomly assi</w:t>
        </w:r>
      </w:ins>
      <w:r>
        <w:t>g</w:t>
      </w:r>
      <w:del w:id="1303" w:author="GoldenCorpusHarness" w:date="2026-03-28T22:23:45Z">
        <w:r>
          <w:delText xml:space="preserve">es, as applicable. </w:delText>
        </w:r>
      </w:del>
      <w:ins w:id="1304" w:author="GoldenCorpusHarness" w:date="2026-03-28T22:23:45Z">
        <w:r>
          <w:t>ned in a 1:1 ratio to 2 arms to receive:</w:t>
        </w:r>
      </w:ins>
    </w:p>
    <w:p ns2:paraId="4E96F2F0" ns2:textId="54996CE7" w:rsidR="000535EB" w:rsidRDefault="000535EB" w:rsidP="000535EB">
      <w:pPr>
        <w:pStyle w:val="ListBullet"/>
      </w:pPr>
      <w:del w:id="1305" w:author="GoldenCorpusHarness" w:date="2026-03-28T22:23:45Z">
        <w:r>
          <w:delText>PRO</w:delText>
        </w:r>
      </w:del>
      <w:ins w:id="1306" w:author="GoldenCorpusHarness" w:date="2026-03-28T22:23:45Z">
        <w:r>
          <w:t>Maintenance Arm A: sacituzumab</w:t>
        </w:r>
      </w:ins>
      <w:r>
        <w:t xml:space="preserve"> t</w:t>
      </w:r>
      <w:ins w:id="1307" w:author="GoldenCorpusHarness" w:date="2026-03-28T22:23:45Z">
        <w:r>
          <w:t>irum</w:t>
        </w:r>
      </w:ins>
      <w:r>
        <w:t>o</w:t>
      </w:r>
      <w:ins w:id="1308" w:author="GoldenCorpusHarness" w:date="2026-03-28T22:23:45Z">
        <w:r>
          <w:t>tecan 4 mg/kg q2w + pembr</w:t>
        </w:r>
      </w:ins>
      <w:r>
        <w:t>ol</w:t>
      </w:r>
      <w:del w:id="1309" w:author="GoldenCorpusHarness" w:date="2026-03-28T22:23:45Z">
        <w:r>
          <w:delText>s</w:delText>
        </w:r>
      </w:del>
      <w:ins w:id="1310" w:author="GoldenCorpusHarness" w:date="2026-03-28T22:23:45Z">
        <w:r>
          <w:t>izumab</w:t>
        </w:r>
      </w:ins>
      <w:r>
        <w:t xml:space="preserve"> </w:t>
      </w:r>
      <w:ins w:id="1311" w:author="GoldenCorpusHarness" w:date="2026-03-28T22:23:45Z">
        <w:r>
          <w:t>400 mg q6w ± bevaciz</w:t>
        </w:r>
      </w:ins>
      <w:r>
        <w:t>u</w:t>
      </w:r>
      <w:del w:id="1312" w:author="GoldenCorpusHarness" w:date="2026-03-28T22:23:45Z">
        <w:r>
          <w:delText>sed</w:delText>
        </w:r>
      </w:del>
      <w:ins w:id="1313" w:author="GoldenCorpusHarness" w:date="2026-03-28T22:23:45Z">
        <w:r>
          <w:t>mab 15 mg/kg q3w at</w:t>
        </w:r>
      </w:ins>
      <w:r>
        <w:t xml:space="preserve"> in</w:t>
      </w:r>
      <w:del w:id="1314" w:author="GoldenCorpusHarness" w:date="2026-03-28T22:23:45Z">
        <w:r>
          <w:delText xml:space="preserve"> th</w:delText>
        </w:r>
      </w:del>
      <w:ins w:id="1315" w:author="GoldenCorpusHarness" w:date="2026-03-28T22:23:45Z">
        <w:r>
          <w:t>v</w:t>
        </w:r>
      </w:ins>
      <w:r>
        <w:t>e</w:t>
      </w:r>
      <w:del w:id="1316" w:author="GoldenCorpusHarness" w:date="2026-03-28T22:23:45Z">
        <w:r>
          <w:delText xml:space="preserve"> MK-2870 clinical </w:delText>
        </w:r>
      </w:del>
      <w:r>
        <w:t>st</w:t>
      </w:r>
      <w:del w:id="1317" w:author="GoldenCorpusHarness" w:date="2026-03-28T22:23:45Z">
        <w:r>
          <w:delText>udies are des</w:delText>
        </w:r>
      </w:del>
      <w:r>
        <w:t>ig</w:t>
      </w:r>
      <w:del w:id="1318" w:author="GoldenCorpusHarness" w:date="2026-03-28T22:23:45Z">
        <w:r>
          <w:delText>ned and developed so th</w:delText>
        </w:r>
      </w:del>
      <w:r>
        <w:t>at</w:t>
      </w:r>
      <w:del w:id="1319" w:author="GoldenCorpusHarness" w:date="2026-03-28T22:23:45Z">
        <w:r>
          <w:delText xml:space="preserve"> all pa</w:delText>
        </w:r>
      </w:del>
      <w:ins w:id="1320" w:author="GoldenCorpusHarness" w:date="2026-03-28T22:23:45Z">
        <w:r>
          <w:t>o</w:t>
        </w:r>
      </w:ins>
      <w:r>
        <w:t>r</w:t>
      </w:r>
      <w:del w:id="1321" w:author="GoldenCorpusHarness" w:date="2026-03-28T22:23:45Z">
        <w:r>
          <w:delText>ticipant</w:delText>
        </w:r>
      </w:del>
      <w:ins w:id="1322" w:author="GoldenCorpusHarness" w:date="2026-03-28T22:23:45Z">
        <w:r>
          <w:t>’</w:t>
        </w:r>
      </w:ins>
      <w:r>
        <w:t>s</w:t>
      </w:r>
      <w:del w:id="1323" w:author="GoldenCorpusHarness" w:date="2026-03-28T22:23:45Z">
        <w:r>
          <w:delText>, including participants with</w:delText>
        </w:r>
      </w:del>
      <w:r>
        <w:t xml:space="preserve"> dis</w:t>
      </w:r>
      <w:del w:id="1324" w:author="GoldenCorpusHarness" w:date="2026-03-28T22:23:45Z">
        <w:r>
          <w:delText>abili</w:delText>
        </w:r>
      </w:del>
      <w:ins w:id="1325" w:author="GoldenCorpusHarness" w:date="2026-03-28T22:23:45Z">
        <w:r>
          <w:t>cre</w:t>
        </w:r>
      </w:ins>
      <w:r>
        <w:t>ti</w:t>
      </w:r>
      <w:del w:id="1326" w:author="GoldenCorpusHarness" w:date="2026-03-28T22:23:45Z">
        <w:r>
          <w:delText xml:space="preserve">es, may use them. </w:delText>
        </w:r>
      </w:del>
      <w:ins w:id="1327" w:author="GoldenCorpusHarness" w:date="2026-03-28T22:23:45Z">
        <w:r>
          <w:t>on</w:t>
        </w:r>
      </w:ins>
    </w:p>
    <w:p ns2:paraId="63BA8EA1" ns2:textId="3BBA250F" w:rsidR="003F4FE4" w:rsidRPr="000535EB" w:rsidRDefault="003F4FE4" w:rsidP="004441DB">
      <w:pPr>
        <w:pStyle w:val="ListBullet"/>
        <w:tabs>
          <w:tab w:val="clear" w:pos="360"/>
          <w:tab w:val="num" w:pos="720"/>
        </w:tabs>
        <w:ind w:left="720"/>
      </w:pPr>
      <w:del w:id="1328" w:author="GoldenCorpusHarness" w:date="2026-03-28T22:23:45Z">
        <w:r>
          <w:delText>PRO</w:delText>
        </w:r>
      </w:del>
      <w:ins w:id="1329" w:author="GoldenCorpusHarness" w:date="2026-03-28T22:23:45Z">
        <w:r>
          <w:t>Maintenance Arm B: pembrolizumab 400 mg</w:t>
        </w:r>
      </w:ins>
      <w:r>
        <w:t xml:space="preserve"> q</w:t>
      </w:r>
      <w:ins w:id="1330" w:author="GoldenCorpusHarness" w:date="2026-03-28T22:23:45Z">
        <w:r>
          <w:t>6w ± bevaciz</w:t>
        </w:r>
      </w:ins>
      <w:r>
        <w:t>u</w:t>
      </w:r>
      <w:ins w:id="1331" w:author="GoldenCorpusHarness" w:date="2026-03-28T22:23:45Z">
        <w:r>
          <w:t>mab 15 mg/kg q3w at inv</w:t>
        </w:r>
      </w:ins>
      <w:r>
        <w:t>esti</w:t>
      </w:r>
      <w:ins w:id="1332" w:author="GoldenCorpusHarness" w:date="2026-03-28T22:23:45Z">
        <w:r>
          <w:t>gat</w:t>
        </w:r>
      </w:ins>
      <w:r>
        <w:t>o</w:t>
      </w:r>
      <w:del w:id="1333" w:author="GoldenCorpusHarness" w:date="2026-03-28T22:23:45Z">
        <w:r>
          <w:delText>nnai</w:delText>
        </w:r>
      </w:del>
      <w:r>
        <w:t>r</w:t>
      </w:r>
      <w:del w:id="1334" w:author="GoldenCorpusHarness" w:date="2026-03-28T22:23:45Z">
        <w:r>
          <w:delText>e</w:delText>
        </w:r>
      </w:del>
      <w:ins w:id="1335" w:author="GoldenCorpusHarness" w:date="2026-03-28T22:23:45Z">
        <w:r>
          <w:t>’</w:t>
        </w:r>
      </w:ins>
      <w:r>
        <w:t>s</w:t>
      </w:r>
      <w:del w:id="1336" w:author="GoldenCorpusHarness" w:date="2026-03-28T22:23:45Z">
        <w:r>
          <w:delText xml:space="preserve"> will be provided in</w:delText>
        </w:r>
      </w:del>
      <w:r>
        <w:t xml:space="preserve"> di</w:t>
      </w:r>
      <w:del w:id="1337" w:author="GoldenCorpusHarness" w:date="2026-03-28T22:23:45Z">
        <w:r>
          <w:delText>ffe</w:delText>
        </w:r>
      </w:del>
      <w:ins w:id="1338" w:author="GoldenCorpusHarness" w:date="2026-03-28T22:23:45Z">
        <w:r>
          <w:t>sc</w:t>
        </w:r>
      </w:ins>
      <w:r>
        <w:t>re</w:t>
      </w:r>
      <w:ins w:id="1339" w:author="GoldenCorpusHarness" w:date="2026-03-28T22:23:45Z">
        <w:r>
          <w:t>tio</w:t>
        </w:r>
      </w:ins>
      <w:r>
        <w:t>n</w:t>
      </w:r>
      <w:del w:id="1340" w:author="GoldenCorpusHarness" w:date="2026-03-28T22:23:45Z">
        <w:r>
          <w:delText>t languages, as applicable.</w:delText>
        </w:r>
      </w:del>
    </w:p>
    <w:p ns2:paraId="5B3F49D4" ns2:textId="58DF3A9B" w:rsidR="00053789" w:rsidRPr="00053789" w:rsidRDefault="000535EB" w:rsidP="004441DB">
      <w:pPr>
        <w:pStyle w:val="ListBullet"/>
        <w:tabs>
          <w:tab w:val="clear" w:pos="360"/>
          <w:tab w:val="num" w:pos="720"/>
        </w:tabs>
        <w:ind w:left="720"/>
        <w:rPr>
          <w:color w:val="000000" w:themeColor="text1"/>
        </w:rPr>
      </w:pPr>
      <w:del w:id="1341" w:author="GoldenCorpusHarness" w:date="2026-03-28T22:23:45Z">
        <w:r>
          <w:delText xml:space="preserve">Alternative methods of administering the PRO instrument may be offered to enable participation of individuals when PRO collection via electronic device (ie, ePRO) is not feasible (eg, during a global pandemic or with illiterate or visually impaired participants). PRO questionnaires will be available in interview script format to allow for collection via telephone or an in-person interview and are designed to be read to the participant by the site staff who administers the questionnaire. </w:delText>
        </w:r>
      </w:del>
    </w:p>
    <w:p ns2:paraId="30F6D928" ns2:textId="52D02CD0" w:rsidR="003170C1" w:rsidRPr="00BE3472" w:rsidRDefault="003170C1" w:rsidP="003170C1">
      <w:pPr>
        <w:pStyle w:val="ListBullet"/>
        <w:rPr>
          <w:color w:val="000000" w:themeColor="text1"/>
        </w:rPr>
      </w:pPr>
      <w:ins w:id="1342" w:author="GoldenCorpusHarness" w:date="2026-03-28T22:23:45Z">
        <w:r>
          <w:t>Participants with verified PD per RECIS</w:t>
        </w:r>
      </w:ins>
      <w:r>
        <w:t>T</w:t>
      </w:r>
      <w:ins w:id="1343" w:author="GoldenCorpusHarness" w:date="2026-03-28T22:23:45Z">
        <w:r>
          <w:t xml:space="preserve"> 1.1 by BICR after induction treatment may be allocated, if eligible, to receive optional subsequent treatment wit</w:t>
        </w:r>
      </w:ins>
      <w:r>
        <w:t>h</w:t>
      </w:r>
      <w:del w:id="1344" w:author="GoldenCorpusHarness" w:date="2026-03-28T22:23:45Z">
        <w:r>
          <w:delText>e imaging schedule will be</w:delText>
        </w:r>
      </w:del>
      <w:ins w:id="1345" w:author="GoldenCorpusHarness" w:date="2026-03-28T22:23:45Z">
        <w:r>
          <w:t xml:space="preserve"> sacituzumab tirumotecan 4 mg/kg</w:t>
        </w:r>
      </w:ins>
      <w:r>
        <w:t xml:space="preserve"> q</w:t>
      </w:r>
      <w:del w:id="1346" w:author="GoldenCorpusHarness" w:date="2026-03-28T22:23:45Z">
        <w:r>
          <w:delText>9w (</w:delText>
        </w:r>
      </w:del>
      <w:ins w:id="1347" w:author="GoldenCorpusHarness" w:date="2026-03-28T22:23:45Z">
        <w:r>
          <w:t xml:space="preserve">2w </w:t>
        </w:r>
      </w:ins>
      <w:r>
        <w:t>±</w:t>
      </w:r>
      <w:del w:id="1348" w:author="GoldenCorpusHarness" w:date="2026-03-28T22:23:45Z">
        <w:r>
          <w:delText>7 days) from random</w:delText>
        </w:r>
      </w:del>
      <w:ins w:id="1349" w:author="GoldenCorpusHarness" w:date="2026-03-28T22:23:45Z">
        <w:r>
          <w:t xml:space="preserve"> pembrol</w:t>
        </w:r>
      </w:ins>
      <w:r>
        <w:t>iz</w:t>
      </w:r>
      <w:del w:id="1350" w:author="GoldenCorpusHarness" w:date="2026-03-28T22:23:45Z">
        <w:r>
          <w:delText>ation through Week 5</w:delText>
        </w:r>
      </w:del>
      <w:ins w:id="1351" w:author="GoldenCorpusHarness" w:date="2026-03-28T22:23:45Z">
        <w:r>
          <w:t xml:space="preserve">umab </w:t>
        </w:r>
      </w:ins>
      <w:r>
        <w:t>4</w:t>
      </w:r>
      <w:del w:id="1352" w:author="GoldenCorpusHarness" w:date="2026-03-28T22:23:45Z">
        <w:r>
          <w:delText xml:space="preserve"> and</w:delText>
        </w:r>
      </w:del>
      <w:ins w:id="1353" w:author="GoldenCorpusHarness" w:date="2026-03-28T22:23:45Z">
        <w:r>
          <w:t>00 mg</w:t>
        </w:r>
      </w:ins>
      <w:r>
        <w:t xml:space="preserve"> q</w:t>
      </w:r>
      <w:del w:id="1354" w:author="GoldenCorpusHarness" w:date="2026-03-28T22:23:45Z">
        <w:r>
          <w:delText>12w (±14 days) thereafter</w:delText>
        </w:r>
      </w:del>
      <w:ins w:id="1355" w:author="GoldenCorpusHarness" w:date="2026-03-28T22:23:45Z">
        <w:r>
          <w:t>6w at investigator’s discretion</w:t>
        </w:r>
      </w:ins>
      <w:r>
        <w:t>.</w:t>
      </w:r>
      <w:del w:id="1356" w:author="GoldenCorpusHarness" w:date="2026-03-28T22:23:45Z">
        <w:r>
          <w:delText xml:space="preserve"> While the participant is receiving study treatment, the imaging window will allow the participant to combine the imaging requirement with study intervention administration. During the efficacy follow-up period, the imaging window will extend the time between scans. </w:delText>
        </w:r>
      </w:del>
    </w:p>
    <w:p ns2:paraId="08F5AFD9" ns2:textId="40863A79" w:rsidR="003170C1" w:rsidRPr="00BE3472" w:rsidRDefault="003170C1" w:rsidP="003170C1">
      <w:pPr>
        <w:pStyle w:val="ListBullet"/>
        <w:rPr>
          <w:color w:val="000000" w:themeColor="text1"/>
        </w:rPr>
      </w:pPr>
      <w:del w:id="1357" w:author="GoldenCorpusHarness" w:date="2026-03-28T22:23:45Z">
        <w:r>
          <w:delText>E</w:delText>
        </w:r>
      </w:del>
      <w:ins w:id="1358" w:author="GoldenCorpusHarness" w:date="2026-03-28T22:23:45Z">
        <w:r>
          <w:t>Participants who complete 6 cycles o</w:t>
        </w:r>
      </w:ins>
      <w:r>
        <w:t>f</w:t>
      </w:r>
      <w:ins w:id="1359" w:author="GoldenCorpusHarness" w:date="2026-03-28T22:23:45Z">
        <w:r>
          <w:t xml:space="preserve"> induction treatment with no disease progression but are not randomized to maintenance or not eligible </w:t>
        </w:r>
      </w:ins>
      <w:r>
        <w:t>f</w:t>
      </w:r>
      <w:del w:id="1360" w:author="GoldenCorpusHarness" w:date="2026-03-28T22:23:45Z">
        <w:r>
          <w:delText>icac</w:delText>
        </w:r>
      </w:del>
      <w:ins w:id="1361" w:author="GoldenCorpusHarness" w:date="2026-03-28T22:23:45Z">
        <w:r>
          <w:t>or the optional subsequent treatment due to a TROP2 unknown status or unevaluable expression ma</w:t>
        </w:r>
      </w:ins>
      <w:r>
        <w:t xml:space="preserve">y </w:t>
      </w:r>
      <w:ins w:id="1362" w:author="GoldenCorpusHarness" w:date="2026-03-28T22:23:45Z">
        <w:r>
          <w:t xml:space="preserve">be eligible </w:t>
        </w:r>
      </w:ins>
      <w:r>
        <w:t>fo</w:t>
      </w:r>
      <w:del w:id="1363" w:author="GoldenCorpusHarness" w:date="2026-03-28T22:23:45Z">
        <w:r>
          <w:delText xml:space="preserve">llow-up </w:delText>
        </w:r>
      </w:del>
      <w:ins w:id="1364" w:author="GoldenCorpusHarness" w:date="2026-03-28T22:23:45Z">
        <w:r>
          <w:t>r additional treatment with pembrolizumab, with or without be</w:t>
        </w:r>
      </w:ins>
      <w:r>
        <w:t>v</w:t>
      </w:r>
      <w:del w:id="1365" w:author="GoldenCorpusHarness" w:date="2026-03-28T22:23:45Z">
        <w:r>
          <w:delText>isits</w:delText>
        </w:r>
      </w:del>
      <w:ins w:id="1366" w:author="GoldenCorpusHarness" w:date="2026-03-28T22:23:45Z">
        <w:r>
          <w:t>acizumab at investigator’s discretion,</w:t>
        </w:r>
      </w:ins>
      <w:r>
        <w:t xml:space="preserve"> after </w:t>
      </w:r>
      <w:del w:id="1367" w:author="GoldenCorpusHarness" w:date="2026-03-28T22:23:45Z">
        <w:r>
          <w:delText>discontinuation of study intervention will only include imaging scans; therefore, the participant will only need to return to the imaging center and not the study site</w:delText>
        </w:r>
      </w:del>
      <w:ins w:id="1368" w:author="GoldenCorpusHarness" w:date="2026-03-28T22:23:45Z">
        <w:r>
          <w:t>Sponsor consultation</w:t>
        </w:r>
      </w:ins>
      <w:r>
        <w:t>.</w:t>
      </w:r>
      <w:del w:id="1369" w:author="GoldenCorpusHarness" w:date="2026-03-28T22:23:45Z">
        <w:r>
          <w:delText xml:space="preserve"> No additional procedures will be required to be performed in conjunction with these visits. </w:delText>
        </w:r>
      </w:del>
    </w:p>
    <w:p ns2:paraId="5467C2EA" ns2:textId="240E47B8" w:rsidR="003170C1" w:rsidRPr="00BE3472" w:rsidRDefault="003170C1" w:rsidP="003170C1">
      <w:pPr>
        <w:pStyle w:val="ListBullet"/>
        <w:rPr>
          <w:color w:val="000000" w:themeColor="text1"/>
        </w:rPr>
      </w:pPr>
      <w:del w:id="1370" w:author="GoldenCorpusHarness" w:date="2026-03-28T22:23:45Z">
        <w:r>
          <w:delText>S</w:delText>
        </w:r>
      </w:del>
      <w:ins w:id="1371" w:author="GoldenCorpusHarness" w:date="2026-03-28T22:23:45Z">
        <w:r>
          <w:t>Participants co</w:t>
        </w:r>
      </w:ins>
      <w:r>
        <w:t>u</w:t>
      </w:r>
      <w:del w:id="1372" w:author="GoldenCorpusHarness" w:date="2026-03-28T22:23:45Z">
        <w:r>
          <w:delText>rviva</w:delText>
        </w:r>
      </w:del>
      <w:r>
        <w:t>l</w:t>
      </w:r>
      <w:del w:id="1373" w:author="GoldenCorpusHarness" w:date="2026-03-28T22:23:45Z">
        <w:r>
          <w:delText xml:space="preserve"> follow-up will</w:delText>
        </w:r>
      </w:del>
      <w:ins w:id="1374" w:author="GoldenCorpusHarness" w:date="2026-03-28T22:23:45Z">
        <w:r>
          <w:t>d</w:t>
        </w:r>
      </w:ins>
      <w:r>
        <w:t xml:space="preserve"> be </w:t>
      </w:r>
      <w:del w:id="1375" w:author="GoldenCorpusHarness" w:date="2026-03-28T22:23:45Z">
        <w:r>
          <w:delText>ass</w:delText>
        </w:r>
      </w:del>
      <w:r>
        <w:t>e</w:t>
      </w:r>
      <w:del w:id="1376" w:author="GoldenCorpusHarness" w:date="2026-03-28T22:23:45Z">
        <w:r>
          <w:delText>ss</w:delText>
        </w:r>
      </w:del>
      <w:ins w:id="1377" w:author="GoldenCorpusHarness" w:date="2026-03-28T22:23:45Z">
        <w:r>
          <w:t>nroll</w:t>
        </w:r>
      </w:ins>
      <w:r>
        <w:t xml:space="preserve">ed </w:t>
      </w:r>
      <w:del w:id="1378" w:author="GoldenCorpusHarness" w:date="2026-03-28T22:23:45Z">
        <w:r>
          <w:delText>q12w</w:delText>
        </w:r>
      </w:del>
      <w:ins w:id="1379" w:author="GoldenCorpusHarness" w:date="2026-03-28T22:23:45Z">
        <w:r>
          <w:t>globally</w:t>
        </w:r>
      </w:ins>
      <w:r>
        <w:t xml:space="preserve"> </w:t>
      </w:r>
      <w:del w:id="1380" w:author="GoldenCorpusHarness" w:date="2026-03-28T22:23:45Z">
        <w:r>
          <w:delText>(±14</w:delText>
        </w:r>
      </w:del>
      <w:ins w:id="1381" w:author="GoldenCorpusHarness" w:date="2026-03-28T22:23:45Z">
        <w:r>
          <w:t>from</w:t>
        </w:r>
      </w:ins>
      <w:r>
        <w:t xml:space="preserve"> </w:t>
      </w:r>
      <w:del w:id="1382" w:author="GoldenCorpusHarness" w:date="2026-03-28T22:23:45Z">
        <w:r>
          <w:delText>d</w:delText>
        </w:r>
      </w:del>
      <w:ins w:id="1383" w:author="GoldenCorpusHarness" w:date="2026-03-28T22:23:45Z">
        <w:r>
          <w:t>v</w:t>
        </w:r>
      </w:ins>
      <w:r>
        <w:t>a</w:t>
      </w:r>
      <w:del w:id="1384" w:author="GoldenCorpusHarness" w:date="2026-03-28T22:23:45Z">
        <w:r>
          <w:delText>ys); info</w:delText>
        </w:r>
      </w:del>
      <w:r>
        <w:t>r</w:t>
      </w:r>
      <w:del w:id="1385" w:author="GoldenCorpusHarness" w:date="2026-03-28T22:23:45Z">
        <w:r>
          <w:delText>mat</w:delText>
        </w:r>
      </w:del>
      <w:r>
        <w:t>io</w:t>
      </w:r>
      <w:ins w:id="1386" w:author="GoldenCorpusHarness" w:date="2026-03-28T22:23:45Z">
        <w:r>
          <w:t>us cou</w:t>
        </w:r>
      </w:ins>
      <w:r>
        <w:t>n</w:t>
      </w:r>
      <w:del w:id="1387" w:author="GoldenCorpusHarness" w:date="2026-03-28T22:23:45Z">
        <w:r>
          <w:delText xml:space="preserve"> fo</w:delText>
        </w:r>
      </w:del>
      <w:ins w:id="1388" w:author="GoldenCorpusHarness" w:date="2026-03-28T22:23:45Z">
        <w:r>
          <w:t>t</w:t>
        </w:r>
      </w:ins>
      <w:r>
        <w:t>r</w:t>
      </w:r>
      <w:del w:id="1389" w:author="GoldenCorpusHarness" w:date="2026-03-28T22:23:45Z">
        <w:r>
          <w:delText xml:space="preserve"> surv</w:delText>
        </w:r>
      </w:del>
      <w:r>
        <w:t>i</w:t>
      </w:r>
      <w:del w:id="1390" w:author="GoldenCorpusHarness" w:date="2026-03-28T22:23:45Z">
        <w:r>
          <w:delText>val follow-up may be ass</w:delText>
        </w:r>
      </w:del>
      <w:r>
        <w:t>es</w:t>
      </w:r>
      <w:del w:id="1391" w:author="GoldenCorpusHarness" w:date="2026-03-28T22:23:45Z">
        <w:r>
          <w:delText>sed by telephone and will not require a site visit</w:delText>
        </w:r>
      </w:del>
      <w:r>
        <w:t>.</w:t>
      </w:r>
    </w:p>
    <w:p ns2:paraId="2BAD75DB" ns2:textId="1786BE48" w:rsidR="003170C1" w:rsidRPr="00BE3472" w:rsidRDefault="003170C1" w:rsidP="003170C1">
      <w:pPr>
        <w:pStyle w:val="ListBullet"/>
        <w:rPr>
          <w:color w:val="000000" w:themeColor="text1"/>
        </w:rPr>
      </w:pPr>
      <w:ins w:id="1392" w:author="GoldenCorpusHarness" w:date="2026-03-28T22:23:45Z">
        <w:r>
          <w:t>GOALS FOR ENROLLMENT OF UNDERRE</w:t>
        </w:r>
      </w:ins>
      <w:r>
        <w:t>P</w:t>
      </w:r>
      <w:del w:id="1393" w:author="GoldenCorpusHarness" w:date="2026-03-28T22:23:45Z">
        <w:r>
          <w:delText>K</w:delText>
        </w:r>
      </w:del>
      <w:ins w:id="1394" w:author="GoldenCorpusHarness" w:date="2026-03-28T22:23:45Z">
        <w:r>
          <w:t>RESENTED</w:t>
        </w:r>
      </w:ins>
      <w:r>
        <w:t xml:space="preserve"> </w:t>
      </w:r>
      <w:del w:id="1395" w:author="GoldenCorpusHarness" w:date="2026-03-28T22:23:45Z">
        <w:r>
          <w:delText>sample collection post-dose will be limited to 30 minutes after the end of study intervention administration.</w:delText>
        </w:r>
      </w:del>
      <w:ins w:id="1396" w:author="GoldenCorpusHarness" w:date="2026-03-28T22:23:45Z">
        <w:r>
          <w:t>RACIAL</w:t>
        </w:r>
      </w:ins>
      <w:r>
        <w:t xml:space="preserve"> A</w:t>
      </w:r>
      <w:ins w:id="1397" w:author="GoldenCorpusHarness" w:date="2026-03-28T22:23:45Z">
        <w:r>
          <w:t>N</w:t>
        </w:r>
      </w:ins>
      <w:r>
        <w:t>D</w:t>
      </w:r>
      <w:ins w:id="1398" w:author="GoldenCorpusHarness" w:date="2026-03-28T22:23:45Z">
        <w:r>
          <w:t xml:space="preserve"> ETHNIC P</w:t>
        </w:r>
      </w:ins>
      <w:r>
        <w:t>A</w:t>
      </w:r>
      <w:del w:id="1399" w:author="GoldenCorpusHarness" w:date="2026-03-28T22:23:45Z">
        <w:r>
          <w:delText xml:space="preserve"> samples will only be collected prior to dosing with study intervention (ie, post-dose </w:delText>
        </w:r>
      </w:del>
      <w:ins w:id="1400" w:author="GoldenCorpusHarness" w:date="2026-03-28T22:23:45Z">
        <w:r>
          <w:t>RTICIP</w:t>
        </w:r>
      </w:ins>
      <w:r>
        <w:t>A</w:t>
      </w:r>
      <w:del w:id="1401" w:author="GoldenCorpusHarness" w:date="2026-03-28T22:23:45Z">
        <w:r>
          <w:delText>DA samples will not be required per protocol).</w:delText>
        </w:r>
      </w:del>
      <w:ins w:id="1402" w:author="GoldenCorpusHarness" w:date="2026-03-28T22:23:45Z">
        <w:r>
          <w:t>NTS</w:t>
        </w:r>
      </w:ins>
    </w:p>
    <w:p ns2:paraId="388F2D26" ns2:textId="77777777" w:rsidR="003170C1" w:rsidRPr="00BE3472" w:rsidRDefault="003170C1" w:rsidP="003170C1">
      <w:pPr>
        <w:pStyle w:val="ListBullet"/>
        <w:rPr>
          <w:color w:val="000000" w:themeColor="text1"/>
        </w:rPr>
      </w:pPr>
      <w:r>
        <w:t>T</w:t>
      </w:r>
      <w:del w:id="1403" w:author="GoldenCorpusHarness" w:date="2026-03-28T22:23:45Z">
        <w:r>
          <w:delText>o allo</w:delText>
        </w:r>
      </w:del>
      <w:ins w:id="1404" w:author="GoldenCorpusHarness" w:date="2026-03-28T22:23:45Z">
        <w:r>
          <w:t xml:space="preserve">he sacituzumab tirumotecan Phase 3 Clinical Development Program </w:t>
        </w:r>
      </w:ins>
      <w:r>
        <w:t>w</w:t>
      </w:r>
      <w:del w:id="1405" w:author="GoldenCorpusHarness" w:date="2026-03-28T22:23:45Z">
        <w:r>
          <w:delText xml:space="preserve"> for flexibilit</w:delText>
        </w:r>
      </w:del>
      <w:ins w:id="1406" w:author="GoldenCorpusHarness" w:date="2026-03-28T22:23:45Z">
        <w:r>
          <w:t>ill include efforts to support the enrollment of a raciall</w:t>
        </w:r>
      </w:ins>
      <w:r>
        <w:t>y and e</w:t>
      </w:r>
      <w:del w:id="1407" w:author="GoldenCorpusHarness" w:date="2026-03-28T22:23:45Z">
        <w:r>
          <w:delText>fficienc</w:delText>
        </w:r>
      </w:del>
      <w:ins w:id="1408" w:author="GoldenCorpusHarness" w:date="2026-03-28T22:23:45Z">
        <w:r>
          <w:t>thnicall</w:t>
        </w:r>
      </w:ins>
      <w:r>
        <w:t xml:space="preserve">y </w:t>
      </w:r>
      <w:del w:id="1409" w:author="GoldenCorpusHarness" w:date="2026-03-28T22:23:45Z">
        <w:r>
          <w:delText>in schedulin</w:delText>
        </w:r>
      </w:del>
      <w:ins w:id="1410" w:author="GoldenCorpusHarness" w:date="2026-03-28T22:23:45Z">
        <w:r>
          <w:t xml:space="preserve">diverse patient population to reflect the incidence of cervical cancer in these </w:t>
        </w:r>
      </w:ins>
      <w:r>
        <w:t>g</w:t>
      </w:r>
      <w:del w:id="1411" w:author="GoldenCorpusHarness" w:date="2026-03-28T22:23:45Z">
        <w:r>
          <w:delText xml:space="preserve"> and performing study visits, the following procedures may be performed by either the investigator or a qualified designee rather than only the investigator:</w:delText>
        </w:r>
      </w:del>
      <w:ins w:id="1412" w:author="GoldenCorpusHarness" w:date="2026-03-28T22:23:45Z">
        <w:r>
          <w:t>roups in the US [Sec. 1].</w:t>
        </w:r>
      </w:ins>
    </w:p>
    <w:p ns2:paraId="67C3D56E" ns2:textId="77777777" w:rsidR="003170C1" w:rsidRPr="00BE3472" w:rsidRDefault="003170C1" w:rsidP="00E428B8">
      <w:pPr>
        <w:pStyle w:val="ListBullet2"/>
      </w:pPr>
      <w:ins w:id="1413" w:author="GoldenCorpusHarness" w:date="2026-03-28T22:23:45Z">
        <w:r>
          <w:t xml:space="preserve">Enrollment and retention goals will be based on the epidemiologic measures of burden of disease for underrepresented racial and ethnic groups by incidence, prevalence, and/or mortality, as well as overall US </w:t>
        </w:r>
      </w:ins>
      <w:r>
        <w:t>C</w:t>
      </w:r>
      <w:del w:id="1414" w:author="GoldenCorpusHarness" w:date="2026-03-28T22:23:45Z">
        <w:r>
          <w:delText xml:space="preserve">ollection of medical </w:delText>
        </w:r>
      </w:del>
      <w:ins w:id="1415" w:author="GoldenCorpusHarness" w:date="2026-03-28T22:23:45Z">
        <w:r>
          <w:t>ensus data. Based on t</w:t>
        </w:r>
      </w:ins>
      <w:r>
        <w:t>h</w:t>
      </w:r>
      <w:del w:id="1416" w:author="GoldenCorpusHarness" w:date="2026-03-28T22:23:45Z">
        <w:r>
          <w:delText>istor</w:delText>
        </w:r>
      </w:del>
      <w:ins w:id="1417" w:author="GoldenCorpusHarness" w:date="2026-03-28T22:23:45Z">
        <w:r>
          <w:t>e age-adjusted mortalit</w:t>
        </w:r>
      </w:ins>
      <w:r>
        <w:t>y and pr</w:t>
      </w:r>
      <w:del w:id="1418" w:author="GoldenCorpusHarness" w:date="2026-03-28T22:23:45Z">
        <w:r>
          <w:delText>ior medication information</w:delText>
        </w:r>
      </w:del>
      <w:ins w:id="1419" w:author="GoldenCorpusHarness" w:date="2026-03-28T22:23:45Z">
        <w:r>
          <w:t>evalence rates of cervical cancer, there will be a particular focus on enrollment of Black/African American and Hispanic persons.</w:t>
        </w:r>
      </w:ins>
    </w:p>
    <w:p ns2:paraId="5EDFD9DD" ns2:textId="77777777" w:rsidR="003170C1" w:rsidRPr="00BE3472" w:rsidRDefault="003170C1" w:rsidP="00E428B8">
      <w:pPr>
        <w:pStyle w:val="ListBullet2"/>
        <w:rPr>
          <w:color w:val="000000" w:themeColor="text1"/>
        </w:rPr>
      </w:pPr>
      <w:del w:id="1420" w:author="GoldenCorpusHarness" w:date="2026-03-28T22:23:45Z">
        <w:r>
          <w:delText>Collection of concomitant medication information</w:delText>
        </w:r>
      </w:del>
      <w:ins w:id="1421" w:author="GoldenCorpusHarness" w:date="2026-03-28T22:23:45Z">
        <w:r>
          <w:t>Broadly speaking, the intention of this Diversity Plan is for all countries participating in the sacituzumab tirumotecan Phase 3 cervical cancer studies to enroll a patient population that reflects the incidence of cervical cancer locally. Given that cervical cancer incidence data are best known in the US, the goal of this Diversity Plan is to have enrollment among US sites match the racial and ethnic makeup of patients with cervical cancer as discussed in [Sec. 1]. The expected enrollment goal by race and ethnicity for studies TroFuse-020 and TroFuse-036 are presented in [Table 3].</w:t>
        </w:r>
      </w:ins>
    </w:p>
    <w:p ns2:paraId="4CB5EB9F" ns2:textId="77777777" w:rsidR="003170C1" w:rsidRPr="00BE3472" w:rsidRDefault="003170C1" w:rsidP="00E428B8">
      <w:pPr>
        <w:pStyle w:val="ListBullet2"/>
        <w:rPr>
          <w:color w:val="000000" w:themeColor="text1"/>
        </w:rPr>
      </w:pPr>
      <w:del w:id="1422" w:author="GoldenCorpusHarness" w:date="2026-03-28T22:23:45Z">
        <w:r>
          <w:delText>P</w:delText>
        </w:r>
      </w:del>
      <w:ins w:id="1423" w:author="GoldenCorpusHarness" w:date="2026-03-28T22:23:45Z">
        <w:r>
          <w:t>Table 3Expected Enrollment Goals by Race and Et</w:t>
        </w:r>
      </w:ins>
      <w:r>
        <w:t>h</w:t>
      </w:r>
      <w:del w:id="1424" w:author="GoldenCorpusHarness" w:date="2026-03-28T22:23:45Z">
        <w:r>
          <w:delText>ys</w:delText>
        </w:r>
      </w:del>
      <w:ins w:id="1425" w:author="GoldenCorpusHarness" w:date="2026-03-28T22:23:45Z">
        <w:r>
          <w:t>n</w:t>
        </w:r>
      </w:ins>
      <w:r>
        <w:t>ic</w:t>
      </w:r>
      <w:del w:id="1426" w:author="GoldenCorpusHarness" w:date="2026-03-28T22:23:45Z">
        <w:r>
          <w:delText>al exam</w:delText>
        </w:r>
      </w:del>
      <w:r>
        <w:t>i</w:t>
      </w:r>
      <w:del w:id="1427" w:author="GoldenCorpusHarness" w:date="2026-03-28T22:23:45Z">
        <w:r>
          <w:delText>na</w:delText>
        </w:r>
      </w:del>
      <w:r>
        <w:t>t</w:t>
      </w:r>
      <w:del w:id="1428" w:author="GoldenCorpusHarness" w:date="2026-03-28T22:23:45Z">
        <w:r>
          <w:delText>ions</w:delText>
        </w:r>
      </w:del>
      <w:ins w:id="1429" w:author="GoldenCorpusHarness" w:date="2026-03-28T22:23:45Z">
        <w:r>
          <w:t>y</w:t>
        </w:r>
      </w:ins>
    </w:p>
    <w:p ns2:paraId="7A1D01A8" ns2:textId="77777777" w:rsidR="003170C1" w:rsidRPr="00BE3472" w:rsidRDefault="003170C1" w:rsidP="00E428B8">
      <w:pPr>
        <w:pStyle w:val="ListBullet2"/>
        <w:rPr>
          <w:color w:val="000000" w:themeColor="text1"/>
        </w:rPr>
      </w:pPr>
      <w:r w:rsidRPr="00BE3472">
        <w:rPr>
          <w:color w:val="000000" w:themeColor="text1"/>
        </w:rPr>
        <w:t>Vital signs</w:t>
      </w:r>
    </w:p>
    <w:p ns2:paraId="45D59480" ns2:textId="77777777" w:rsidR="003170C1" w:rsidRPr="00BE3472" w:rsidRDefault="003170C1" w:rsidP="00E428B8">
      <w:pPr>
        <w:pStyle w:val="ListBullet2"/>
        <w:rPr>
          <w:color w:val="000000" w:themeColor="text1"/>
        </w:rPr>
      </w:pPr>
      <w:ins w:id="1430" w:author="GoldenCorpusHarness" w:date="2026-03-28T22:23:45Z">
        <w:r>
          <w:t>SP</w:t>
        </w:r>
      </w:ins>
      <w:r>
        <w:t>E</w:t>
      </w:r>
      <w:del w:id="1431" w:author="GoldenCorpusHarness" w:date="2026-03-28T22:23:45Z">
        <w:r>
          <w:delText>lectrocardiograms</w:delText>
        </w:r>
      </w:del>
      <w:ins w:id="1432" w:author="GoldenCorpusHarness" w:date="2026-03-28T22:23:45Z">
        <w:r>
          <w:t>CIFIC PLAN OF ACTION TO ENROLL AND RETAIN DIVERSE POPULATIONS: INITIATIVES, PARTICIPANT RECRUITMENT AND RETENTION STRATEGIES</w:t>
        </w:r>
      </w:ins>
    </w:p>
    <w:p ns2:paraId="2DAEBFC1" ns2:textId="77777777" w:rsidR="003170C1" w:rsidRPr="00BE3472" w:rsidRDefault="003170C1" w:rsidP="00E428B8">
      <w:pPr>
        <w:pStyle w:val="ListBullet2"/>
        <w:rPr>
          <w:color w:val="000000" w:themeColor="text1"/>
        </w:rPr>
      </w:pPr>
      <w:del w:id="1433" w:author="GoldenCorpusHarness" w:date="2026-03-28T22:23:45Z">
        <w:r>
          <w:delText>Rev</w:delText>
        </w:r>
      </w:del>
      <w:ins w:id="1434" w:author="GoldenCorpusHarness" w:date="2026-03-28T22:23:45Z">
        <w:r>
          <w:t>Val</w:t>
        </w:r>
      </w:ins>
      <w:r>
        <w:t>i</w:t>
      </w:r>
      <w:del w:id="1435" w:author="GoldenCorpusHarness" w:date="2026-03-28T22:23:45Z">
        <w:r>
          <w:delText>ew of labor</w:delText>
        </w:r>
      </w:del>
      <w:ins w:id="1436" w:author="GoldenCorpusHarness" w:date="2026-03-28T22:23:45Z">
        <w:r>
          <w:t>d</w:t>
        </w:r>
      </w:ins>
      <w:r>
        <w:t>at</w:t>
      </w:r>
      <w:ins w:id="1437" w:author="GoldenCorpusHarness" w:date="2026-03-28T22:23:45Z">
        <w:r>
          <w:t>i</w:t>
        </w:r>
      </w:ins>
      <w:r>
        <w:t>o</w:t>
      </w:r>
      <w:del w:id="1438" w:author="GoldenCorpusHarness" w:date="2026-03-28T22:23:45Z">
        <w:r>
          <w:delText>ry</w:delText>
        </w:r>
      </w:del>
      <w:ins w:id="1439" w:author="GoldenCorpusHarness" w:date="2026-03-28T22:23:45Z">
        <w:r>
          <w:t>n</w:t>
        </w:r>
      </w:ins>
      <w:r>
        <w:t xml:space="preserve"> </w:t>
      </w:r>
      <w:del w:id="1440" w:author="GoldenCorpusHarness" w:date="2026-03-28T22:23:45Z">
        <w:r>
          <w:delText>r</w:delText>
        </w:r>
      </w:del>
      <w:ins w:id="1441" w:author="GoldenCorpusHarness" w:date="2026-03-28T22:23:45Z">
        <w:r>
          <w:t>and Sit</w:t>
        </w:r>
      </w:ins>
      <w:r>
        <w:t>e</w:t>
      </w:r>
      <w:del w:id="1442" w:author="GoldenCorpusHarness" w:date="2026-03-28T22:23:45Z">
        <w:r>
          <w:delText>p</w:delText>
        </w:r>
      </w:del>
      <w:ins w:id="1443" w:author="GoldenCorpusHarness" w:date="2026-03-28T22:23:45Z">
        <w:r>
          <w:t xml:space="preserve"> Selecti</w:t>
        </w:r>
      </w:ins>
      <w:r>
        <w:t>o</w:t>
      </w:r>
      <w:del w:id="1444" w:author="GoldenCorpusHarness" w:date="2026-03-28T22:23:45Z">
        <w:r>
          <w:delText>rts</w:delText>
        </w:r>
      </w:del>
      <w:ins w:id="1445" w:author="GoldenCorpusHarness" w:date="2026-03-28T22:23:45Z">
        <w:r>
          <w:t>n</w:t>
        </w:r>
      </w:ins>
    </w:p>
    <w:p ns2:paraId="23FF0D02" ns2:textId="77777777" w:rsidR="003170C1" w:rsidRPr="00BE3472" w:rsidRDefault="003170C1" w:rsidP="00E428B8">
      <w:pPr>
        <w:pStyle w:val="ListBullet2"/>
        <w:rPr>
          <w:color w:val="000000" w:themeColor="text1"/>
        </w:rPr>
      </w:pPr>
      <w:ins w:id="1446" w:author="GoldenCorpusHarness" w:date="2026-03-28T22:23:45Z">
        <w:r>
          <w:t>Epidemiology and U</w:t>
        </w:r>
      </w:ins>
      <w:r>
        <w:t>S</w:t>
      </w:r>
      <w:del w:id="1447" w:author="GoldenCorpusHarness" w:date="2026-03-28T22:23:45Z">
        <w:r>
          <w:delText>tudy intervention ad</w:delText>
        </w:r>
      </w:del>
      <w:ins w:id="1448" w:author="GoldenCorpusHarness" w:date="2026-03-28T22:23:45Z">
        <w:r>
          <w:t xml:space="preserve"> population data were used to infor</w:t>
        </w:r>
      </w:ins>
      <w:r>
        <w:t>m</w:t>
      </w:r>
      <w:del w:id="1449" w:author="GoldenCorpusHarness" w:date="2026-03-28T22:23:45Z">
        <w:r>
          <w:delText>inistration</w:delText>
        </w:r>
      </w:del>
      <w:ins w:id="1450" w:author="GoldenCorpusHarness" w:date="2026-03-28T22:23:45Z">
        <w:r>
          <w:t xml:space="preserve"> and assist the Sponsor with identifying and selecting investigative sites with access to diverse patient populations to increase study population diversity. The Sponsor strives to ensure participant diversity in our studies that reflects the burden of disease and US Census population data by using the following tools and data:</w:t>
        </w:r>
      </w:ins>
    </w:p>
    <w:p ns2:paraId="0AA2BA8E" ns2:textId="26B58C7D" w:rsidR="003170C1" w:rsidRPr="001642F8" w:rsidRDefault="003170C1" w:rsidP="003170C1">
      <w:pPr>
        <w:pStyle w:val="ListBullet"/>
        <w:spacing w:after="240"/>
        <w:rPr>
          <w:color w:val="000000" w:themeColor="text1"/>
        </w:rPr>
      </w:pPr>
      <w:del w:id="1451" w:author="GoldenCorpusHarness" w:date="2026-03-28T22:23:45Z">
        <w:r>
          <w:delText xml:space="preserve">Procedures that </w:delText>
        </w:r>
      </w:del>
      <w:ins w:id="1452" w:author="GoldenCorpusHarness" w:date="2026-03-28T22:23:45Z">
        <w:r>
          <w:t>Site Feasibility Assess</w:t>
        </w:r>
      </w:ins>
      <w:r>
        <w:t>m</w:t>
      </w:r>
      <w:del w:id="1453" w:author="GoldenCorpusHarness" w:date="2026-03-28T22:23:45Z">
        <w:r>
          <w:delText>a</w:delText>
        </w:r>
      </w:del>
      <w:ins w:id="1454" w:author="GoldenCorpusHarness" w:date="2026-03-28T22:23:45Z">
        <w:r>
          <w:t>ent Tool: Assesses the capabilit</w:t>
        </w:r>
      </w:ins>
      <w:r>
        <w:t xml:space="preserve">y </w:t>
      </w:r>
      <w:ins w:id="1455" w:author="GoldenCorpusHarness" w:date="2026-03-28T22:23:45Z">
        <w:r>
          <w:t xml:space="preserve">of sites to enroll participants, including diverse participants at risk for the disease </w:t>
        </w:r>
      </w:ins>
      <w:r>
        <w:t>be</w:t>
      </w:r>
      <w:del w:id="1456" w:author="GoldenCorpusHarness" w:date="2026-03-28T22:23:45Z">
        <w:r>
          <w:delText xml:space="preserve"> completed </w:delText>
        </w:r>
      </w:del>
      <w:ins w:id="1457" w:author="GoldenCorpusHarness" w:date="2026-03-28T22:23:45Z">
        <w:r>
          <w:t>ing studied, through site input and responses to di</w:t>
        </w:r>
      </w:ins>
      <w:r>
        <w:t>v</w:t>
      </w:r>
      <w:del w:id="1458" w:author="GoldenCorpusHarness" w:date="2026-03-28T22:23:45Z">
        <w:r>
          <w:delText>ia telemedicine interactions will be considered, as applicable, and i</w:delText>
        </w:r>
      </w:del>
      <w:ins w:id="1459" w:author="GoldenCorpusHarness" w:date="2026-03-28T22:23:45Z">
        <w:r>
          <w:t>ersity pro</w:t>
        </w:r>
      </w:ins>
      <w:r>
        <w:t>f</w:t>
      </w:r>
      <w:del w:id="1460" w:author="GoldenCorpusHarness" w:date="2026-03-28T22:23:45Z">
        <w:r>
          <w:delText xml:space="preserve"> permitted based on local regulations</w:delText>
        </w:r>
      </w:del>
      <w:ins w:id="1461" w:author="GoldenCorpusHarness" w:date="2026-03-28T22:23:45Z">
        <w:r>
          <w:t>ile questions (site response is optional)</w:t>
        </w:r>
      </w:ins>
      <w:r>
        <w:t>.</w:t>
      </w:r>
    </w:p>
    <w:p ns2:paraId="389A473C" ns2:textId="11D9C327" w:rsidR="6868B19A" w:rsidRDefault="6868B19A" w:rsidP="008546FB">
      <w:pPr>
        <w:pStyle w:val="ListBullet"/>
        <w:spacing w:after="120"/>
      </w:pPr>
      <w:ins w:id="1462" w:author="GoldenCorpusHarness" w:date="2026-03-28T22:23:45Z">
        <w:r>
          <w:t xml:space="preserve">US Census </w:t>
        </w:r>
      </w:ins>
      <w:r>
        <w:t>D</w:t>
      </w:r>
      <w:del w:id="1463" w:author="GoldenCorpusHarness" w:date="2026-03-28T22:23:45Z">
        <w:r>
          <w:delText>igi</w:delText>
        </w:r>
      </w:del>
      <w:ins w:id="1464" w:author="GoldenCorpusHarness" w:date="2026-03-28T22:23:45Z">
        <w:r>
          <w:t>a</w:t>
        </w:r>
      </w:ins>
      <w:r>
        <w:t>ta</w:t>
      </w:r>
      <w:del w:id="1465" w:author="GoldenCorpusHarness" w:date="2026-03-28T22:23:45Z">
        <w:r>
          <w:delText>l</w:delText>
        </w:r>
      </w:del>
      <w:ins w:id="1466" w:author="GoldenCorpusHarness" w:date="2026-03-28T22:23:45Z">
        <w:r>
          <w:t>:</w:t>
        </w:r>
      </w:ins>
      <w:r>
        <w:t xml:space="preserve"> </w:t>
      </w:r>
      <w:ins w:id="1467" w:author="GoldenCorpusHarness" w:date="2026-03-28T22:23:45Z">
        <w:r>
          <w:t>US coun</w:t>
        </w:r>
      </w:ins>
      <w:r>
        <w:t>t</w:t>
      </w:r>
      <w:ins w:id="1468" w:author="GoldenCorpusHarness" w:date="2026-03-28T22:23:45Z">
        <w:r>
          <w:t xml:space="preserve">ry </w:t>
        </w:r>
      </w:ins>
      <w:r>
        <w:t>o</w:t>
      </w:r>
      <w:ins w:id="1469" w:author="GoldenCorpusHarness" w:date="2026-03-28T22:23:45Z">
        <w:r>
          <w:t>perati</w:t>
        </w:r>
      </w:ins>
      <w:r>
        <w:t>o</w:t>
      </w:r>
      <w:del w:id="1470" w:author="GoldenCorpusHarness" w:date="2026-03-28T22:23:45Z">
        <w:r>
          <w:delText>l</w:delText>
        </w:r>
      </w:del>
      <w:ins w:id="1471" w:author="GoldenCorpusHarness" w:date="2026-03-28T22:23:45Z">
        <w:r>
          <w:t>n</w:t>
        </w:r>
      </w:ins>
      <w:r>
        <w:t>s</w:t>
      </w:r>
      <w:del w:id="1472" w:author="GoldenCorpusHarness" w:date="2026-03-28T22:23:45Z">
        <w:r>
          <w:delText>,</w:delText>
        </w:r>
      </w:del>
      <w:r>
        <w:t xml:space="preserve"> </w:t>
      </w:r>
      <w:del w:id="1473" w:author="GoldenCorpusHarness" w:date="2026-03-28T22:23:45Z">
        <w:r>
          <w:delText>in</w:delText>
        </w:r>
      </w:del>
      <w:ins w:id="1474" w:author="GoldenCorpusHarness" w:date="2026-03-28T22:23:45Z">
        <w:r>
          <w:t xml:space="preserve">may </w:t>
        </w:r>
      </w:ins>
      <w:r>
        <w:t>c</w:t>
      </w:r>
      <w:del w:id="1475" w:author="GoldenCorpusHarness" w:date="2026-03-28T22:23:45Z">
        <w:r>
          <w:delText>luding</w:delText>
        </w:r>
      </w:del>
      <w:ins w:id="1476" w:author="GoldenCorpusHarness" w:date="2026-03-28T22:23:45Z">
        <w:r>
          <w:t>ompare</w:t>
        </w:r>
      </w:ins>
      <w:r>
        <w:t xml:space="preserve"> the </w:t>
      </w:r>
      <w:del w:id="1477" w:author="GoldenCorpusHarness" w:date="2026-03-28T22:23:45Z">
        <w:r>
          <w:delText>clin</w:delText>
        </w:r>
      </w:del>
      <w:ins w:id="1478" w:author="GoldenCorpusHarness" w:date="2026-03-28T22:23:45Z">
        <w:r>
          <w:t>demograph</w:t>
        </w:r>
      </w:ins>
      <w:r>
        <w:t>ic</w:t>
      </w:r>
      <w:ins w:id="1479" w:author="GoldenCorpusHarness" w:date="2026-03-28T22:23:45Z">
        <w:r>
          <w:t>s of the zip codes where rese</w:t>
        </w:r>
      </w:ins>
      <w:r>
        <w:t>a</w:t>
      </w:r>
      <w:del w:id="1480" w:author="GoldenCorpusHarness" w:date="2026-03-28T22:23:45Z">
        <w:r>
          <w:delText>l</w:delText>
        </w:r>
      </w:del>
      <w:ins w:id="1481" w:author="GoldenCorpusHarness" w:date="2026-03-28T22:23:45Z">
        <w:r>
          <w:t>rch</w:t>
        </w:r>
      </w:ins>
      <w:r>
        <w:t xml:space="preserve"> s</w:t>
      </w:r>
      <w:ins w:id="1482" w:author="GoldenCorpusHarness" w:date="2026-03-28T22:23:45Z">
        <w:r>
          <w:t>i</w:t>
        </w:r>
      </w:ins>
      <w:r>
        <w:t>t</w:t>
      </w:r>
      <w:del w:id="1483" w:author="GoldenCorpusHarness" w:date="2026-03-28T22:23:45Z">
        <w:r>
          <w:delText>u</w:delText>
        </w:r>
      </w:del>
      <w:ins w:id="1484" w:author="GoldenCorpusHarness" w:date="2026-03-28T22:23:45Z">
        <w:r>
          <w:t>es are locate</w:t>
        </w:r>
      </w:ins>
      <w:r>
        <w:t>d</w:t>
      </w:r>
      <w:del w:id="1485" w:author="GoldenCorpusHarness" w:date="2026-03-28T22:23:45Z">
        <w:r>
          <w:delText>y</w:delText>
        </w:r>
      </w:del>
      <w:r>
        <w:t xml:space="preserve"> </w:t>
      </w:r>
      <w:del w:id="1486" w:author="GoldenCorpusHarness" w:date="2026-03-28T22:23:45Z">
        <w:r>
          <w:delText>inf</w:delText>
        </w:r>
      </w:del>
      <w:r>
        <w:t>or</w:t>
      </w:r>
      <w:ins w:id="1487" w:author="GoldenCorpusHarness" w:date="2026-03-28T22:23:45Z">
        <w:r>
          <w:t xml:space="preserve"> recruit fro</w:t>
        </w:r>
      </w:ins>
      <w:r>
        <w:t>m</w:t>
      </w:r>
      <w:ins w:id="1488" w:author="GoldenCorpusHarness" w:date="2026-03-28T22:23:45Z">
        <w:r>
          <w:t xml:space="preserve"> to en</w:t>
        </w:r>
      </w:ins>
      <w:r>
        <w:t>a</w:t>
      </w:r>
      <w:ins w:id="1489" w:author="GoldenCorpusHarness" w:date="2026-03-28T22:23:45Z">
        <w:r>
          <w:t>ble site selec</w:t>
        </w:r>
      </w:ins>
      <w:r>
        <w:t xml:space="preserve">tion </w:t>
      </w:r>
      <w:del w:id="1490" w:author="GoldenCorpusHarness" w:date="2026-03-28T22:23:45Z">
        <w:r>
          <w:delText>w</w:delText>
        </w:r>
      </w:del>
      <w:ins w:id="1491" w:author="GoldenCorpusHarness" w:date="2026-03-28T22:23:45Z">
        <w:r>
          <w:t>d</w:t>
        </w:r>
      </w:ins>
      <w:r>
        <w:t>e</w:t>
      </w:r>
      <w:del w:id="1492" w:author="GoldenCorpusHarness" w:date="2026-03-28T22:23:45Z">
        <w:r>
          <w:delText>b</w:delText>
        </w:r>
      </w:del>
      <w:ins w:id="1493" w:author="GoldenCorpusHarness" w:date="2026-03-28T22:23:45Z">
        <w:r>
          <w:t>ci</w:t>
        </w:r>
      </w:ins>
      <w:r>
        <w:t>si</w:t>
      </w:r>
      <w:del w:id="1494" w:author="GoldenCorpusHarness" w:date="2026-03-28T22:23:45Z">
        <w:r>
          <w:delText>te (MerckClinicalTrials.com), are made available and are designed and developed according to the Digital Accessibility Policy implemented at the Sp</w:delText>
        </w:r>
      </w:del>
      <w:r>
        <w:t>ons</w:t>
      </w:r>
      <w:del w:id="1495" w:author="GoldenCorpusHarness" w:date="2026-03-28T22:23:45Z">
        <w:r>
          <w:delText>or level</w:delText>
        </w:r>
      </w:del>
      <w:r>
        <w:t>.</w:t>
      </w:r>
      <w:del w:id="1496" w:author="GoldenCorpusHarness" w:date="2026-03-28T22:23:45Z">
        <w:r>
          <w:delText xml:space="preserve"> </w:delText>
        </w:r>
      </w:del>
    </w:p>
    <w:p ns2:paraId="6551F703" ns2:textId="047B0B2F" w:rsidR="6868B19A" w:rsidRDefault="6868B19A" w:rsidP="001E77D0">
      <w:pPr>
        <w:pStyle w:val="ListBullet"/>
        <w:rPr>
          <w:color w:val="000000" w:themeColor="text1"/>
          <w:szCs w:val="24"/>
        </w:rPr>
      </w:pPr>
      <w:ins w:id="1497" w:author="GoldenCorpusHarness" w:date="2026-03-28T22:23:45Z">
        <w:r>
          <w:t xml:space="preserve">Reporting </w:t>
        </w:r>
      </w:ins>
      <w:r>
        <w:t>T</w:t>
      </w:r>
      <w:del w:id="1498" w:author="GoldenCorpusHarness" w:date="2026-03-28T22:23:45Z">
        <w:r>
          <w:delText xml:space="preserve">he </w:delText>
        </w:r>
      </w:del>
      <w:ins w:id="1499" w:author="GoldenCorpusHarness" w:date="2026-03-28T22:23:45Z">
        <w:r>
          <w:t>ool: U</w:t>
        </w:r>
      </w:ins>
      <w:r>
        <w:t>S</w:t>
      </w:r>
      <w:del w:id="1500" w:author="GoldenCorpusHarness" w:date="2026-03-28T22:23:45Z">
        <w:r>
          <w:delText xml:space="preserve">ponsor </w:delText>
        </w:r>
      </w:del>
      <w:ins w:id="1501" w:author="GoldenCorpusHarness" w:date="2026-03-28T22:23:45Z">
        <w:r>
          <w:t xml:space="preserve"> country operations revie</w:t>
        </w:r>
      </w:ins>
      <w:r>
        <w:t>w</w:t>
      </w:r>
      <w:del w:id="1502" w:author="GoldenCorpusHarness" w:date="2026-03-28T22:23:45Z">
        <w:r>
          <w:delText>ill contin</w:delText>
        </w:r>
      </w:del>
      <w:ins w:id="1503" w:author="GoldenCorpusHarness" w:date="2026-03-28T22:23:45Z">
        <w:r>
          <w:t>s the past performance of sites that enrolled diverse participants. The reporting tool provides the percentage of diverse participants historically enrolled in the Sponsor’s st</w:t>
        </w:r>
      </w:ins>
      <w:r>
        <w:t>u</w:t>
      </w:r>
      <w:del w:id="1504" w:author="GoldenCorpusHarness" w:date="2026-03-28T22:23:45Z">
        <w:r>
          <w:delText>e e</w:delText>
        </w:r>
      </w:del>
      <w:ins w:id="1505" w:author="GoldenCorpusHarness" w:date="2026-03-28T22:23:45Z">
        <w:r>
          <w:t>dies, the breakdown by race, sex, age, and ethnic demographics, and the enrollment o</w:t>
        </w:r>
      </w:ins>
      <w:r>
        <w:t>f</w:t>
      </w:r>
      <w:ins w:id="1506" w:author="GoldenCorpusHarness" w:date="2026-03-28T22:23:45Z">
        <w:r>
          <w:t xml:space="preserve"> diverse participants compared to the US Census data </w:t>
        </w:r>
      </w:ins>
      <w:r>
        <w:t>for</w:t>
      </w:r>
      <w:del w:id="1507" w:author="GoldenCorpusHarness" w:date="2026-03-28T22:23:45Z">
        <w:r>
          <w:delText>ts to identif</w:delText>
        </w:r>
      </w:del>
      <w:ins w:id="1508" w:author="GoldenCorpusHarness" w:date="2026-03-28T22:23:45Z">
        <w:r>
          <w:t xml:space="preserve"> the US count</w:t>
        </w:r>
      </w:ins>
      <w:r>
        <w:t>y w</w:t>
      </w:r>
      <w:del w:id="1509" w:author="GoldenCorpusHarness" w:date="2026-03-28T22:23:45Z">
        <w:r>
          <w:delText>a</w:delText>
        </w:r>
      </w:del>
      <w:ins w:id="1510" w:author="GoldenCorpusHarness" w:date="2026-03-28T22:23:45Z">
        <w:r>
          <w:t>here the site is located. The reporting tool is updated dail</w:t>
        </w:r>
      </w:ins>
      <w:r>
        <w:t>y</w:t>
      </w:r>
      <w:del w:id="1511" w:author="GoldenCorpusHarness" w:date="2026-03-28T22:23:45Z">
        <w:r>
          <w:delText>s to support and increase access to clinical studies for all participants, including participants with disabilities</w:delText>
        </w:r>
      </w:del>
      <w:r>
        <w:t>.</w:t>
      </w:r>
    </w:p>
    <w:p ns2:paraId="704C4DD8" ns2:textId="204FCA87" w:rsidR="00F9139C" w:rsidRPr="00734496" w:rsidRDefault="00F9139C" w:rsidP="00E428B8">
      <w:pPr>
        <w:pStyle w:val="ListEnd"/>
      </w:pPr>
      <w:ins w:id="1512" w:author="GoldenCorpusHarness" w:date="2026-03-28T22:23:45Z">
        <w:r>
          <w:t>Deidentified EMR and medical claims data: Used to identify sites with a diverse population of patients with cervical cancer to expand the list of potential investigators (ie, RWD sources based on zip code, etc).</w:t>
        </w:r>
      </w:ins>
    </w:p>
    <w:p ns2:paraId="49AE085D" ns2:textId="73ED4551" w:rsidR="0023323F" w:rsidRDefault="4D886B9D" w:rsidP="00071ED1">
      <w:pPr>
        <w:pStyle w:val="Heading2"/>
      </w:pPr>
      <w:del w:id="1513" w:author="GoldenCorpusHarness" w:date="2026-03-28T22:23:45Z">
        <w:r>
          <w:delText>Pl</w:delText>
        </w:r>
      </w:del>
      <w:ins w:id="1514" w:author="GoldenCorpusHarness" w:date="2026-03-28T22:23:45Z">
        <w:r>
          <w:t>Eng</w:t>
        </w:r>
      </w:ins>
      <w:r>
        <w:t>a</w:t>
      </w:r>
      <w:ins w:id="1515" w:author="GoldenCorpusHarness" w:date="2026-03-28T22:23:45Z">
        <w:r>
          <w:t>geme</w:t>
        </w:r>
      </w:ins>
      <w:r>
        <w:t>n</w:t>
      </w:r>
      <w:del w:id="1516" w:author="GoldenCorpusHarness" w:date="2026-03-28T22:23:45Z">
        <w:r>
          <w:delText>ned Use</w:delText>
        </w:r>
      </w:del>
      <w:ins w:id="1517" w:author="GoldenCorpusHarness" w:date="2026-03-28T22:23:45Z">
        <w:r>
          <w:t>t</w:t>
        </w:r>
      </w:ins>
      <w:r>
        <w:t xml:space="preserve"> of </w:t>
      </w:r>
      <w:del w:id="1518" w:author="GoldenCorpusHarness" w:date="2026-03-28T22:23:45Z">
        <w:r>
          <w:delText>Data</w:delText>
        </w:r>
      </w:del>
      <w:ins w:id="1519" w:author="GoldenCorpusHarness" w:date="2026-03-28T22:23:45Z">
        <w:r>
          <w:t>CSP/SRM</w:t>
        </w:r>
      </w:ins>
      <w:r>
        <w:t xml:space="preserve"> </w:t>
      </w:r>
      <w:del w:id="1520" w:author="GoldenCorpusHarness" w:date="2026-03-28T22:23:45Z">
        <w:r>
          <w:delText>From Underre</w:delText>
        </w:r>
      </w:del>
      <w:r>
        <w:t>p</w:t>
      </w:r>
      <w:del w:id="1521" w:author="GoldenCorpusHarness" w:date="2026-03-28T22:23:45Z">
        <w:r>
          <w:delText>resented Racial and Ethnic P</w:delText>
        </w:r>
      </w:del>
      <w:r>
        <w:t>art</w:t>
      </w:r>
      <w:ins w:id="1522" w:author="GoldenCorpusHarness" w:date="2026-03-28T22:23:45Z">
        <w:r>
          <w:t>ner s</w:t>
        </w:r>
      </w:ins>
      <w:r>
        <w:t>i</w:t>
      </w:r>
      <w:del w:id="1523" w:author="GoldenCorpusHarness" w:date="2026-03-28T22:23:45Z">
        <w:r>
          <w:delText>cipan</w:delText>
        </w:r>
      </w:del>
      <w:r>
        <w:t>t</w:t>
      </w:r>
      <w:ins w:id="1524" w:author="GoldenCorpusHarness" w:date="2026-03-28T22:23:45Z">
        <w:r>
          <w:t>e</w:t>
        </w:r>
      </w:ins>
      <w:r>
        <w:t>s</w:t>
      </w:r>
      <w:ins w:id="1525" w:author="GoldenCorpusHarness" w:date="2026-03-28T22:23:45Z">
        <w:r>
          <w:t>.</w:t>
        </w:r>
      </w:ins>
    </w:p>
    <w:p ns2:paraId="20AD5221" ns2:textId="1B466C99" w:rsidR="00A9735C" w:rsidRPr="004D719A" w:rsidRDefault="00A9735C" w:rsidP="00A9735C">
      <w:pPr>
        <w:pStyle w:val="Paragraph"/>
      </w:pPr>
      <w:del w:id="1526" w:author="GoldenCorpusHarness" w:date="2026-03-28T22:23:45Z">
        <w:r>
          <w:delText>Demographic variables (eg, age, race, and ethnicity) and baseline characteristics will be collected. These data will be tabulated as descriptive statistics (eg, counts and percentages) to describe the population studied. The comparability of the treatment groups for each relevant demographic and baseline characteristic may be assessed by table or graph. No statistical hypothesis testing will be performed on these characteristics. Subgroup analyses by age, race, ethnicity, and stratification factors may be performed for the primary efficacy endpoint(s) and selected safety endpoints, as per the Statistical Analysis Plan for each study. Results of the subgroup analyses will be summarized as part of the Clinical Study Report for each study.</w:delText>
        </w:r>
      </w:del>
    </w:p>
    <w:p ns2:paraId="7A620AD3" ns2:textId="5EC1D4F6" w:rsidR="00EB4F0E" w:rsidRPr="00EB4F0E" w:rsidRDefault="00A9735C" w:rsidP="00EB4F0E">
      <w:pPr>
        <w:pStyle w:val="Paragraph"/>
      </w:pPr>
      <w:del w:id="1527" w:author="GoldenCorpusHarness" w:date="2026-03-28T22:23:45Z">
        <w:r>
          <w:delText>An</w:delText>
        </w:r>
      </w:del>
      <w:ins w:id="1528" w:author="GoldenCorpusHarness" w:date="2026-03-28T22:23:45Z">
        <w:r>
          <w:t>The evaluation and selection of appropriate stud</w:t>
        </w:r>
      </w:ins>
      <w:r>
        <w:t xml:space="preserve">y </w:t>
      </w:r>
      <w:del w:id="1529" w:author="GoldenCorpusHarness" w:date="2026-03-28T22:23:45Z">
        <w:r>
          <w:delText>di</w:delText>
        </w:r>
      </w:del>
      <w:ins w:id="1530" w:author="GoldenCorpusHarness" w:date="2026-03-28T22:23:45Z">
        <w:r>
          <w:t>sites will be based on their access to and ability to enroll diverse patients, and medical and operational capabilities to enroll participants. In addition, the Sponsor will prioritize selecting providers and community practices with a large underrepresented racial and ethnic population to help in overcoming barriers due to geographic location, language, or culture. Historical per</w:t>
        </w:r>
      </w:ins>
      <w:r>
        <w:t>f</w:t>
      </w:r>
      <w:ins w:id="1531" w:author="GoldenCorpusHarness" w:date="2026-03-28T22:23:45Z">
        <w:r>
          <w:t>ormance to enroll and the delivery o</w:t>
        </w:r>
      </w:ins>
      <w:r>
        <w:t>f</w:t>
      </w:r>
      <w:del w:id="1532" w:author="GoldenCorpusHarness" w:date="2026-03-28T22:23:45Z">
        <w:r>
          <w:delText>erences o</w:delText>
        </w:r>
      </w:del>
      <w:ins w:id="1533" w:author="GoldenCorpusHarness" w:date="2026-03-28T22:23:45Z">
        <w:r>
          <w:t xml:space="preserve"> quality data in previous Sponsor studies will also </w:t>
        </w:r>
      </w:ins>
      <w:r>
        <w:t>b</w:t>
      </w:r>
      <w:del w:id="1534" w:author="GoldenCorpusHarness" w:date="2026-03-28T22:23:45Z">
        <w:r>
          <w:delText>served in efficacy or safety across the treatment groups by subgroup will be assessed and characterized further by the Sponsor</w:delText>
        </w:r>
      </w:del>
      <w:ins w:id="1535" w:author="GoldenCorpusHarness" w:date="2026-03-28T22:23:45Z">
        <w:r>
          <w:t>e considered during site selection</w:t>
        </w:r>
      </w:ins>
      <w:r>
        <w:t>.</w:t>
      </w:r>
    </w:p>
    <w:p ns2:paraId="417F732A" ns2:textId="5E1610B9" w:rsidR="00E85AEB" w:rsidRDefault="377E4AFA" w:rsidP="00071ED1">
      <w:pPr>
        <w:pStyle w:val="Heading2"/>
      </w:pPr>
      <w:ins w:id="1536" w:author="GoldenCorpusHarness" w:date="2026-03-28T22:23:45Z">
        <w:r>
          <w:t xml:space="preserve">The </w:t>
        </w:r>
      </w:ins>
      <w:r>
        <w:t>S</w:t>
      </w:r>
      <w:ins w:id="1537" w:author="GoldenCorpusHarness" w:date="2026-03-28T22:23:45Z">
        <w:r>
          <w:t>ponsor’s commitment to enrolling a diverse participant population will be reinforced throughout the s</w:t>
        </w:r>
      </w:ins>
      <w:r>
        <w:t>tudy</w:t>
      </w:r>
      <w:del w:id="1538" w:author="GoldenCorpusHarness" w:date="2026-03-28T22:23:45Z">
        <w:r>
          <w:delText xml:space="preserve"> Oversight of Underrepresented </w:delText>
        </w:r>
      </w:del>
      <w:ins w:id="1539" w:author="GoldenCorpusHarness" w:date="2026-03-28T22:23:45Z">
        <w:r>
          <w:t>, and investigators will be encouraged to participate in the Sponsor’s diversity initiatives as outlined in [Sec. 4.2] of this Diversity Plan. The importance of enrolling a diverse participant population will be discussed prior to final site selection with participating investigators. At the investigator’s meeting and subsequent investigator interactions, C</w:t>
        </w:r>
      </w:ins>
      <w:r>
        <w:t>R</w:t>
      </w:r>
      <w:del w:id="1540" w:author="GoldenCorpusHarness" w:date="2026-03-28T22:23:45Z">
        <w:r>
          <w:delText>acial and Ethnic Enroll</w:delText>
        </w:r>
      </w:del>
      <w:ins w:id="1541" w:author="GoldenCorpusHarness" w:date="2026-03-28T22:23:45Z">
        <w:r>
          <w:t xml:space="preserve">As will </w:t>
        </w:r>
      </w:ins>
      <w:r>
        <w:t>me</w:t>
      </w:r>
      <w:del w:id="1542" w:author="GoldenCorpusHarness" w:date="2026-03-28T22:23:45Z">
        <w:r>
          <w:delText>nt</w:delText>
        </w:r>
      </w:del>
      <w:ins w:id="1543" w:author="GoldenCorpusHarness" w:date="2026-03-28T22:23:45Z">
        <w:r>
          <w:t>et with site staff to review their diversity strategy and provide tools to support the identification, recruitment, and retention of diverse participants.</w:t>
        </w:r>
      </w:ins>
    </w:p>
    <w:p ns2:paraId="0E76AAD9" ns2:textId="68F972C0" w:rsidR="00E85AEB" w:rsidRPr="008F6EF5" w:rsidRDefault="00E85AEB" w:rsidP="00E85AEB">
      <w:pPr>
        <w:pStyle w:val="Paragraph"/>
      </w:pPr>
      <w:del w:id="1544" w:author="GoldenCorpusHarness" w:date="2026-03-28T22:23:45Z">
        <w:r>
          <w:delText>Enro</w:delText>
        </w:r>
      </w:del>
      <w:ins w:id="1545" w:author="GoldenCorpusHarness" w:date="2026-03-28T22:23:45Z">
        <w:r>
          <w:t>Imp</w:t>
        </w:r>
      </w:ins>
      <w:r>
        <w:t>l</w:t>
      </w:r>
      <w:del w:id="1546" w:author="GoldenCorpusHarness" w:date="2026-03-28T22:23:45Z">
        <w:r>
          <w:delText>l</w:delText>
        </w:r>
      </w:del>
      <w:ins w:id="1547" w:author="GoldenCorpusHarness" w:date="2026-03-28T22:23:45Z">
        <w:r>
          <w:t>e</w:t>
        </w:r>
      </w:ins>
      <w:r>
        <w:t xml:space="preserve">ment </w:t>
      </w:r>
      <w:del w:id="1548" w:author="GoldenCorpusHarness" w:date="2026-03-28T22:23:45Z">
        <w:r>
          <w:delText xml:space="preserve">metrics to support the inclusion of appropriately diverse populations will be monitored regularly throughout the study by using a Sponsor diversity dashboard that provides demographic information from the studies. The diversity dashboard includes a breakdown of enrollment data by race and ethnicity for screened and randomized participants in the Sponsor’s clinical studies. </w:delText>
        </w:r>
      </w:del>
      <w:r>
        <w:t>A</w:t>
      </w:r>
      <w:del w:id="1549" w:author="GoldenCorpusHarness" w:date="2026-03-28T22:23:45Z">
        <w:r>
          <w:delText>t routine internal US country-level clinical study meetings, the diversity dashboard will provide insight into site-level diversity and country-level enrollment metrics. After these meetings, enrollment metrics will be discussed with site personnel and internal team members for additional mitigation and support, with the overall goal of achieving both diverse and total enrollment targets. The Sponsor will continually engage in discussions and strategy planning with sites to encourage robust diversity-oriented a</w:delText>
        </w:r>
      </w:del>
      <w:r>
        <w:t xml:space="preserve">ctivities </w:t>
      </w:r>
      <w:del w:id="1550" w:author="GoldenCorpusHarness" w:date="2026-03-28T22:23:45Z">
        <w:r>
          <w:delText>de</w:delText>
        </w:r>
      </w:del>
      <w:ins w:id="1551" w:author="GoldenCorpusHarness" w:date="2026-03-28T22:23:45Z">
        <w:r>
          <w:t>Focu</w:t>
        </w:r>
      </w:ins>
      <w:r>
        <w:t>s</w:t>
      </w:r>
      <w:del w:id="1552" w:author="GoldenCorpusHarness" w:date="2026-03-28T22:23:45Z">
        <w:r>
          <w:delText>ign</w:delText>
        </w:r>
      </w:del>
      <w:r>
        <w:t xml:space="preserve">ed </w:t>
      </w:r>
      <w:del w:id="1553" w:author="GoldenCorpusHarness" w:date="2026-03-28T22:23:45Z">
        <w:r>
          <w:delText>t</w:delText>
        </w:r>
      </w:del>
      <w:r>
        <w:t>o</w:t>
      </w:r>
      <w:ins w:id="1554" w:author="GoldenCorpusHarness" w:date="2026-03-28T22:23:45Z">
        <w:r>
          <w:t>n</w:t>
        </w:r>
      </w:ins>
      <w:r>
        <w:t xml:space="preserve"> </w:t>
      </w:r>
      <w:del w:id="1555" w:author="GoldenCorpusHarness" w:date="2026-03-28T22:23:45Z">
        <w:r>
          <w:delText>provide a d</w:delText>
        </w:r>
      </w:del>
      <w:ins w:id="1556" w:author="GoldenCorpusHarness" w:date="2026-03-28T22:23:45Z">
        <w:r>
          <w:t>D</w:t>
        </w:r>
      </w:ins>
      <w:r>
        <w:t xml:space="preserve">iverse </w:t>
      </w:r>
      <w:del w:id="1557" w:author="GoldenCorpusHarness" w:date="2026-03-28T22:23:45Z">
        <w:r>
          <w:delText>part</w:delText>
        </w:r>
      </w:del>
      <w:ins w:id="1558" w:author="GoldenCorpusHarness" w:date="2026-03-28T22:23:45Z">
        <w:r>
          <w:t>Clin</w:t>
        </w:r>
      </w:ins>
      <w:r>
        <w:t>ic</w:t>
      </w:r>
      <w:del w:id="1559" w:author="GoldenCorpusHarness" w:date="2026-03-28T22:23:45Z">
        <w:r>
          <w:delText>ip</w:delText>
        </w:r>
      </w:del>
      <w:r>
        <w:t>a</w:t>
      </w:r>
      <w:del w:id="1560" w:author="GoldenCorpusHarness" w:date="2026-03-28T22:23:45Z">
        <w:r>
          <w:delText>nt</w:delText>
        </w:r>
      </w:del>
      <w:ins w:id="1561" w:author="GoldenCorpusHarness" w:date="2026-03-28T22:23:45Z">
        <w:r>
          <w:t>l</w:t>
        </w:r>
      </w:ins>
      <w:r>
        <w:t xml:space="preserve"> </w:t>
      </w:r>
      <w:del w:id="1562" w:author="GoldenCorpusHarness" w:date="2026-03-28T22:23:45Z">
        <w:r>
          <w:delText>population access to the s</w:delText>
        </w:r>
      </w:del>
      <w:ins w:id="1563" w:author="GoldenCorpusHarness" w:date="2026-03-28T22:23:45Z">
        <w:r>
          <w:t>S</w:t>
        </w:r>
      </w:ins>
      <w:r>
        <w:t>tudy</w:t>
      </w:r>
      <w:del w:id="1564" w:author="GoldenCorpusHarness" w:date="2026-03-28T22:23:45Z">
        <w:r>
          <w:delText>. Additionally, activities to ensure increased enrollment of underrepresented racial and ethnic populations will be implemented as described in [Sec. 4.2] and [Sec. 4.3].</w:delText>
        </w:r>
      </w:del>
      <w:r>
        <w:t xml:space="preserve"> Enrollment</w:t>
      </w:r>
      <w:del w:id="1565" w:author="GoldenCorpusHarness" w:date="2026-03-28T22:23:45Z">
        <w:r>
          <w:delText xml:space="preserve"> of underrepresented racial and ethnic populations will be continually evaluated, and adjustments made to ensure the achievement of planned goals.</w:delText>
        </w:r>
      </w:del>
    </w:p>
    <w:p ns2:paraId="52956BAB" ns2:textId="7E3B5563" w:rsidR="00C01A69" w:rsidRDefault="002E47A0" w:rsidP="00695B69">
      <w:pPr>
        <w:pStyle w:val="Heading1"/>
      </w:pPr>
      <w:r>
        <w:t>S</w:t>
      </w:r>
      <w:del w:id="1566" w:author="GoldenCorpusHarness" w:date="2026-03-28T22:23:45Z">
        <w:r>
          <w:delText>TAT</w:delText>
        </w:r>
      </w:del>
      <w:ins w:id="1567" w:author="GoldenCorpusHarness" w:date="2026-03-28T22:23:45Z">
        <w:r>
          <w:t xml:space="preserve">trategies to enroll and retain a diverse participant population representative of patients with cervical cancer in the </w:t>
        </w:r>
      </w:ins>
      <w:r>
        <w:t>US</w:t>
      </w:r>
      <w:del w:id="1568" w:author="GoldenCorpusHarness" w:date="2026-03-28T22:23:45Z">
        <w:r>
          <w:delText xml:space="preserve"> O</w:delText>
        </w:r>
      </w:del>
      <w:ins w:id="1569" w:author="GoldenCorpusHarness" w:date="2026-03-28T22:23:45Z">
        <w:r>
          <w:t xml:space="preserve">, must account for the different ways that people consume information and consider the various barriers to participation in clinical studies related to race, ethnicity, age, and gender. </w:t>
        </w:r>
      </w:ins>
      <w:r>
        <w:t>F</w:t>
      </w:r>
      <w:del w:id="1570" w:author="GoldenCorpusHarness" w:date="2026-03-28T22:23:45Z">
        <w:r>
          <w:delText xml:space="preserve"> MEETING ENROLLMENT</w:delText>
        </w:r>
      </w:del>
      <w:ins w:id="1571" w:author="GoldenCorpusHarness" w:date="2026-03-28T22:23:45Z">
        <w:r>
          <w:t>or the sacituzumab tirumotecan gynecologic cancer studies, the Sponsor will leverage collaboration with the</w:t>
        </w:r>
      </w:ins>
      <w:r>
        <w:t xml:space="preserve"> GO</w:t>
      </w:r>
      <w:del w:id="1572" w:author="GoldenCorpusHarness" w:date="2026-03-28T22:23:45Z">
        <w:r>
          <w:delText xml:space="preserve">ALS  </w:delText>
        </w:r>
      </w:del>
      <w:ins w:id="1573" w:author="GoldenCorpusHarness" w:date="2026-03-28T22:23:45Z">
        <w:r>
          <w:t>Gp to support strategies for the enrollment of a racially and ethnically diverse patient population.</w:t>
        </w:r>
      </w:ins>
    </w:p>
    <w:bookmarkEnd w:id="49"/>
    <w:p ns2:paraId="599CA0A7" ns2:textId="73563027" w:rsidR="00F85419" w:rsidRPr="00734496" w:rsidRDefault="00F85419" w:rsidP="00734496">
      <w:pPr>
        <w:pStyle w:val="Paragraph"/>
        <w:rPr>
          <w:rStyle w:val="Instructions"/>
          <w:rFonts w:ascii="Times New Roman" w:hAnsi="Times New Roman"/>
          <w:vanish w:val="0"/>
          <w:color w:val="auto"/>
        </w:rPr>
      </w:pPr>
      <w:del w:id="1574" w:author="GoldenCorpusHarness" w:date="2026-03-28T22:23:45Z">
        <w:r>
          <w:delText>Not applic</w:delText>
        </w:r>
      </w:del>
      <w:ins w:id="1575" w:author="GoldenCorpusHarness" w:date="2026-03-28T22:23:45Z">
        <w:r>
          <w:t>The planned strategies to reach diverse populations for sacituzum</w:t>
        </w:r>
      </w:ins>
      <w:r>
        <w:t>ab</w:t>
      </w:r>
      <w:del w:id="1576" w:author="GoldenCorpusHarness" w:date="2026-03-28T22:23:45Z">
        <w:r>
          <w:delText>le, as this is the initial Di</w:delText>
        </w:r>
      </w:del>
      <w:ins w:id="1577" w:author="GoldenCorpusHarness" w:date="2026-03-28T22:23:45Z">
        <w:r>
          <w:t xml:space="preserve"> tirumotecan cer</w:t>
        </w:r>
      </w:ins>
      <w:r>
        <w:t>v</w:t>
      </w:r>
      <w:del w:id="1578" w:author="GoldenCorpusHarness" w:date="2026-03-28T22:23:45Z">
        <w:r>
          <w:delText>ersity Plan for this program</w:delText>
        </w:r>
      </w:del>
      <w:ins w:id="1579" w:author="GoldenCorpusHarness" w:date="2026-03-28T22:23:45Z">
        <w:r>
          <w:t>ical cancer studies are outlined below</w:t>
        </w:r>
      </w:ins>
      <w:r>
        <w:t>.</w:t>
      </w:r>
      <w:ins w:id="1580" w:author="GoldenCorpusHarness" w:date="2026-03-28T22:23:45Z">
        <w:r>
          <w:t xml:space="preserve"> Additional initiatives will be considered to mitigate unforeseen challenges throughout the life of the program.</w:t>
        </w:r>
      </w:ins>
    </w:p>
    <w:p ns2:paraId="192B8DAA" ns2:textId="4D3521E0" w:rsidR="00B4667E" w:rsidRDefault="6CC15B49" w:rsidP="00B4667E">
      <w:pPr>
        <w:pStyle w:val="Heading1"/>
        <w:pageBreakBefore/>
        <w:ind w:left="475" w:hanging="475"/>
      </w:pPr>
      <w:bookmarkStart w:id="50" w:name="_Toc158725669"/>
      <w:r>
        <w:t>REFERENCES</w:t>
      </w:r>
      <w:bookmarkEnd w:id="0"/>
      <w:bookmarkEnd w:id="50"/>
    </w:p>
    <w:tbl>
      <w:tblPr>
        <w:tblW w:w="9360" w:type="dxa"/>
        <w:tblLayout w:type="fixed"/>
        <w:tblLook w:val="0000" w:firstRow="0" w:lastRow="0" w:firstColumn="0" w:lastColumn="0" w:noHBand="0" w:noVBand="0"/>
      </w:tblPr>
      <w:tblGrid>
        <w:gridCol w:w="2430"/>
        <w:gridCol w:w="6930"/>
      </w:tblGrid>
      <w:tr w:rsidR="00596E0D" w:rsidRPr="00596E0D" ns2:paraId="7381D451" ns2:textId="77777777" w:rsidTr="00FB7709">
        <w:trPr>
          <w:cantSplit/>
        </w:trPr>
        <w:tc>
          <w:tcPr>
            <w:tcW w:w="2430" w:type="dxa"/>
          </w:tcPr>
          <w:p ns2:paraId="2ECA4B46" ns2:textId="77777777" w:rsidR="00596E0D" w:rsidRPr="00596E0D" w:rsidRDefault="00596E0D" w:rsidP="00596E0D">
            <w:pPr>
              <w:spacing w:before="60" w:after="240"/>
              <w:rPr>
                <w:rFonts w:eastAsiaTheme="minorHAnsi"/>
              </w:rPr>
            </w:pPr>
            <w:r w:rsidRPr="00596E0D">
              <w:rPr>
                <w:rFonts w:eastAsiaTheme="minorHAnsi"/>
              </w:rPr>
              <w:t>[Ref. 5.4: 03Q0K8]</w:t>
            </w:r>
          </w:p>
        </w:tc>
        <w:tc>
          <w:tcPr>
            <w:tcW w:w="6930" w:type="dxa"/>
          </w:tcPr>
          <w:p ns2:paraId="21B68E67" ns2:textId="77777777" w:rsidR="00596E0D" w:rsidRPr="00596E0D" w:rsidRDefault="00596E0D" w:rsidP="00596E0D">
            <w:pPr>
              <w:spacing w:before="60" w:after="240"/>
              <w:rPr>
                <w:rFonts w:eastAsiaTheme="minorHAnsi"/>
              </w:rPr>
            </w:pPr>
            <w:r w:rsidRPr="00596E0D">
              <w:rPr>
                <w:rFonts w:eastAsiaTheme="minorHAnsi"/>
              </w:rPr>
              <w:t>Zappa M, Visioli CB, Ciatto S, Iossa A, Paci E, Sasieni P. Lower protection of cytological screening for adenocarcinomas and shorter protection for younger women: the results of a case-control study in Florence. Brit J Cancer 2004;90:1784-6.</w:t>
            </w:r>
          </w:p>
        </w:tc>
      </w:tr>
      <w:tr w:rsidR="00596E0D" w:rsidRPr="00596E0D" ns2:paraId="48026A49" ns2:textId="77777777" w:rsidTr="00FB7709">
        <w:trPr>
          <w:cantSplit/>
        </w:trPr>
        <w:tc>
          <w:tcPr>
            <w:tcW w:w="2430" w:type="dxa"/>
          </w:tcPr>
          <w:p ns2:paraId="56BB0B87" ns2:textId="77777777" w:rsidR="00596E0D" w:rsidRPr="00596E0D" w:rsidRDefault="00596E0D" w:rsidP="00596E0D">
            <w:pPr>
              <w:spacing w:before="60" w:after="240"/>
              <w:rPr>
                <w:rFonts w:eastAsiaTheme="minorHAnsi"/>
              </w:rPr>
            </w:pPr>
            <w:r w:rsidRPr="00596E0D">
              <w:rPr>
                <w:rFonts w:eastAsiaTheme="minorHAnsi"/>
              </w:rPr>
              <w:t>[Ref. 5.4: 0440NG]</w:t>
            </w:r>
          </w:p>
        </w:tc>
        <w:tc>
          <w:tcPr>
            <w:tcW w:w="6930" w:type="dxa"/>
          </w:tcPr>
          <w:p ns2:paraId="60B62DA8" ns2:textId="77777777" w:rsidR="00596E0D" w:rsidRPr="00596E0D" w:rsidRDefault="00596E0D" w:rsidP="00596E0D">
            <w:pPr>
              <w:spacing w:before="60" w:after="240"/>
              <w:rPr>
                <w:rFonts w:eastAsiaTheme="minorHAnsi"/>
              </w:rPr>
            </w:pPr>
            <w:r w:rsidRPr="00596E0D">
              <w:rPr>
                <w:rFonts w:eastAsiaTheme="minorHAnsi"/>
              </w:rPr>
              <w:t>American Cancer Society. Cancer Facts and Figures 2015 [Internet]. Atlanta: American Cancer Society; 2015. Available from: http://www.cancer.org/acs/groups/content/@editorial/documents/document/acspc-044552.pdf.</w:t>
            </w:r>
          </w:p>
        </w:tc>
      </w:tr>
      <w:tr w:rsidR="00596E0D" w:rsidRPr="00596E0D" ns2:paraId="5C5BDF24" ns2:textId="77777777" w:rsidTr="00FB7709">
        <w:trPr>
          <w:cantSplit/>
        </w:trPr>
        <w:tc>
          <w:tcPr>
            <w:tcW w:w="2430" w:type="dxa"/>
          </w:tcPr>
          <w:p ns2:paraId="1FB44DB6" ns2:textId="77777777" w:rsidR="00596E0D" w:rsidRPr="00596E0D" w:rsidRDefault="00596E0D" w:rsidP="00596E0D">
            <w:pPr>
              <w:spacing w:before="60" w:after="240"/>
              <w:rPr>
                <w:rFonts w:eastAsiaTheme="minorHAnsi"/>
              </w:rPr>
            </w:pPr>
            <w:r w:rsidRPr="00596E0D">
              <w:rPr>
                <w:rFonts w:eastAsiaTheme="minorHAnsi"/>
              </w:rPr>
              <w:t>[Ref. 5.4: 04P7VC]</w:t>
            </w:r>
          </w:p>
        </w:tc>
        <w:tc>
          <w:tcPr>
            <w:tcW w:w="6930" w:type="dxa"/>
          </w:tcPr>
          <w:p ns2:paraId="6315F4C4" ns2:textId="77777777" w:rsidR="00596E0D" w:rsidRPr="00596E0D" w:rsidRDefault="00596E0D" w:rsidP="00596E0D">
            <w:pPr>
              <w:spacing w:before="60" w:after="240"/>
              <w:rPr>
                <w:rFonts w:eastAsiaTheme="minorHAnsi"/>
              </w:rPr>
            </w:pPr>
            <w:r w:rsidRPr="00596E0D">
              <w:rPr>
                <w:rFonts w:eastAsiaTheme="minorHAnsi"/>
              </w:rPr>
              <w:t>McQuillan G, Kruszon-Moran D, Markowitz LE, Unger ER, Paulose-Ram R. TPrevalence of HPV in Adults Aged 18-69: United States, 2011-2014. NCHS Data Brief. 2017 Apr;(280):1-8.</w:t>
            </w:r>
          </w:p>
        </w:tc>
      </w:tr>
      <w:tr w:rsidR="00596E0D" w:rsidRPr="00596E0D" ns2:paraId="7912EA7D" ns2:textId="77777777" w:rsidTr="00FB7709">
        <w:trPr>
          <w:cantSplit/>
        </w:trPr>
        <w:tc>
          <w:tcPr>
            <w:tcW w:w="2430" w:type="dxa"/>
          </w:tcPr>
          <w:p ns2:paraId="4B8C3D0C" ns2:textId="77777777" w:rsidR="00596E0D" w:rsidRPr="00596E0D" w:rsidRDefault="00596E0D" w:rsidP="00596E0D">
            <w:pPr>
              <w:spacing w:before="60" w:after="240"/>
              <w:rPr>
                <w:rFonts w:eastAsiaTheme="minorHAnsi"/>
              </w:rPr>
            </w:pPr>
            <w:r w:rsidRPr="00596E0D">
              <w:rPr>
                <w:rFonts w:eastAsiaTheme="minorHAnsi"/>
              </w:rPr>
              <w:t>[Ref. 5.4: 06DVK5]</w:t>
            </w:r>
          </w:p>
        </w:tc>
        <w:tc>
          <w:tcPr>
            <w:tcW w:w="6930" w:type="dxa"/>
          </w:tcPr>
          <w:p ns2:paraId="5E0ECE73" ns2:textId="77777777" w:rsidR="00596E0D" w:rsidRPr="00596E0D" w:rsidRDefault="00596E0D" w:rsidP="00596E0D">
            <w:pPr>
              <w:spacing w:before="60" w:after="240"/>
              <w:rPr>
                <w:rFonts w:eastAsiaTheme="minorHAnsi"/>
              </w:rPr>
            </w:pPr>
            <w:r w:rsidRPr="00596E0D">
              <w:rPr>
                <w:rFonts w:eastAsiaTheme="minorHAnsi"/>
              </w:rPr>
              <w:t>Sung H, Ferlay J, Siegel RL, Laversanne M, Soerjomataram I, Jemal A, et al. Global cancer statistics 2020: GLOBOCAN estimates of incidence and mortality worldwide for 36 cancers in 185 countries. CA Cancer J Clin. 2021 May/Jun;71(3):209-49.</w:t>
            </w:r>
          </w:p>
        </w:tc>
      </w:tr>
      <w:tr w:rsidR="00596E0D" w:rsidRPr="00596E0D" ns2:paraId="65637283" ns2:textId="77777777" w:rsidTr="00FB7709">
        <w:trPr>
          <w:cantSplit/>
        </w:trPr>
        <w:tc>
          <w:tcPr>
            <w:tcW w:w="2430" w:type="dxa"/>
          </w:tcPr>
          <w:p ns2:paraId="65BAC002" ns2:textId="77777777" w:rsidR="00596E0D" w:rsidRPr="00596E0D" w:rsidRDefault="00596E0D" w:rsidP="00596E0D">
            <w:pPr>
              <w:spacing w:before="60" w:after="240"/>
              <w:rPr>
                <w:rFonts w:eastAsiaTheme="minorHAnsi"/>
              </w:rPr>
            </w:pPr>
            <w:r w:rsidRPr="00596E0D">
              <w:rPr>
                <w:rFonts w:eastAsiaTheme="minorHAnsi"/>
              </w:rPr>
              <w:t>[Ref. 5.4: 08BZMY]</w:t>
            </w:r>
          </w:p>
        </w:tc>
        <w:tc>
          <w:tcPr>
            <w:tcW w:w="6930" w:type="dxa"/>
          </w:tcPr>
          <w:p ns2:paraId="4864FDA5" ns2:textId="77777777" w:rsidR="00596E0D" w:rsidRPr="00596E0D" w:rsidRDefault="00596E0D" w:rsidP="00596E0D">
            <w:pPr>
              <w:spacing w:before="60" w:after="240"/>
              <w:rPr>
                <w:rFonts w:eastAsiaTheme="minorHAnsi"/>
              </w:rPr>
            </w:pPr>
            <w:r w:rsidRPr="00596E0D">
              <w:rPr>
                <w:rFonts w:eastAsiaTheme="minorHAnsi"/>
              </w:rPr>
              <w:t>Cohen CM, Wentzensen N, Castle PE, Schiffman M, Zuna R, Arend RC, et al. Racial and ethnic disparities in cervical cancer incidence, survival, and mortality by histologic subtype. J Clin Oncol. 2022;41(5):1059-68.</w:t>
            </w:r>
          </w:p>
        </w:tc>
      </w:tr>
      <w:tr w:rsidR="00596E0D" w:rsidRPr="00596E0D" ns2:paraId="7F9BFFB9" ns2:textId="77777777" w:rsidTr="00FB7709">
        <w:trPr>
          <w:cantSplit/>
        </w:trPr>
        <w:tc>
          <w:tcPr>
            <w:tcW w:w="2430" w:type="dxa"/>
          </w:tcPr>
          <w:p ns2:paraId="332D080C" ns2:textId="77777777" w:rsidR="00596E0D" w:rsidRPr="00596E0D" w:rsidRDefault="00596E0D" w:rsidP="00596E0D">
            <w:pPr>
              <w:spacing w:before="60" w:after="240"/>
              <w:rPr>
                <w:rFonts w:eastAsiaTheme="minorHAnsi"/>
              </w:rPr>
            </w:pPr>
            <w:r w:rsidRPr="00596E0D">
              <w:rPr>
                <w:rFonts w:eastAsiaTheme="minorHAnsi"/>
              </w:rPr>
              <w:t>[Ref. 5.4: 08CJK3]</w:t>
            </w:r>
          </w:p>
        </w:tc>
        <w:tc>
          <w:tcPr>
            <w:tcW w:w="6930" w:type="dxa"/>
          </w:tcPr>
          <w:p ns2:paraId="619A82E2" ns2:textId="77777777" w:rsidR="00596E0D" w:rsidRPr="00596E0D" w:rsidRDefault="00596E0D" w:rsidP="00596E0D">
            <w:pPr>
              <w:spacing w:before="60" w:after="240"/>
              <w:rPr>
                <w:rFonts w:eastAsiaTheme="minorHAnsi"/>
              </w:rPr>
            </w:pPr>
            <w:r w:rsidRPr="00596E0D">
              <w:rPr>
                <w:rFonts w:eastAsiaTheme="minorHAnsi"/>
              </w:rPr>
              <w:t>Surveillance, Epidemiology, and End Results Program [Internet]. Bethesda (MD): National Cancer Institute (NCI). Cancer stat facts: cervical cancer; [cited 2023 Jul 18]; [about 18 screens]. Available from: https://seer.cancer.gov/statfacts/html/cervix.html.</w:t>
            </w:r>
          </w:p>
        </w:tc>
      </w:tr>
      <w:tr w:rsidR="00596E0D" w:rsidRPr="00596E0D" ns2:paraId="3DBFA25C" ns2:textId="77777777" w:rsidTr="00FB7709">
        <w:trPr>
          <w:cantSplit/>
        </w:trPr>
        <w:tc>
          <w:tcPr>
            <w:tcW w:w="2430" w:type="dxa"/>
          </w:tcPr>
          <w:p ns2:paraId="1EAE646E" ns2:textId="77777777" w:rsidR="00596E0D" w:rsidRPr="00596E0D" w:rsidRDefault="00596E0D" w:rsidP="00596E0D">
            <w:pPr>
              <w:spacing w:before="60" w:after="240"/>
              <w:rPr>
                <w:rFonts w:eastAsiaTheme="minorHAnsi"/>
              </w:rPr>
            </w:pPr>
            <w:r w:rsidRPr="00596E0D">
              <w:rPr>
                <w:rFonts w:eastAsiaTheme="minorHAnsi"/>
              </w:rPr>
              <w:t>[Ref. 5.4: 08D05M]</w:t>
            </w:r>
          </w:p>
        </w:tc>
        <w:tc>
          <w:tcPr>
            <w:tcW w:w="6930" w:type="dxa"/>
          </w:tcPr>
          <w:p ns2:paraId="234F8C21" ns2:textId="77777777" w:rsidR="00596E0D" w:rsidRPr="00596E0D" w:rsidRDefault="00596E0D" w:rsidP="00596E0D">
            <w:pPr>
              <w:spacing w:before="60" w:after="240"/>
              <w:rPr>
                <w:rFonts w:eastAsiaTheme="minorHAnsi"/>
              </w:rPr>
            </w:pPr>
            <w:r w:rsidRPr="00596E0D">
              <w:rPr>
                <w:rFonts w:eastAsiaTheme="minorHAnsi"/>
              </w:rPr>
              <w:t>Lopez-Class M, Castro FG, Ramirez AG. Conceptions of acculturation: a review and statement of critical issues. Soc Sci Med. 2011;72:1555-62.</w:t>
            </w:r>
          </w:p>
        </w:tc>
      </w:tr>
      <w:tr w:rsidR="00596E0D" w:rsidRPr="00596E0D" ns2:paraId="190243F1" ns2:textId="77777777" w:rsidTr="00FB7709">
        <w:trPr>
          <w:cantSplit/>
        </w:trPr>
        <w:tc>
          <w:tcPr>
            <w:tcW w:w="2430" w:type="dxa"/>
          </w:tcPr>
          <w:p ns2:paraId="7BC46B20" ns2:textId="77777777" w:rsidR="00596E0D" w:rsidRPr="00596E0D" w:rsidRDefault="00596E0D" w:rsidP="00596E0D">
            <w:pPr>
              <w:spacing w:before="60" w:after="240"/>
              <w:rPr>
                <w:rFonts w:eastAsiaTheme="minorHAnsi"/>
              </w:rPr>
            </w:pPr>
            <w:r w:rsidRPr="00596E0D">
              <w:rPr>
                <w:rFonts w:eastAsiaTheme="minorHAnsi"/>
              </w:rPr>
              <w:t>[Ref. 5.4: 08D05N]</w:t>
            </w:r>
          </w:p>
        </w:tc>
        <w:tc>
          <w:tcPr>
            <w:tcW w:w="6930" w:type="dxa"/>
          </w:tcPr>
          <w:p ns2:paraId="394EA44F" ns2:textId="77777777" w:rsidR="00596E0D" w:rsidRPr="00596E0D" w:rsidRDefault="00596E0D" w:rsidP="00596E0D">
            <w:pPr>
              <w:spacing w:before="60" w:after="240"/>
              <w:rPr>
                <w:rFonts w:eastAsiaTheme="minorHAnsi"/>
              </w:rPr>
            </w:pPr>
            <w:r w:rsidRPr="00596E0D">
              <w:rPr>
                <w:rFonts w:eastAsiaTheme="minorHAnsi"/>
              </w:rPr>
              <w:t>Scarinci IC, Garcia FAR, Kobetz E, Partridge EE, Brandt HM, Bell MC, et al. Cervical cancer prevention: new tools and old barriers. Cancer. 2010 Jun 1;116:2531-42.</w:t>
            </w:r>
          </w:p>
        </w:tc>
      </w:tr>
      <w:tr w:rsidR="00596E0D" w:rsidRPr="00596E0D" ns2:paraId="741FE0AC" ns2:textId="77777777" w:rsidTr="00FB7709">
        <w:trPr>
          <w:cantSplit/>
        </w:trPr>
        <w:tc>
          <w:tcPr>
            <w:tcW w:w="2430" w:type="dxa"/>
          </w:tcPr>
          <w:p ns2:paraId="06F534D8" ns2:textId="77777777" w:rsidR="00596E0D" w:rsidRPr="00596E0D" w:rsidRDefault="00596E0D" w:rsidP="00596E0D">
            <w:pPr>
              <w:spacing w:before="60" w:after="240"/>
              <w:rPr>
                <w:rFonts w:eastAsiaTheme="minorHAnsi"/>
              </w:rPr>
            </w:pPr>
            <w:r w:rsidRPr="00596E0D">
              <w:rPr>
                <w:rFonts w:eastAsiaTheme="minorHAnsi"/>
              </w:rPr>
              <w:t>[Ref. 5.4: 08D05Q]</w:t>
            </w:r>
          </w:p>
        </w:tc>
        <w:tc>
          <w:tcPr>
            <w:tcW w:w="6930" w:type="dxa"/>
          </w:tcPr>
          <w:p ns2:paraId="07F8F01B" ns2:textId="77777777" w:rsidR="00596E0D" w:rsidRPr="00596E0D" w:rsidRDefault="00596E0D" w:rsidP="00596E0D">
            <w:pPr>
              <w:spacing w:before="60" w:after="240"/>
              <w:rPr>
                <w:rFonts w:eastAsiaTheme="minorHAnsi"/>
              </w:rPr>
            </w:pPr>
            <w:r w:rsidRPr="00596E0D">
              <w:rPr>
                <w:rFonts w:eastAsiaTheme="minorHAnsi"/>
              </w:rPr>
              <w:t>Vadaparampil ST, Kahn JA, Salmon D, Lee JH, Quinn GP, Roetzheim R, et al. Missed clinical opportunities: provider recommendations for HPV vaccination for 11-12 year old girls are limited. Vaccine. 2011;29:8634-41.</w:t>
            </w:r>
          </w:p>
        </w:tc>
      </w:tr>
      <w:tr w:rsidR="00596E0D" w:rsidRPr="00596E0D" ns2:paraId="2FCAB85C" ns2:textId="77777777" w:rsidTr="00FB7709">
        <w:trPr>
          <w:cantSplit/>
        </w:trPr>
        <w:tc>
          <w:tcPr>
            <w:tcW w:w="2430" w:type="dxa"/>
          </w:tcPr>
          <w:p ns2:paraId="05FB0E6A" ns2:textId="77777777" w:rsidR="00596E0D" w:rsidRPr="00596E0D" w:rsidRDefault="00596E0D" w:rsidP="00596E0D">
            <w:pPr>
              <w:spacing w:before="60" w:after="240"/>
              <w:rPr>
                <w:rFonts w:eastAsiaTheme="minorHAnsi"/>
              </w:rPr>
            </w:pPr>
            <w:r w:rsidRPr="00596E0D">
              <w:rPr>
                <w:rFonts w:eastAsiaTheme="minorHAnsi"/>
              </w:rPr>
              <w:t>[Ref. 5.4: 08D05S]</w:t>
            </w:r>
          </w:p>
        </w:tc>
        <w:tc>
          <w:tcPr>
            <w:tcW w:w="6930" w:type="dxa"/>
          </w:tcPr>
          <w:p ns2:paraId="0B64A997" ns2:textId="77777777" w:rsidR="00596E0D" w:rsidRPr="00596E0D" w:rsidRDefault="00596E0D" w:rsidP="00596E0D">
            <w:pPr>
              <w:spacing w:before="60" w:after="240"/>
              <w:rPr>
                <w:rFonts w:eastAsiaTheme="minorHAnsi"/>
              </w:rPr>
            </w:pPr>
            <w:r w:rsidRPr="00596E0D">
              <w:rPr>
                <w:rFonts w:eastAsiaTheme="minorHAnsi"/>
              </w:rPr>
              <w:t>Vargas Bustamante A, Fang H, Garza J, Carter-Pokras O, Wallace SP, Rizzo JA, et al. Variations in healthcare access and utilization among Mexican immigrants: the role of documentation status. J Immigr Minor Health. 2012 Feb;14(1):146-55.</w:t>
            </w:r>
          </w:p>
        </w:tc>
      </w:tr>
      <w:tr w:rsidR="00596E0D" w:rsidRPr="00596E0D" ns2:paraId="381C2FA0" ns2:textId="77777777" w:rsidTr="00FB7709">
        <w:trPr>
          <w:cantSplit/>
        </w:trPr>
        <w:tc>
          <w:tcPr>
            <w:tcW w:w="2430" w:type="dxa"/>
          </w:tcPr>
          <w:p ns2:paraId="0F0F653C" ns2:textId="77777777" w:rsidR="00596E0D" w:rsidRPr="00596E0D" w:rsidRDefault="00596E0D" w:rsidP="00596E0D">
            <w:pPr>
              <w:spacing w:before="60" w:after="240"/>
              <w:rPr>
                <w:rFonts w:eastAsiaTheme="minorHAnsi"/>
              </w:rPr>
            </w:pPr>
            <w:r w:rsidRPr="00596E0D">
              <w:rPr>
                <w:rFonts w:eastAsiaTheme="minorHAnsi"/>
              </w:rPr>
              <w:t>[Ref. 5.4: 08D05Y]</w:t>
            </w:r>
          </w:p>
        </w:tc>
        <w:tc>
          <w:tcPr>
            <w:tcW w:w="6930" w:type="dxa"/>
          </w:tcPr>
          <w:p ns2:paraId="5CAB7108" ns2:textId="77777777" w:rsidR="00596E0D" w:rsidRPr="00596E0D" w:rsidRDefault="00596E0D" w:rsidP="00596E0D">
            <w:pPr>
              <w:spacing w:before="60" w:after="240"/>
              <w:rPr>
                <w:rFonts w:eastAsiaTheme="minorHAnsi"/>
              </w:rPr>
            </w:pPr>
            <w:r w:rsidRPr="00596E0D">
              <w:rPr>
                <w:rFonts w:eastAsiaTheme="minorHAnsi"/>
              </w:rPr>
              <w:t>Vicus D, Sutradhar R, Lu Y, Elit L, Kupets R, Paszat L. The association between cervical cancer screening and mortality from cervical cancer: a population based case-control study. Gynecol Oncol. 2014;133:167-71.</w:t>
            </w:r>
          </w:p>
        </w:tc>
      </w:tr>
      <w:tr w:rsidR="00596E0D" w:rsidRPr="00596E0D" ns2:paraId="524F6F8A" ns2:textId="77777777" w:rsidTr="00FB7709">
        <w:trPr>
          <w:cantSplit/>
        </w:trPr>
        <w:tc>
          <w:tcPr>
            <w:tcW w:w="2430" w:type="dxa"/>
          </w:tcPr>
          <w:p ns2:paraId="2C5BE04C" ns2:textId="77777777" w:rsidR="00596E0D" w:rsidRPr="00596E0D" w:rsidRDefault="00596E0D" w:rsidP="00596E0D">
            <w:pPr>
              <w:spacing w:before="60" w:after="240"/>
              <w:rPr>
                <w:rFonts w:eastAsiaTheme="minorHAnsi"/>
              </w:rPr>
            </w:pPr>
            <w:r w:rsidRPr="00596E0D">
              <w:rPr>
                <w:rFonts w:eastAsiaTheme="minorHAnsi"/>
              </w:rPr>
              <w:t>[Ref. 5.4: 08D3QX]</w:t>
            </w:r>
          </w:p>
        </w:tc>
        <w:tc>
          <w:tcPr>
            <w:tcW w:w="6930" w:type="dxa"/>
          </w:tcPr>
          <w:p ns2:paraId="5BB88EE9" ns2:textId="77777777" w:rsidR="00596E0D" w:rsidRPr="00596E0D" w:rsidRDefault="00596E0D" w:rsidP="00596E0D">
            <w:pPr>
              <w:spacing w:before="60" w:after="240"/>
              <w:rPr>
                <w:rFonts w:eastAsiaTheme="minorHAnsi"/>
              </w:rPr>
            </w:pPr>
            <w:r w:rsidRPr="00596E0D">
              <w:rPr>
                <w:rFonts w:eastAsiaTheme="minorHAnsi"/>
              </w:rPr>
              <w:t>Tammemagi CM. Racial/ethnic disparities in breast and gynecologic cancer treatment and outcomes. Curr Opin Obstet Gynecol. 2007;19:31-6.</w:t>
            </w:r>
          </w:p>
        </w:tc>
      </w:tr>
      <w:tr w:rsidR="00596E0D" w:rsidRPr="00596E0D" ns2:paraId="7362E8FF" ns2:textId="77777777" w:rsidTr="00FB7709">
        <w:trPr>
          <w:cantSplit/>
        </w:trPr>
        <w:tc>
          <w:tcPr>
            <w:tcW w:w="2430" w:type="dxa"/>
          </w:tcPr>
          <w:p ns2:paraId="4C76D461" ns2:textId="77777777" w:rsidR="00596E0D" w:rsidRPr="00596E0D" w:rsidRDefault="00596E0D" w:rsidP="00596E0D">
            <w:pPr>
              <w:spacing w:before="60" w:after="240"/>
              <w:rPr>
                <w:rFonts w:eastAsiaTheme="minorHAnsi"/>
              </w:rPr>
            </w:pPr>
            <w:r w:rsidRPr="00596E0D">
              <w:rPr>
                <w:rFonts w:eastAsiaTheme="minorHAnsi"/>
              </w:rPr>
              <w:t>[Ref. 5.4: 08D4W3]</w:t>
            </w:r>
          </w:p>
        </w:tc>
        <w:tc>
          <w:tcPr>
            <w:tcW w:w="6930" w:type="dxa"/>
          </w:tcPr>
          <w:p ns2:paraId="05BE5F83"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Age-adjusted incidence of cervical cancer by age and race in 2016-2020, SEER 22; 4 p. Available from: https://seer.cancer.gov/seerstat/analysis.html.</w:t>
            </w:r>
          </w:p>
        </w:tc>
      </w:tr>
      <w:tr w:rsidR="00596E0D" w:rsidRPr="00596E0D" ns2:paraId="1B4A89C3" ns2:textId="77777777" w:rsidTr="00FB7709">
        <w:trPr>
          <w:cantSplit/>
        </w:trPr>
        <w:tc>
          <w:tcPr>
            <w:tcW w:w="2430" w:type="dxa"/>
          </w:tcPr>
          <w:p ns2:paraId="3491789F" ns2:textId="77777777" w:rsidR="00596E0D" w:rsidRPr="00596E0D" w:rsidRDefault="00596E0D" w:rsidP="00596E0D">
            <w:pPr>
              <w:spacing w:before="60" w:after="240"/>
              <w:rPr>
                <w:rFonts w:eastAsiaTheme="minorHAnsi"/>
              </w:rPr>
            </w:pPr>
            <w:r w:rsidRPr="00596E0D">
              <w:rPr>
                <w:rFonts w:eastAsiaTheme="minorHAnsi"/>
              </w:rPr>
              <w:t>[Ref. 5.4: 08D4W6]</w:t>
            </w:r>
          </w:p>
        </w:tc>
        <w:tc>
          <w:tcPr>
            <w:tcW w:w="6930" w:type="dxa"/>
          </w:tcPr>
          <w:p ns2:paraId="4BCD3A83"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incidence of cervical cancer by race in 2016-2020, SEER 22; 4 p. Available from: https://seer.cancer.gov/seerstat/analysis.html.</w:t>
            </w:r>
          </w:p>
        </w:tc>
      </w:tr>
      <w:tr w:rsidR="00596E0D" w:rsidRPr="00596E0D" ns2:paraId="352E94D0" ns2:textId="77777777" w:rsidTr="00FB7709">
        <w:trPr>
          <w:cantSplit/>
        </w:trPr>
        <w:tc>
          <w:tcPr>
            <w:tcW w:w="2430" w:type="dxa"/>
          </w:tcPr>
          <w:p ns2:paraId="1593ACF9" ns2:textId="77777777" w:rsidR="00596E0D" w:rsidRPr="00596E0D" w:rsidRDefault="00596E0D" w:rsidP="00596E0D">
            <w:pPr>
              <w:spacing w:before="60" w:after="240"/>
              <w:rPr>
                <w:rFonts w:eastAsiaTheme="minorHAnsi"/>
              </w:rPr>
            </w:pPr>
            <w:r w:rsidRPr="00596E0D">
              <w:rPr>
                <w:rFonts w:eastAsiaTheme="minorHAnsi"/>
              </w:rPr>
              <w:t>[Ref. 5.4: 08D4WB]</w:t>
            </w:r>
          </w:p>
        </w:tc>
        <w:tc>
          <w:tcPr>
            <w:tcW w:w="6930" w:type="dxa"/>
          </w:tcPr>
          <w:p ns2:paraId="5D5F8999"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28-year limited duration prevalence of cervical cancer in 2020 by race, SEER 12; 4 p. Available from: https://seer.cancer.gov/seerstat/analysis.html.</w:t>
            </w:r>
          </w:p>
        </w:tc>
      </w:tr>
      <w:tr w:rsidR="00596E0D" w:rsidRPr="00596E0D" ns2:paraId="7C31706A" ns2:textId="77777777" w:rsidTr="00FB7709">
        <w:trPr>
          <w:cantSplit/>
        </w:trPr>
        <w:tc>
          <w:tcPr>
            <w:tcW w:w="2430" w:type="dxa"/>
          </w:tcPr>
          <w:p ns2:paraId="570FCE6C" ns2:textId="77777777" w:rsidR="00596E0D" w:rsidRPr="00596E0D" w:rsidRDefault="00596E0D" w:rsidP="00596E0D">
            <w:pPr>
              <w:spacing w:before="60" w:after="240"/>
              <w:rPr>
                <w:rFonts w:eastAsiaTheme="minorHAnsi"/>
              </w:rPr>
            </w:pPr>
            <w:r w:rsidRPr="00596E0D">
              <w:rPr>
                <w:rFonts w:eastAsiaTheme="minorHAnsi"/>
              </w:rPr>
              <w:t>[Ref. 5.4: 08D4WG]</w:t>
            </w:r>
          </w:p>
        </w:tc>
        <w:tc>
          <w:tcPr>
            <w:tcW w:w="6930" w:type="dxa"/>
          </w:tcPr>
          <w:p ns2:paraId="146EDD6E"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28-year limited duration prevalence of cervical cancer in 2020 by age and race, SEER 12; 4 p. Available from: https://seer.cancer.gov/seerstat/analysis.html.</w:t>
            </w:r>
          </w:p>
        </w:tc>
      </w:tr>
      <w:tr w:rsidR="00596E0D" w:rsidRPr="00596E0D" ns2:paraId="0CA96FF7" ns2:textId="77777777" w:rsidTr="00FB7709">
        <w:trPr>
          <w:cantSplit/>
        </w:trPr>
        <w:tc>
          <w:tcPr>
            <w:tcW w:w="2430" w:type="dxa"/>
          </w:tcPr>
          <w:p ns2:paraId="0FB2A033" ns2:textId="77777777" w:rsidR="00596E0D" w:rsidRPr="00596E0D" w:rsidRDefault="00596E0D" w:rsidP="00596E0D">
            <w:pPr>
              <w:spacing w:before="60" w:after="240"/>
              <w:rPr>
                <w:rFonts w:eastAsiaTheme="minorHAnsi"/>
              </w:rPr>
            </w:pPr>
            <w:r w:rsidRPr="00596E0D">
              <w:rPr>
                <w:rFonts w:eastAsiaTheme="minorHAnsi"/>
              </w:rPr>
              <w:t>[Ref. 5.4: 08D67G]</w:t>
            </w:r>
          </w:p>
        </w:tc>
        <w:tc>
          <w:tcPr>
            <w:tcW w:w="6930" w:type="dxa"/>
          </w:tcPr>
          <w:p ns2:paraId="52B88A96" ns2:textId="77777777" w:rsidR="00596E0D" w:rsidRPr="00596E0D" w:rsidRDefault="00596E0D" w:rsidP="00596E0D">
            <w:pPr>
              <w:spacing w:before="60" w:after="240"/>
              <w:rPr>
                <w:rFonts w:eastAsiaTheme="minorHAnsi"/>
              </w:rPr>
            </w:pPr>
            <w:r w:rsidRPr="00596E0D">
              <w:rPr>
                <w:rFonts w:eastAsiaTheme="minorHAnsi"/>
              </w:rPr>
              <w:t>Chew GK, Cruickshank ME, Rooney PH, Miller ID, Parkin DE, Murray GI. Human papillomavirus 16 infection in adenocarcinoma of the cervix. Br J Cancer. 2005;93(11):1301-4.</w:t>
            </w:r>
          </w:p>
        </w:tc>
      </w:tr>
      <w:tr w:rsidR="00596E0D" w:rsidRPr="00596E0D" ns2:paraId="65A75206" ns2:textId="77777777" w:rsidTr="00FB7709">
        <w:trPr>
          <w:cantSplit/>
        </w:trPr>
        <w:tc>
          <w:tcPr>
            <w:tcW w:w="2430" w:type="dxa"/>
          </w:tcPr>
          <w:p ns2:paraId="5B39178B" ns2:textId="77777777" w:rsidR="00596E0D" w:rsidRPr="00596E0D" w:rsidRDefault="00596E0D" w:rsidP="00596E0D">
            <w:pPr>
              <w:spacing w:before="60" w:after="240"/>
              <w:rPr>
                <w:rFonts w:eastAsiaTheme="minorHAnsi"/>
              </w:rPr>
            </w:pPr>
            <w:r w:rsidRPr="00596E0D">
              <w:rPr>
                <w:rFonts w:eastAsiaTheme="minorHAnsi"/>
              </w:rPr>
              <w:t>[Ref. 5.4: 08D67L]</w:t>
            </w:r>
          </w:p>
        </w:tc>
        <w:tc>
          <w:tcPr>
            <w:tcW w:w="6930" w:type="dxa"/>
          </w:tcPr>
          <w:p ns2:paraId="38490DE8" ns2:textId="77777777" w:rsidR="00596E0D" w:rsidRPr="00596E0D" w:rsidRDefault="00596E0D" w:rsidP="00596E0D">
            <w:pPr>
              <w:spacing w:before="60" w:after="240"/>
              <w:rPr>
                <w:rFonts w:eastAsiaTheme="minorHAnsi"/>
              </w:rPr>
            </w:pPr>
            <w:r w:rsidRPr="00596E0D">
              <w:rPr>
                <w:rFonts w:eastAsiaTheme="minorHAnsi"/>
              </w:rPr>
              <w:t>Pirog EC, Lloveras B, Molijn A, Tous S, Guimera N, Alejo M, et al. HPV prevalence and genotypes in different histological subtypes of cervical adenocarcinoma, a worldwide analysis of 760 cases. Mod Pathol. 2014;27:1559-67.</w:t>
            </w:r>
          </w:p>
        </w:tc>
      </w:tr>
      <w:tr w:rsidR="00596E0D" w:rsidRPr="00596E0D" ns2:paraId="70C9D96A" ns2:textId="77777777" w:rsidTr="00FB7709">
        <w:trPr>
          <w:cantSplit/>
        </w:trPr>
        <w:tc>
          <w:tcPr>
            <w:tcW w:w="2430" w:type="dxa"/>
          </w:tcPr>
          <w:p ns2:paraId="5F029ABA" ns2:textId="77777777" w:rsidR="00596E0D" w:rsidRPr="00596E0D" w:rsidRDefault="00596E0D" w:rsidP="00596E0D">
            <w:pPr>
              <w:spacing w:before="60" w:after="240"/>
              <w:rPr>
                <w:rFonts w:eastAsiaTheme="minorHAnsi"/>
              </w:rPr>
            </w:pPr>
            <w:r w:rsidRPr="00596E0D">
              <w:rPr>
                <w:rFonts w:eastAsiaTheme="minorHAnsi"/>
              </w:rPr>
              <w:t>[Ref. 5.4: 08D67M]</w:t>
            </w:r>
          </w:p>
        </w:tc>
        <w:tc>
          <w:tcPr>
            <w:tcW w:w="6930" w:type="dxa"/>
          </w:tcPr>
          <w:p ns2:paraId="01F6B6A7" ns2:textId="77777777" w:rsidR="00596E0D" w:rsidRPr="00596E0D" w:rsidRDefault="00596E0D" w:rsidP="00596E0D">
            <w:pPr>
              <w:spacing w:before="60" w:after="240"/>
              <w:rPr>
                <w:rFonts w:eastAsiaTheme="minorHAnsi"/>
              </w:rPr>
            </w:pPr>
            <w:r w:rsidRPr="00596E0D">
              <w:rPr>
                <w:rFonts w:eastAsiaTheme="minorHAnsi"/>
              </w:rPr>
              <w:t>Risley C, Clarke MA, Geisinger KR, Stewart MW, Zhang L, Hoover KW, et al. Racial differences in HPV type 16 prevalence in women with ASCUS of the uterine cervix. Cancer Cytopathol. 2020 Aug;128:528-34.</w:t>
            </w:r>
          </w:p>
        </w:tc>
      </w:tr>
      <w:tr w:rsidR="00596E0D" w:rsidRPr="00596E0D" ns2:paraId="58FE2811" ns2:textId="77777777" w:rsidTr="00FB7709">
        <w:trPr>
          <w:cantSplit/>
        </w:trPr>
        <w:tc>
          <w:tcPr>
            <w:tcW w:w="2430" w:type="dxa"/>
          </w:tcPr>
          <w:p ns2:paraId="0AA6B2EC" ns2:textId="77777777" w:rsidR="00596E0D" w:rsidRPr="00596E0D" w:rsidRDefault="00596E0D" w:rsidP="00596E0D">
            <w:pPr>
              <w:spacing w:before="60" w:after="240"/>
              <w:rPr>
                <w:rFonts w:eastAsiaTheme="minorHAnsi"/>
              </w:rPr>
            </w:pPr>
            <w:r w:rsidRPr="00596E0D">
              <w:rPr>
                <w:rFonts w:eastAsiaTheme="minorHAnsi"/>
              </w:rPr>
              <w:t>[Ref. 5.4: 08D67R]</w:t>
            </w:r>
          </w:p>
        </w:tc>
        <w:tc>
          <w:tcPr>
            <w:tcW w:w="6930" w:type="dxa"/>
          </w:tcPr>
          <w:p ns2:paraId="382AB212" ns2:textId="77777777" w:rsidR="00596E0D" w:rsidRPr="00596E0D" w:rsidRDefault="00596E0D" w:rsidP="00596E0D">
            <w:pPr>
              <w:spacing w:before="60" w:after="240"/>
              <w:rPr>
                <w:rFonts w:eastAsiaTheme="minorHAnsi"/>
              </w:rPr>
            </w:pPr>
            <w:r w:rsidRPr="00596E0D">
              <w:rPr>
                <w:rFonts w:eastAsiaTheme="minorHAnsi"/>
              </w:rPr>
              <w:t>Spencer JC, Kim J, Wang L, Tiro JA, Feldman S, Kamimeni A, et al. Racial and ethnic disparities in the cervical cancer screening cascade in three U.S. health care settings [abstract]. Poster session presented at: 2022 American Society of Clinical Oncology (ASCO) Quality Care Symposium; 2022 Sep 30-Oct 1; Chicago, IL. J Clin Oncol. 2022;40(suppl 28).</w:t>
            </w:r>
          </w:p>
        </w:tc>
      </w:tr>
      <w:tr w:rsidR="00596E0D" w:rsidRPr="00596E0D" ns2:paraId="15A33CC5" ns2:textId="77777777" w:rsidTr="00FB7709">
        <w:trPr>
          <w:cantSplit/>
        </w:trPr>
        <w:tc>
          <w:tcPr>
            <w:tcW w:w="2430" w:type="dxa"/>
          </w:tcPr>
          <w:p ns2:paraId="2953F19D" ns2:textId="77777777" w:rsidR="00596E0D" w:rsidRPr="00596E0D" w:rsidRDefault="00596E0D" w:rsidP="00596E0D">
            <w:pPr>
              <w:spacing w:before="60" w:after="240"/>
              <w:rPr>
                <w:rFonts w:eastAsiaTheme="minorHAnsi"/>
              </w:rPr>
            </w:pPr>
            <w:r w:rsidRPr="00596E0D">
              <w:rPr>
                <w:rFonts w:eastAsiaTheme="minorHAnsi"/>
              </w:rPr>
              <w:t>[Ref. 5.4: 08D67W]</w:t>
            </w:r>
          </w:p>
        </w:tc>
        <w:tc>
          <w:tcPr>
            <w:tcW w:w="6930" w:type="dxa"/>
          </w:tcPr>
          <w:p ns2:paraId="1468DAEC" ns2:textId="77777777" w:rsidR="00596E0D" w:rsidRPr="00596E0D" w:rsidRDefault="00596E0D" w:rsidP="00596E0D">
            <w:pPr>
              <w:spacing w:before="60" w:after="240"/>
              <w:rPr>
                <w:rFonts w:eastAsiaTheme="minorHAnsi"/>
              </w:rPr>
            </w:pPr>
            <w:r w:rsidRPr="00596E0D">
              <w:rPr>
                <w:rFonts w:eastAsiaTheme="minorHAnsi"/>
              </w:rPr>
              <w:t>Castanon A, Landy R, Sasieni PD. Is cervical screening preventing adenocarcinoma and adenosquamous carcinoma of the cervix? Int J Cancer. 2016;139:1040-5.</w:t>
            </w:r>
          </w:p>
        </w:tc>
      </w:tr>
      <w:tr w:rsidR="00596E0D" w:rsidRPr="00596E0D" ns2:paraId="20BECA38" ns2:textId="77777777" w:rsidTr="00FB7709">
        <w:trPr>
          <w:cantSplit/>
        </w:trPr>
        <w:tc>
          <w:tcPr>
            <w:tcW w:w="2430" w:type="dxa"/>
          </w:tcPr>
          <w:p ns2:paraId="325F0B6A" ns2:textId="77777777" w:rsidR="00596E0D" w:rsidRPr="00596E0D" w:rsidRDefault="00596E0D" w:rsidP="00596E0D">
            <w:pPr>
              <w:spacing w:before="60" w:after="240"/>
              <w:rPr>
                <w:rFonts w:eastAsiaTheme="minorHAnsi"/>
              </w:rPr>
            </w:pPr>
            <w:r w:rsidRPr="00596E0D">
              <w:rPr>
                <w:rFonts w:eastAsiaTheme="minorHAnsi"/>
              </w:rPr>
              <w:t>[Ref. 5.4: 08D79D]</w:t>
            </w:r>
          </w:p>
        </w:tc>
        <w:tc>
          <w:tcPr>
            <w:tcW w:w="6930" w:type="dxa"/>
          </w:tcPr>
          <w:p ns2:paraId="03459DAE" ns2:textId="77777777" w:rsidR="00596E0D" w:rsidRPr="00596E0D" w:rsidRDefault="00596E0D" w:rsidP="00596E0D">
            <w:pPr>
              <w:spacing w:before="60" w:after="240"/>
              <w:rPr>
                <w:rFonts w:eastAsiaTheme="minorHAnsi"/>
              </w:rPr>
            </w:pPr>
            <w:r w:rsidRPr="00596E0D">
              <w:rPr>
                <w:rFonts w:eastAsiaTheme="minorHAnsi"/>
              </w:rPr>
              <w:t>Ramey SJ, Asher D, Kwon D, Ahmed AA, Wolfson AH, Yechieli R, et al. Delays in definitive cervical cancer treatment: an analysis of disparities and overall survival impact. Gynecol Oncol. 2018;149:53-62.</w:t>
            </w:r>
          </w:p>
        </w:tc>
      </w:tr>
      <w:tr w:rsidR="00596E0D" w:rsidRPr="00596E0D" ns2:paraId="0CE86389" ns2:textId="77777777" w:rsidTr="00FB7709">
        <w:trPr>
          <w:cantSplit/>
        </w:trPr>
        <w:tc>
          <w:tcPr>
            <w:tcW w:w="2430" w:type="dxa"/>
          </w:tcPr>
          <w:p ns2:paraId="52608E0D" ns2:textId="77777777" w:rsidR="00596E0D" w:rsidRPr="00596E0D" w:rsidRDefault="00596E0D" w:rsidP="00596E0D">
            <w:pPr>
              <w:spacing w:before="60" w:after="240"/>
              <w:rPr>
                <w:rFonts w:eastAsiaTheme="minorHAnsi"/>
              </w:rPr>
            </w:pPr>
            <w:r w:rsidRPr="00596E0D">
              <w:rPr>
                <w:rFonts w:eastAsiaTheme="minorHAnsi"/>
              </w:rPr>
              <w:t>[Ref. 5.4: 08D79H]</w:t>
            </w:r>
          </w:p>
        </w:tc>
        <w:tc>
          <w:tcPr>
            <w:tcW w:w="6930" w:type="dxa"/>
          </w:tcPr>
          <w:p ns2:paraId="5D36730B" ns2:textId="77777777" w:rsidR="00596E0D" w:rsidRPr="00596E0D" w:rsidRDefault="00596E0D" w:rsidP="00596E0D">
            <w:pPr>
              <w:spacing w:before="60" w:after="240"/>
              <w:rPr>
                <w:rFonts w:eastAsiaTheme="minorHAnsi"/>
              </w:rPr>
            </w:pPr>
            <w:r w:rsidRPr="00596E0D">
              <w:rPr>
                <w:rFonts w:eastAsiaTheme="minorHAnsi"/>
              </w:rPr>
              <w:t>Alimena S, Yang DD, Melamed A, Mahal BA, Worley MJ Jr, Feldman S, et al. Racial disparities in brachytherapy administration and survival in women with locally advanced cervical cancer. Gynecol Oncol. 2019;154:595-601.</w:t>
            </w:r>
          </w:p>
        </w:tc>
      </w:tr>
      <w:tr w:rsidR="00596E0D" w:rsidRPr="00596E0D" ns2:paraId="679BCB70" ns2:textId="77777777" w:rsidTr="00FB7709">
        <w:trPr>
          <w:cantSplit/>
        </w:trPr>
        <w:tc>
          <w:tcPr>
            <w:tcW w:w="2430" w:type="dxa"/>
          </w:tcPr>
          <w:p ns2:paraId="4A3F3FE2" ns2:textId="77777777" w:rsidR="00596E0D" w:rsidRPr="00596E0D" w:rsidRDefault="00596E0D" w:rsidP="00596E0D">
            <w:pPr>
              <w:spacing w:before="60" w:after="240"/>
              <w:rPr>
                <w:rFonts w:eastAsiaTheme="minorHAnsi"/>
              </w:rPr>
            </w:pPr>
            <w:r w:rsidRPr="00596E0D">
              <w:rPr>
                <w:rFonts w:eastAsiaTheme="minorHAnsi"/>
              </w:rPr>
              <w:t>[Ref. 5.4: 08D79N]</w:t>
            </w:r>
          </w:p>
        </w:tc>
        <w:tc>
          <w:tcPr>
            <w:tcW w:w="6930" w:type="dxa"/>
          </w:tcPr>
          <w:p ns2:paraId="77829505" ns2:textId="77777777" w:rsidR="00596E0D" w:rsidRPr="00596E0D" w:rsidRDefault="00596E0D" w:rsidP="00596E0D">
            <w:pPr>
              <w:spacing w:before="60" w:after="240"/>
              <w:rPr>
                <w:rFonts w:eastAsiaTheme="minorHAnsi"/>
              </w:rPr>
            </w:pPr>
            <w:r w:rsidRPr="00596E0D">
              <w:rPr>
                <w:rFonts w:eastAsiaTheme="minorHAnsi"/>
              </w:rPr>
              <w:t>Austin LT, Ahmad F, McNally MJ, Stewart DE. Breast and cervical cancer screening in Hispanic women: a literature review using the health belief model. Womens Health Issues. 2002 May-Jun;12(3):122-8.</w:t>
            </w:r>
          </w:p>
        </w:tc>
      </w:tr>
      <w:tr w:rsidR="00596E0D" w:rsidRPr="00596E0D" ns2:paraId="0F8FB832" ns2:textId="77777777" w:rsidTr="00FB7709">
        <w:trPr>
          <w:cantSplit/>
        </w:trPr>
        <w:tc>
          <w:tcPr>
            <w:tcW w:w="2430" w:type="dxa"/>
          </w:tcPr>
          <w:p ns2:paraId="5ED873CF" ns2:textId="77777777" w:rsidR="00596E0D" w:rsidRPr="00596E0D" w:rsidRDefault="00596E0D" w:rsidP="00596E0D">
            <w:pPr>
              <w:spacing w:before="60" w:after="240"/>
              <w:rPr>
                <w:rFonts w:eastAsiaTheme="minorHAnsi"/>
              </w:rPr>
            </w:pPr>
            <w:r w:rsidRPr="00596E0D">
              <w:rPr>
                <w:rFonts w:eastAsiaTheme="minorHAnsi"/>
              </w:rPr>
              <w:t>[Ref. 5.4: 08D79R]</w:t>
            </w:r>
          </w:p>
        </w:tc>
        <w:tc>
          <w:tcPr>
            <w:tcW w:w="6930" w:type="dxa"/>
          </w:tcPr>
          <w:p ns2:paraId="30DFAA29" ns2:textId="77777777" w:rsidR="00596E0D" w:rsidRPr="00596E0D" w:rsidRDefault="00596E0D" w:rsidP="00596E0D">
            <w:pPr>
              <w:spacing w:before="60" w:after="240"/>
              <w:rPr>
                <w:rFonts w:eastAsiaTheme="minorHAnsi"/>
              </w:rPr>
            </w:pPr>
            <w:r w:rsidRPr="00596E0D">
              <w:rPr>
                <w:rFonts w:eastAsiaTheme="minorHAnsi"/>
              </w:rPr>
              <w:t>Banister CE, Messersmith AR, Cai B, Spiryda LB, Glover SH, Pirisi L, et al. Disparity in the persistence of high-risk human papillomavirus genotypes between African American and European American women of college age. J Infect Dis. 2015 Jan 1;211:100-8.</w:t>
            </w:r>
          </w:p>
        </w:tc>
      </w:tr>
      <w:tr w:rsidR="00596E0D" w:rsidRPr="00596E0D" ns2:paraId="25872829" ns2:textId="77777777" w:rsidTr="00FB7709">
        <w:trPr>
          <w:cantSplit/>
        </w:trPr>
        <w:tc>
          <w:tcPr>
            <w:tcW w:w="2430" w:type="dxa"/>
          </w:tcPr>
          <w:p ns2:paraId="179A0CB7" ns2:textId="77777777" w:rsidR="00596E0D" w:rsidRPr="00596E0D" w:rsidRDefault="00596E0D" w:rsidP="00596E0D">
            <w:pPr>
              <w:spacing w:before="60" w:after="240"/>
              <w:rPr>
                <w:rFonts w:eastAsiaTheme="minorHAnsi"/>
              </w:rPr>
            </w:pPr>
            <w:r w:rsidRPr="00596E0D">
              <w:rPr>
                <w:rFonts w:eastAsiaTheme="minorHAnsi"/>
              </w:rPr>
              <w:t>[Ref. 5.4: 08D79X]</w:t>
            </w:r>
          </w:p>
        </w:tc>
        <w:tc>
          <w:tcPr>
            <w:tcW w:w="6930" w:type="dxa"/>
          </w:tcPr>
          <w:p ns2:paraId="0BE684F3" ns2:textId="77777777" w:rsidR="00596E0D" w:rsidRPr="00596E0D" w:rsidRDefault="00596E0D" w:rsidP="00596E0D">
            <w:pPr>
              <w:spacing w:before="60" w:after="240"/>
              <w:rPr>
                <w:rFonts w:eastAsiaTheme="minorHAnsi"/>
              </w:rPr>
            </w:pPr>
            <w:r w:rsidRPr="00596E0D">
              <w:rPr>
                <w:rFonts w:eastAsiaTheme="minorHAnsi"/>
              </w:rPr>
              <w:t>Kamiza AB, Kamiza S, Mathew CG. HLA-DRB1 alleles and cervical cancer: a meta-analysis of 36 case-control studies. Cancer Epidemiol. 2020;67:101748.</w:t>
            </w:r>
          </w:p>
        </w:tc>
      </w:tr>
      <w:tr w:rsidR="00596E0D" w:rsidRPr="00596E0D" ns2:paraId="1FE40900" ns2:textId="77777777" w:rsidTr="00FB7709">
        <w:trPr>
          <w:cantSplit/>
        </w:trPr>
        <w:tc>
          <w:tcPr>
            <w:tcW w:w="2430" w:type="dxa"/>
          </w:tcPr>
          <w:p ns2:paraId="4D1C641E" ns2:textId="77777777" w:rsidR="00596E0D" w:rsidRPr="00596E0D" w:rsidRDefault="00596E0D" w:rsidP="00596E0D">
            <w:pPr>
              <w:spacing w:before="60" w:after="240"/>
              <w:rPr>
                <w:rFonts w:eastAsiaTheme="minorHAnsi"/>
              </w:rPr>
            </w:pPr>
            <w:r w:rsidRPr="00596E0D">
              <w:rPr>
                <w:rFonts w:eastAsiaTheme="minorHAnsi"/>
              </w:rPr>
              <w:t>[Ref. 5.4: 08D7B3]</w:t>
            </w:r>
          </w:p>
        </w:tc>
        <w:tc>
          <w:tcPr>
            <w:tcW w:w="6930" w:type="dxa"/>
          </w:tcPr>
          <w:p ns2:paraId="5539A7B7" ns2:textId="77777777" w:rsidR="00596E0D" w:rsidRPr="00596E0D" w:rsidRDefault="00596E0D" w:rsidP="00596E0D">
            <w:pPr>
              <w:spacing w:before="60" w:after="240"/>
              <w:rPr>
                <w:rFonts w:eastAsiaTheme="minorHAnsi"/>
              </w:rPr>
            </w:pPr>
            <w:r w:rsidRPr="00596E0D">
              <w:rPr>
                <w:rFonts w:eastAsiaTheme="minorHAnsi"/>
              </w:rPr>
              <w:t>Mendoza RP, Haidary T, Gabutan E, Zhou YY, Bukhari Z, Connelly C, et al. Mixed and nonvaccine high risk HPV types are associated with higher mortality in Black women with cervical cancer. Sci Rep. 2021;11:14064.</w:t>
            </w:r>
          </w:p>
        </w:tc>
      </w:tr>
      <w:tr w:rsidR="00596E0D" w:rsidRPr="00596E0D" ns2:paraId="5AF20246" ns2:textId="77777777" w:rsidTr="00FB7709">
        <w:trPr>
          <w:cantSplit/>
        </w:trPr>
        <w:tc>
          <w:tcPr>
            <w:tcW w:w="2430" w:type="dxa"/>
          </w:tcPr>
          <w:p ns2:paraId="0A39FF99" ns2:textId="77777777" w:rsidR="00596E0D" w:rsidRPr="00596E0D" w:rsidRDefault="00596E0D" w:rsidP="00596E0D">
            <w:pPr>
              <w:spacing w:before="60" w:after="240"/>
              <w:rPr>
                <w:rFonts w:eastAsiaTheme="minorHAnsi"/>
              </w:rPr>
            </w:pPr>
            <w:r w:rsidRPr="00596E0D">
              <w:rPr>
                <w:rFonts w:eastAsiaTheme="minorHAnsi"/>
              </w:rPr>
              <w:t>[Ref. 5.4: 08D7B6]</w:t>
            </w:r>
          </w:p>
        </w:tc>
        <w:tc>
          <w:tcPr>
            <w:tcW w:w="6930" w:type="dxa"/>
          </w:tcPr>
          <w:p ns2:paraId="6E0F45B4" ns2:textId="77777777" w:rsidR="00596E0D" w:rsidRPr="00596E0D" w:rsidRDefault="00596E0D" w:rsidP="00596E0D">
            <w:pPr>
              <w:spacing w:before="60" w:after="240"/>
              <w:rPr>
                <w:rFonts w:eastAsiaTheme="minorHAnsi"/>
              </w:rPr>
            </w:pPr>
            <w:r w:rsidRPr="00596E0D">
              <w:rPr>
                <w:rFonts w:eastAsiaTheme="minorHAnsi"/>
              </w:rPr>
              <w:t>Miller D, Morris CP, Maleki Z, White M, Rodriguez EF. Health disparities in cervical cancer: prevalence of high-risk HPV and cytologic diagnoses according to race. Cancer Cytopathol. 2020 Nov;128:860-9.</w:t>
            </w:r>
          </w:p>
        </w:tc>
      </w:tr>
      <w:tr w:rsidR="00596E0D" w:rsidRPr="00596E0D" ns2:paraId="225F6A10" ns2:textId="77777777" w:rsidTr="00FB7709">
        <w:trPr>
          <w:cantSplit/>
        </w:trPr>
        <w:tc>
          <w:tcPr>
            <w:tcW w:w="2430" w:type="dxa"/>
          </w:tcPr>
          <w:p ns2:paraId="114E2940" ns2:textId="77777777" w:rsidR="00596E0D" w:rsidRPr="00596E0D" w:rsidRDefault="00596E0D" w:rsidP="00596E0D">
            <w:pPr>
              <w:spacing w:before="60" w:after="240"/>
              <w:rPr>
                <w:rFonts w:eastAsiaTheme="minorHAnsi"/>
              </w:rPr>
            </w:pPr>
            <w:r w:rsidRPr="00596E0D">
              <w:rPr>
                <w:rFonts w:eastAsiaTheme="minorHAnsi"/>
              </w:rPr>
              <w:t>[Ref. 5.4: 08D7BG]</w:t>
            </w:r>
          </w:p>
        </w:tc>
        <w:tc>
          <w:tcPr>
            <w:tcW w:w="6930" w:type="dxa"/>
          </w:tcPr>
          <w:p ns2:paraId="7E912C5A" ns2:textId="77777777" w:rsidR="00596E0D" w:rsidRPr="00596E0D" w:rsidRDefault="00596E0D" w:rsidP="00596E0D">
            <w:pPr>
              <w:spacing w:before="60" w:after="240"/>
              <w:rPr>
                <w:rFonts w:eastAsiaTheme="minorHAnsi"/>
              </w:rPr>
            </w:pPr>
            <w:r w:rsidRPr="00596E0D">
              <w:rPr>
                <w:rFonts w:eastAsiaTheme="minorHAnsi"/>
              </w:rPr>
              <w:t>Boyce-Fappiano D, Nguyen KA, Gjyshi O, Manzar G, Abana CO, Klopp AH, et al. Socioeconomic and racial determinants of brachytherapy utilization for cervical cancer: concerns for widening disparities. JCO Oncol Pract. 2021;17(12):e1958-67.</w:t>
            </w:r>
          </w:p>
        </w:tc>
      </w:tr>
      <w:tr w:rsidR="00596E0D" w:rsidRPr="00596E0D" ns2:paraId="6750A9D5" ns2:textId="77777777" w:rsidTr="00FB7709">
        <w:trPr>
          <w:cantSplit/>
        </w:trPr>
        <w:tc>
          <w:tcPr>
            <w:tcW w:w="2430" w:type="dxa"/>
          </w:tcPr>
          <w:p ns2:paraId="4174BAE9" ns2:textId="77777777" w:rsidR="00596E0D" w:rsidRPr="00596E0D" w:rsidRDefault="00596E0D" w:rsidP="00596E0D">
            <w:pPr>
              <w:spacing w:before="60" w:after="240"/>
              <w:rPr>
                <w:rFonts w:eastAsiaTheme="minorHAnsi"/>
              </w:rPr>
            </w:pPr>
            <w:r w:rsidRPr="00596E0D">
              <w:rPr>
                <w:rFonts w:eastAsiaTheme="minorHAnsi"/>
              </w:rPr>
              <w:t>[Ref. 5.4: 08D7XC]</w:t>
            </w:r>
          </w:p>
        </w:tc>
        <w:tc>
          <w:tcPr>
            <w:tcW w:w="6930" w:type="dxa"/>
          </w:tcPr>
          <w:p ns2:paraId="363340FB" ns2:textId="77777777" w:rsidR="00596E0D" w:rsidRPr="00596E0D" w:rsidRDefault="00596E0D" w:rsidP="00596E0D">
            <w:pPr>
              <w:spacing w:before="60" w:after="240"/>
              <w:rPr>
                <w:rFonts w:eastAsiaTheme="minorHAnsi"/>
              </w:rPr>
            </w:pPr>
            <w:r w:rsidRPr="00596E0D">
              <w:rPr>
                <w:rFonts w:eastAsiaTheme="minorHAnsi"/>
              </w:rPr>
              <w:t>Collins Y, Holcomb K, Chapman-Davis E, Khabele D, Farley JH. Gynecologic cancer disparities: a report from the health disparities Taskforce of the Society of Gynecologic Oncology. Gynecol Oncol. 2014;133:353-61.</w:t>
            </w:r>
          </w:p>
        </w:tc>
      </w:tr>
      <w:tr w:rsidR="00596E0D" w:rsidRPr="00596E0D" ns2:paraId="47385B08" ns2:textId="77777777" w:rsidTr="00FB7709">
        <w:trPr>
          <w:cantSplit/>
        </w:trPr>
        <w:tc>
          <w:tcPr>
            <w:tcW w:w="2430" w:type="dxa"/>
          </w:tcPr>
          <w:p ns2:paraId="1C90499E" ns2:textId="77777777" w:rsidR="00596E0D" w:rsidRPr="00596E0D" w:rsidRDefault="00596E0D" w:rsidP="00596E0D">
            <w:pPr>
              <w:spacing w:before="60" w:after="240"/>
              <w:rPr>
                <w:rFonts w:eastAsiaTheme="minorHAnsi"/>
              </w:rPr>
            </w:pPr>
            <w:r w:rsidRPr="00596E0D">
              <w:rPr>
                <w:rFonts w:eastAsiaTheme="minorHAnsi"/>
              </w:rPr>
              <w:t>[Ref. 5.4: 08D7XJ]</w:t>
            </w:r>
          </w:p>
        </w:tc>
        <w:tc>
          <w:tcPr>
            <w:tcW w:w="6930" w:type="dxa"/>
          </w:tcPr>
          <w:p ns2:paraId="6664E1D3" ns2:textId="77777777" w:rsidR="00596E0D" w:rsidRPr="00596E0D" w:rsidRDefault="00596E0D" w:rsidP="00596E0D">
            <w:pPr>
              <w:spacing w:before="60" w:after="240"/>
              <w:rPr>
                <w:rFonts w:eastAsiaTheme="minorHAnsi"/>
              </w:rPr>
            </w:pPr>
            <w:r w:rsidRPr="00596E0D">
              <w:rPr>
                <w:rFonts w:eastAsiaTheme="minorHAnsi"/>
              </w:rPr>
              <w:t>Adebamowo SN and Adeyemo AA. Classical HLA alleles are associated with prevalent and persistent cervical high-risk HPV infection in African women. Hum Immunol. 2019;80:723-30.</w:t>
            </w:r>
          </w:p>
        </w:tc>
      </w:tr>
      <w:tr w:rsidR="00596E0D" w:rsidRPr="00596E0D" ns2:paraId="1743ACA6" ns2:textId="77777777" w:rsidTr="00FB7709">
        <w:trPr>
          <w:cantSplit/>
        </w:trPr>
        <w:tc>
          <w:tcPr>
            <w:tcW w:w="2430" w:type="dxa"/>
          </w:tcPr>
          <w:p ns2:paraId="580913A7" ns2:textId="77777777" w:rsidR="00596E0D" w:rsidRPr="00596E0D" w:rsidRDefault="00596E0D" w:rsidP="00596E0D">
            <w:pPr>
              <w:spacing w:before="60" w:after="240"/>
              <w:rPr>
                <w:rFonts w:eastAsiaTheme="minorHAnsi"/>
              </w:rPr>
            </w:pPr>
            <w:r w:rsidRPr="00596E0D">
              <w:rPr>
                <w:rFonts w:eastAsiaTheme="minorHAnsi"/>
              </w:rPr>
              <w:t>[Ref. 5.4: 08D7XY]</w:t>
            </w:r>
          </w:p>
        </w:tc>
        <w:tc>
          <w:tcPr>
            <w:tcW w:w="6930" w:type="dxa"/>
          </w:tcPr>
          <w:p ns2:paraId="6F43CE06" ns2:textId="77777777" w:rsidR="00596E0D" w:rsidRPr="00596E0D" w:rsidRDefault="00596E0D" w:rsidP="00596E0D">
            <w:pPr>
              <w:spacing w:before="60" w:after="240"/>
              <w:rPr>
                <w:rFonts w:eastAsiaTheme="minorHAnsi"/>
              </w:rPr>
            </w:pPr>
            <w:r w:rsidRPr="00596E0D">
              <w:rPr>
                <w:rFonts w:eastAsiaTheme="minorHAnsi"/>
              </w:rPr>
              <w:t>Hahm HC, Lahiff M, Barreto RM, Shin S, Chen WY. Health care disparities and language use at home among Latino, Asian American, and American Indian adolescents: findings from the California health interview survey. J Community Psychol. 2008;36(1):20-34.</w:t>
            </w:r>
          </w:p>
        </w:tc>
      </w:tr>
      <w:tr w:rsidR="00596E0D" w:rsidRPr="00596E0D" ns2:paraId="4C1F18D3" ns2:textId="77777777" w:rsidTr="00FB7709">
        <w:trPr>
          <w:cantSplit/>
        </w:trPr>
        <w:tc>
          <w:tcPr>
            <w:tcW w:w="2430" w:type="dxa"/>
          </w:tcPr>
          <w:p ns2:paraId="1A432882" ns2:textId="77777777" w:rsidR="00596E0D" w:rsidRPr="00596E0D" w:rsidRDefault="00596E0D" w:rsidP="00596E0D">
            <w:pPr>
              <w:spacing w:before="60" w:after="240"/>
              <w:rPr>
                <w:rFonts w:eastAsiaTheme="minorHAnsi"/>
              </w:rPr>
            </w:pPr>
            <w:r w:rsidRPr="00596E0D">
              <w:rPr>
                <w:rFonts w:eastAsiaTheme="minorHAnsi"/>
              </w:rPr>
              <w:t>[Ref. 5.4: 08D7YQ]</w:t>
            </w:r>
          </w:p>
        </w:tc>
        <w:tc>
          <w:tcPr>
            <w:tcW w:w="6930" w:type="dxa"/>
          </w:tcPr>
          <w:p ns2:paraId="1D75D2A7" ns2:textId="77777777" w:rsidR="00596E0D" w:rsidRPr="00596E0D" w:rsidRDefault="00596E0D" w:rsidP="00596E0D">
            <w:pPr>
              <w:spacing w:before="60" w:after="240"/>
              <w:rPr>
                <w:rFonts w:eastAsiaTheme="minorHAnsi"/>
              </w:rPr>
            </w:pPr>
            <w:r w:rsidRPr="00596E0D">
              <w:rPr>
                <w:rFonts w:eastAsiaTheme="minorHAnsi"/>
              </w:rPr>
              <w:t>Bruce SF, Joshi TV, Chervoneva I, Yi M, Chatterjee-Paer S, Burton ER, et al. Disparities among cervical cancer patients receiving brachytherapy. Obstet Gynecol. 2019 Sep;134(3):559-69.</w:t>
            </w:r>
          </w:p>
        </w:tc>
      </w:tr>
      <w:tr w:rsidR="00596E0D" w:rsidRPr="00596E0D" ns2:paraId="42CAB049" ns2:textId="77777777" w:rsidTr="00FB7709">
        <w:trPr>
          <w:cantSplit/>
        </w:trPr>
        <w:tc>
          <w:tcPr>
            <w:tcW w:w="2430" w:type="dxa"/>
          </w:tcPr>
          <w:p ns2:paraId="60082D6B" ns2:textId="77777777" w:rsidR="00596E0D" w:rsidRPr="00596E0D" w:rsidRDefault="00596E0D" w:rsidP="00596E0D">
            <w:pPr>
              <w:spacing w:before="60" w:after="240"/>
              <w:rPr>
                <w:rFonts w:eastAsiaTheme="minorHAnsi"/>
              </w:rPr>
            </w:pPr>
            <w:r w:rsidRPr="00596E0D">
              <w:rPr>
                <w:rFonts w:eastAsiaTheme="minorHAnsi"/>
              </w:rPr>
              <w:t>[Ref. 5.4: 08DF6Z]</w:t>
            </w:r>
          </w:p>
        </w:tc>
        <w:tc>
          <w:tcPr>
            <w:tcW w:w="6930" w:type="dxa"/>
          </w:tcPr>
          <w:p ns2:paraId="34C348C0" ns2:textId="77777777" w:rsidR="00596E0D" w:rsidRPr="00596E0D" w:rsidRDefault="00596E0D" w:rsidP="00596E0D">
            <w:pPr>
              <w:spacing w:before="60" w:after="240"/>
              <w:rPr>
                <w:rFonts w:eastAsiaTheme="minorHAnsi"/>
              </w:rPr>
            </w:pPr>
            <w:r w:rsidRPr="00596E0D">
              <w:rPr>
                <w:rFonts w:eastAsiaTheme="minorHAnsi"/>
              </w:rPr>
              <w:t>Williams M, Moneyham L, Kempf MC, Chamot E, Scarinci I. Structural and sociocultural factors associated with cervical cancer screening among HIV-infected African American women in Alabama. AIDS Patient Care STDS. 2015;29(1):13-9.</w:t>
            </w:r>
          </w:p>
        </w:tc>
      </w:tr>
      <w:tr w:rsidR="00596E0D" w:rsidRPr="00596E0D" ns2:paraId="23D0AAA4" ns2:textId="77777777" w:rsidTr="00FB7709">
        <w:trPr>
          <w:cantSplit/>
        </w:trPr>
        <w:tc>
          <w:tcPr>
            <w:tcW w:w="2430" w:type="dxa"/>
          </w:tcPr>
          <w:p ns2:paraId="74D9C5BF" ns2:textId="77777777" w:rsidR="00596E0D" w:rsidRPr="00596E0D" w:rsidRDefault="00596E0D" w:rsidP="00596E0D">
            <w:pPr>
              <w:spacing w:before="60" w:after="240"/>
              <w:rPr>
                <w:rFonts w:eastAsiaTheme="minorHAnsi"/>
              </w:rPr>
            </w:pPr>
            <w:r w:rsidRPr="00596E0D">
              <w:rPr>
                <w:rFonts w:eastAsiaTheme="minorHAnsi"/>
              </w:rPr>
              <w:t>[Ref. 5.4: 08DF72]</w:t>
            </w:r>
          </w:p>
        </w:tc>
        <w:tc>
          <w:tcPr>
            <w:tcW w:w="6930" w:type="dxa"/>
          </w:tcPr>
          <w:p ns2:paraId="6184196F" ns2:textId="77777777" w:rsidR="00596E0D" w:rsidRPr="00596E0D" w:rsidRDefault="00596E0D" w:rsidP="00596E0D">
            <w:pPr>
              <w:spacing w:before="60" w:after="240"/>
              <w:rPr>
                <w:rFonts w:eastAsiaTheme="minorHAnsi"/>
              </w:rPr>
            </w:pPr>
            <w:r w:rsidRPr="00596E0D">
              <w:rPr>
                <w:rFonts w:eastAsiaTheme="minorHAnsi"/>
              </w:rPr>
              <w:t>Pan American Health Organization. Cervical cancer in women with HIV in Latin America and the Caribbean: update and steps towards elimination. Washington (DC): Pan American Health Organization (PAHO); 2021. 11 p.</w:t>
            </w:r>
          </w:p>
        </w:tc>
      </w:tr>
      <w:tr w:rsidR="00596E0D" w:rsidRPr="00596E0D" ns2:paraId="79A1665C" ns2:textId="77777777" w:rsidTr="00FB7709">
        <w:trPr>
          <w:cantSplit/>
        </w:trPr>
        <w:tc>
          <w:tcPr>
            <w:tcW w:w="2430" w:type="dxa"/>
          </w:tcPr>
          <w:p ns2:paraId="172F1DF6" ns2:textId="77777777" w:rsidR="00596E0D" w:rsidRPr="00596E0D" w:rsidRDefault="00596E0D" w:rsidP="00596E0D">
            <w:pPr>
              <w:spacing w:before="60" w:after="240"/>
              <w:rPr>
                <w:rFonts w:eastAsiaTheme="minorHAnsi"/>
              </w:rPr>
            </w:pPr>
            <w:r w:rsidRPr="00596E0D">
              <w:rPr>
                <w:rFonts w:eastAsiaTheme="minorHAnsi"/>
              </w:rPr>
              <w:t>[Ref. 5.4: 08DFDS]</w:t>
            </w:r>
          </w:p>
        </w:tc>
        <w:tc>
          <w:tcPr>
            <w:tcW w:w="6930" w:type="dxa"/>
          </w:tcPr>
          <w:p ns2:paraId="059D2BAE" ns2:textId="77777777" w:rsidR="00596E0D" w:rsidRPr="00596E0D" w:rsidRDefault="00596E0D" w:rsidP="00596E0D">
            <w:pPr>
              <w:spacing w:before="60" w:after="240"/>
              <w:rPr>
                <w:rFonts w:eastAsiaTheme="minorHAnsi"/>
              </w:rPr>
            </w:pPr>
            <w:r w:rsidRPr="00596E0D">
              <w:rPr>
                <w:rFonts w:eastAsiaTheme="minorHAnsi"/>
              </w:rPr>
              <w:t>Ahn JC, Lauzon M, Luu M, Noureddin M, Ayoub W, Kuo A, et al. Racial and ethnic disparities in early treatment with immunotherapy for advanced HCC in the United States. Hepatology. 2022;76:1649-59.</w:t>
            </w:r>
          </w:p>
        </w:tc>
      </w:tr>
      <w:tr w:rsidR="00596E0D" w:rsidRPr="00596E0D" ns2:paraId="7B8769BB" ns2:textId="77777777" w:rsidTr="00FB7709">
        <w:trPr>
          <w:cantSplit/>
        </w:trPr>
        <w:tc>
          <w:tcPr>
            <w:tcW w:w="2430" w:type="dxa"/>
          </w:tcPr>
          <w:p ns2:paraId="3FE0C172" ns2:textId="77777777" w:rsidR="00596E0D" w:rsidRPr="00596E0D" w:rsidRDefault="00596E0D" w:rsidP="00596E0D">
            <w:pPr>
              <w:spacing w:before="60" w:after="240"/>
              <w:rPr>
                <w:rFonts w:eastAsiaTheme="minorHAnsi"/>
              </w:rPr>
            </w:pPr>
            <w:r w:rsidRPr="00596E0D">
              <w:rPr>
                <w:rFonts w:eastAsiaTheme="minorHAnsi"/>
              </w:rPr>
              <w:t>[Ref. 5.4: 08DFNN]</w:t>
            </w:r>
          </w:p>
        </w:tc>
        <w:tc>
          <w:tcPr>
            <w:tcW w:w="6930" w:type="dxa"/>
          </w:tcPr>
          <w:p ns2:paraId="2C6A0D27" ns2:textId="77777777" w:rsidR="00596E0D" w:rsidRPr="00596E0D" w:rsidRDefault="00596E0D" w:rsidP="00596E0D">
            <w:pPr>
              <w:spacing w:before="60" w:after="240"/>
              <w:rPr>
                <w:rFonts w:eastAsiaTheme="minorHAnsi"/>
              </w:rPr>
            </w:pPr>
            <w:r w:rsidRPr="00596E0D">
              <w:rPr>
                <w:rFonts w:eastAsiaTheme="minorHAnsi"/>
              </w:rPr>
              <w:t>Ermer T, Canavan ME, Maduka RC, Li AX, Salazar MC, Kaminski MF, et al. Association between food and drug administration approval and disparities in immunotherapy use among patients with cancer in the US. JAMA Netw Open. 2022 Jun 30;5(6):e2219535. Supplemental material; 20 p.</w:t>
            </w:r>
          </w:p>
        </w:tc>
      </w:tr>
      <w:tr w:rsidR="00596E0D" w:rsidRPr="00596E0D" ns2:paraId="1E036F11" ns2:textId="77777777" w:rsidTr="00FB7709">
        <w:trPr>
          <w:cantSplit/>
        </w:trPr>
        <w:tc>
          <w:tcPr>
            <w:tcW w:w="2430" w:type="dxa"/>
          </w:tcPr>
          <w:p ns2:paraId="14F01F9A" ns2:textId="77777777" w:rsidR="00596E0D" w:rsidRPr="00596E0D" w:rsidRDefault="00596E0D" w:rsidP="00596E0D">
            <w:pPr>
              <w:spacing w:before="60" w:after="240"/>
              <w:rPr>
                <w:rFonts w:eastAsiaTheme="minorHAnsi"/>
              </w:rPr>
            </w:pPr>
            <w:r w:rsidRPr="00596E0D">
              <w:rPr>
                <w:rFonts w:eastAsiaTheme="minorHAnsi"/>
              </w:rPr>
              <w:t>[Ref. 5.4: 08DHYT]</w:t>
            </w:r>
          </w:p>
        </w:tc>
        <w:tc>
          <w:tcPr>
            <w:tcW w:w="6930" w:type="dxa"/>
          </w:tcPr>
          <w:p ns2:paraId="5AF90360"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16-yr limited duration prevalence of distant stage cervical cancer, SEER 17; 4 p. Available from: https://seer.cancer.gov/seerstat/analysis.html.</w:t>
            </w:r>
          </w:p>
        </w:tc>
      </w:tr>
      <w:tr w:rsidR="00596E0D" w:rsidRPr="00596E0D" ns2:paraId="4D48302F" ns2:textId="77777777" w:rsidTr="00FB7709">
        <w:trPr>
          <w:cantSplit/>
        </w:trPr>
        <w:tc>
          <w:tcPr>
            <w:tcW w:w="2430" w:type="dxa"/>
          </w:tcPr>
          <w:p ns2:paraId="04C895F4" ns2:textId="77777777" w:rsidR="00596E0D" w:rsidRPr="00596E0D" w:rsidRDefault="00596E0D" w:rsidP="00596E0D">
            <w:pPr>
              <w:spacing w:before="60" w:after="240"/>
              <w:rPr>
                <w:rFonts w:eastAsiaTheme="minorHAnsi"/>
              </w:rPr>
            </w:pPr>
            <w:r w:rsidRPr="00596E0D">
              <w:rPr>
                <w:rFonts w:eastAsiaTheme="minorHAnsi"/>
              </w:rPr>
              <w:t>[Ref. 5.4: 08DHYV]</w:t>
            </w:r>
          </w:p>
        </w:tc>
        <w:tc>
          <w:tcPr>
            <w:tcW w:w="6930" w:type="dxa"/>
          </w:tcPr>
          <w:p ns2:paraId="1E2D5CA7"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Age-adjusted incidence of stage IV cervical cancer, 2016-2020, SEER 17; 3 p. Available from: https://seer.cancer.gov/seerstat/analysis.html.</w:t>
            </w:r>
          </w:p>
        </w:tc>
      </w:tr>
      <w:tr w:rsidR="00596E0D" w:rsidRPr="00596E0D" ns2:paraId="1CD3DD7F" ns2:textId="77777777" w:rsidTr="00FB7709">
        <w:trPr>
          <w:cantSplit/>
        </w:trPr>
        <w:tc>
          <w:tcPr>
            <w:tcW w:w="2430" w:type="dxa"/>
          </w:tcPr>
          <w:p ns2:paraId="656D59C8" ns2:textId="77777777" w:rsidR="00596E0D" w:rsidRPr="00596E0D" w:rsidRDefault="00596E0D" w:rsidP="00596E0D">
            <w:pPr>
              <w:spacing w:before="60" w:after="240"/>
              <w:rPr>
                <w:rFonts w:eastAsiaTheme="minorHAnsi"/>
              </w:rPr>
            </w:pPr>
            <w:r w:rsidRPr="00596E0D">
              <w:rPr>
                <w:rFonts w:eastAsiaTheme="minorHAnsi"/>
              </w:rPr>
              <w:t>[Ref. 5.4: 08DHYW]</w:t>
            </w:r>
          </w:p>
        </w:tc>
        <w:tc>
          <w:tcPr>
            <w:tcW w:w="6930" w:type="dxa"/>
          </w:tcPr>
          <w:p ns2:paraId="2F1A3E46"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16-yr limited duration prevalence of distant stage cervical cancer, SEER 17; 4 p. Available from: https://seer.cancer.gov/seerstat/analysis.html.</w:t>
            </w:r>
          </w:p>
        </w:tc>
      </w:tr>
      <w:tr w:rsidR="00596E0D" w:rsidRPr="00596E0D" ns2:paraId="10F2668F" ns2:textId="77777777" w:rsidTr="00FB7709">
        <w:trPr>
          <w:cantSplit/>
        </w:trPr>
        <w:tc>
          <w:tcPr>
            <w:tcW w:w="2430" w:type="dxa"/>
          </w:tcPr>
          <w:p ns2:paraId="06E5115B" ns2:textId="77777777" w:rsidR="00596E0D" w:rsidRPr="00596E0D" w:rsidRDefault="00596E0D" w:rsidP="00596E0D">
            <w:pPr>
              <w:spacing w:before="60" w:after="240"/>
              <w:rPr>
                <w:rFonts w:eastAsiaTheme="minorHAnsi"/>
              </w:rPr>
            </w:pPr>
            <w:r w:rsidRPr="00596E0D">
              <w:rPr>
                <w:rFonts w:eastAsiaTheme="minorHAnsi"/>
              </w:rPr>
              <w:t>[Ref. 5.4: 08DHYX]</w:t>
            </w:r>
          </w:p>
        </w:tc>
        <w:tc>
          <w:tcPr>
            <w:tcW w:w="6930" w:type="dxa"/>
          </w:tcPr>
          <w:p ns2:paraId="1CD776B9"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incidence of stage IV cervical cancer, 2016-2020, SEER 17; 4 p. Available from: https://seer.cancer.gov/seerstat/analysis.html.</w:t>
            </w:r>
          </w:p>
        </w:tc>
      </w:tr>
      <w:tr w:rsidR="00596E0D" w:rsidRPr="00596E0D" ns2:paraId="0262F474" ns2:textId="77777777" w:rsidTr="00FB7709">
        <w:trPr>
          <w:cantSplit/>
        </w:trPr>
        <w:tc>
          <w:tcPr>
            <w:tcW w:w="2430" w:type="dxa"/>
          </w:tcPr>
          <w:p ns2:paraId="3E553D23" ns2:textId="77777777" w:rsidR="00596E0D" w:rsidRPr="00596E0D" w:rsidRDefault="00596E0D" w:rsidP="00596E0D">
            <w:pPr>
              <w:spacing w:before="60" w:after="240"/>
              <w:rPr>
                <w:rFonts w:eastAsiaTheme="minorHAnsi"/>
              </w:rPr>
            </w:pPr>
            <w:r w:rsidRPr="00596E0D">
              <w:rPr>
                <w:rFonts w:eastAsiaTheme="minorHAnsi"/>
              </w:rPr>
              <w:t>[Ref. 5.4: 08DNWL]</w:t>
            </w:r>
          </w:p>
        </w:tc>
        <w:tc>
          <w:tcPr>
            <w:tcW w:w="6930" w:type="dxa"/>
          </w:tcPr>
          <w:p ns2:paraId="6717429A" ns2:textId="77777777" w:rsidR="00596E0D" w:rsidRPr="00596E0D" w:rsidRDefault="00596E0D" w:rsidP="00596E0D">
            <w:pPr>
              <w:spacing w:before="60" w:after="240"/>
              <w:rPr>
                <w:rFonts w:eastAsiaTheme="minorHAnsi"/>
              </w:rPr>
            </w:pPr>
            <w:r w:rsidRPr="00596E0D">
              <w:rPr>
                <w:rFonts w:eastAsiaTheme="minorHAnsi"/>
              </w:rPr>
              <w:t>McElfish PA, Narcisse MR, Felix HC, Cascante DC, Nagarsheth N, Teeter B, et al. race, nativity, and sex disparities in human papillomavirus vaccination among young adults in the USA [manuscript]. J Racial Ethn Health Disparities. 2021. 12 p.</w:t>
            </w:r>
          </w:p>
        </w:tc>
      </w:tr>
      <w:tr w:rsidR="00596E0D" w:rsidRPr="00596E0D" ns2:paraId="4B3CD3CC" ns2:textId="77777777" w:rsidTr="00FB7709">
        <w:trPr>
          <w:cantSplit/>
        </w:trPr>
        <w:tc>
          <w:tcPr>
            <w:tcW w:w="2430" w:type="dxa"/>
          </w:tcPr>
          <w:p ns2:paraId="2948A5D6" ns2:textId="77777777" w:rsidR="00596E0D" w:rsidRPr="00596E0D" w:rsidRDefault="00596E0D" w:rsidP="00596E0D">
            <w:pPr>
              <w:spacing w:before="60" w:after="240"/>
              <w:rPr>
                <w:rFonts w:eastAsiaTheme="minorHAnsi"/>
              </w:rPr>
            </w:pPr>
            <w:r w:rsidRPr="00596E0D">
              <w:rPr>
                <w:rFonts w:eastAsiaTheme="minorHAnsi"/>
              </w:rPr>
              <w:t>[Ref. 5.4: 08DP3J]</w:t>
            </w:r>
          </w:p>
        </w:tc>
        <w:tc>
          <w:tcPr>
            <w:tcW w:w="6930" w:type="dxa"/>
          </w:tcPr>
          <w:p ns2:paraId="630ED636" ns2:textId="77777777" w:rsidR="00596E0D" w:rsidRPr="00596E0D" w:rsidRDefault="00596E0D" w:rsidP="00596E0D">
            <w:pPr>
              <w:spacing w:before="60" w:after="240"/>
              <w:rPr>
                <w:rFonts w:eastAsiaTheme="minorHAnsi"/>
              </w:rPr>
            </w:pPr>
            <w:r w:rsidRPr="00596E0D">
              <w:rPr>
                <w:rFonts w:eastAsiaTheme="minorHAnsi"/>
              </w:rPr>
              <w:t>United States Census Bureau [Internet]. Suitland (MD): United States Census Bureau (USCB). International database (IDB): population estimates and projections for 227 countries and equivalent areas, plus 15,237 subnational areas - population by age; [cited 2023 Sep 11]; Available from: https://www.census.gov/data-tools/demo/idb/#/pop?COUNTRY_YEAR=2023&amp;COUNTRY_YR_ANIM=2023&amp;menu=popViz&amp;popPages=BYAGE&amp;ageGroup=5Y.</w:t>
            </w:r>
          </w:p>
        </w:tc>
      </w:tr>
      <w:tr w:rsidR="00596E0D" w:rsidRPr="00596E0D" ns2:paraId="10730361" ns2:textId="77777777" w:rsidTr="00FB7709">
        <w:trPr>
          <w:cantSplit/>
        </w:trPr>
        <w:tc>
          <w:tcPr>
            <w:tcW w:w="2430" w:type="dxa"/>
          </w:tcPr>
          <w:p ns2:paraId="77960E73" ns2:textId="77777777" w:rsidR="00596E0D" w:rsidRPr="00596E0D" w:rsidRDefault="00596E0D" w:rsidP="00596E0D">
            <w:pPr>
              <w:spacing w:before="60" w:after="240"/>
              <w:rPr>
                <w:rFonts w:eastAsiaTheme="minorHAnsi"/>
              </w:rPr>
            </w:pPr>
            <w:r w:rsidRPr="00596E0D">
              <w:rPr>
                <w:rFonts w:eastAsiaTheme="minorHAnsi"/>
              </w:rPr>
              <w:t>[Ref. 5.4: 08DW94]</w:t>
            </w:r>
          </w:p>
        </w:tc>
        <w:tc>
          <w:tcPr>
            <w:tcW w:w="6930" w:type="dxa"/>
          </w:tcPr>
          <w:p ns2:paraId="52B54DB5" ns2:textId="77777777" w:rsidR="00596E0D" w:rsidRPr="00596E0D" w:rsidRDefault="00596E0D" w:rsidP="00596E0D">
            <w:pPr>
              <w:spacing w:before="60" w:after="240"/>
              <w:rPr>
                <w:rFonts w:eastAsiaTheme="minorHAnsi"/>
              </w:rPr>
            </w:pPr>
            <w:r w:rsidRPr="00596E0D">
              <w:rPr>
                <w:rFonts w:eastAsiaTheme="minorHAnsi"/>
              </w:rPr>
              <w:t>Galbraith KV, Lechuga J, Jenerette CM, Moore LTCAD, Palmer MH, Hamilton JB. Parental acceptance and uptake of the HPV vaccine among African-Americans and Latinos in the United States: a literature review. Soc Sci Med. 2016;159:116-26.</w:t>
            </w:r>
          </w:p>
        </w:tc>
      </w:tr>
      <w:tr w:rsidR="00596E0D" w:rsidRPr="00596E0D" ns2:paraId="6C00E5FC" ns2:textId="77777777" w:rsidTr="00FB7709">
        <w:trPr>
          <w:cantSplit/>
        </w:trPr>
        <w:tc>
          <w:tcPr>
            <w:tcW w:w="2430" w:type="dxa"/>
          </w:tcPr>
          <w:p ns2:paraId="275565EC" ns2:textId="77777777" w:rsidR="00596E0D" w:rsidRPr="00596E0D" w:rsidRDefault="00596E0D" w:rsidP="00596E0D">
            <w:pPr>
              <w:spacing w:before="60" w:after="240"/>
              <w:rPr>
                <w:rFonts w:eastAsiaTheme="minorHAnsi"/>
              </w:rPr>
            </w:pPr>
            <w:r w:rsidRPr="00596E0D">
              <w:rPr>
                <w:rFonts w:eastAsiaTheme="minorHAnsi"/>
              </w:rPr>
              <w:t>[Ref. 5.4: 08DWCS]</w:t>
            </w:r>
          </w:p>
        </w:tc>
        <w:tc>
          <w:tcPr>
            <w:tcW w:w="6930" w:type="dxa"/>
          </w:tcPr>
          <w:p ns2:paraId="1233E5BB" ns2:textId="77777777" w:rsidR="00596E0D" w:rsidRPr="00596E0D" w:rsidRDefault="00596E0D" w:rsidP="00596E0D">
            <w:pPr>
              <w:spacing w:before="60" w:after="240"/>
              <w:rPr>
                <w:rFonts w:eastAsiaTheme="minorHAnsi"/>
              </w:rPr>
            </w:pPr>
            <w:r w:rsidRPr="00596E0D">
              <w:rPr>
                <w:rFonts w:eastAsiaTheme="minorHAnsi"/>
              </w:rPr>
              <w:t>Roy M, Finch L, Kwon D, Jordan SE, Yadegarynia S, Wolfson AH, et al. Factors contributing to delays in initiation of front-line cervical cancer therapy: disparities in a diverse south Florida population. Int J Gynecol Cancer. 2022;32:1387-94.</w:t>
            </w:r>
          </w:p>
        </w:tc>
      </w:tr>
      <w:tr w:rsidR="00596E0D" w:rsidRPr="00596E0D" ns2:paraId="074B3BA3" ns2:textId="77777777" w:rsidTr="00FB7709">
        <w:trPr>
          <w:cantSplit/>
        </w:trPr>
        <w:tc>
          <w:tcPr>
            <w:tcW w:w="2430" w:type="dxa"/>
          </w:tcPr>
          <w:p ns2:paraId="7983F772" ns2:textId="77777777" w:rsidR="00596E0D" w:rsidRPr="00596E0D" w:rsidRDefault="00596E0D" w:rsidP="00596E0D">
            <w:pPr>
              <w:spacing w:before="60" w:after="240"/>
              <w:rPr>
                <w:rFonts w:eastAsiaTheme="minorHAnsi"/>
              </w:rPr>
            </w:pPr>
            <w:r w:rsidRPr="00596E0D">
              <w:rPr>
                <w:rFonts w:eastAsiaTheme="minorHAnsi"/>
              </w:rPr>
              <w:t>[Ref. 5.4: 08DWDK]</w:t>
            </w:r>
          </w:p>
        </w:tc>
        <w:tc>
          <w:tcPr>
            <w:tcW w:w="6930" w:type="dxa"/>
          </w:tcPr>
          <w:p ns2:paraId="56B8B6D7" ns2:textId="77777777" w:rsidR="00596E0D" w:rsidRPr="00596E0D" w:rsidRDefault="00596E0D" w:rsidP="00596E0D">
            <w:pPr>
              <w:spacing w:before="60" w:after="240"/>
              <w:rPr>
                <w:rFonts w:eastAsiaTheme="minorHAnsi"/>
              </w:rPr>
            </w:pPr>
            <w:r w:rsidRPr="00596E0D">
              <w:rPr>
                <w:rFonts w:eastAsiaTheme="minorHAnsi"/>
              </w:rPr>
              <w:t>Boakye EA, Tobo BB, Rojek RP, Mohammed KA, Geneus CJ, Osazuwa-Peters N. Approaching a decade since HPV vaccine licensure: racial and gender disparities in knowledge and awareness of HPV and HPV vaccine. Hum Vaccin Immunother. 2017;13(11):2713-22.</w:t>
            </w:r>
          </w:p>
        </w:tc>
      </w:tr>
      <w:tr w:rsidR="00596E0D" w:rsidRPr="00596E0D" ns2:paraId="17111B09" ns2:textId="77777777" w:rsidTr="00FB7709">
        <w:trPr>
          <w:cantSplit/>
        </w:trPr>
        <w:tc>
          <w:tcPr>
            <w:tcW w:w="2430" w:type="dxa"/>
          </w:tcPr>
          <w:p ns2:paraId="6C3B9469" ns2:textId="77777777" w:rsidR="00596E0D" w:rsidRPr="00596E0D" w:rsidRDefault="00596E0D" w:rsidP="00596E0D">
            <w:pPr>
              <w:spacing w:before="60" w:after="240"/>
              <w:rPr>
                <w:rFonts w:eastAsiaTheme="minorHAnsi"/>
              </w:rPr>
            </w:pPr>
            <w:r w:rsidRPr="00596E0D">
              <w:rPr>
                <w:rFonts w:eastAsiaTheme="minorHAnsi"/>
              </w:rPr>
              <w:t>[Ref. 5.4: 08DXRB]</w:t>
            </w:r>
          </w:p>
        </w:tc>
        <w:tc>
          <w:tcPr>
            <w:tcW w:w="6930" w:type="dxa"/>
          </w:tcPr>
          <w:p ns2:paraId="44B962D3" ns2:textId="77777777" w:rsidR="00596E0D" w:rsidRPr="00596E0D" w:rsidRDefault="00596E0D" w:rsidP="00596E0D">
            <w:pPr>
              <w:spacing w:before="60" w:after="240"/>
              <w:rPr>
                <w:rFonts w:eastAsiaTheme="minorHAnsi"/>
              </w:rPr>
            </w:pPr>
            <w:r w:rsidRPr="00596E0D">
              <w:rPr>
                <w:rFonts w:eastAsiaTheme="minorHAnsi"/>
              </w:rPr>
              <w:t>Mundt AJ, Connell PP, Campbell T, Hwang JH, Rotmensch J, Waggoner S. Race and clinical outcome in patients with carcinoma of the uterine cervix treated with radiation therapy. Gynecol Oncol. 1998;71:151-8.</w:t>
            </w:r>
          </w:p>
        </w:tc>
      </w:tr>
      <w:tr w:rsidR="00596E0D" w:rsidRPr="00596E0D" ns2:paraId="3DCABF2D" ns2:textId="77777777" w:rsidTr="00FB7709">
        <w:trPr>
          <w:cantSplit/>
        </w:trPr>
        <w:tc>
          <w:tcPr>
            <w:tcW w:w="2430" w:type="dxa"/>
          </w:tcPr>
          <w:p ns2:paraId="0646EEB5" ns2:textId="77777777" w:rsidR="00596E0D" w:rsidRPr="00596E0D" w:rsidRDefault="00596E0D" w:rsidP="00596E0D">
            <w:pPr>
              <w:spacing w:before="60" w:after="240"/>
              <w:rPr>
                <w:rFonts w:eastAsiaTheme="minorHAnsi"/>
              </w:rPr>
            </w:pPr>
            <w:r w:rsidRPr="00596E0D">
              <w:rPr>
                <w:rFonts w:eastAsiaTheme="minorHAnsi"/>
              </w:rPr>
              <w:t>[Ref. 5.4: 08F02T]</w:t>
            </w:r>
          </w:p>
        </w:tc>
        <w:tc>
          <w:tcPr>
            <w:tcW w:w="6930" w:type="dxa"/>
          </w:tcPr>
          <w:p ns2:paraId="6A403F56" ns2:textId="77777777" w:rsidR="00596E0D" w:rsidRPr="00596E0D" w:rsidRDefault="00596E0D" w:rsidP="00596E0D">
            <w:pPr>
              <w:spacing w:before="60" w:after="240"/>
              <w:rPr>
                <w:rFonts w:eastAsiaTheme="minorHAnsi"/>
              </w:rPr>
            </w:pPr>
            <w:r w:rsidRPr="00596E0D">
              <w:rPr>
                <w:rFonts w:eastAsiaTheme="minorHAnsi"/>
              </w:rPr>
              <w:t>Johnson NL, Head KJ, Scott SF, Zimet GD. Persistent disparities in cervical cancer screening uptake: knowledge and sociodemographic determinants of papanicolaou and human papillomavirus testing among women in the United States. Public Health Rep. 2020;135(4):483-91.</w:t>
            </w:r>
          </w:p>
        </w:tc>
      </w:tr>
    </w:tbl>
    <w:p ns2:paraId="0A615FD3" ns2:textId="77777777" w:rsidR="00596E0D" w:rsidRPr="00596E0D" w:rsidRDefault="00596E0D" w:rsidP="00596E0D">
      <w:pPr>
        <w:pStyle w:val="Paragraph"/>
      </w:pPr>
      <w:ins w:id="1581" w:author="GoldenCorpusHarness" w:date="2026-03-28T22:23:45Z">
        <w:r>
          <w:t>Key Partnerships and Patient Advocacy Organizations</w:t>
        </w:r>
      </w:ins>
    </w:p>
    <w:sectPr w:rsidR="00596E0D" w:rsidRPr="00596E0D" w:rsidSect="00B1720F">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6DDC" w14:textId="77777777" w:rsidR="00294823" w:rsidRDefault="00294823" w:rsidP="00C01A69">
      <w:r>
        <w:separator/>
      </w:r>
    </w:p>
  </w:endnote>
  <w:endnote w:type="continuationSeparator" w:id="0">
    <w:p w14:paraId="75198894" w14:textId="77777777" w:rsidR="00294823" w:rsidRDefault="00294823" w:rsidP="00C01A69">
      <w:r>
        <w:continuationSeparator/>
      </w:r>
    </w:p>
  </w:endnote>
  <w:endnote w:type="continuationNotice" w:id="1">
    <w:p w14:paraId="6E8BE5E9" w14:textId="77777777" w:rsidR="00294823" w:rsidRDefault="002948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Invention Regular">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470738F4" ns2:textId="484E1202" w:rsidR="0089157A" w:rsidRDefault="006C2655" w:rsidP="009E15F4">
    <w:pPr>
      <w:pStyle w:val="Footer"/>
      <w:jc w:val="center"/>
      <w:rPr>
        <w:szCs w:val="16"/>
      </w:rPr>
    </w:pPr>
    <w:r>
      <w:rPr>
        <w:noProof/>
      </w:rPr>
      <w:drawing>
        <ns3:inline distT="0" distB="0" distL="0" distR="0" ns4:anchorId="7EE62823" ns4:editId="5E9ED06E">
          <ns3:extent cx="1017905" cy="149225"/>
          <ns3:effectExtent l="0" t="0" r="0" b="3175"/>
          <ns3:docPr id="1" name="Picture 1"/>
          <ns3:cNvGraphicFramePr>
            <ns5:graphicFrameLocks noChangeAspect="1"/>
          </ns3:cNvGraphicFramePr>
          <ns5:graphic>
            <ns5:graphicData uri="http://schemas.openxmlformats.org/drawingml/2006/picture">
              <ns6:pic>
                <ns6:nvPicPr>
                  <ns6:cNvPr id="1" name="Picture 1"/>
                  <ns6:cNvPicPr>
                    <ns5:picLocks noChangeAspect="1"/>
                  </ns6:cNvPicPr>
                </ns6:nvPicPr>
                <ns6:blipFill>
                  <ns5:blip ns7:embed="rId1" cstate="print">
                    <ns5:extLst>
                      <ns5:ext uri="{28A0092B-C50C-407E-A947-70E740481C1C}">
                        <ns8:useLocalDpi val="0"/>
                      </ns5:ext>
                    </ns5:extLst>
                  </ns5:blip>
                  <ns5:stretch>
                    <ns5:fillRect/>
                  </ns5:stretch>
                </ns6:blipFill>
                <ns6:spPr>
                  <ns5:xfrm>
                    <ns5:off x="0" y="0"/>
                    <ns5:ext cx="1017905" cy="149225"/>
                  </ns5:xfrm>
                  <ns5:prstGeom prst="rect">
                    <ns5:avLst/>
                  </ns5:prstGeom>
                </ns6:spPr>
              </ns6:pic>
            </ns5:graphicData>
          </ns5:graphic>
        </ns3: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088F5" w14:textId="77777777" w:rsidR="00294823" w:rsidRDefault="00294823" w:rsidP="00C01A69">
      <w:r>
        <w:separator/>
      </w:r>
    </w:p>
  </w:footnote>
  <w:footnote w:type="continuationSeparator" w:id="0">
    <w:p w14:paraId="6CCBAFA8" w14:textId="77777777" w:rsidR="00294823" w:rsidRDefault="00294823" w:rsidP="00C01A69">
      <w:r>
        <w:continuationSeparator/>
      </w:r>
    </w:p>
  </w:footnote>
  <w:footnote w:type="continuationNotice" w:id="1">
    <w:p w14:paraId="7C4397B0" w14:textId="77777777" w:rsidR="00294823" w:rsidRDefault="00294823"/>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6DD54A4" ns2:textId="748A6F8F" w:rsidR="00F03BD1" w:rsidRDefault="00E63255" w:rsidP="00F03BD1">
    <w:pPr>
      <w:pStyle w:val="Header"/>
    </w:pPr>
    <w:r>
      <w:t>MK-2870</w:t>
    </w:r>
    <w:ins w:id="1582" w:author="GoldenCorpusHarness" w:date="2026-03-28T22:23:45Z">
      <w:r>
        <w:t xml:space="preserve"> (sacituzumab tirumotecan)</w:t>
      </w:r>
    </w:ins>
    <w:r>
      <w:t>PAGE 1</w:t>
    </w:r>
  </w:p>
  <w:p ns2:paraId="6A18819E" ns2:textId="43422CF3" w:rsidR="00F03BD1" w:rsidRPr="00F03BD1" w:rsidRDefault="00F03BD1" w:rsidP="00553DB1">
    <w:pPr>
      <w:pStyle w:val="Header"/>
      <w:pBdr>
        <w:bottom w:val="single" w:sz="4" w:space="1" w:color="auto"/>
      </w:pBdr>
    </w:pPr>
    <w:r>
      <w:t xml:space="preserve">DIVERSITY PlaNCervical CAncer – VERSION </w:t>
    </w:r>
    <w:del w:id="1583" w:author="GoldenCorpusHarness" w:date="2026-03-28T22:23:45Z">
      <w:r>
        <w:delText>1</w:delText>
      </w:r>
    </w:del>
    <w:ins w:id="1584" w:author="GoldenCorpusHarness" w:date="2026-03-28T22:23:45Z">
      <w:r>
        <w:t>2</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em w:val="no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15:restartNumberingAfterBreak="0">
    <w:nsid w:val="0C7804D9"/>
    <w:multiLevelType w:val="singleLevel"/>
    <w:tmpl w:val="17DA7A5C"/>
    <w:name w:val="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8" w15:restartNumberingAfterBreak="0">
    <w:nsid w:val="0CD2767F"/>
    <w:multiLevelType w:val="hybridMultilevel"/>
    <w:tmpl w:val="4EB85840"/>
    <w:lvl w:ilvl="0" w:tplc="DF9057DC">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0"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16200C82"/>
    <w:multiLevelType w:val="singleLevel"/>
    <w:tmpl w:val="AB7656B0"/>
    <w:name w:val="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3" w15:restartNumberingAfterBreak="0">
    <w:nsid w:val="1646397D"/>
    <w:multiLevelType w:val="hybridMultilevel"/>
    <w:tmpl w:val="A350CA8A"/>
    <w:name w:val="WWtfl2"/>
    <w:lvl w:ilvl="0" w:tplc="2788F12E">
      <w:start w:val="1"/>
      <w:numFmt w:val="decimal"/>
      <w:pStyle w:val="Attachment"/>
      <w:lvlText w:val="Attachment %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 w15:restartNumberingAfterBreak="0">
    <w:nsid w:val="16C83DDE"/>
    <w:multiLevelType w:val="singleLevel"/>
    <w:tmpl w:val="91086684"/>
    <w:name w:val="WW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217E193E"/>
    <w:multiLevelType w:val="singleLevel"/>
    <w:tmpl w:val="F782FB82"/>
    <w:name w:val="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6" w15:restartNumberingAfterBreak="0">
    <w:nsid w:val="228B63DE"/>
    <w:multiLevelType w:val="singleLevel"/>
    <w:tmpl w:val="28DCF748"/>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7" w15:restartNumberingAfterBreak="0">
    <w:nsid w:val="25DD4932"/>
    <w:multiLevelType w:val="singleLevel"/>
    <w:tmpl w:val="EC1A4528"/>
    <w:name w:val="WW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8" w15:restartNumberingAfterBreak="0">
    <w:nsid w:val="2AD90243"/>
    <w:multiLevelType w:val="singleLevel"/>
    <w:tmpl w:val="DC009674"/>
    <w:name w:val="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9" w15:restartNumberingAfterBreak="0">
    <w:nsid w:val="30352676"/>
    <w:multiLevelType w:val="singleLevel"/>
    <w:tmpl w:val="D6EC99C2"/>
    <w:name w:val="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0" w15:restartNumberingAfterBreak="0">
    <w:nsid w:val="338C5285"/>
    <w:multiLevelType w:val="singleLevel"/>
    <w:tmpl w:val="468AA2E6"/>
    <w:name w:val="WW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1" w15:restartNumberingAfterBreak="0">
    <w:nsid w:val="351065EC"/>
    <w:multiLevelType w:val="hybridMultilevel"/>
    <w:tmpl w:val="43B49F32"/>
    <w:lvl w:ilvl="0" w:tplc="E87EBD5A">
      <w:start w:val="1"/>
      <w:numFmt w:val="bullet"/>
      <w:lvlText w:val="•"/>
      <w:lvlJc w:val="left"/>
      <w:pPr>
        <w:ind w:left="720" w:hanging="360"/>
      </w:pPr>
      <w:rPr>
        <w:rFonts w:ascii="Times New Roman" w:hAnsi="Times New Roman" w:hint="default"/>
      </w:rPr>
    </w:lvl>
    <w:lvl w:ilvl="1" w:tplc="AB30C362">
      <w:start w:val="1"/>
      <w:numFmt w:val="bullet"/>
      <w:lvlText w:val="o"/>
      <w:lvlJc w:val="left"/>
      <w:pPr>
        <w:ind w:left="1440" w:hanging="360"/>
      </w:pPr>
      <w:rPr>
        <w:rFonts w:ascii="Courier New" w:hAnsi="Courier New" w:hint="default"/>
      </w:rPr>
    </w:lvl>
    <w:lvl w:ilvl="2" w:tplc="3D90097A">
      <w:start w:val="1"/>
      <w:numFmt w:val="bullet"/>
      <w:lvlText w:val=""/>
      <w:lvlJc w:val="left"/>
      <w:pPr>
        <w:ind w:left="2160" w:hanging="360"/>
      </w:pPr>
      <w:rPr>
        <w:rFonts w:ascii="Wingdings" w:hAnsi="Wingdings" w:hint="default"/>
      </w:rPr>
    </w:lvl>
    <w:lvl w:ilvl="3" w:tplc="DA6AAB40">
      <w:start w:val="1"/>
      <w:numFmt w:val="bullet"/>
      <w:lvlText w:val=""/>
      <w:lvlJc w:val="left"/>
      <w:pPr>
        <w:ind w:left="2880" w:hanging="360"/>
      </w:pPr>
      <w:rPr>
        <w:rFonts w:ascii="Symbol" w:hAnsi="Symbol" w:hint="default"/>
      </w:rPr>
    </w:lvl>
    <w:lvl w:ilvl="4" w:tplc="52BC6F62">
      <w:start w:val="1"/>
      <w:numFmt w:val="bullet"/>
      <w:lvlText w:val="o"/>
      <w:lvlJc w:val="left"/>
      <w:pPr>
        <w:ind w:left="3600" w:hanging="360"/>
      </w:pPr>
      <w:rPr>
        <w:rFonts w:ascii="Courier New" w:hAnsi="Courier New" w:hint="default"/>
      </w:rPr>
    </w:lvl>
    <w:lvl w:ilvl="5" w:tplc="809C5E9C">
      <w:start w:val="1"/>
      <w:numFmt w:val="bullet"/>
      <w:lvlText w:val=""/>
      <w:lvlJc w:val="left"/>
      <w:pPr>
        <w:ind w:left="4320" w:hanging="360"/>
      </w:pPr>
      <w:rPr>
        <w:rFonts w:ascii="Wingdings" w:hAnsi="Wingdings" w:hint="default"/>
      </w:rPr>
    </w:lvl>
    <w:lvl w:ilvl="6" w:tplc="F164216A">
      <w:start w:val="1"/>
      <w:numFmt w:val="bullet"/>
      <w:lvlText w:val=""/>
      <w:lvlJc w:val="left"/>
      <w:pPr>
        <w:ind w:left="5040" w:hanging="360"/>
      </w:pPr>
      <w:rPr>
        <w:rFonts w:ascii="Symbol" w:hAnsi="Symbol" w:hint="default"/>
      </w:rPr>
    </w:lvl>
    <w:lvl w:ilvl="7" w:tplc="2EF01BB4">
      <w:start w:val="1"/>
      <w:numFmt w:val="bullet"/>
      <w:lvlText w:val="o"/>
      <w:lvlJc w:val="left"/>
      <w:pPr>
        <w:ind w:left="5760" w:hanging="360"/>
      </w:pPr>
      <w:rPr>
        <w:rFonts w:ascii="Courier New" w:hAnsi="Courier New" w:hint="default"/>
      </w:rPr>
    </w:lvl>
    <w:lvl w:ilvl="8" w:tplc="31A863E4">
      <w:start w:val="1"/>
      <w:numFmt w:val="bullet"/>
      <w:lvlText w:val=""/>
      <w:lvlJc w:val="left"/>
      <w:pPr>
        <w:ind w:left="6480" w:hanging="360"/>
      </w:pPr>
      <w:rPr>
        <w:rFonts w:ascii="Wingdings" w:hAnsi="Wingdings" w:hint="default"/>
      </w:rPr>
    </w:lvl>
  </w:abstractNum>
  <w:abstractNum w:abstractNumId="22" w15:restartNumberingAfterBreak="0">
    <w:nsid w:val="359A2199"/>
    <w:multiLevelType w:val="singleLevel"/>
    <w:tmpl w:val="256AA206"/>
    <w:name w:val="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3" w15:restartNumberingAfterBreak="0">
    <w:nsid w:val="37CD7358"/>
    <w:multiLevelType w:val="singleLevel"/>
    <w:tmpl w:val="3EB06752"/>
    <w:name w:val="WW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4" w15:restartNumberingAfterBreak="0">
    <w:nsid w:val="39C62024"/>
    <w:multiLevelType w:val="singleLevel"/>
    <w:tmpl w:val="84D0BA9C"/>
    <w:name w:val="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5" w15:restartNumberingAfterBreak="0">
    <w:nsid w:val="3E545C81"/>
    <w:multiLevelType w:val="singleLevel"/>
    <w:tmpl w:val="CDC46BAE"/>
    <w:name w:val="WW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6" w15:restartNumberingAfterBreak="0">
    <w:nsid w:val="3FD33ED7"/>
    <w:multiLevelType w:val="singleLevel"/>
    <w:tmpl w:val="59C0B860"/>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7" w15:restartNumberingAfterBreak="0">
    <w:nsid w:val="436A007F"/>
    <w:multiLevelType w:val="singleLevel"/>
    <w:tmpl w:val="27C658EC"/>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8"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9" w15:restartNumberingAfterBreak="0">
    <w:nsid w:val="47F425B3"/>
    <w:multiLevelType w:val="singleLevel"/>
    <w:tmpl w:val="E8C8FECA"/>
    <w:name w:val="WWtf"/>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30"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E571DF2"/>
    <w:multiLevelType w:val="singleLevel"/>
    <w:tmpl w:val="C30E949A"/>
    <w:name w:val="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2" w15:restartNumberingAfterBreak="0">
    <w:nsid w:val="4F07746E"/>
    <w:multiLevelType w:val="hybridMultilevel"/>
    <w:tmpl w:val="2738F21E"/>
    <w:lvl w:ilvl="0" w:tplc="04090001">
      <w:start w:val="1"/>
      <w:numFmt w:val="bullet"/>
      <w:lvlText w:val=""/>
      <w:lvlJc w:val="left"/>
      <w:pPr>
        <w:ind w:left="720" w:hanging="360"/>
      </w:pPr>
      <w:rPr>
        <w:rFonts w:ascii="Symbol" w:hAnsi="Symbol" w:hint="default"/>
      </w:rPr>
    </w:lvl>
    <w:lvl w:ilvl="1" w:tplc="C5A045A2">
      <w:numFmt w:val="bullet"/>
      <w:lvlText w:val="•"/>
      <w:lvlJc w:val="left"/>
      <w:pPr>
        <w:ind w:left="1440" w:hanging="360"/>
      </w:pPr>
      <w:rPr>
        <w:rFonts w:ascii="Times New Roman" w:eastAsia="MS Gothic"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2D3535"/>
    <w:multiLevelType w:val="singleLevel"/>
    <w:tmpl w:val="9CE2245E"/>
    <w:name w:val="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5" w15:restartNumberingAfterBreak="0">
    <w:nsid w:val="600F71FA"/>
    <w:multiLevelType w:val="singleLevel"/>
    <w:tmpl w:val="CB203B18"/>
    <w:name w:val="WW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6"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39" w15:restartNumberingAfterBreak="0">
    <w:nsid w:val="6A76030E"/>
    <w:multiLevelType w:val="multilevel"/>
    <w:tmpl w:val="1D3005F4"/>
    <w:name w:val="WWH"/>
    <w:lvl w:ilvl="0">
      <w:start w:val="1"/>
      <w:numFmt w:val="decimal"/>
      <w:lvlRestart w:val="0"/>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40" w15:restartNumberingAfterBreak="0">
    <w:nsid w:val="6DA93C6D"/>
    <w:multiLevelType w:val="singleLevel"/>
    <w:tmpl w:val="95CEA6C4"/>
    <w:name w:val="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41"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6FEF7E2F"/>
    <w:multiLevelType w:val="hybridMultilevel"/>
    <w:tmpl w:val="3A8428BE"/>
    <w:lvl w:ilvl="0" w:tplc="EE6A0EEC">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72597E3D"/>
    <w:multiLevelType w:val="hybridMultilevel"/>
    <w:tmpl w:val="6AD25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038F4"/>
    <w:multiLevelType w:val="singleLevel"/>
    <w:tmpl w:val="12B4CA1C"/>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5"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6" w15:restartNumberingAfterBreak="0">
    <w:nsid w:val="79993A86"/>
    <w:multiLevelType w:val="singleLevel"/>
    <w:tmpl w:val="98184D24"/>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7"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8" w15:restartNumberingAfterBreak="0">
    <w:nsid w:val="7E333743"/>
    <w:multiLevelType w:val="singleLevel"/>
    <w:tmpl w:val="A768E4E2"/>
    <w:name w:val="WWtf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49"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51866445">
    <w:abstractNumId w:val="21"/>
  </w:num>
  <w:num w:numId="2" w16cid:durableId="1050766043">
    <w:abstractNumId w:val="32"/>
  </w:num>
  <w:num w:numId="3" w16cid:durableId="59526179">
    <w:abstractNumId w:val="26"/>
  </w:num>
  <w:num w:numId="4" w16cid:durableId="18969633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4929207">
    <w:abstractNumId w:val="45"/>
  </w:num>
  <w:num w:numId="6" w16cid:durableId="992559468">
    <w:abstractNumId w:val="37"/>
  </w:num>
  <w:num w:numId="7" w16cid:durableId="1123041608">
    <w:abstractNumId w:val="40"/>
  </w:num>
  <w:num w:numId="8" w16cid:durableId="992948797">
    <w:abstractNumId w:val="41"/>
  </w:num>
  <w:num w:numId="9" w16cid:durableId="2125688740">
    <w:abstractNumId w:val="13"/>
  </w:num>
  <w:num w:numId="10" w16cid:durableId="243220153">
    <w:abstractNumId w:val="39"/>
  </w:num>
  <w:num w:numId="11" w16cid:durableId="2089690781">
    <w:abstractNumId w:val="26"/>
  </w:num>
  <w:num w:numId="12" w16cid:durableId="444428645">
    <w:abstractNumId w:val="46"/>
  </w:num>
  <w:num w:numId="13" w16cid:durableId="1956673640">
    <w:abstractNumId w:val="27"/>
  </w:num>
  <w:num w:numId="14" w16cid:durableId="2120566661">
    <w:abstractNumId w:val="1"/>
  </w:num>
  <w:num w:numId="15" w16cid:durableId="211385140">
    <w:abstractNumId w:val="0"/>
  </w:num>
  <w:num w:numId="16" w16cid:durableId="1409769298">
    <w:abstractNumId w:val="9"/>
  </w:num>
  <w:num w:numId="17" w16cid:durableId="213466282">
    <w:abstractNumId w:val="19"/>
  </w:num>
  <w:num w:numId="18" w16cid:durableId="12072003">
    <w:abstractNumId w:val="15"/>
  </w:num>
  <w:num w:numId="19" w16cid:durableId="830411800">
    <w:abstractNumId w:val="18"/>
  </w:num>
  <w:num w:numId="20" w16cid:durableId="102262975">
    <w:abstractNumId w:val="28"/>
  </w:num>
  <w:num w:numId="21" w16cid:durableId="691883152">
    <w:abstractNumId w:val="11"/>
  </w:num>
  <w:num w:numId="22" w16cid:durableId="1697583710">
    <w:abstractNumId w:val="3"/>
  </w:num>
  <w:num w:numId="23" w16cid:durableId="1552034389">
    <w:abstractNumId w:val="22"/>
  </w:num>
  <w:num w:numId="24" w16cid:durableId="916790476">
    <w:abstractNumId w:val="12"/>
  </w:num>
  <w:num w:numId="25" w16cid:durableId="114450749">
    <w:abstractNumId w:val="30"/>
  </w:num>
  <w:num w:numId="26" w16cid:durableId="591820271">
    <w:abstractNumId w:val="7"/>
  </w:num>
  <w:num w:numId="27" w16cid:durableId="760024329">
    <w:abstractNumId w:val="47"/>
  </w:num>
  <w:num w:numId="28" w16cid:durableId="1144539581">
    <w:abstractNumId w:val="8"/>
  </w:num>
  <w:num w:numId="29" w16cid:durableId="708845878">
    <w:abstractNumId w:val="4"/>
  </w:num>
  <w:num w:numId="30" w16cid:durableId="1292591433">
    <w:abstractNumId w:val="42"/>
  </w:num>
  <w:num w:numId="31" w16cid:durableId="27416755">
    <w:abstractNumId w:val="33"/>
  </w:num>
  <w:num w:numId="32" w16cid:durableId="200673310">
    <w:abstractNumId w:val="36"/>
  </w:num>
  <w:num w:numId="33" w16cid:durableId="565997958">
    <w:abstractNumId w:val="34"/>
  </w:num>
  <w:num w:numId="34" w16cid:durableId="1602181013">
    <w:abstractNumId w:val="5"/>
  </w:num>
  <w:num w:numId="35" w16cid:durableId="1156991352">
    <w:abstractNumId w:val="24"/>
  </w:num>
  <w:num w:numId="36" w16cid:durableId="1205946810">
    <w:abstractNumId w:val="31"/>
  </w:num>
  <w:num w:numId="37" w16cid:durableId="534271522">
    <w:abstractNumId w:val="49"/>
  </w:num>
  <w:num w:numId="38" w16cid:durableId="302127576">
    <w:abstractNumId w:val="38"/>
  </w:num>
  <w:num w:numId="39" w16cid:durableId="759909358">
    <w:abstractNumId w:val="6"/>
  </w:num>
  <w:num w:numId="40" w16cid:durableId="583800499">
    <w:abstractNumId w:val="31"/>
  </w:num>
  <w:num w:numId="41" w16cid:durableId="29766965">
    <w:abstractNumId w:val="31"/>
  </w:num>
  <w:num w:numId="42" w16cid:durableId="2000421968">
    <w:abstractNumId w:val="31"/>
  </w:num>
  <w:num w:numId="43" w16cid:durableId="1576427621">
    <w:abstractNumId w:val="31"/>
  </w:num>
  <w:num w:numId="44" w16cid:durableId="1215004489">
    <w:abstractNumId w:val="10"/>
  </w:num>
  <w:num w:numId="45" w16cid:durableId="1597443674">
    <w:abstractNumId w:val="2"/>
  </w:num>
  <w:num w:numId="46" w16cid:durableId="1794784028">
    <w:abstractNumId w:val="31"/>
    <w:lvlOverride w:ilvl="0">
      <w:startOverride w:val="1"/>
    </w:lvlOverride>
  </w:num>
  <w:num w:numId="47" w16cid:durableId="319045797">
    <w:abstractNumId w:val="31"/>
    <w:lvlOverride w:ilvl="0">
      <w:startOverride w:val="1"/>
    </w:lvlOverride>
  </w:num>
  <w:num w:numId="48" w16cid:durableId="754863215">
    <w:abstractNumId w:val="4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6/29/2021"/>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HeadingLevels" w:val="9"/>
    <w:docVar w:name="IsCustomized" w:val="YES"/>
    <w:docVar w:name="NoIndentIncrease" w:val="0"/>
    <w:docVar w:name="PeriodAfter" w:val="0"/>
    <w:docVar w:name="RefListStyle" w:val="2"/>
    <w:docVar w:name="refmgr-03Q0K8" w:val="[Ref. 5.4: 03Q0K8]"/>
    <w:docVar w:name="refmgr-03Q0K8,08D67W" w:val="[Ref. 5.4: 03Q0K8, 08D67W]"/>
    <w:docVar w:name="refmgr-0440NG" w:val="[Ref. 5.4: 0440NG]"/>
    <w:docVar w:name="refmgr-04P7VC" w:val="[Ref. 5.4: 04P7VC]"/>
    <w:docVar w:name="refmgr-06DVK5" w:val="[Ref. 5.4: 06DVK5]"/>
    <w:docVar w:name="refmgr-08BZMY" w:val="[Ref. 5.4: 08BZMY]"/>
    <w:docVar w:name="refmgr-08BZMY,08D67R" w:val="[Ref. 5.4: 08BZMY, 08D67R]"/>
    <w:docVar w:name="refmgr-08CJK3" w:val="[Ref. 5.4: 08CJK3]"/>
    <w:docVar w:name="refmgr-08D05M" w:val="[Ref. 5.4: 08D05M]"/>
    <w:docVar w:name="refmgr-08D05N" w:val="[Ref. 5.4: 08D05N]"/>
    <w:docVar w:name="refmgr-08D05N,08DW94,08DWDK" w:val="[Ref. 5.4: 08D05N, 08DW94, 08DWDK]"/>
    <w:docVar w:name="refmgr-08D05Q" w:val="[Ref. 5.4: 08D05Q]"/>
    <w:docVar w:name="refmgr-08D05S" w:val="[Ref. 5.4: 08D05S]"/>
    <w:docVar w:name="refmgr-08D05Y" w:val="[Ref. 5.4: 08D05Y]"/>
    <w:docVar w:name="refmgr-08D3QX" w:val="[Ref. 5.4: 08D3QX]"/>
    <w:docVar w:name="refmgr-08D4W3" w:val="[Ref. 5.4: 08D4W3]"/>
    <w:docVar w:name="refmgr-08D4W3,08D4W6,08DHYV,08DHYX,08DP3J" w:val="[Ref. 5.4: 08D4W3, 08D4W6, 08DHYV, 08DHYX, 08DP3J]"/>
    <w:docVar w:name="refmgr-08D4W6" w:val="[Ref. 5.4: 08D4W6]"/>
    <w:docVar w:name="refmgr-08D4WB" w:val="[Ref. 5.4: 08D4WB]"/>
    <w:docVar w:name="refmgr-08D4WB,08D4WG,08DHYT,08DHYW,08DP3J" w:val="[Ref. 5.4: 08D4WB, 08D4WG, 08DHYT, 08DHYW, 08DP3J]"/>
    <w:docVar w:name="refmgr-08D4WG" w:val="[Ref. 5.4: 08D4WG]"/>
    <w:docVar w:name="refmgr-08D67G" w:val="[Ref. 5.4: 08D67G]"/>
    <w:docVar w:name="refmgr-08D67L" w:val="[Ref. 5.4: 08D67L]"/>
    <w:docVar w:name="refmgr-08D67M" w:val="[Ref. 5.4: 08D67M]"/>
    <w:docVar w:name="refmgr-08D67M,08D67G,08D67L" w:val="[Ref. 5.4: 08D67M, 08D67G, 08D67L]"/>
    <w:docVar w:name="refmgr-08D67R" w:val="[Ref. 5.4: 08D67R]"/>
    <w:docVar w:name="refmgr-08D67W" w:val="[Ref. 5.4: 08D67W]"/>
    <w:docVar w:name="refmgr-08D79D" w:val="[Ref. 5.4: 08D79D]"/>
    <w:docVar w:name="refmgr-08D79D,08D79H,08D7BG,08D7YQ,08DXRB" w:val="[Ref. 5.4: 08D79D, 08D79H, 08D7BG, 08D7YQ, 08DXRB]"/>
    <w:docVar w:name="refmgr-08D79H" w:val="[Ref. 5.4: 08D79H]"/>
    <w:docVar w:name="refmgr-08D79N" w:val="[Ref. 5.4: 08D79N]"/>
    <w:docVar w:name="refmgr-08D79R" w:val="[Ref. 5.4: 08D79R]"/>
    <w:docVar w:name="refmgr-08D79X" w:val="[Ref. 5.4: 08D79X]"/>
    <w:docVar w:name="refmgr-08D79X,08D7XJ" w:val="[Ref. 5.4: 08D79X, 08D7XJ]"/>
    <w:docVar w:name="refmgr-08D7B3" w:val="[Ref. 5.4: 08D7B3]"/>
    <w:docVar w:name="refmgr-08D7B3,08D7B6,04P7VC" w:val="[Ref. 5.4: 08D7B3, 08D7B6, 04P7VC]"/>
    <w:docVar w:name="refmgr-08D7B6" w:val="[Ref. 5.4: 08D7B6]"/>
    <w:docVar w:name="refmgr-08D7BG" w:val="[Ref. 5.4: 08D7BG]"/>
    <w:docVar w:name="refmgr-08D7XC" w:val="[Ref. 5.4: 08D7XC]"/>
    <w:docVar w:name="refmgr-08D7XJ" w:val="[Ref. 5.4: 08D7XJ]"/>
    <w:docVar w:name="refmgr-08D7XY" w:val="[Ref. 5.4: 08D7XY]"/>
    <w:docVar w:name="refmgr-08D7XY,08D05M,08DW94" w:val="[Ref. 5.4: 08D7XY, 08D05M, 08DW94]"/>
    <w:docVar w:name="refmgr-08D7YQ" w:val="[Ref. 5.4: 08D7YQ]"/>
    <w:docVar w:name="refmgr-08DF6Z" w:val="[Ref. 5.4: 08DF6Z]"/>
    <w:docVar w:name="refmgr-08DF6Z,08DF72" w:val="[Ref. 5.4: 08DF6Z, 08DF72]"/>
    <w:docVar w:name="refmgr-08DF72" w:val="[Ref. 5.4: 08DF72]"/>
    <w:docVar w:name="refmgr-08DFDS" w:val="[Ref. 5.4: 08DFDS]"/>
    <w:docVar w:name="refmgr-08DFNN" w:val="[Ref. 5.4: 08DFNN]"/>
    <w:docVar w:name="refmgr-08DFNN,08DFDS" w:val="[Ref. 5.4: 08DFNN, 08DFDS]"/>
    <w:docVar w:name="refmgr-08DHYT" w:val="[Ref. 5.4: 08DHYT]"/>
    <w:docVar w:name="refmgr-08DHYV" w:val="[Ref. 5.4: 08DHYV]"/>
    <w:docVar w:name="refmgr-08DHYW" w:val="[Ref. 5.4: 08DHYW]"/>
    <w:docVar w:name="refmgr-08DHYX" w:val="[Ref. 5.4: 08DHYX]"/>
    <w:docVar w:name="refmgr-08DNWL" w:val="[Ref. 5.4: 08DNWL]"/>
    <w:docVar w:name="refmgr-08DP3J" w:val="[Ref. 5.4: 08DP3J]"/>
    <w:docVar w:name="refmgr-08DW94" w:val="[Ref. 5.4: 08DW94]"/>
    <w:docVar w:name="refmgr-08DWCS" w:val="[Ref. 5.4: 08DWCS]"/>
    <w:docVar w:name="refmgr-08DWDK" w:val="[Ref. 5.4: 08DWDK]"/>
    <w:docVar w:name="refmgr-08DXRB" w:val="[Ref. 5.4: 08DXRB]"/>
    <w:docVar w:name="refmgr-08F02T" w:val="[Ref. 5.4: 08F02T]"/>
    <w:docVar w:name="refmgr-biblio-03Q0K8" w:val="Zappa M, Visioli CB, Ciatto S, Iossa A, Paci E, Sasieni P. Lower protection of cytological screening for adenocarcinomas and shorter protection for younger women: the results of a case-control study in Florence. Brit J Cancer 2004;90:1784-6."/>
    <w:docVar w:name="refmgr-biblio-0440NG" w:val="American Cancer Society. Cancer Facts and Figures 2015 [Internet]. Atlanta: American Cancer Society; 2015. Available from: http://www.cancer.org/acs/groups/content/@editorial/documents/document/acspc-044552.pdf."/>
    <w:docVar w:name="refmgr-biblio-04P7VC" w:val="McQuillan G, Kruszon-Moran D, Markowitz LE, Unger ER, Paulose-Ram R. TPrevalence of HPV in Adults Aged 18-69: United States, 2011-2014. NCHS Data Brief. 2017 Apr;(280):1-8."/>
    <w:docVar w:name="refmgr-biblio-06DVK5" w:val="Sung H, Ferlay J, Siegel RL, Laversanne M, Soerjomataram I, Jemal A, et al. Global cancer statistics 2020: GLOBOCAN estimates of incidence and mortality worldwide for 36 cancers in 185 countries. CA Cancer J Clin. 2021 May/Jun;71(3):209-49."/>
    <w:docVar w:name="refmgr-biblio-08BZMY" w:val="Cohen CM, Wentzensen N, Castle PE, Schiffman M, Zuna R, Arend RC, et al. Racial and ethnic disparities in cervical cancer incidence, survival, and mortality by histologic subtype. J Clin Oncol. 2022;41(5):1059-68."/>
    <w:docVar w:name="refmgr-biblio-08CJK3" w:val="Surveillance, Epidemiology, and End Results Program [Internet]. Bethesda (MD): National Cancer Institute (NCI). Cancer stat facts: cervical cancer; [cited 2023 Jul 18]; [about 18 screens]. Available from: https://seer.cancer.gov/statfacts/html/cervix.html."/>
    <w:docVar w:name="refmgr-biblio-08D05M" w:val="Lopez-Class M, Castro FG, Ramirez AG. Conceptions of acculturation: a review and statement of critical issues. Soc Sci Med. 2011;72:1555-62."/>
    <w:docVar w:name="refmgr-biblio-08D05N" w:val="Scarinci IC, Garcia FAR, Kobetz E, Partridge EE, Brandt HM, Bell MC, et al. Cervical cancer prevention: new tools and old barriers. Cancer. 2010 Jun 1;116:2531-42."/>
    <w:docVar w:name="refmgr-biblio-08D05Q" w:val="Vadaparampil ST, Kahn JA, Salmon D, Lee JH, Quinn GP, Roetzheim R, et al. Missed clinical opportunities: provider recommendations for HPV vaccination for 11-12 year old girls are limited. Vaccine. 2011;29:8634-41."/>
    <w:docVar w:name="refmgr-biblio-08D05S" w:val="Vargas Bustamante A, Fang H, Garza J, Carter-Pokras O, Wallace SP, Rizzo JA, et al. Variations in healthcare access and utilization among Mexican immigrants: the role of documentation status. J Immigr Minor Health. 2012 Feb;14(1):146-55."/>
    <w:docVar w:name="refmgr-biblio-08D05Y" w:val="Vicus D, Sutradhar R, Lu Y, Elit L, Kupets R, Paszat L. The association between cervical cancer screening and mortality from cervical cancer: a population based case-control study. Gynecol Oncol. 2014;133:167-71."/>
    <w:docVar w:name="refmgr-biblio-08D3QX" w:val="Tammemagi CM. Racial/ethnic disparities in breast and gynecologic cancer treatment and outcomes. Curr Opin Obstet Gynecol. 2007;19:31-6."/>
    <w:docVar w:name="refmgr-biblio-08D4W3" w:val="SEER*Stat [Internet]. Bethesda (MD): National Cancer Institute (NCI). 2022. Age-adjusted incidence of cervical cancer by age and race in 2016-2020, SEER 22; 4 p. Available from: https://seer.cancer.gov/seerstat/analysis.html."/>
    <w:docVar w:name="refmgr-biblio-08D4W6" w:val="SEER*Stat [Internet]. Bethesda (MD): National Cancer Institute (NCI). 2022. Age-specific incidence of cervical cancer by race in 2016-2020, SEER 22; 4 p. Available from: https://seer.cancer.gov/seerstat/analysis.html."/>
    <w:docVar w:name="refmgr-biblio-08D4WB" w:val="SEER*Stat [Internet]. Bethesda (MD): National Cancer Institute (NCI). 2022. Age-specific 28-year limited duration prevalence of cervical cancer in 2020 by race, SEER 12; 4 p. Available from: https://seer.cancer.gov/seerstat/analysis.html."/>
    <w:docVar w:name="refmgr-biblio-08D4WG" w:val="SEER*Stat [Internet]. Bethesda (MD): National Cancer Institute (NCI). 2022. 28-year limited duration prevalence of cervical cancer in 2020 by age and race, SEER 12; 4 p. Available from: https://seer.cancer.gov/seerstat/analysis.html."/>
    <w:docVar w:name="refmgr-biblio-08D67G" w:val="Chew GK, Cruickshank ME, Rooney PH, Miller ID, Parkin DE, Murray GI. Human papillomavirus 16 infection in adenocarcinoma of the cervix. Br J Cancer. 2005;93(11):1301-4."/>
    <w:docVar w:name="refmgr-biblio-08D67L" w:val="Pirog EC, Lloveras B, Molijn A, Tous S, Guimera N, Alejo M, et al. HPV prevalence and genotypes in different histological subtypes of cervical adenocarcinoma, a worldwide analysis of 760 cases. Mod Pathol. 2014;27:1559-67."/>
    <w:docVar w:name="refmgr-biblio-08D67M" w:val="Risley C, Clarke MA, Geisinger KR, Stewart MW, Zhang L, Hoover KW, et al. Racial differences in HPV type 16 prevalence in women with ASCUS of the uterine cervix. Cancer Cytopathol. 2020 Aug;128:528-34."/>
    <w:docVar w:name="refmgr-biblio-08D67R" w:val="Spencer JC, Kim J, Wang L, Tiro JA, Feldman S, Kamimeni A, et al. Racial and ethnic disparities in the cervical cancer screening cascade in three U.S. health care settings [abstract]. Poster session presented at: 2022 American Society of Clinical Oncology (ASCO) Quality Care Symposium; 2022 Sep 30-Oct 1; Chicago, IL. J Clin Oncol. 2022;40(suppl 28)."/>
    <w:docVar w:name="refmgr-biblio-08D67W" w:val="Castanon A, Landy R, Sasieni PD. Is cervical screening preventing adenocarcinoma and adenosquamous carcinoma of the cervix? Int J Cancer. 2016;139:1040-5."/>
    <w:docVar w:name="refmgr-biblio-08D79D" w:val="Ramey SJ, Asher D, Kwon D, Ahmed AA, Wolfson AH, Yechieli R, et al. Delays in definitive cervical cancer treatment: an analysis of disparities and overall survival impact. Gynecol Oncol. 2018;149:53-62."/>
    <w:docVar w:name="refmgr-biblio-08D79H" w:val="Alimena S, Yang DD, Melamed A, Mahal BA, Worley MJ Jr, Feldman S, et al. Racial disparities in brachytherapy administration and survival in women with locally advanced cervical cancer. Gynecol Oncol. 2019;154:595-601."/>
    <w:docVar w:name="refmgr-biblio-08D79N" w:val="Austin LT, Ahmad F, McNally MJ, Stewart DE. Breast and cervical cancer screening in Hispanic women: a literature review using the health belief model. Womens Health Issues. 2002 May-Jun;12(3):122-8."/>
    <w:docVar w:name="refmgr-biblio-08D79R" w:val="Banister CE, Messersmith AR, Cai B, Spiryda LB, Glover SH, Pirisi L, et al. Disparity in the persistence of high-risk human papillomavirus genotypes between African American and European American women of college age. J Infect Dis. 2015 Jan 1;211:100-8."/>
    <w:docVar w:name="refmgr-biblio-08D79X" w:val="Kamiza AB, Kamiza S, Mathew CG. HLA-DRB1 alleles and cervical cancer: a meta-analysis of 36 case-control studies. Cancer Epidemiol. 2020;67:101748."/>
    <w:docVar w:name="refmgr-biblio-08D7B3" w:val="Mendoza RP, Haidary T, Gabutan E, Zhou YY, Bukhari Z, Connelly C, et al. Mixed and nonvaccine high risk HPV types are associated with higher mortality in Black women with cervical cancer. Sci Rep. 2021;11:14064."/>
    <w:docVar w:name="refmgr-biblio-08D7B6" w:val="Miller D, Morris CP, Maleki Z, White M, Rodriguez EF. Health disparities in cervical cancer: prevalence of high-risk HPV and cytologic diagnoses according to race. Cancer Cytopathol. 2020 Nov;128:860-9."/>
    <w:docVar w:name="refmgr-biblio-08D7BG" w:val="Boyce-Fappiano D, Nguyen KA, Gjyshi O, Manzar G, Abana CO, Klopp AH, et al. Socioeconomic and racial determinants of brachytherapy utilization for cervical cancer: concerns for widening disparities. JCO Oncol Pract. 2021;17(12):e1958-67."/>
    <w:docVar w:name="refmgr-biblio-08D7XC" w:val="Collins Y, Holcomb K, Chapman-Davis E, Khabele D, Farley JH. Gynecologic cancer disparities: a report from the health disparities Taskforce of the Society of Gynecologic Oncology. Gynecol Oncol. 2014;133:353-61."/>
    <w:docVar w:name="refmgr-biblio-08D7XJ" w:val="Adebamowo SN and Adeyemo AA. Classical HLA alleles are associated with prevalent and persistent cervical high-risk HPV infection in African women. Hum Immunol. 2019;80:723-30."/>
    <w:docVar w:name="refmgr-biblio-08D7XY" w:val="Hahm HC, Lahiff M, Barreto RM, Shin S, Chen WY. Health care disparities and language use at home among Latino, Asian American, and American Indian adolescents: findings from the California health interview survey. J Community Psychol. 2008;36(1):20-34."/>
    <w:docVar w:name="refmgr-biblio-08D7YQ" w:val="Bruce SF, Joshi TV, Chervoneva I, Yi M, Chatterjee-Paer S, Burton ER, et al. Disparities among cervical cancer patients receiving brachytherapy. Obstet Gynecol. 2019 Sep;134(3):559-69."/>
    <w:docVar w:name="refmgr-biblio-08DF6Z" w:val="Williams M, Moneyham L, Kempf MC, Chamot E, Scarinci I. Structural and sociocultural factors associated with cervical cancer screening among HIV-infected African American women in Alabama. AIDS Patient Care STDS. 2015;29(1):13-9."/>
    <w:docVar w:name="refmgr-biblio-08DF72" w:val="Pan American Health Organization. Cervical cancer in women with HIV in Latin America and the Caribbean: update and steps towards elimination. Washington (DC): Pan American Health Organization (PAHO); 2021. 11 p."/>
    <w:docVar w:name="refmgr-biblio-08DFDS" w:val="Ahn JC, Lauzon M, Luu M, Noureddin M, Ayoub W, Kuo A, et al. Racial and ethnic disparities in early treatment with immunotherapy for advanced HCC in the United States. Hepatology. 2022;76:1649-59."/>
    <w:docVar w:name="refmgr-biblio-08DFNN" w:val="Ermer T, Canavan ME, Maduka RC, Li AX, Salazar MC, Kaminski MF, et al. Association between food and drug administration approval and disparities in immunotherapy use among patients with cancer in the US. JAMA Netw Open. 2022 Jun 30;5(6):e2219535. Supplemental material; 20 p."/>
    <w:docVar w:name="refmgr-biblio-08DHYT" w:val="SEER*Stat [Internet]. Bethesda (MD): National Cancer Institute (NCI). 2022. 16-yr limited duration prevalence of distant stage cervical cancer, SEER 17; 4 p. Available from: https://seer.cancer.gov/seerstat/analysis.html."/>
    <w:docVar w:name="refmgr-biblio-08DHYV" w:val="SEER*Stat [Internet]. Bethesda (MD): National Cancer Institute (NCI). 2022. Age-adjusted incidence of stage IV cervical cancer, 2016-2020, SEER 17; 3 p. Available from: https://seer.cancer.gov/seerstat/analysis.html."/>
    <w:docVar w:name="refmgr-biblio-08DHYW" w:val="SEER*Stat [Internet]. Bethesda (MD): National Cancer Institute (NCI). 2022. Age-specific 16-yr limited duration prevalence of distant stage cervical cancer, SEER 17; 4 p. Available from: https://seer.cancer.gov/seerstat/analysis.html."/>
    <w:docVar w:name="refmgr-biblio-08DHYX" w:val="SEER*Stat [Internet]. Bethesda (MD): National Cancer Institute (NCI). 2022. Age-specific incidence of stage IV cervical cancer, 2016-2020, SEER 17; 4 p. Available from: https://seer.cancer.gov/seerstat/analysis.html."/>
    <w:docVar w:name="refmgr-biblio-08DNWL" w:val="McElfish PA, Narcisse MR, Felix HC, Cascante DC, Nagarsheth N, Teeter B, et al. race, nativity, and sex disparities in human papillomavirus vaccination among young adults in the USA [manuscript]. J Racial Ethn Health Disparities. 2021. 12 p."/>
    <w:docVar w:name="refmgr-biblio-08DP3J" w:val="United States Census Bureau [Internet]. Suitland (MD): United States Census Bureau (USCB). International database (IDB): population estimates and projections for 227 countries and equivalent areas, plus 15,237 subnational areas - population by age; [cited 2023 Sep 11]; Available from: https://www.census.gov/data-tools/demo/idb/#/pop?COUNTRY_YEAR=2023&amp;COUNTRY_YR_ANIM=2023&amp;menu=popViz&amp;popPages=BYAGE&amp;ageGroup=5Y."/>
    <w:docVar w:name="refmgr-biblio-08DW94" w:val="Galbraith KV, Lechuga J, Jenerette CM, Moore LTCAD, Palmer MH, Hamilton JB. Parental acceptance and uptake of the HPV vaccine among African-Americans and Latinos in the United States: a literature review. Soc Sci Med. 2016;159:116-26."/>
    <w:docVar w:name="refmgr-biblio-08DWCS" w:val="Roy M, Finch L, Kwon D, Jordan SE, Yadegarynia S, Wolfson AH, et al. Factors contributing to delays in initiation of front-line cervical cancer therapy: disparities in a diverse south Florida population. Int J Gynecol Cancer. 2022;32:1387-94."/>
    <w:docVar w:name="refmgr-biblio-08DWDK" w:val="Boakye EA, Tobo BB, Rojek RP, Mohammed KA, Geneus CJ, Osazuwa-Peters N. Approaching a decade since HPV vaccine licensure: racial and gender disparities in knowledge and awareness of HPV and HPV vaccine. Hum Vaccin Immunother. 2017;13(11):2713-22."/>
    <w:docVar w:name="refmgr-biblio-08DXRB" w:val="Mundt AJ, Connell PP, Campbell T, Hwang JH, Rotmensch J, Waggoner S. Race and clinical outcome in patients with carcinoma of the uterine cervix treated with radiation therapy. Gynecol Oncol. 1998;71:151-8."/>
    <w:docVar w:name="refmgr-biblio-08F02T" w:val="Johnson NL, Head KJ, Scott SF, Zimet GD. Persistent disparities in cervical cancer screening uptake: knowledge and sociodemographic determinants of papanicolaou and human papillomavirus testing among women in the United States. Public Health Rep. 2020;135(4):483-91."/>
    <w:docVar w:name="refmgr-ctdused-03Q0K8" w:val="5.4"/>
    <w:docVar w:name="refmgr-ctdused-0440NG" w:val="5.4"/>
    <w:docVar w:name="refmgr-ctdused-04P7VC" w:val="5.4"/>
    <w:docVar w:name="refmgr-ctdused-06DVK5" w:val="5.4"/>
    <w:docVar w:name="refmgr-ctdused-08BZMY" w:val="5.4"/>
    <w:docVar w:name="refmgr-ctdused-08CJK3" w:val="5.4"/>
    <w:docVar w:name="refmgr-ctdused-08D05M" w:val="5.4"/>
    <w:docVar w:name="refmgr-ctdused-08D05N" w:val="5.4"/>
    <w:docVar w:name="refmgr-ctdused-08D05Q" w:val="5.4"/>
    <w:docVar w:name="refmgr-ctdused-08D05S" w:val="5.4"/>
    <w:docVar w:name="refmgr-ctdused-08D05Y" w:val="5.4"/>
    <w:docVar w:name="refmgr-ctdused-08D3QX" w:val="5.4"/>
    <w:docVar w:name="refmgr-ctdused-08D4W3" w:val="5.4"/>
    <w:docVar w:name="refmgr-ctdused-08D4W6" w:val="5.4"/>
    <w:docVar w:name="refmgr-ctdused-08D4WB" w:val="5.4"/>
    <w:docVar w:name="refmgr-ctdused-08D4WG" w:val="5.4"/>
    <w:docVar w:name="refmgr-ctdused-08D67G" w:val="5.4"/>
    <w:docVar w:name="refmgr-ctdused-08D67L" w:val="5.4"/>
    <w:docVar w:name="refmgr-ctdused-08D67M" w:val="5.4"/>
    <w:docVar w:name="refmgr-ctdused-08D67R" w:val="5.4"/>
    <w:docVar w:name="refmgr-ctdused-08D67W" w:val="5.4"/>
    <w:docVar w:name="refmgr-ctdused-08D79D" w:val="5.4"/>
    <w:docVar w:name="refmgr-ctdused-08D79H" w:val="5.4"/>
    <w:docVar w:name="refmgr-ctdused-08D79N" w:val="5.4"/>
    <w:docVar w:name="refmgr-ctdused-08D79R" w:val="5.4"/>
    <w:docVar w:name="refmgr-ctdused-08D79X" w:val="5.4"/>
    <w:docVar w:name="refmgr-ctdused-08D7B3" w:val="5.4"/>
    <w:docVar w:name="refmgr-ctdused-08D7B6" w:val="5.4"/>
    <w:docVar w:name="refmgr-ctdused-08D7BG" w:val="5.4"/>
    <w:docVar w:name="refmgr-ctdused-08D7XC" w:val="5.4"/>
    <w:docVar w:name="refmgr-ctdused-08D7XJ" w:val="5.4"/>
    <w:docVar w:name="refmgr-ctdused-08D7XY" w:val="5.4"/>
    <w:docVar w:name="refmgr-ctdused-08D7YQ" w:val="5.4"/>
    <w:docVar w:name="refmgr-ctdused-08DF6Z" w:val="5.4"/>
    <w:docVar w:name="refmgr-ctdused-08DF72" w:val="5.4"/>
    <w:docVar w:name="refmgr-ctdused-08DFDS" w:val="5.4"/>
    <w:docVar w:name="refmgr-ctdused-08DFNN" w:val="5.4"/>
    <w:docVar w:name="refmgr-ctdused-08DHYT" w:val="5.4"/>
    <w:docVar w:name="refmgr-ctdused-08DHYV" w:val="5.4"/>
    <w:docVar w:name="refmgr-ctdused-08DHYW" w:val="5.4"/>
    <w:docVar w:name="refmgr-ctdused-08DHYX" w:val="5.4"/>
    <w:docVar w:name="refmgr-ctdused-08DNWL" w:val="5.4"/>
    <w:docVar w:name="refmgr-ctdused-08DP3J" w:val="5.4"/>
    <w:docVar w:name="refmgr-ctdused-08DW94" w:val="5.4"/>
    <w:docVar w:name="refmgr-ctdused-08DWCS" w:val="5.4"/>
    <w:docVar w:name="refmgr-ctdused-08DWDK" w:val="5.4"/>
    <w:docVar w:name="refmgr-ctdused-08DXRB" w:val="5.4"/>
    <w:docVar w:name="refmgr-ctdused-08F02T" w:val="5.4"/>
    <w:docVar w:name="refmgr-docid-03Q0K8" w:val="03Q0K8"/>
    <w:docVar w:name="refmgr-docid-0440NG" w:val="0440NG"/>
    <w:docVar w:name="refmgr-docid-04P7VC" w:val="04P7VC"/>
    <w:docVar w:name="refmgr-docid-06DVK5" w:val="06DVK5"/>
    <w:docVar w:name="refmgr-docid-08BZMY" w:val="08BZMY"/>
    <w:docVar w:name="refmgr-docid-08CJK3" w:val="08CJK3"/>
    <w:docVar w:name="refmgr-docid-08D05M" w:val="08D05M"/>
    <w:docVar w:name="refmgr-docid-08D05N" w:val="08D05N"/>
    <w:docVar w:name="refmgr-docid-08D05Q" w:val="08D05Q"/>
    <w:docVar w:name="refmgr-docid-08D05S" w:val="08D05S"/>
    <w:docVar w:name="refmgr-docid-08D05Y" w:val="08D05Y"/>
    <w:docVar w:name="refmgr-docid-08D3QX" w:val="08D3QX"/>
    <w:docVar w:name="refmgr-docid-08D4W3" w:val="08D4W3"/>
    <w:docVar w:name="refmgr-docid-08D4W6" w:val="08D4W6"/>
    <w:docVar w:name="refmgr-docid-08D4WB" w:val="08D4WB"/>
    <w:docVar w:name="refmgr-docid-08D4WG" w:val="08D4WG"/>
    <w:docVar w:name="refmgr-docid-08D67G" w:val="08D67G"/>
    <w:docVar w:name="refmgr-docid-08D67L" w:val="08D67L"/>
    <w:docVar w:name="refmgr-docid-08D67M" w:val="08D67M"/>
    <w:docVar w:name="refmgr-docid-08D67R" w:val="08D67R"/>
    <w:docVar w:name="refmgr-docid-08D67W" w:val="08D67W"/>
    <w:docVar w:name="refmgr-docid-08D79D" w:val="08D79D"/>
    <w:docVar w:name="refmgr-docid-08D79H" w:val="08D79H"/>
    <w:docVar w:name="refmgr-docid-08D79N" w:val="08D79N"/>
    <w:docVar w:name="refmgr-docid-08D79R" w:val="08D79R"/>
    <w:docVar w:name="refmgr-docid-08D79X" w:val="08D79X"/>
    <w:docVar w:name="refmgr-docid-08D7B3" w:val="08D7B3"/>
    <w:docVar w:name="refmgr-docid-08D7B6" w:val="08D7B6"/>
    <w:docVar w:name="refmgr-docid-08D7BG" w:val="08D7BG"/>
    <w:docVar w:name="refmgr-docid-08D7XC" w:val="08D7XC"/>
    <w:docVar w:name="refmgr-docid-08D7XJ" w:val="08D7XJ"/>
    <w:docVar w:name="refmgr-docid-08D7XY" w:val="08D7XY"/>
    <w:docVar w:name="refmgr-docid-08D7YQ" w:val="08D7YQ"/>
    <w:docVar w:name="refmgr-docid-08DF6Z" w:val="08DF6Z"/>
    <w:docVar w:name="refmgr-docid-08DF72" w:val="08DF72"/>
    <w:docVar w:name="refmgr-docid-08DFDS" w:val="08DFDS"/>
    <w:docVar w:name="refmgr-docid-08DFNN" w:val="08DFNN"/>
    <w:docVar w:name="refmgr-docid-08DHYT" w:val="08DHYT"/>
    <w:docVar w:name="refmgr-docid-08DHYV" w:val="08DHYV"/>
    <w:docVar w:name="refmgr-docid-08DHYW" w:val="08DHYW"/>
    <w:docVar w:name="refmgr-docid-08DHYX" w:val="08DHYX"/>
    <w:docVar w:name="refmgr-docid-08DNWL" w:val="08DNWL"/>
    <w:docVar w:name="refmgr-docid-08DP3J" w:val="08DP3J"/>
    <w:docVar w:name="refmgr-docid-08DW94" w:val="08DW94"/>
    <w:docVar w:name="refmgr-docid-08DWCS" w:val="08DWCS"/>
    <w:docVar w:name="refmgr-docid-08DWDK" w:val="08DWDK"/>
    <w:docVar w:name="refmgr-docid-08DXRB" w:val="08DXRB"/>
    <w:docVar w:name="refmgr-docid-08F02T" w:val="08F02T"/>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UnlinkObjects" w:val="0"/>
    <w:docVar w:name="WordDocUniqueId" w:val="360c965d-131b-4583-abb5-74333849db8c"/>
  </w:docVars>
  <w:rsids>
    <w:rsidRoot w:val="00C01A69"/>
    <w:rsid w:val="000003A6"/>
    <w:rsid w:val="00000428"/>
    <w:rsid w:val="00000456"/>
    <w:rsid w:val="00000C7E"/>
    <w:rsid w:val="00000EBA"/>
    <w:rsid w:val="000016D0"/>
    <w:rsid w:val="00001971"/>
    <w:rsid w:val="000019D3"/>
    <w:rsid w:val="00001E63"/>
    <w:rsid w:val="0000227A"/>
    <w:rsid w:val="000029BA"/>
    <w:rsid w:val="0000305D"/>
    <w:rsid w:val="00003240"/>
    <w:rsid w:val="000035D5"/>
    <w:rsid w:val="0000391C"/>
    <w:rsid w:val="00003C0F"/>
    <w:rsid w:val="00004416"/>
    <w:rsid w:val="00004910"/>
    <w:rsid w:val="00004AE0"/>
    <w:rsid w:val="00005146"/>
    <w:rsid w:val="0000522E"/>
    <w:rsid w:val="00005579"/>
    <w:rsid w:val="000055AF"/>
    <w:rsid w:val="000065C0"/>
    <w:rsid w:val="00006E7C"/>
    <w:rsid w:val="00007274"/>
    <w:rsid w:val="000073F9"/>
    <w:rsid w:val="000079CA"/>
    <w:rsid w:val="00010D67"/>
    <w:rsid w:val="0001102E"/>
    <w:rsid w:val="000111CF"/>
    <w:rsid w:val="0001125F"/>
    <w:rsid w:val="00011E20"/>
    <w:rsid w:val="0001219B"/>
    <w:rsid w:val="0001229D"/>
    <w:rsid w:val="000124A9"/>
    <w:rsid w:val="0001283F"/>
    <w:rsid w:val="00012856"/>
    <w:rsid w:val="00012D49"/>
    <w:rsid w:val="0001304A"/>
    <w:rsid w:val="000134E4"/>
    <w:rsid w:val="00013595"/>
    <w:rsid w:val="00013DBF"/>
    <w:rsid w:val="0001409D"/>
    <w:rsid w:val="000140D6"/>
    <w:rsid w:val="000141E2"/>
    <w:rsid w:val="000142AA"/>
    <w:rsid w:val="00014E87"/>
    <w:rsid w:val="00015F5D"/>
    <w:rsid w:val="00016870"/>
    <w:rsid w:val="000173CD"/>
    <w:rsid w:val="00017C2E"/>
    <w:rsid w:val="00017C34"/>
    <w:rsid w:val="00017E19"/>
    <w:rsid w:val="0001ABA6"/>
    <w:rsid w:val="00020DF2"/>
    <w:rsid w:val="00021CA7"/>
    <w:rsid w:val="00021F98"/>
    <w:rsid w:val="0002207B"/>
    <w:rsid w:val="0002270D"/>
    <w:rsid w:val="00022ED9"/>
    <w:rsid w:val="0002346E"/>
    <w:rsid w:val="000236D0"/>
    <w:rsid w:val="00024358"/>
    <w:rsid w:val="0002440B"/>
    <w:rsid w:val="0002464E"/>
    <w:rsid w:val="00024C5B"/>
    <w:rsid w:val="000259BD"/>
    <w:rsid w:val="00026890"/>
    <w:rsid w:val="00026D3E"/>
    <w:rsid w:val="0002703F"/>
    <w:rsid w:val="0002740A"/>
    <w:rsid w:val="00027454"/>
    <w:rsid w:val="0002745A"/>
    <w:rsid w:val="00027659"/>
    <w:rsid w:val="00027789"/>
    <w:rsid w:val="00027F70"/>
    <w:rsid w:val="000302D8"/>
    <w:rsid w:val="00030687"/>
    <w:rsid w:val="000317BD"/>
    <w:rsid w:val="0003188E"/>
    <w:rsid w:val="000336AC"/>
    <w:rsid w:val="0003392A"/>
    <w:rsid w:val="00033D86"/>
    <w:rsid w:val="000355D2"/>
    <w:rsid w:val="0003582D"/>
    <w:rsid w:val="00035DE3"/>
    <w:rsid w:val="0003657B"/>
    <w:rsid w:val="0003692A"/>
    <w:rsid w:val="000373A9"/>
    <w:rsid w:val="00037521"/>
    <w:rsid w:val="000400A2"/>
    <w:rsid w:val="000402A3"/>
    <w:rsid w:val="000406C7"/>
    <w:rsid w:val="000408D7"/>
    <w:rsid w:val="00040909"/>
    <w:rsid w:val="00041150"/>
    <w:rsid w:val="00041A43"/>
    <w:rsid w:val="00041ABE"/>
    <w:rsid w:val="00042227"/>
    <w:rsid w:val="0004239A"/>
    <w:rsid w:val="000433C8"/>
    <w:rsid w:val="000436A6"/>
    <w:rsid w:val="00043C7E"/>
    <w:rsid w:val="000443CB"/>
    <w:rsid w:val="0004504D"/>
    <w:rsid w:val="000454F6"/>
    <w:rsid w:val="00045987"/>
    <w:rsid w:val="00045F6D"/>
    <w:rsid w:val="00045FC6"/>
    <w:rsid w:val="00046F6C"/>
    <w:rsid w:val="000472EC"/>
    <w:rsid w:val="00047571"/>
    <w:rsid w:val="0004774F"/>
    <w:rsid w:val="00047B3C"/>
    <w:rsid w:val="00047C0C"/>
    <w:rsid w:val="00047CC1"/>
    <w:rsid w:val="00047FA9"/>
    <w:rsid w:val="000500D7"/>
    <w:rsid w:val="000501EE"/>
    <w:rsid w:val="00050ED5"/>
    <w:rsid w:val="0005130D"/>
    <w:rsid w:val="00051891"/>
    <w:rsid w:val="00051BFD"/>
    <w:rsid w:val="0005239E"/>
    <w:rsid w:val="0005243C"/>
    <w:rsid w:val="00052515"/>
    <w:rsid w:val="0005261B"/>
    <w:rsid w:val="00052AD9"/>
    <w:rsid w:val="00052F11"/>
    <w:rsid w:val="000535EB"/>
    <w:rsid w:val="00053674"/>
    <w:rsid w:val="00053789"/>
    <w:rsid w:val="0005388F"/>
    <w:rsid w:val="00053F59"/>
    <w:rsid w:val="000556B7"/>
    <w:rsid w:val="000560DC"/>
    <w:rsid w:val="00056228"/>
    <w:rsid w:val="00056892"/>
    <w:rsid w:val="0005699A"/>
    <w:rsid w:val="00056F28"/>
    <w:rsid w:val="000574E2"/>
    <w:rsid w:val="000574E3"/>
    <w:rsid w:val="00057E53"/>
    <w:rsid w:val="0006107A"/>
    <w:rsid w:val="000610C1"/>
    <w:rsid w:val="000611DA"/>
    <w:rsid w:val="000617B4"/>
    <w:rsid w:val="00061C8A"/>
    <w:rsid w:val="00062CB8"/>
    <w:rsid w:val="00063AEF"/>
    <w:rsid w:val="00064EA7"/>
    <w:rsid w:val="00065598"/>
    <w:rsid w:val="00066204"/>
    <w:rsid w:val="00066907"/>
    <w:rsid w:val="00067268"/>
    <w:rsid w:val="00067D38"/>
    <w:rsid w:val="00070355"/>
    <w:rsid w:val="00070485"/>
    <w:rsid w:val="000708BB"/>
    <w:rsid w:val="00070A42"/>
    <w:rsid w:val="000717B2"/>
    <w:rsid w:val="00071D89"/>
    <w:rsid w:val="00071DA6"/>
    <w:rsid w:val="00071ED1"/>
    <w:rsid w:val="00072702"/>
    <w:rsid w:val="00072AB6"/>
    <w:rsid w:val="00073843"/>
    <w:rsid w:val="00073887"/>
    <w:rsid w:val="00074DD5"/>
    <w:rsid w:val="00075DD6"/>
    <w:rsid w:val="0007623A"/>
    <w:rsid w:val="0007645F"/>
    <w:rsid w:val="000766BF"/>
    <w:rsid w:val="00076A46"/>
    <w:rsid w:val="00076A87"/>
    <w:rsid w:val="00076E95"/>
    <w:rsid w:val="00077052"/>
    <w:rsid w:val="0007722F"/>
    <w:rsid w:val="00077BB5"/>
    <w:rsid w:val="00080583"/>
    <w:rsid w:val="00080AA7"/>
    <w:rsid w:val="0008117F"/>
    <w:rsid w:val="000824FA"/>
    <w:rsid w:val="00082B94"/>
    <w:rsid w:val="00082F25"/>
    <w:rsid w:val="0008308B"/>
    <w:rsid w:val="00083AC3"/>
    <w:rsid w:val="0008472A"/>
    <w:rsid w:val="00085AFC"/>
    <w:rsid w:val="00085BC9"/>
    <w:rsid w:val="00085C6E"/>
    <w:rsid w:val="00085E0A"/>
    <w:rsid w:val="00086648"/>
    <w:rsid w:val="000903DC"/>
    <w:rsid w:val="00090DB8"/>
    <w:rsid w:val="00091227"/>
    <w:rsid w:val="00091362"/>
    <w:rsid w:val="00091DF7"/>
    <w:rsid w:val="0009218D"/>
    <w:rsid w:val="000927B5"/>
    <w:rsid w:val="00092B0D"/>
    <w:rsid w:val="00094001"/>
    <w:rsid w:val="000940CE"/>
    <w:rsid w:val="00095C84"/>
    <w:rsid w:val="000967B0"/>
    <w:rsid w:val="00096AED"/>
    <w:rsid w:val="00096F83"/>
    <w:rsid w:val="00097019"/>
    <w:rsid w:val="000A02DA"/>
    <w:rsid w:val="000A02EB"/>
    <w:rsid w:val="000A0A15"/>
    <w:rsid w:val="000A145D"/>
    <w:rsid w:val="000A16FC"/>
    <w:rsid w:val="000A1FE6"/>
    <w:rsid w:val="000A266F"/>
    <w:rsid w:val="000A38C6"/>
    <w:rsid w:val="000A3A3F"/>
    <w:rsid w:val="000A3A7C"/>
    <w:rsid w:val="000A3CE2"/>
    <w:rsid w:val="000A426A"/>
    <w:rsid w:val="000A4420"/>
    <w:rsid w:val="000A447E"/>
    <w:rsid w:val="000A53AD"/>
    <w:rsid w:val="000A552C"/>
    <w:rsid w:val="000A69B9"/>
    <w:rsid w:val="000A6A30"/>
    <w:rsid w:val="000A6BF2"/>
    <w:rsid w:val="000A6EFC"/>
    <w:rsid w:val="000A7532"/>
    <w:rsid w:val="000A7959"/>
    <w:rsid w:val="000B0998"/>
    <w:rsid w:val="000B0F71"/>
    <w:rsid w:val="000B323C"/>
    <w:rsid w:val="000B3983"/>
    <w:rsid w:val="000B4333"/>
    <w:rsid w:val="000B4636"/>
    <w:rsid w:val="000B4B3E"/>
    <w:rsid w:val="000B4CEF"/>
    <w:rsid w:val="000B5172"/>
    <w:rsid w:val="000B55CE"/>
    <w:rsid w:val="000B56B6"/>
    <w:rsid w:val="000B5CB7"/>
    <w:rsid w:val="000B5DEE"/>
    <w:rsid w:val="000B5F9A"/>
    <w:rsid w:val="000B6125"/>
    <w:rsid w:val="000B6702"/>
    <w:rsid w:val="000B68BE"/>
    <w:rsid w:val="000B7CC7"/>
    <w:rsid w:val="000C0022"/>
    <w:rsid w:val="000C01C1"/>
    <w:rsid w:val="000C0B5A"/>
    <w:rsid w:val="000C18AE"/>
    <w:rsid w:val="000C2679"/>
    <w:rsid w:val="000C2857"/>
    <w:rsid w:val="000C2AE2"/>
    <w:rsid w:val="000C2DB3"/>
    <w:rsid w:val="000C2F6D"/>
    <w:rsid w:val="000C33C7"/>
    <w:rsid w:val="000C3527"/>
    <w:rsid w:val="000C359A"/>
    <w:rsid w:val="000C36F5"/>
    <w:rsid w:val="000C4042"/>
    <w:rsid w:val="000C464E"/>
    <w:rsid w:val="000C551D"/>
    <w:rsid w:val="000C5969"/>
    <w:rsid w:val="000C5CDE"/>
    <w:rsid w:val="000C5D48"/>
    <w:rsid w:val="000C61C8"/>
    <w:rsid w:val="000C6265"/>
    <w:rsid w:val="000C67A0"/>
    <w:rsid w:val="000C7996"/>
    <w:rsid w:val="000C7BFE"/>
    <w:rsid w:val="000C7DCA"/>
    <w:rsid w:val="000D003D"/>
    <w:rsid w:val="000D0089"/>
    <w:rsid w:val="000D11E9"/>
    <w:rsid w:val="000D170B"/>
    <w:rsid w:val="000D1BD7"/>
    <w:rsid w:val="000D1D4F"/>
    <w:rsid w:val="000D1F55"/>
    <w:rsid w:val="000D21AC"/>
    <w:rsid w:val="000D2B6B"/>
    <w:rsid w:val="000D2DBA"/>
    <w:rsid w:val="000D380D"/>
    <w:rsid w:val="000D4926"/>
    <w:rsid w:val="000D49ED"/>
    <w:rsid w:val="000D5784"/>
    <w:rsid w:val="000D5D62"/>
    <w:rsid w:val="000D6A1F"/>
    <w:rsid w:val="000D6E3F"/>
    <w:rsid w:val="000D718C"/>
    <w:rsid w:val="000D7B98"/>
    <w:rsid w:val="000E0244"/>
    <w:rsid w:val="000E058D"/>
    <w:rsid w:val="000E0EC5"/>
    <w:rsid w:val="000E0F2F"/>
    <w:rsid w:val="000E13D3"/>
    <w:rsid w:val="000E1962"/>
    <w:rsid w:val="000E257F"/>
    <w:rsid w:val="000E2890"/>
    <w:rsid w:val="000E2ED6"/>
    <w:rsid w:val="000E3280"/>
    <w:rsid w:val="000E3E83"/>
    <w:rsid w:val="000E46E4"/>
    <w:rsid w:val="000E4DE7"/>
    <w:rsid w:val="000E4E07"/>
    <w:rsid w:val="000E4F5C"/>
    <w:rsid w:val="000E50AA"/>
    <w:rsid w:val="000E5522"/>
    <w:rsid w:val="000E56FA"/>
    <w:rsid w:val="000E59FD"/>
    <w:rsid w:val="000E5B67"/>
    <w:rsid w:val="000E65E8"/>
    <w:rsid w:val="000E67CD"/>
    <w:rsid w:val="000E6FAB"/>
    <w:rsid w:val="000E7158"/>
    <w:rsid w:val="000E72B0"/>
    <w:rsid w:val="000E7A75"/>
    <w:rsid w:val="000F0160"/>
    <w:rsid w:val="000F0BEF"/>
    <w:rsid w:val="000F115B"/>
    <w:rsid w:val="000F1A4F"/>
    <w:rsid w:val="000F1EDB"/>
    <w:rsid w:val="000F1FB6"/>
    <w:rsid w:val="000F24BB"/>
    <w:rsid w:val="000F33D3"/>
    <w:rsid w:val="000F3782"/>
    <w:rsid w:val="000F380A"/>
    <w:rsid w:val="000F3930"/>
    <w:rsid w:val="000F4181"/>
    <w:rsid w:val="000F4348"/>
    <w:rsid w:val="000F5402"/>
    <w:rsid w:val="000F5AD1"/>
    <w:rsid w:val="000F5D67"/>
    <w:rsid w:val="000F669C"/>
    <w:rsid w:val="000F6B16"/>
    <w:rsid w:val="000F6D58"/>
    <w:rsid w:val="000F6F0D"/>
    <w:rsid w:val="000F7407"/>
    <w:rsid w:val="000F7978"/>
    <w:rsid w:val="001008B0"/>
    <w:rsid w:val="001015DF"/>
    <w:rsid w:val="001020FC"/>
    <w:rsid w:val="00102767"/>
    <w:rsid w:val="00102B13"/>
    <w:rsid w:val="00103E06"/>
    <w:rsid w:val="001042FA"/>
    <w:rsid w:val="00104551"/>
    <w:rsid w:val="0010519E"/>
    <w:rsid w:val="00105A9C"/>
    <w:rsid w:val="00105B0B"/>
    <w:rsid w:val="00105FB2"/>
    <w:rsid w:val="00106167"/>
    <w:rsid w:val="001065B2"/>
    <w:rsid w:val="00106659"/>
    <w:rsid w:val="00106ADC"/>
    <w:rsid w:val="00106B2D"/>
    <w:rsid w:val="00106FEA"/>
    <w:rsid w:val="00107005"/>
    <w:rsid w:val="001073C4"/>
    <w:rsid w:val="0010783F"/>
    <w:rsid w:val="0011081B"/>
    <w:rsid w:val="00110A68"/>
    <w:rsid w:val="00111199"/>
    <w:rsid w:val="00111A7E"/>
    <w:rsid w:val="001122B3"/>
    <w:rsid w:val="00112C09"/>
    <w:rsid w:val="00112D53"/>
    <w:rsid w:val="00112E6F"/>
    <w:rsid w:val="00112E7A"/>
    <w:rsid w:val="001133F6"/>
    <w:rsid w:val="001138A6"/>
    <w:rsid w:val="001147C4"/>
    <w:rsid w:val="00114B6F"/>
    <w:rsid w:val="00114DC8"/>
    <w:rsid w:val="001155C3"/>
    <w:rsid w:val="00115B9E"/>
    <w:rsid w:val="00116E43"/>
    <w:rsid w:val="0011719A"/>
    <w:rsid w:val="001173A2"/>
    <w:rsid w:val="00120D70"/>
    <w:rsid w:val="00120E30"/>
    <w:rsid w:val="00121144"/>
    <w:rsid w:val="00121778"/>
    <w:rsid w:val="00121D07"/>
    <w:rsid w:val="00122623"/>
    <w:rsid w:val="00122762"/>
    <w:rsid w:val="001234D7"/>
    <w:rsid w:val="00123725"/>
    <w:rsid w:val="0012393C"/>
    <w:rsid w:val="00124B4B"/>
    <w:rsid w:val="00124B89"/>
    <w:rsid w:val="00125357"/>
    <w:rsid w:val="00125920"/>
    <w:rsid w:val="00125A67"/>
    <w:rsid w:val="00126FFC"/>
    <w:rsid w:val="00127096"/>
    <w:rsid w:val="001272E9"/>
    <w:rsid w:val="00127733"/>
    <w:rsid w:val="001278B0"/>
    <w:rsid w:val="00127AB1"/>
    <w:rsid w:val="0013035F"/>
    <w:rsid w:val="00130467"/>
    <w:rsid w:val="0013072D"/>
    <w:rsid w:val="00131B4E"/>
    <w:rsid w:val="00131B5A"/>
    <w:rsid w:val="00133170"/>
    <w:rsid w:val="00133249"/>
    <w:rsid w:val="001333E1"/>
    <w:rsid w:val="00133B05"/>
    <w:rsid w:val="00133BC8"/>
    <w:rsid w:val="0013415E"/>
    <w:rsid w:val="001347BC"/>
    <w:rsid w:val="00134908"/>
    <w:rsid w:val="00134A45"/>
    <w:rsid w:val="00134DD6"/>
    <w:rsid w:val="0013533E"/>
    <w:rsid w:val="0013547E"/>
    <w:rsid w:val="00136538"/>
    <w:rsid w:val="0013681F"/>
    <w:rsid w:val="00136A61"/>
    <w:rsid w:val="00137E2C"/>
    <w:rsid w:val="00140360"/>
    <w:rsid w:val="00140393"/>
    <w:rsid w:val="001403CC"/>
    <w:rsid w:val="001404A0"/>
    <w:rsid w:val="0014070D"/>
    <w:rsid w:val="00140BB9"/>
    <w:rsid w:val="0014108E"/>
    <w:rsid w:val="0014191C"/>
    <w:rsid w:val="00141FE2"/>
    <w:rsid w:val="00142594"/>
    <w:rsid w:val="001434A1"/>
    <w:rsid w:val="00144338"/>
    <w:rsid w:val="0014519D"/>
    <w:rsid w:val="00145912"/>
    <w:rsid w:val="00145ECD"/>
    <w:rsid w:val="001461C5"/>
    <w:rsid w:val="0014702D"/>
    <w:rsid w:val="00147111"/>
    <w:rsid w:val="001477C0"/>
    <w:rsid w:val="00147807"/>
    <w:rsid w:val="00150D53"/>
    <w:rsid w:val="0015170C"/>
    <w:rsid w:val="001519BB"/>
    <w:rsid w:val="00152248"/>
    <w:rsid w:val="0015491F"/>
    <w:rsid w:val="00155600"/>
    <w:rsid w:val="00155658"/>
    <w:rsid w:val="0015694C"/>
    <w:rsid w:val="00156D68"/>
    <w:rsid w:val="00156F84"/>
    <w:rsid w:val="00157170"/>
    <w:rsid w:val="001572B8"/>
    <w:rsid w:val="001577CD"/>
    <w:rsid w:val="0016019F"/>
    <w:rsid w:val="001603A8"/>
    <w:rsid w:val="00160469"/>
    <w:rsid w:val="00160B6F"/>
    <w:rsid w:val="00160CDF"/>
    <w:rsid w:val="00160E93"/>
    <w:rsid w:val="001612E5"/>
    <w:rsid w:val="00161A0D"/>
    <w:rsid w:val="0016221F"/>
    <w:rsid w:val="00162FD6"/>
    <w:rsid w:val="00163399"/>
    <w:rsid w:val="001650BF"/>
    <w:rsid w:val="001653DA"/>
    <w:rsid w:val="00165414"/>
    <w:rsid w:val="00165CC0"/>
    <w:rsid w:val="00165FE2"/>
    <w:rsid w:val="0016634C"/>
    <w:rsid w:val="00166A36"/>
    <w:rsid w:val="00167B34"/>
    <w:rsid w:val="00167DB6"/>
    <w:rsid w:val="00170019"/>
    <w:rsid w:val="001700AE"/>
    <w:rsid w:val="00170106"/>
    <w:rsid w:val="001702A6"/>
    <w:rsid w:val="00170948"/>
    <w:rsid w:val="00170976"/>
    <w:rsid w:val="001718E5"/>
    <w:rsid w:val="00171CE8"/>
    <w:rsid w:val="00173533"/>
    <w:rsid w:val="00173656"/>
    <w:rsid w:val="00173918"/>
    <w:rsid w:val="00173D57"/>
    <w:rsid w:val="0017451C"/>
    <w:rsid w:val="00174B81"/>
    <w:rsid w:val="00174DE8"/>
    <w:rsid w:val="0017530D"/>
    <w:rsid w:val="00175377"/>
    <w:rsid w:val="00175A93"/>
    <w:rsid w:val="00175FAE"/>
    <w:rsid w:val="00176104"/>
    <w:rsid w:val="00176754"/>
    <w:rsid w:val="00176859"/>
    <w:rsid w:val="001768E2"/>
    <w:rsid w:val="00177243"/>
    <w:rsid w:val="001773A3"/>
    <w:rsid w:val="0017760B"/>
    <w:rsid w:val="0018023E"/>
    <w:rsid w:val="00180E9A"/>
    <w:rsid w:val="001811B4"/>
    <w:rsid w:val="00181FCD"/>
    <w:rsid w:val="001825B0"/>
    <w:rsid w:val="00182C4A"/>
    <w:rsid w:val="001831BF"/>
    <w:rsid w:val="001831ED"/>
    <w:rsid w:val="00183D86"/>
    <w:rsid w:val="00183E62"/>
    <w:rsid w:val="0018402D"/>
    <w:rsid w:val="001845F2"/>
    <w:rsid w:val="00185101"/>
    <w:rsid w:val="001853D5"/>
    <w:rsid w:val="0018581B"/>
    <w:rsid w:val="00185A63"/>
    <w:rsid w:val="00185ACB"/>
    <w:rsid w:val="00186098"/>
    <w:rsid w:val="00186D0A"/>
    <w:rsid w:val="00187330"/>
    <w:rsid w:val="0018771B"/>
    <w:rsid w:val="00187B03"/>
    <w:rsid w:val="00190ABE"/>
    <w:rsid w:val="00190B78"/>
    <w:rsid w:val="00191214"/>
    <w:rsid w:val="0019141B"/>
    <w:rsid w:val="00191AA8"/>
    <w:rsid w:val="001920B6"/>
    <w:rsid w:val="0019319E"/>
    <w:rsid w:val="001932D2"/>
    <w:rsid w:val="001936B3"/>
    <w:rsid w:val="00193943"/>
    <w:rsid w:val="00193F40"/>
    <w:rsid w:val="00194049"/>
    <w:rsid w:val="00194426"/>
    <w:rsid w:val="0019445A"/>
    <w:rsid w:val="001944AC"/>
    <w:rsid w:val="00194BE1"/>
    <w:rsid w:val="001953BE"/>
    <w:rsid w:val="00195449"/>
    <w:rsid w:val="0019545C"/>
    <w:rsid w:val="00195DBC"/>
    <w:rsid w:val="0019624D"/>
    <w:rsid w:val="00196A4F"/>
    <w:rsid w:val="00197395"/>
    <w:rsid w:val="00197524"/>
    <w:rsid w:val="00197906"/>
    <w:rsid w:val="00197FE2"/>
    <w:rsid w:val="001A0658"/>
    <w:rsid w:val="001A0A9A"/>
    <w:rsid w:val="001A0E01"/>
    <w:rsid w:val="001A0F72"/>
    <w:rsid w:val="001A1091"/>
    <w:rsid w:val="001A1FC9"/>
    <w:rsid w:val="001A2115"/>
    <w:rsid w:val="001A247D"/>
    <w:rsid w:val="001A265C"/>
    <w:rsid w:val="001A3717"/>
    <w:rsid w:val="001A3D1F"/>
    <w:rsid w:val="001A451B"/>
    <w:rsid w:val="001A47B0"/>
    <w:rsid w:val="001A4B48"/>
    <w:rsid w:val="001A4BCD"/>
    <w:rsid w:val="001A4D12"/>
    <w:rsid w:val="001A5FA0"/>
    <w:rsid w:val="001A626C"/>
    <w:rsid w:val="001A66BC"/>
    <w:rsid w:val="001A73FA"/>
    <w:rsid w:val="001A7496"/>
    <w:rsid w:val="001A7E42"/>
    <w:rsid w:val="001A7EF1"/>
    <w:rsid w:val="001B0356"/>
    <w:rsid w:val="001B04F7"/>
    <w:rsid w:val="001B0CEB"/>
    <w:rsid w:val="001B1B65"/>
    <w:rsid w:val="001B1B8A"/>
    <w:rsid w:val="001B20EA"/>
    <w:rsid w:val="001B21C2"/>
    <w:rsid w:val="001B287A"/>
    <w:rsid w:val="001B2B34"/>
    <w:rsid w:val="001B30F1"/>
    <w:rsid w:val="001B32B9"/>
    <w:rsid w:val="001B33BC"/>
    <w:rsid w:val="001B3BDC"/>
    <w:rsid w:val="001B4AAD"/>
    <w:rsid w:val="001B4F83"/>
    <w:rsid w:val="001B5840"/>
    <w:rsid w:val="001B592F"/>
    <w:rsid w:val="001B5952"/>
    <w:rsid w:val="001B5B95"/>
    <w:rsid w:val="001B5F3D"/>
    <w:rsid w:val="001B63F1"/>
    <w:rsid w:val="001B646C"/>
    <w:rsid w:val="001B6837"/>
    <w:rsid w:val="001B6F47"/>
    <w:rsid w:val="001B7A2F"/>
    <w:rsid w:val="001B7F2F"/>
    <w:rsid w:val="001B7FB7"/>
    <w:rsid w:val="001C0F92"/>
    <w:rsid w:val="001C1008"/>
    <w:rsid w:val="001C21CD"/>
    <w:rsid w:val="001C2773"/>
    <w:rsid w:val="001C2BF0"/>
    <w:rsid w:val="001C2CA6"/>
    <w:rsid w:val="001C3137"/>
    <w:rsid w:val="001C3B00"/>
    <w:rsid w:val="001C3E06"/>
    <w:rsid w:val="001C4717"/>
    <w:rsid w:val="001C4F53"/>
    <w:rsid w:val="001C4FF2"/>
    <w:rsid w:val="001C50E8"/>
    <w:rsid w:val="001C5474"/>
    <w:rsid w:val="001C5564"/>
    <w:rsid w:val="001C5C3A"/>
    <w:rsid w:val="001C5E37"/>
    <w:rsid w:val="001C66B8"/>
    <w:rsid w:val="001C6F6D"/>
    <w:rsid w:val="001C6FB1"/>
    <w:rsid w:val="001C7BD1"/>
    <w:rsid w:val="001C7C81"/>
    <w:rsid w:val="001D0688"/>
    <w:rsid w:val="001D1019"/>
    <w:rsid w:val="001D13FF"/>
    <w:rsid w:val="001D156D"/>
    <w:rsid w:val="001D162A"/>
    <w:rsid w:val="001D1BFB"/>
    <w:rsid w:val="001D220F"/>
    <w:rsid w:val="001D244A"/>
    <w:rsid w:val="001D273F"/>
    <w:rsid w:val="001D286E"/>
    <w:rsid w:val="001D30E3"/>
    <w:rsid w:val="001D31D3"/>
    <w:rsid w:val="001D3A73"/>
    <w:rsid w:val="001D3B80"/>
    <w:rsid w:val="001D3FAC"/>
    <w:rsid w:val="001D41E6"/>
    <w:rsid w:val="001D4698"/>
    <w:rsid w:val="001D4BF9"/>
    <w:rsid w:val="001D59DC"/>
    <w:rsid w:val="001D5BE2"/>
    <w:rsid w:val="001D6331"/>
    <w:rsid w:val="001D63A2"/>
    <w:rsid w:val="001D69F3"/>
    <w:rsid w:val="001D6C07"/>
    <w:rsid w:val="001D722D"/>
    <w:rsid w:val="001D7501"/>
    <w:rsid w:val="001D76AE"/>
    <w:rsid w:val="001D7D37"/>
    <w:rsid w:val="001E01FC"/>
    <w:rsid w:val="001E1C52"/>
    <w:rsid w:val="001E1F2E"/>
    <w:rsid w:val="001E201A"/>
    <w:rsid w:val="001E237C"/>
    <w:rsid w:val="001E270B"/>
    <w:rsid w:val="001E3038"/>
    <w:rsid w:val="001E3067"/>
    <w:rsid w:val="001E32D7"/>
    <w:rsid w:val="001E3C68"/>
    <w:rsid w:val="001E4163"/>
    <w:rsid w:val="001E44BC"/>
    <w:rsid w:val="001E476C"/>
    <w:rsid w:val="001E48E7"/>
    <w:rsid w:val="001E4E0E"/>
    <w:rsid w:val="001E539A"/>
    <w:rsid w:val="001E5827"/>
    <w:rsid w:val="001E5C28"/>
    <w:rsid w:val="001E60D0"/>
    <w:rsid w:val="001E64D8"/>
    <w:rsid w:val="001E723C"/>
    <w:rsid w:val="001E7670"/>
    <w:rsid w:val="001E76B1"/>
    <w:rsid w:val="001E77D0"/>
    <w:rsid w:val="001F1075"/>
    <w:rsid w:val="001F1254"/>
    <w:rsid w:val="001F13FA"/>
    <w:rsid w:val="001F2BEF"/>
    <w:rsid w:val="001F3615"/>
    <w:rsid w:val="001F3684"/>
    <w:rsid w:val="001F3D72"/>
    <w:rsid w:val="001F4BF8"/>
    <w:rsid w:val="001F5784"/>
    <w:rsid w:val="001F583B"/>
    <w:rsid w:val="001F605A"/>
    <w:rsid w:val="001F614B"/>
    <w:rsid w:val="001F63B4"/>
    <w:rsid w:val="001F7BDF"/>
    <w:rsid w:val="001F7C73"/>
    <w:rsid w:val="002005ED"/>
    <w:rsid w:val="00200AB2"/>
    <w:rsid w:val="00200B7A"/>
    <w:rsid w:val="00200E1A"/>
    <w:rsid w:val="002018BF"/>
    <w:rsid w:val="00202112"/>
    <w:rsid w:val="00202A48"/>
    <w:rsid w:val="00202DF9"/>
    <w:rsid w:val="002033F9"/>
    <w:rsid w:val="00203E2D"/>
    <w:rsid w:val="00204963"/>
    <w:rsid w:val="002050F1"/>
    <w:rsid w:val="002051D4"/>
    <w:rsid w:val="00205328"/>
    <w:rsid w:val="00205872"/>
    <w:rsid w:val="00205AD2"/>
    <w:rsid w:val="00205CA7"/>
    <w:rsid w:val="002072D1"/>
    <w:rsid w:val="002074CC"/>
    <w:rsid w:val="00207696"/>
    <w:rsid w:val="0020797B"/>
    <w:rsid w:val="00207FFE"/>
    <w:rsid w:val="0021001A"/>
    <w:rsid w:val="002100B7"/>
    <w:rsid w:val="00210CA3"/>
    <w:rsid w:val="002118DE"/>
    <w:rsid w:val="00211DE8"/>
    <w:rsid w:val="00212123"/>
    <w:rsid w:val="00212247"/>
    <w:rsid w:val="00212A56"/>
    <w:rsid w:val="00212E04"/>
    <w:rsid w:val="00212F22"/>
    <w:rsid w:val="00213297"/>
    <w:rsid w:val="00213B49"/>
    <w:rsid w:val="002145A3"/>
    <w:rsid w:val="00214C11"/>
    <w:rsid w:val="0021516D"/>
    <w:rsid w:val="0021580A"/>
    <w:rsid w:val="00216038"/>
    <w:rsid w:val="0021611A"/>
    <w:rsid w:val="0021646E"/>
    <w:rsid w:val="0021656B"/>
    <w:rsid w:val="00216DEE"/>
    <w:rsid w:val="0021719E"/>
    <w:rsid w:val="00217AFB"/>
    <w:rsid w:val="00217D45"/>
    <w:rsid w:val="0022061D"/>
    <w:rsid w:val="002209C9"/>
    <w:rsid w:val="00220A15"/>
    <w:rsid w:val="00220E4F"/>
    <w:rsid w:val="00221DEC"/>
    <w:rsid w:val="00221E00"/>
    <w:rsid w:val="0022210D"/>
    <w:rsid w:val="002223FA"/>
    <w:rsid w:val="00222669"/>
    <w:rsid w:val="002234B4"/>
    <w:rsid w:val="00223E0C"/>
    <w:rsid w:val="00224842"/>
    <w:rsid w:val="00225071"/>
    <w:rsid w:val="00225577"/>
    <w:rsid w:val="0022567E"/>
    <w:rsid w:val="00226118"/>
    <w:rsid w:val="00226156"/>
    <w:rsid w:val="00226378"/>
    <w:rsid w:val="00226B06"/>
    <w:rsid w:val="0022705B"/>
    <w:rsid w:val="00227262"/>
    <w:rsid w:val="00227650"/>
    <w:rsid w:val="002278C1"/>
    <w:rsid w:val="00227A11"/>
    <w:rsid w:val="002300A4"/>
    <w:rsid w:val="00230627"/>
    <w:rsid w:val="00230C81"/>
    <w:rsid w:val="002318F6"/>
    <w:rsid w:val="0023323F"/>
    <w:rsid w:val="002332FC"/>
    <w:rsid w:val="002342A7"/>
    <w:rsid w:val="00234437"/>
    <w:rsid w:val="0023458F"/>
    <w:rsid w:val="00234B98"/>
    <w:rsid w:val="00235029"/>
    <w:rsid w:val="002357EA"/>
    <w:rsid w:val="00235813"/>
    <w:rsid w:val="00235CAC"/>
    <w:rsid w:val="00236417"/>
    <w:rsid w:val="00236510"/>
    <w:rsid w:val="00236981"/>
    <w:rsid w:val="002369AA"/>
    <w:rsid w:val="00237125"/>
    <w:rsid w:val="002373BF"/>
    <w:rsid w:val="002405B3"/>
    <w:rsid w:val="002408DA"/>
    <w:rsid w:val="00240D59"/>
    <w:rsid w:val="00240DDD"/>
    <w:rsid w:val="0024109E"/>
    <w:rsid w:val="00241312"/>
    <w:rsid w:val="002418C1"/>
    <w:rsid w:val="00241E0C"/>
    <w:rsid w:val="002423C1"/>
    <w:rsid w:val="0024305C"/>
    <w:rsid w:val="0024317E"/>
    <w:rsid w:val="00243462"/>
    <w:rsid w:val="00243CA1"/>
    <w:rsid w:val="0024435E"/>
    <w:rsid w:val="002448A2"/>
    <w:rsid w:val="002469EA"/>
    <w:rsid w:val="00246D55"/>
    <w:rsid w:val="00246DE3"/>
    <w:rsid w:val="00247B3B"/>
    <w:rsid w:val="00247CB7"/>
    <w:rsid w:val="00250055"/>
    <w:rsid w:val="00250393"/>
    <w:rsid w:val="00250FAA"/>
    <w:rsid w:val="0025214B"/>
    <w:rsid w:val="00252C08"/>
    <w:rsid w:val="00252F3A"/>
    <w:rsid w:val="002536C4"/>
    <w:rsid w:val="00253B3E"/>
    <w:rsid w:val="00254808"/>
    <w:rsid w:val="00254BC7"/>
    <w:rsid w:val="00254E4D"/>
    <w:rsid w:val="00255307"/>
    <w:rsid w:val="0025569D"/>
    <w:rsid w:val="00255BAB"/>
    <w:rsid w:val="00256D0C"/>
    <w:rsid w:val="00256FAE"/>
    <w:rsid w:val="002572D6"/>
    <w:rsid w:val="00257403"/>
    <w:rsid w:val="0025798A"/>
    <w:rsid w:val="002600B5"/>
    <w:rsid w:val="002600DB"/>
    <w:rsid w:val="00260BD2"/>
    <w:rsid w:val="00260FC0"/>
    <w:rsid w:val="002619C5"/>
    <w:rsid w:val="00261E25"/>
    <w:rsid w:val="002620D5"/>
    <w:rsid w:val="00262464"/>
    <w:rsid w:val="00262DC9"/>
    <w:rsid w:val="0026356F"/>
    <w:rsid w:val="0026381B"/>
    <w:rsid w:val="002639EF"/>
    <w:rsid w:val="00264C82"/>
    <w:rsid w:val="00264D6D"/>
    <w:rsid w:val="00264E07"/>
    <w:rsid w:val="002651D3"/>
    <w:rsid w:val="00265221"/>
    <w:rsid w:val="00265666"/>
    <w:rsid w:val="00265984"/>
    <w:rsid w:val="002659C8"/>
    <w:rsid w:val="00265AE7"/>
    <w:rsid w:val="00265D17"/>
    <w:rsid w:val="002664C7"/>
    <w:rsid w:val="0026680A"/>
    <w:rsid w:val="00266CBB"/>
    <w:rsid w:val="0027089E"/>
    <w:rsid w:val="00270A62"/>
    <w:rsid w:val="00270E43"/>
    <w:rsid w:val="0027128D"/>
    <w:rsid w:val="002714C1"/>
    <w:rsid w:val="0027150D"/>
    <w:rsid w:val="002716F3"/>
    <w:rsid w:val="00271ABA"/>
    <w:rsid w:val="00271DA0"/>
    <w:rsid w:val="002726D8"/>
    <w:rsid w:val="00273128"/>
    <w:rsid w:val="00274963"/>
    <w:rsid w:val="0027542B"/>
    <w:rsid w:val="00275AA9"/>
    <w:rsid w:val="00276063"/>
    <w:rsid w:val="002763E8"/>
    <w:rsid w:val="00276DC5"/>
    <w:rsid w:val="00276DF0"/>
    <w:rsid w:val="0027728B"/>
    <w:rsid w:val="00277BC8"/>
    <w:rsid w:val="00281DC2"/>
    <w:rsid w:val="00281FC9"/>
    <w:rsid w:val="00282A5F"/>
    <w:rsid w:val="002839A6"/>
    <w:rsid w:val="00283F42"/>
    <w:rsid w:val="00283F50"/>
    <w:rsid w:val="002844C5"/>
    <w:rsid w:val="00285DD7"/>
    <w:rsid w:val="002863A9"/>
    <w:rsid w:val="002866C9"/>
    <w:rsid w:val="002866D8"/>
    <w:rsid w:val="00290513"/>
    <w:rsid w:val="00290675"/>
    <w:rsid w:val="002908E8"/>
    <w:rsid w:val="0029090A"/>
    <w:rsid w:val="00290AC0"/>
    <w:rsid w:val="002914D1"/>
    <w:rsid w:val="0029177D"/>
    <w:rsid w:val="0029181F"/>
    <w:rsid w:val="002918F3"/>
    <w:rsid w:val="00291C4F"/>
    <w:rsid w:val="00291DF0"/>
    <w:rsid w:val="002926FD"/>
    <w:rsid w:val="00292C9B"/>
    <w:rsid w:val="00294823"/>
    <w:rsid w:val="00294998"/>
    <w:rsid w:val="00294A05"/>
    <w:rsid w:val="00294BB0"/>
    <w:rsid w:val="00295145"/>
    <w:rsid w:val="00295BFD"/>
    <w:rsid w:val="00296156"/>
    <w:rsid w:val="00296D36"/>
    <w:rsid w:val="002971D8"/>
    <w:rsid w:val="002973E1"/>
    <w:rsid w:val="00297432"/>
    <w:rsid w:val="0029764E"/>
    <w:rsid w:val="002977B5"/>
    <w:rsid w:val="00297A69"/>
    <w:rsid w:val="002A0042"/>
    <w:rsid w:val="002A009A"/>
    <w:rsid w:val="002A06A2"/>
    <w:rsid w:val="002A0BA1"/>
    <w:rsid w:val="002A1D13"/>
    <w:rsid w:val="002A1E2F"/>
    <w:rsid w:val="002A25F9"/>
    <w:rsid w:val="002A2D22"/>
    <w:rsid w:val="002A3766"/>
    <w:rsid w:val="002A38B0"/>
    <w:rsid w:val="002A3FBE"/>
    <w:rsid w:val="002A4071"/>
    <w:rsid w:val="002A5024"/>
    <w:rsid w:val="002A5454"/>
    <w:rsid w:val="002A5627"/>
    <w:rsid w:val="002A5F30"/>
    <w:rsid w:val="002A68A3"/>
    <w:rsid w:val="002A7019"/>
    <w:rsid w:val="002A7051"/>
    <w:rsid w:val="002A70FA"/>
    <w:rsid w:val="002B0164"/>
    <w:rsid w:val="002B07FD"/>
    <w:rsid w:val="002B185F"/>
    <w:rsid w:val="002B1B84"/>
    <w:rsid w:val="002B2CCE"/>
    <w:rsid w:val="002B2DF1"/>
    <w:rsid w:val="002B32E0"/>
    <w:rsid w:val="002B46A9"/>
    <w:rsid w:val="002B54CB"/>
    <w:rsid w:val="002B5AF1"/>
    <w:rsid w:val="002B67F5"/>
    <w:rsid w:val="002B6932"/>
    <w:rsid w:val="002B697E"/>
    <w:rsid w:val="002B6C5E"/>
    <w:rsid w:val="002B740C"/>
    <w:rsid w:val="002C0173"/>
    <w:rsid w:val="002C0FAB"/>
    <w:rsid w:val="002C150B"/>
    <w:rsid w:val="002C198E"/>
    <w:rsid w:val="002C1CA2"/>
    <w:rsid w:val="002C28B0"/>
    <w:rsid w:val="002C2B7D"/>
    <w:rsid w:val="002C35A2"/>
    <w:rsid w:val="002C366C"/>
    <w:rsid w:val="002C395D"/>
    <w:rsid w:val="002C3A35"/>
    <w:rsid w:val="002C4976"/>
    <w:rsid w:val="002C605E"/>
    <w:rsid w:val="002C64F2"/>
    <w:rsid w:val="002C66A4"/>
    <w:rsid w:val="002C6ABF"/>
    <w:rsid w:val="002C6C86"/>
    <w:rsid w:val="002C6F58"/>
    <w:rsid w:val="002C7E35"/>
    <w:rsid w:val="002C7E60"/>
    <w:rsid w:val="002D0308"/>
    <w:rsid w:val="002D0F74"/>
    <w:rsid w:val="002D110D"/>
    <w:rsid w:val="002D1434"/>
    <w:rsid w:val="002D2192"/>
    <w:rsid w:val="002D251A"/>
    <w:rsid w:val="002D3080"/>
    <w:rsid w:val="002D3571"/>
    <w:rsid w:val="002D3EDB"/>
    <w:rsid w:val="002D48BF"/>
    <w:rsid w:val="002D4C58"/>
    <w:rsid w:val="002D504E"/>
    <w:rsid w:val="002D5455"/>
    <w:rsid w:val="002D56E7"/>
    <w:rsid w:val="002D5BDA"/>
    <w:rsid w:val="002D633F"/>
    <w:rsid w:val="002D6DEB"/>
    <w:rsid w:val="002D71C2"/>
    <w:rsid w:val="002D74E7"/>
    <w:rsid w:val="002D7B65"/>
    <w:rsid w:val="002D7CFC"/>
    <w:rsid w:val="002E02BD"/>
    <w:rsid w:val="002E080F"/>
    <w:rsid w:val="002E0A9A"/>
    <w:rsid w:val="002E1090"/>
    <w:rsid w:val="002E14C4"/>
    <w:rsid w:val="002E2310"/>
    <w:rsid w:val="002E2426"/>
    <w:rsid w:val="002E246A"/>
    <w:rsid w:val="002E383F"/>
    <w:rsid w:val="002E3E60"/>
    <w:rsid w:val="002E4190"/>
    <w:rsid w:val="002E47A0"/>
    <w:rsid w:val="002E5E70"/>
    <w:rsid w:val="002E61A2"/>
    <w:rsid w:val="002E6EC3"/>
    <w:rsid w:val="002E7A94"/>
    <w:rsid w:val="002F0166"/>
    <w:rsid w:val="002F03EA"/>
    <w:rsid w:val="002F0A1A"/>
    <w:rsid w:val="002F0E06"/>
    <w:rsid w:val="002F3FFD"/>
    <w:rsid w:val="002F4D00"/>
    <w:rsid w:val="002F6901"/>
    <w:rsid w:val="002F7902"/>
    <w:rsid w:val="002F7E48"/>
    <w:rsid w:val="003008E8"/>
    <w:rsid w:val="00300C43"/>
    <w:rsid w:val="00301360"/>
    <w:rsid w:val="00301AC5"/>
    <w:rsid w:val="00301AE5"/>
    <w:rsid w:val="00301E75"/>
    <w:rsid w:val="00301ECA"/>
    <w:rsid w:val="00302275"/>
    <w:rsid w:val="0030233B"/>
    <w:rsid w:val="00303724"/>
    <w:rsid w:val="00303A26"/>
    <w:rsid w:val="0030441F"/>
    <w:rsid w:val="00304637"/>
    <w:rsid w:val="003047E6"/>
    <w:rsid w:val="00305C5F"/>
    <w:rsid w:val="00306C4B"/>
    <w:rsid w:val="003076D3"/>
    <w:rsid w:val="00307867"/>
    <w:rsid w:val="00310280"/>
    <w:rsid w:val="00310397"/>
    <w:rsid w:val="00310CB2"/>
    <w:rsid w:val="0031144E"/>
    <w:rsid w:val="003121FE"/>
    <w:rsid w:val="0031299F"/>
    <w:rsid w:val="003130DD"/>
    <w:rsid w:val="003148DF"/>
    <w:rsid w:val="00315EF9"/>
    <w:rsid w:val="003170C1"/>
    <w:rsid w:val="003173E3"/>
    <w:rsid w:val="00317A42"/>
    <w:rsid w:val="00317F0E"/>
    <w:rsid w:val="003212B8"/>
    <w:rsid w:val="00321432"/>
    <w:rsid w:val="00321536"/>
    <w:rsid w:val="00321E49"/>
    <w:rsid w:val="00322C2F"/>
    <w:rsid w:val="00322D4A"/>
    <w:rsid w:val="00322F64"/>
    <w:rsid w:val="003230F4"/>
    <w:rsid w:val="0032342B"/>
    <w:rsid w:val="0032345C"/>
    <w:rsid w:val="00323C7F"/>
    <w:rsid w:val="00325216"/>
    <w:rsid w:val="0032585A"/>
    <w:rsid w:val="00325DF3"/>
    <w:rsid w:val="00326BA6"/>
    <w:rsid w:val="00327F83"/>
    <w:rsid w:val="003304D2"/>
    <w:rsid w:val="0033054B"/>
    <w:rsid w:val="00330670"/>
    <w:rsid w:val="00330AF8"/>
    <w:rsid w:val="00330D0E"/>
    <w:rsid w:val="00331034"/>
    <w:rsid w:val="003316BC"/>
    <w:rsid w:val="00331B35"/>
    <w:rsid w:val="00331C9B"/>
    <w:rsid w:val="00331D22"/>
    <w:rsid w:val="00332657"/>
    <w:rsid w:val="00332D45"/>
    <w:rsid w:val="00332E0E"/>
    <w:rsid w:val="0033342E"/>
    <w:rsid w:val="00333466"/>
    <w:rsid w:val="003335A3"/>
    <w:rsid w:val="00333DF9"/>
    <w:rsid w:val="00333E15"/>
    <w:rsid w:val="00334223"/>
    <w:rsid w:val="003349DB"/>
    <w:rsid w:val="00334C4A"/>
    <w:rsid w:val="00334D9C"/>
    <w:rsid w:val="00336C61"/>
    <w:rsid w:val="00336D40"/>
    <w:rsid w:val="003375FE"/>
    <w:rsid w:val="0033780A"/>
    <w:rsid w:val="003406E4"/>
    <w:rsid w:val="0034081D"/>
    <w:rsid w:val="00340EAE"/>
    <w:rsid w:val="00341261"/>
    <w:rsid w:val="003412B9"/>
    <w:rsid w:val="00341380"/>
    <w:rsid w:val="003413B2"/>
    <w:rsid w:val="003433E5"/>
    <w:rsid w:val="00343848"/>
    <w:rsid w:val="00343AF7"/>
    <w:rsid w:val="00344881"/>
    <w:rsid w:val="0034564C"/>
    <w:rsid w:val="0034586A"/>
    <w:rsid w:val="003458A8"/>
    <w:rsid w:val="00345B6E"/>
    <w:rsid w:val="0034628D"/>
    <w:rsid w:val="0034638A"/>
    <w:rsid w:val="00346ABC"/>
    <w:rsid w:val="00346E38"/>
    <w:rsid w:val="0034711F"/>
    <w:rsid w:val="00347D7C"/>
    <w:rsid w:val="00350249"/>
    <w:rsid w:val="00350A50"/>
    <w:rsid w:val="00350CBD"/>
    <w:rsid w:val="00350E26"/>
    <w:rsid w:val="00350F0D"/>
    <w:rsid w:val="0035218D"/>
    <w:rsid w:val="00352E38"/>
    <w:rsid w:val="003540C7"/>
    <w:rsid w:val="00355067"/>
    <w:rsid w:val="003558E3"/>
    <w:rsid w:val="00356917"/>
    <w:rsid w:val="00356A0B"/>
    <w:rsid w:val="00356B65"/>
    <w:rsid w:val="00356E8D"/>
    <w:rsid w:val="0036070C"/>
    <w:rsid w:val="0036080D"/>
    <w:rsid w:val="00360C48"/>
    <w:rsid w:val="00361443"/>
    <w:rsid w:val="00361A07"/>
    <w:rsid w:val="00361C39"/>
    <w:rsid w:val="00361CED"/>
    <w:rsid w:val="00362A61"/>
    <w:rsid w:val="00363028"/>
    <w:rsid w:val="0036322D"/>
    <w:rsid w:val="00363BF9"/>
    <w:rsid w:val="00364AE1"/>
    <w:rsid w:val="00364C42"/>
    <w:rsid w:val="00365089"/>
    <w:rsid w:val="0036552C"/>
    <w:rsid w:val="00365C2B"/>
    <w:rsid w:val="0036604F"/>
    <w:rsid w:val="0036716D"/>
    <w:rsid w:val="003676C4"/>
    <w:rsid w:val="00367C1E"/>
    <w:rsid w:val="00367D20"/>
    <w:rsid w:val="00370413"/>
    <w:rsid w:val="0037151B"/>
    <w:rsid w:val="0037181C"/>
    <w:rsid w:val="003740F9"/>
    <w:rsid w:val="00374630"/>
    <w:rsid w:val="00374C65"/>
    <w:rsid w:val="00375EE8"/>
    <w:rsid w:val="00376778"/>
    <w:rsid w:val="003769F4"/>
    <w:rsid w:val="00376F28"/>
    <w:rsid w:val="0037728E"/>
    <w:rsid w:val="0037749E"/>
    <w:rsid w:val="003806EE"/>
    <w:rsid w:val="003807A9"/>
    <w:rsid w:val="00381702"/>
    <w:rsid w:val="003819F1"/>
    <w:rsid w:val="00382063"/>
    <w:rsid w:val="003823B9"/>
    <w:rsid w:val="0038360B"/>
    <w:rsid w:val="00383C25"/>
    <w:rsid w:val="003844DA"/>
    <w:rsid w:val="003850BA"/>
    <w:rsid w:val="003850EE"/>
    <w:rsid w:val="00385118"/>
    <w:rsid w:val="003851EF"/>
    <w:rsid w:val="00385E64"/>
    <w:rsid w:val="0038650F"/>
    <w:rsid w:val="00387E4B"/>
    <w:rsid w:val="003901C0"/>
    <w:rsid w:val="00390600"/>
    <w:rsid w:val="003907FD"/>
    <w:rsid w:val="00390FD0"/>
    <w:rsid w:val="00392C5B"/>
    <w:rsid w:val="00392D57"/>
    <w:rsid w:val="00392FB5"/>
    <w:rsid w:val="00393FCC"/>
    <w:rsid w:val="0039449E"/>
    <w:rsid w:val="00394D19"/>
    <w:rsid w:val="00395282"/>
    <w:rsid w:val="00395587"/>
    <w:rsid w:val="00395E43"/>
    <w:rsid w:val="00395F3D"/>
    <w:rsid w:val="00396A4E"/>
    <w:rsid w:val="0039738F"/>
    <w:rsid w:val="00397E35"/>
    <w:rsid w:val="003A07E6"/>
    <w:rsid w:val="003A2F9C"/>
    <w:rsid w:val="003A3983"/>
    <w:rsid w:val="003A4E94"/>
    <w:rsid w:val="003A4EE0"/>
    <w:rsid w:val="003A5667"/>
    <w:rsid w:val="003A599A"/>
    <w:rsid w:val="003A6571"/>
    <w:rsid w:val="003A6EAA"/>
    <w:rsid w:val="003A747D"/>
    <w:rsid w:val="003A7F39"/>
    <w:rsid w:val="003B0240"/>
    <w:rsid w:val="003B0C24"/>
    <w:rsid w:val="003B0C96"/>
    <w:rsid w:val="003B0CDE"/>
    <w:rsid w:val="003B0FF7"/>
    <w:rsid w:val="003B115E"/>
    <w:rsid w:val="003B1A63"/>
    <w:rsid w:val="003B1E48"/>
    <w:rsid w:val="003B1EEA"/>
    <w:rsid w:val="003B35C7"/>
    <w:rsid w:val="003B3D90"/>
    <w:rsid w:val="003B482D"/>
    <w:rsid w:val="003B4D9C"/>
    <w:rsid w:val="003B4FC9"/>
    <w:rsid w:val="003B546E"/>
    <w:rsid w:val="003B574C"/>
    <w:rsid w:val="003B576A"/>
    <w:rsid w:val="003B5770"/>
    <w:rsid w:val="003B5FE0"/>
    <w:rsid w:val="003B6C0F"/>
    <w:rsid w:val="003B708A"/>
    <w:rsid w:val="003B731E"/>
    <w:rsid w:val="003C0786"/>
    <w:rsid w:val="003C0E2B"/>
    <w:rsid w:val="003C10FE"/>
    <w:rsid w:val="003C116D"/>
    <w:rsid w:val="003C1405"/>
    <w:rsid w:val="003C17FF"/>
    <w:rsid w:val="003C1E26"/>
    <w:rsid w:val="003C22C9"/>
    <w:rsid w:val="003C25DE"/>
    <w:rsid w:val="003C2DE8"/>
    <w:rsid w:val="003C39AE"/>
    <w:rsid w:val="003C448D"/>
    <w:rsid w:val="003C491A"/>
    <w:rsid w:val="003C492F"/>
    <w:rsid w:val="003C4C36"/>
    <w:rsid w:val="003C540F"/>
    <w:rsid w:val="003C5745"/>
    <w:rsid w:val="003C5DE0"/>
    <w:rsid w:val="003C5FA0"/>
    <w:rsid w:val="003C6312"/>
    <w:rsid w:val="003C65C8"/>
    <w:rsid w:val="003C6926"/>
    <w:rsid w:val="003C70CC"/>
    <w:rsid w:val="003C72F8"/>
    <w:rsid w:val="003C766C"/>
    <w:rsid w:val="003D060E"/>
    <w:rsid w:val="003D07F0"/>
    <w:rsid w:val="003D09D0"/>
    <w:rsid w:val="003D1615"/>
    <w:rsid w:val="003D1DB3"/>
    <w:rsid w:val="003D2359"/>
    <w:rsid w:val="003D39C3"/>
    <w:rsid w:val="003D3B04"/>
    <w:rsid w:val="003D3E9E"/>
    <w:rsid w:val="003D454A"/>
    <w:rsid w:val="003D540F"/>
    <w:rsid w:val="003D54C3"/>
    <w:rsid w:val="003D585A"/>
    <w:rsid w:val="003D5DDC"/>
    <w:rsid w:val="003D671C"/>
    <w:rsid w:val="003D6846"/>
    <w:rsid w:val="003D7578"/>
    <w:rsid w:val="003D780A"/>
    <w:rsid w:val="003D7B74"/>
    <w:rsid w:val="003D7B8B"/>
    <w:rsid w:val="003E0723"/>
    <w:rsid w:val="003E107D"/>
    <w:rsid w:val="003E16A7"/>
    <w:rsid w:val="003E18C4"/>
    <w:rsid w:val="003E1AE5"/>
    <w:rsid w:val="003E3D80"/>
    <w:rsid w:val="003E3FEA"/>
    <w:rsid w:val="003E495D"/>
    <w:rsid w:val="003E518B"/>
    <w:rsid w:val="003E5A68"/>
    <w:rsid w:val="003E5AEA"/>
    <w:rsid w:val="003E5BEA"/>
    <w:rsid w:val="003E5C65"/>
    <w:rsid w:val="003E65B2"/>
    <w:rsid w:val="003E6D4D"/>
    <w:rsid w:val="003E75F6"/>
    <w:rsid w:val="003E7A53"/>
    <w:rsid w:val="003E7E35"/>
    <w:rsid w:val="003F0276"/>
    <w:rsid w:val="003F0319"/>
    <w:rsid w:val="003F0FB6"/>
    <w:rsid w:val="003F122E"/>
    <w:rsid w:val="003F1317"/>
    <w:rsid w:val="003F1A04"/>
    <w:rsid w:val="003F2075"/>
    <w:rsid w:val="003F2516"/>
    <w:rsid w:val="003F2E2C"/>
    <w:rsid w:val="003F3075"/>
    <w:rsid w:val="003F364D"/>
    <w:rsid w:val="003F3B8C"/>
    <w:rsid w:val="003F4FE4"/>
    <w:rsid w:val="003F51EA"/>
    <w:rsid w:val="003F5268"/>
    <w:rsid w:val="003F564F"/>
    <w:rsid w:val="003F57D5"/>
    <w:rsid w:val="003F583A"/>
    <w:rsid w:val="003F5E7A"/>
    <w:rsid w:val="003F68CA"/>
    <w:rsid w:val="003F6B80"/>
    <w:rsid w:val="003F718F"/>
    <w:rsid w:val="003F797E"/>
    <w:rsid w:val="003F7F87"/>
    <w:rsid w:val="004008AC"/>
    <w:rsid w:val="004017B1"/>
    <w:rsid w:val="00401C37"/>
    <w:rsid w:val="00401D43"/>
    <w:rsid w:val="00402126"/>
    <w:rsid w:val="00402196"/>
    <w:rsid w:val="0040266B"/>
    <w:rsid w:val="00402CCA"/>
    <w:rsid w:val="00403488"/>
    <w:rsid w:val="00403A24"/>
    <w:rsid w:val="00403CA4"/>
    <w:rsid w:val="0040479C"/>
    <w:rsid w:val="00404E6B"/>
    <w:rsid w:val="00405367"/>
    <w:rsid w:val="0040567C"/>
    <w:rsid w:val="0040572A"/>
    <w:rsid w:val="00405CB7"/>
    <w:rsid w:val="00405EBC"/>
    <w:rsid w:val="00406028"/>
    <w:rsid w:val="00406799"/>
    <w:rsid w:val="00407858"/>
    <w:rsid w:val="00407FA3"/>
    <w:rsid w:val="004101BA"/>
    <w:rsid w:val="00410398"/>
    <w:rsid w:val="00410E23"/>
    <w:rsid w:val="004115BF"/>
    <w:rsid w:val="00411F3B"/>
    <w:rsid w:val="00413DBB"/>
    <w:rsid w:val="0041414C"/>
    <w:rsid w:val="00414223"/>
    <w:rsid w:val="004148F6"/>
    <w:rsid w:val="004149FE"/>
    <w:rsid w:val="00414A65"/>
    <w:rsid w:val="00414F33"/>
    <w:rsid w:val="004153A4"/>
    <w:rsid w:val="00415BE8"/>
    <w:rsid w:val="0041662B"/>
    <w:rsid w:val="0041665E"/>
    <w:rsid w:val="00416998"/>
    <w:rsid w:val="00416CF0"/>
    <w:rsid w:val="004176B9"/>
    <w:rsid w:val="00420274"/>
    <w:rsid w:val="00420316"/>
    <w:rsid w:val="00420888"/>
    <w:rsid w:val="00420AE2"/>
    <w:rsid w:val="00420B6D"/>
    <w:rsid w:val="004220B3"/>
    <w:rsid w:val="00422239"/>
    <w:rsid w:val="0042236C"/>
    <w:rsid w:val="00422CE8"/>
    <w:rsid w:val="00422FD6"/>
    <w:rsid w:val="00423737"/>
    <w:rsid w:val="00423B7E"/>
    <w:rsid w:val="00424759"/>
    <w:rsid w:val="004248F9"/>
    <w:rsid w:val="00425DE1"/>
    <w:rsid w:val="004263DA"/>
    <w:rsid w:val="0042712B"/>
    <w:rsid w:val="00427512"/>
    <w:rsid w:val="004277C7"/>
    <w:rsid w:val="0042797B"/>
    <w:rsid w:val="00427D24"/>
    <w:rsid w:val="00427FC3"/>
    <w:rsid w:val="00430C43"/>
    <w:rsid w:val="00431328"/>
    <w:rsid w:val="00431559"/>
    <w:rsid w:val="00431907"/>
    <w:rsid w:val="00431AD3"/>
    <w:rsid w:val="00431BE5"/>
    <w:rsid w:val="00433B6A"/>
    <w:rsid w:val="00433BD5"/>
    <w:rsid w:val="00434615"/>
    <w:rsid w:val="004346DC"/>
    <w:rsid w:val="0043490F"/>
    <w:rsid w:val="00434A7E"/>
    <w:rsid w:val="00434B3F"/>
    <w:rsid w:val="00435F3E"/>
    <w:rsid w:val="004363EB"/>
    <w:rsid w:val="004365F4"/>
    <w:rsid w:val="004367AA"/>
    <w:rsid w:val="00436E3A"/>
    <w:rsid w:val="0043754C"/>
    <w:rsid w:val="00437E1E"/>
    <w:rsid w:val="0044005F"/>
    <w:rsid w:val="00440FBE"/>
    <w:rsid w:val="004413F9"/>
    <w:rsid w:val="00441532"/>
    <w:rsid w:val="00441954"/>
    <w:rsid w:val="00441FEC"/>
    <w:rsid w:val="004420F7"/>
    <w:rsid w:val="0044234C"/>
    <w:rsid w:val="00442720"/>
    <w:rsid w:val="004438FE"/>
    <w:rsid w:val="00443A09"/>
    <w:rsid w:val="00443F63"/>
    <w:rsid w:val="004441DB"/>
    <w:rsid w:val="0044420E"/>
    <w:rsid w:val="004444C8"/>
    <w:rsid w:val="004455A3"/>
    <w:rsid w:val="00445A8D"/>
    <w:rsid w:val="00445FBF"/>
    <w:rsid w:val="00446292"/>
    <w:rsid w:val="004474E1"/>
    <w:rsid w:val="0044799E"/>
    <w:rsid w:val="004501F1"/>
    <w:rsid w:val="00450371"/>
    <w:rsid w:val="00450381"/>
    <w:rsid w:val="00450CC5"/>
    <w:rsid w:val="004510BA"/>
    <w:rsid w:val="00451E38"/>
    <w:rsid w:val="00452812"/>
    <w:rsid w:val="00452F12"/>
    <w:rsid w:val="00453018"/>
    <w:rsid w:val="00453320"/>
    <w:rsid w:val="00453494"/>
    <w:rsid w:val="004534CF"/>
    <w:rsid w:val="00453C68"/>
    <w:rsid w:val="00453FBF"/>
    <w:rsid w:val="00454746"/>
    <w:rsid w:val="004557E2"/>
    <w:rsid w:val="00456550"/>
    <w:rsid w:val="00456749"/>
    <w:rsid w:val="0045674C"/>
    <w:rsid w:val="00456A49"/>
    <w:rsid w:val="00456CFE"/>
    <w:rsid w:val="00456E33"/>
    <w:rsid w:val="004574B1"/>
    <w:rsid w:val="004576A6"/>
    <w:rsid w:val="0045793A"/>
    <w:rsid w:val="00457BFA"/>
    <w:rsid w:val="00457F09"/>
    <w:rsid w:val="00460287"/>
    <w:rsid w:val="00460439"/>
    <w:rsid w:val="004604C4"/>
    <w:rsid w:val="004607CE"/>
    <w:rsid w:val="004608F7"/>
    <w:rsid w:val="00460C37"/>
    <w:rsid w:val="00460C8A"/>
    <w:rsid w:val="0046133C"/>
    <w:rsid w:val="00461E4D"/>
    <w:rsid w:val="00462581"/>
    <w:rsid w:val="00462CC9"/>
    <w:rsid w:val="00462D57"/>
    <w:rsid w:val="00463127"/>
    <w:rsid w:val="004636E6"/>
    <w:rsid w:val="00463D3A"/>
    <w:rsid w:val="00463FA2"/>
    <w:rsid w:val="004643E6"/>
    <w:rsid w:val="0046449F"/>
    <w:rsid w:val="00464594"/>
    <w:rsid w:val="00464817"/>
    <w:rsid w:val="004648B2"/>
    <w:rsid w:val="00464A25"/>
    <w:rsid w:val="00464EB6"/>
    <w:rsid w:val="00464EF7"/>
    <w:rsid w:val="004651E2"/>
    <w:rsid w:val="00465A22"/>
    <w:rsid w:val="00465B46"/>
    <w:rsid w:val="0046631E"/>
    <w:rsid w:val="0046669E"/>
    <w:rsid w:val="00466909"/>
    <w:rsid w:val="00466AD6"/>
    <w:rsid w:val="00466BE7"/>
    <w:rsid w:val="00466F8C"/>
    <w:rsid w:val="00467A19"/>
    <w:rsid w:val="00467D3B"/>
    <w:rsid w:val="00470C2A"/>
    <w:rsid w:val="00471310"/>
    <w:rsid w:val="00471374"/>
    <w:rsid w:val="0047171C"/>
    <w:rsid w:val="00471AAF"/>
    <w:rsid w:val="00472981"/>
    <w:rsid w:val="004729BE"/>
    <w:rsid w:val="00472FC6"/>
    <w:rsid w:val="00474F7F"/>
    <w:rsid w:val="00475114"/>
    <w:rsid w:val="00476610"/>
    <w:rsid w:val="00476834"/>
    <w:rsid w:val="00476DC5"/>
    <w:rsid w:val="00477C10"/>
    <w:rsid w:val="00480A4D"/>
    <w:rsid w:val="00481348"/>
    <w:rsid w:val="00481D7A"/>
    <w:rsid w:val="00481F5F"/>
    <w:rsid w:val="00482A90"/>
    <w:rsid w:val="0048305A"/>
    <w:rsid w:val="0048329D"/>
    <w:rsid w:val="00483684"/>
    <w:rsid w:val="00483693"/>
    <w:rsid w:val="00483873"/>
    <w:rsid w:val="00483D9D"/>
    <w:rsid w:val="00484190"/>
    <w:rsid w:val="00484824"/>
    <w:rsid w:val="004853BB"/>
    <w:rsid w:val="00485654"/>
    <w:rsid w:val="00485B87"/>
    <w:rsid w:val="00485E45"/>
    <w:rsid w:val="00485EE2"/>
    <w:rsid w:val="00486615"/>
    <w:rsid w:val="00486740"/>
    <w:rsid w:val="00487AAB"/>
    <w:rsid w:val="00487BAF"/>
    <w:rsid w:val="00487BBA"/>
    <w:rsid w:val="00487C94"/>
    <w:rsid w:val="00487DE2"/>
    <w:rsid w:val="00490063"/>
    <w:rsid w:val="0049081D"/>
    <w:rsid w:val="00490A3B"/>
    <w:rsid w:val="00492850"/>
    <w:rsid w:val="00492A7D"/>
    <w:rsid w:val="004934B2"/>
    <w:rsid w:val="00493999"/>
    <w:rsid w:val="00493BFC"/>
    <w:rsid w:val="00493D3B"/>
    <w:rsid w:val="00493F03"/>
    <w:rsid w:val="00494386"/>
    <w:rsid w:val="00494DF1"/>
    <w:rsid w:val="00495CD1"/>
    <w:rsid w:val="00496C53"/>
    <w:rsid w:val="00496F40"/>
    <w:rsid w:val="004978F4"/>
    <w:rsid w:val="004A0772"/>
    <w:rsid w:val="004A16D3"/>
    <w:rsid w:val="004A18E0"/>
    <w:rsid w:val="004A1B1F"/>
    <w:rsid w:val="004A1B32"/>
    <w:rsid w:val="004A1C89"/>
    <w:rsid w:val="004A1D05"/>
    <w:rsid w:val="004A2028"/>
    <w:rsid w:val="004A2D27"/>
    <w:rsid w:val="004A2D69"/>
    <w:rsid w:val="004A3251"/>
    <w:rsid w:val="004A3377"/>
    <w:rsid w:val="004A3B81"/>
    <w:rsid w:val="004A45A0"/>
    <w:rsid w:val="004A56EE"/>
    <w:rsid w:val="004A6058"/>
    <w:rsid w:val="004A6095"/>
    <w:rsid w:val="004A6944"/>
    <w:rsid w:val="004A6DB8"/>
    <w:rsid w:val="004A7DB8"/>
    <w:rsid w:val="004B0086"/>
    <w:rsid w:val="004B0EC3"/>
    <w:rsid w:val="004B10DE"/>
    <w:rsid w:val="004B12B8"/>
    <w:rsid w:val="004B1B17"/>
    <w:rsid w:val="004B1B1B"/>
    <w:rsid w:val="004B2541"/>
    <w:rsid w:val="004B3538"/>
    <w:rsid w:val="004B377B"/>
    <w:rsid w:val="004B38FF"/>
    <w:rsid w:val="004B3D01"/>
    <w:rsid w:val="004B3E58"/>
    <w:rsid w:val="004B3F9E"/>
    <w:rsid w:val="004B4183"/>
    <w:rsid w:val="004B42BC"/>
    <w:rsid w:val="004B4A70"/>
    <w:rsid w:val="004B4EE6"/>
    <w:rsid w:val="004B5000"/>
    <w:rsid w:val="004B50E5"/>
    <w:rsid w:val="004B5873"/>
    <w:rsid w:val="004B5B81"/>
    <w:rsid w:val="004B6306"/>
    <w:rsid w:val="004B638E"/>
    <w:rsid w:val="004B64C4"/>
    <w:rsid w:val="004B67EA"/>
    <w:rsid w:val="004B7618"/>
    <w:rsid w:val="004B79CB"/>
    <w:rsid w:val="004B7AA4"/>
    <w:rsid w:val="004B7B16"/>
    <w:rsid w:val="004C034A"/>
    <w:rsid w:val="004C06AF"/>
    <w:rsid w:val="004C073A"/>
    <w:rsid w:val="004C0D6E"/>
    <w:rsid w:val="004C0DB6"/>
    <w:rsid w:val="004C16E8"/>
    <w:rsid w:val="004C172E"/>
    <w:rsid w:val="004C17B3"/>
    <w:rsid w:val="004C1AE8"/>
    <w:rsid w:val="004C2379"/>
    <w:rsid w:val="004C2740"/>
    <w:rsid w:val="004C294B"/>
    <w:rsid w:val="004C2E3C"/>
    <w:rsid w:val="004C34B8"/>
    <w:rsid w:val="004C4374"/>
    <w:rsid w:val="004C5D08"/>
    <w:rsid w:val="004C638F"/>
    <w:rsid w:val="004C63DB"/>
    <w:rsid w:val="004C6531"/>
    <w:rsid w:val="004C6881"/>
    <w:rsid w:val="004C6898"/>
    <w:rsid w:val="004C6BAB"/>
    <w:rsid w:val="004C6EAB"/>
    <w:rsid w:val="004C746C"/>
    <w:rsid w:val="004C74ED"/>
    <w:rsid w:val="004C7827"/>
    <w:rsid w:val="004C7E5E"/>
    <w:rsid w:val="004C7F4F"/>
    <w:rsid w:val="004D02C7"/>
    <w:rsid w:val="004D13D3"/>
    <w:rsid w:val="004D1A5B"/>
    <w:rsid w:val="004D2003"/>
    <w:rsid w:val="004D2434"/>
    <w:rsid w:val="004D2A89"/>
    <w:rsid w:val="004D418B"/>
    <w:rsid w:val="004D4256"/>
    <w:rsid w:val="004D47F8"/>
    <w:rsid w:val="004D4DBA"/>
    <w:rsid w:val="004D5C5F"/>
    <w:rsid w:val="004D5FA1"/>
    <w:rsid w:val="004D62A4"/>
    <w:rsid w:val="004D6482"/>
    <w:rsid w:val="004D70AB"/>
    <w:rsid w:val="004D7158"/>
    <w:rsid w:val="004D719A"/>
    <w:rsid w:val="004D75F2"/>
    <w:rsid w:val="004D7614"/>
    <w:rsid w:val="004D7691"/>
    <w:rsid w:val="004D7AA7"/>
    <w:rsid w:val="004D7F06"/>
    <w:rsid w:val="004E095B"/>
    <w:rsid w:val="004E11E6"/>
    <w:rsid w:val="004E15F6"/>
    <w:rsid w:val="004E1989"/>
    <w:rsid w:val="004E1A14"/>
    <w:rsid w:val="004E1D27"/>
    <w:rsid w:val="004E23C0"/>
    <w:rsid w:val="004E25CC"/>
    <w:rsid w:val="004E2A12"/>
    <w:rsid w:val="004E33EF"/>
    <w:rsid w:val="004E3AF8"/>
    <w:rsid w:val="004E3DFA"/>
    <w:rsid w:val="004E421F"/>
    <w:rsid w:val="004E4582"/>
    <w:rsid w:val="004E4600"/>
    <w:rsid w:val="004E460B"/>
    <w:rsid w:val="004E4EEB"/>
    <w:rsid w:val="004E57F6"/>
    <w:rsid w:val="004E5CA1"/>
    <w:rsid w:val="004E6C6C"/>
    <w:rsid w:val="004E7095"/>
    <w:rsid w:val="004E712F"/>
    <w:rsid w:val="004E7AE0"/>
    <w:rsid w:val="004F013C"/>
    <w:rsid w:val="004F0A48"/>
    <w:rsid w:val="004F1288"/>
    <w:rsid w:val="004F1885"/>
    <w:rsid w:val="004F195D"/>
    <w:rsid w:val="004F19E0"/>
    <w:rsid w:val="004F23A3"/>
    <w:rsid w:val="004F2CC1"/>
    <w:rsid w:val="004F3067"/>
    <w:rsid w:val="004F3205"/>
    <w:rsid w:val="004F32AA"/>
    <w:rsid w:val="004F3A8B"/>
    <w:rsid w:val="004F3EC5"/>
    <w:rsid w:val="004F40AC"/>
    <w:rsid w:val="004F4971"/>
    <w:rsid w:val="004F4CAE"/>
    <w:rsid w:val="004F4DD5"/>
    <w:rsid w:val="004F53B2"/>
    <w:rsid w:val="004F5CA0"/>
    <w:rsid w:val="004F5F82"/>
    <w:rsid w:val="004F644D"/>
    <w:rsid w:val="004F664E"/>
    <w:rsid w:val="004F6F87"/>
    <w:rsid w:val="004F7468"/>
    <w:rsid w:val="004F76C5"/>
    <w:rsid w:val="004F77BC"/>
    <w:rsid w:val="004F79B5"/>
    <w:rsid w:val="004F7C38"/>
    <w:rsid w:val="004F7C70"/>
    <w:rsid w:val="004F7D10"/>
    <w:rsid w:val="004F7D88"/>
    <w:rsid w:val="004F7E25"/>
    <w:rsid w:val="004F7ECA"/>
    <w:rsid w:val="0050026C"/>
    <w:rsid w:val="0050031D"/>
    <w:rsid w:val="005005D7"/>
    <w:rsid w:val="005021F8"/>
    <w:rsid w:val="0050245C"/>
    <w:rsid w:val="00502F03"/>
    <w:rsid w:val="00503866"/>
    <w:rsid w:val="00503917"/>
    <w:rsid w:val="00504EE9"/>
    <w:rsid w:val="00505512"/>
    <w:rsid w:val="0050591F"/>
    <w:rsid w:val="00505E34"/>
    <w:rsid w:val="00506393"/>
    <w:rsid w:val="00507A51"/>
    <w:rsid w:val="0051092F"/>
    <w:rsid w:val="00510CFF"/>
    <w:rsid w:val="005116DF"/>
    <w:rsid w:val="0051183C"/>
    <w:rsid w:val="00511A16"/>
    <w:rsid w:val="00511A45"/>
    <w:rsid w:val="00511CB0"/>
    <w:rsid w:val="00511D25"/>
    <w:rsid w:val="00511E8B"/>
    <w:rsid w:val="005123FB"/>
    <w:rsid w:val="00513351"/>
    <w:rsid w:val="00513E08"/>
    <w:rsid w:val="00514077"/>
    <w:rsid w:val="00514BED"/>
    <w:rsid w:val="00515053"/>
    <w:rsid w:val="0051634A"/>
    <w:rsid w:val="0051650D"/>
    <w:rsid w:val="00516E7C"/>
    <w:rsid w:val="00517162"/>
    <w:rsid w:val="00517709"/>
    <w:rsid w:val="0051785F"/>
    <w:rsid w:val="005208EA"/>
    <w:rsid w:val="00521600"/>
    <w:rsid w:val="00521610"/>
    <w:rsid w:val="005218DE"/>
    <w:rsid w:val="00521B2D"/>
    <w:rsid w:val="00522E1B"/>
    <w:rsid w:val="00523B09"/>
    <w:rsid w:val="00523D2F"/>
    <w:rsid w:val="0052407A"/>
    <w:rsid w:val="0052508D"/>
    <w:rsid w:val="005255C8"/>
    <w:rsid w:val="005255E0"/>
    <w:rsid w:val="00525780"/>
    <w:rsid w:val="00525B00"/>
    <w:rsid w:val="00526353"/>
    <w:rsid w:val="005265A8"/>
    <w:rsid w:val="00526A61"/>
    <w:rsid w:val="00526BDB"/>
    <w:rsid w:val="0052701E"/>
    <w:rsid w:val="00527749"/>
    <w:rsid w:val="00527CAD"/>
    <w:rsid w:val="00527D58"/>
    <w:rsid w:val="00530507"/>
    <w:rsid w:val="00530787"/>
    <w:rsid w:val="00530A20"/>
    <w:rsid w:val="00530F43"/>
    <w:rsid w:val="00531815"/>
    <w:rsid w:val="0053189A"/>
    <w:rsid w:val="00531AC8"/>
    <w:rsid w:val="00531F08"/>
    <w:rsid w:val="00532035"/>
    <w:rsid w:val="0053350A"/>
    <w:rsid w:val="00533728"/>
    <w:rsid w:val="00533854"/>
    <w:rsid w:val="00534FAE"/>
    <w:rsid w:val="00535249"/>
    <w:rsid w:val="00535290"/>
    <w:rsid w:val="00535A78"/>
    <w:rsid w:val="00535AE2"/>
    <w:rsid w:val="00536325"/>
    <w:rsid w:val="00536499"/>
    <w:rsid w:val="00537834"/>
    <w:rsid w:val="00540391"/>
    <w:rsid w:val="005416F2"/>
    <w:rsid w:val="0054199C"/>
    <w:rsid w:val="005419A0"/>
    <w:rsid w:val="00542FCD"/>
    <w:rsid w:val="005463BD"/>
    <w:rsid w:val="00546473"/>
    <w:rsid w:val="00546518"/>
    <w:rsid w:val="0054664B"/>
    <w:rsid w:val="00546E35"/>
    <w:rsid w:val="0054701E"/>
    <w:rsid w:val="005478CB"/>
    <w:rsid w:val="00547A9A"/>
    <w:rsid w:val="00547BAD"/>
    <w:rsid w:val="00547F07"/>
    <w:rsid w:val="00551F44"/>
    <w:rsid w:val="005530E9"/>
    <w:rsid w:val="00553DB1"/>
    <w:rsid w:val="00553E5E"/>
    <w:rsid w:val="005541BE"/>
    <w:rsid w:val="00554638"/>
    <w:rsid w:val="00554965"/>
    <w:rsid w:val="00554C94"/>
    <w:rsid w:val="00555017"/>
    <w:rsid w:val="005555CD"/>
    <w:rsid w:val="005565D3"/>
    <w:rsid w:val="00556ACC"/>
    <w:rsid w:val="005570B8"/>
    <w:rsid w:val="005571E6"/>
    <w:rsid w:val="0055793B"/>
    <w:rsid w:val="005602AD"/>
    <w:rsid w:val="005602D2"/>
    <w:rsid w:val="005605F8"/>
    <w:rsid w:val="00560F86"/>
    <w:rsid w:val="00560FA0"/>
    <w:rsid w:val="005612E5"/>
    <w:rsid w:val="00561769"/>
    <w:rsid w:val="00561BA0"/>
    <w:rsid w:val="0056280F"/>
    <w:rsid w:val="00562B18"/>
    <w:rsid w:val="0056346A"/>
    <w:rsid w:val="005643D5"/>
    <w:rsid w:val="00564677"/>
    <w:rsid w:val="00565158"/>
    <w:rsid w:val="005653A8"/>
    <w:rsid w:val="00565778"/>
    <w:rsid w:val="00565A95"/>
    <w:rsid w:val="00565B86"/>
    <w:rsid w:val="00565EBD"/>
    <w:rsid w:val="00566C59"/>
    <w:rsid w:val="00566D8C"/>
    <w:rsid w:val="00566DE1"/>
    <w:rsid w:val="005704DA"/>
    <w:rsid w:val="00570578"/>
    <w:rsid w:val="0057061C"/>
    <w:rsid w:val="00570A80"/>
    <w:rsid w:val="00570CA2"/>
    <w:rsid w:val="00570DA8"/>
    <w:rsid w:val="00571068"/>
    <w:rsid w:val="005715C1"/>
    <w:rsid w:val="00571B26"/>
    <w:rsid w:val="00571CC5"/>
    <w:rsid w:val="00571F48"/>
    <w:rsid w:val="005720D5"/>
    <w:rsid w:val="00572324"/>
    <w:rsid w:val="00572653"/>
    <w:rsid w:val="00572B27"/>
    <w:rsid w:val="00573200"/>
    <w:rsid w:val="005736C4"/>
    <w:rsid w:val="00574063"/>
    <w:rsid w:val="005742CC"/>
    <w:rsid w:val="005746BD"/>
    <w:rsid w:val="00574BDE"/>
    <w:rsid w:val="00574EEF"/>
    <w:rsid w:val="005754A5"/>
    <w:rsid w:val="00575576"/>
    <w:rsid w:val="00575E84"/>
    <w:rsid w:val="00577180"/>
    <w:rsid w:val="0057776E"/>
    <w:rsid w:val="005801DA"/>
    <w:rsid w:val="005802A0"/>
    <w:rsid w:val="005802F5"/>
    <w:rsid w:val="00580ECC"/>
    <w:rsid w:val="00581CD8"/>
    <w:rsid w:val="00581FA3"/>
    <w:rsid w:val="00582328"/>
    <w:rsid w:val="005829B5"/>
    <w:rsid w:val="00583B84"/>
    <w:rsid w:val="005841B1"/>
    <w:rsid w:val="005842CA"/>
    <w:rsid w:val="00584490"/>
    <w:rsid w:val="00584B7E"/>
    <w:rsid w:val="00585BB3"/>
    <w:rsid w:val="00585E6C"/>
    <w:rsid w:val="00585F93"/>
    <w:rsid w:val="005865F9"/>
    <w:rsid w:val="00586FF5"/>
    <w:rsid w:val="005871C5"/>
    <w:rsid w:val="00587392"/>
    <w:rsid w:val="005877F6"/>
    <w:rsid w:val="0059015F"/>
    <w:rsid w:val="00590581"/>
    <w:rsid w:val="00590CC1"/>
    <w:rsid w:val="00590D7A"/>
    <w:rsid w:val="00591001"/>
    <w:rsid w:val="005913D1"/>
    <w:rsid w:val="00591E2F"/>
    <w:rsid w:val="00592BCB"/>
    <w:rsid w:val="005930BA"/>
    <w:rsid w:val="00593542"/>
    <w:rsid w:val="00593CE7"/>
    <w:rsid w:val="00594B37"/>
    <w:rsid w:val="0059512E"/>
    <w:rsid w:val="005958A5"/>
    <w:rsid w:val="00595BEF"/>
    <w:rsid w:val="00595EA5"/>
    <w:rsid w:val="00596AAA"/>
    <w:rsid w:val="00596E0D"/>
    <w:rsid w:val="0059782A"/>
    <w:rsid w:val="00597BE6"/>
    <w:rsid w:val="00597C16"/>
    <w:rsid w:val="00597DF3"/>
    <w:rsid w:val="00597E6D"/>
    <w:rsid w:val="00597EBE"/>
    <w:rsid w:val="00597EDB"/>
    <w:rsid w:val="005A0130"/>
    <w:rsid w:val="005A067F"/>
    <w:rsid w:val="005A0886"/>
    <w:rsid w:val="005A15F3"/>
    <w:rsid w:val="005A178A"/>
    <w:rsid w:val="005A17B3"/>
    <w:rsid w:val="005A1B97"/>
    <w:rsid w:val="005A2A17"/>
    <w:rsid w:val="005A3023"/>
    <w:rsid w:val="005A37B9"/>
    <w:rsid w:val="005A41FF"/>
    <w:rsid w:val="005A4865"/>
    <w:rsid w:val="005A4A43"/>
    <w:rsid w:val="005A4D38"/>
    <w:rsid w:val="005A5629"/>
    <w:rsid w:val="005A5677"/>
    <w:rsid w:val="005A59C6"/>
    <w:rsid w:val="005A5AF9"/>
    <w:rsid w:val="005A5F88"/>
    <w:rsid w:val="005A6029"/>
    <w:rsid w:val="005A611F"/>
    <w:rsid w:val="005A6DCD"/>
    <w:rsid w:val="005A78B7"/>
    <w:rsid w:val="005B071C"/>
    <w:rsid w:val="005B0BC0"/>
    <w:rsid w:val="005B125C"/>
    <w:rsid w:val="005B13AC"/>
    <w:rsid w:val="005B1435"/>
    <w:rsid w:val="005B15F6"/>
    <w:rsid w:val="005B1E27"/>
    <w:rsid w:val="005B2236"/>
    <w:rsid w:val="005B22BA"/>
    <w:rsid w:val="005B2314"/>
    <w:rsid w:val="005B262D"/>
    <w:rsid w:val="005B28DD"/>
    <w:rsid w:val="005B3222"/>
    <w:rsid w:val="005B3C80"/>
    <w:rsid w:val="005B408C"/>
    <w:rsid w:val="005B40BB"/>
    <w:rsid w:val="005B4256"/>
    <w:rsid w:val="005B49AD"/>
    <w:rsid w:val="005B4B02"/>
    <w:rsid w:val="005B568E"/>
    <w:rsid w:val="005B5769"/>
    <w:rsid w:val="005B5951"/>
    <w:rsid w:val="005B600A"/>
    <w:rsid w:val="005B6225"/>
    <w:rsid w:val="005B6721"/>
    <w:rsid w:val="005B6DFE"/>
    <w:rsid w:val="005B7048"/>
    <w:rsid w:val="005B7606"/>
    <w:rsid w:val="005B769F"/>
    <w:rsid w:val="005C06A9"/>
    <w:rsid w:val="005C0C62"/>
    <w:rsid w:val="005C1B48"/>
    <w:rsid w:val="005C220E"/>
    <w:rsid w:val="005C22FB"/>
    <w:rsid w:val="005C251A"/>
    <w:rsid w:val="005C29AA"/>
    <w:rsid w:val="005C2C85"/>
    <w:rsid w:val="005C2D51"/>
    <w:rsid w:val="005C2D96"/>
    <w:rsid w:val="005C3B28"/>
    <w:rsid w:val="005C3D43"/>
    <w:rsid w:val="005C3EAF"/>
    <w:rsid w:val="005C472E"/>
    <w:rsid w:val="005C4853"/>
    <w:rsid w:val="005C535E"/>
    <w:rsid w:val="005C55C6"/>
    <w:rsid w:val="005C615A"/>
    <w:rsid w:val="005C6F01"/>
    <w:rsid w:val="005C705F"/>
    <w:rsid w:val="005C7365"/>
    <w:rsid w:val="005C7395"/>
    <w:rsid w:val="005C75DD"/>
    <w:rsid w:val="005C777D"/>
    <w:rsid w:val="005C7EC7"/>
    <w:rsid w:val="005D01EB"/>
    <w:rsid w:val="005D097D"/>
    <w:rsid w:val="005D0EB6"/>
    <w:rsid w:val="005D10F1"/>
    <w:rsid w:val="005D1443"/>
    <w:rsid w:val="005D1A81"/>
    <w:rsid w:val="005D2159"/>
    <w:rsid w:val="005D23B0"/>
    <w:rsid w:val="005D2613"/>
    <w:rsid w:val="005D2850"/>
    <w:rsid w:val="005D3B4F"/>
    <w:rsid w:val="005D49A0"/>
    <w:rsid w:val="005D5290"/>
    <w:rsid w:val="005D5B7D"/>
    <w:rsid w:val="005D6C06"/>
    <w:rsid w:val="005E0529"/>
    <w:rsid w:val="005E077F"/>
    <w:rsid w:val="005E10F0"/>
    <w:rsid w:val="005E1265"/>
    <w:rsid w:val="005E136A"/>
    <w:rsid w:val="005E2B46"/>
    <w:rsid w:val="005E30E0"/>
    <w:rsid w:val="005E3230"/>
    <w:rsid w:val="005E341B"/>
    <w:rsid w:val="005E3D1C"/>
    <w:rsid w:val="005E3D33"/>
    <w:rsid w:val="005E4A2E"/>
    <w:rsid w:val="005E4C97"/>
    <w:rsid w:val="005E56E6"/>
    <w:rsid w:val="005E5941"/>
    <w:rsid w:val="005E5CE7"/>
    <w:rsid w:val="005E5ECE"/>
    <w:rsid w:val="005E6BA2"/>
    <w:rsid w:val="005E6D8E"/>
    <w:rsid w:val="005E7801"/>
    <w:rsid w:val="005E7C20"/>
    <w:rsid w:val="005F06F2"/>
    <w:rsid w:val="005F10F0"/>
    <w:rsid w:val="005F182E"/>
    <w:rsid w:val="005F1C64"/>
    <w:rsid w:val="005F25F2"/>
    <w:rsid w:val="005F4104"/>
    <w:rsid w:val="005F44BD"/>
    <w:rsid w:val="005F4B4B"/>
    <w:rsid w:val="005F4BAF"/>
    <w:rsid w:val="005F63D6"/>
    <w:rsid w:val="005F708F"/>
    <w:rsid w:val="005F7B0D"/>
    <w:rsid w:val="006007D9"/>
    <w:rsid w:val="00600B23"/>
    <w:rsid w:val="00600D1E"/>
    <w:rsid w:val="00601523"/>
    <w:rsid w:val="00601E88"/>
    <w:rsid w:val="00601EA7"/>
    <w:rsid w:val="006021DC"/>
    <w:rsid w:val="0060346D"/>
    <w:rsid w:val="00603CF6"/>
    <w:rsid w:val="00605BB3"/>
    <w:rsid w:val="00605D83"/>
    <w:rsid w:val="00606EB9"/>
    <w:rsid w:val="006071AB"/>
    <w:rsid w:val="006071DC"/>
    <w:rsid w:val="006071E8"/>
    <w:rsid w:val="0060740B"/>
    <w:rsid w:val="00607533"/>
    <w:rsid w:val="00607A31"/>
    <w:rsid w:val="006100C6"/>
    <w:rsid w:val="00610CD0"/>
    <w:rsid w:val="00611E5E"/>
    <w:rsid w:val="00611FEB"/>
    <w:rsid w:val="006123AD"/>
    <w:rsid w:val="00613BB4"/>
    <w:rsid w:val="00614206"/>
    <w:rsid w:val="0061421F"/>
    <w:rsid w:val="006143D9"/>
    <w:rsid w:val="00614460"/>
    <w:rsid w:val="00614DC2"/>
    <w:rsid w:val="00615174"/>
    <w:rsid w:val="00615C32"/>
    <w:rsid w:val="0061613D"/>
    <w:rsid w:val="00616889"/>
    <w:rsid w:val="00616ED0"/>
    <w:rsid w:val="00617562"/>
    <w:rsid w:val="00617C1C"/>
    <w:rsid w:val="00620539"/>
    <w:rsid w:val="00620D76"/>
    <w:rsid w:val="00621018"/>
    <w:rsid w:val="006227E8"/>
    <w:rsid w:val="00622B19"/>
    <w:rsid w:val="00622C32"/>
    <w:rsid w:val="00622E2D"/>
    <w:rsid w:val="00623F12"/>
    <w:rsid w:val="00624E91"/>
    <w:rsid w:val="006255E8"/>
    <w:rsid w:val="00625641"/>
    <w:rsid w:val="00625874"/>
    <w:rsid w:val="0062590A"/>
    <w:rsid w:val="00626453"/>
    <w:rsid w:val="0062658E"/>
    <w:rsid w:val="0062678D"/>
    <w:rsid w:val="0062684C"/>
    <w:rsid w:val="00626A62"/>
    <w:rsid w:val="00626F61"/>
    <w:rsid w:val="00627B37"/>
    <w:rsid w:val="00630600"/>
    <w:rsid w:val="0063074A"/>
    <w:rsid w:val="00630CE6"/>
    <w:rsid w:val="00630F0B"/>
    <w:rsid w:val="00631850"/>
    <w:rsid w:val="00632828"/>
    <w:rsid w:val="00632B37"/>
    <w:rsid w:val="00632D97"/>
    <w:rsid w:val="0063350F"/>
    <w:rsid w:val="006338FF"/>
    <w:rsid w:val="00633C38"/>
    <w:rsid w:val="0063414E"/>
    <w:rsid w:val="006343A1"/>
    <w:rsid w:val="00634B32"/>
    <w:rsid w:val="006355D7"/>
    <w:rsid w:val="00636F9C"/>
    <w:rsid w:val="00636FFD"/>
    <w:rsid w:val="00637DC2"/>
    <w:rsid w:val="00640CF5"/>
    <w:rsid w:val="00641410"/>
    <w:rsid w:val="00642153"/>
    <w:rsid w:val="00642E5C"/>
    <w:rsid w:val="00642F51"/>
    <w:rsid w:val="00643093"/>
    <w:rsid w:val="00643156"/>
    <w:rsid w:val="006431B8"/>
    <w:rsid w:val="0064373E"/>
    <w:rsid w:val="00643AFD"/>
    <w:rsid w:val="00643CDB"/>
    <w:rsid w:val="0064400A"/>
    <w:rsid w:val="006442DD"/>
    <w:rsid w:val="006448EA"/>
    <w:rsid w:val="00644AEF"/>
    <w:rsid w:val="00645A11"/>
    <w:rsid w:val="00645ACC"/>
    <w:rsid w:val="006462B1"/>
    <w:rsid w:val="0064633A"/>
    <w:rsid w:val="00646A8A"/>
    <w:rsid w:val="006470C9"/>
    <w:rsid w:val="006474CA"/>
    <w:rsid w:val="00647561"/>
    <w:rsid w:val="00647DA9"/>
    <w:rsid w:val="00647EC4"/>
    <w:rsid w:val="006501D5"/>
    <w:rsid w:val="0065024C"/>
    <w:rsid w:val="00651A66"/>
    <w:rsid w:val="00652355"/>
    <w:rsid w:val="00652C15"/>
    <w:rsid w:val="00652DE6"/>
    <w:rsid w:val="00653549"/>
    <w:rsid w:val="006538FE"/>
    <w:rsid w:val="006540D8"/>
    <w:rsid w:val="0065439A"/>
    <w:rsid w:val="00654E1E"/>
    <w:rsid w:val="00655A0D"/>
    <w:rsid w:val="00655CC7"/>
    <w:rsid w:val="00655FA5"/>
    <w:rsid w:val="0065616E"/>
    <w:rsid w:val="00656D61"/>
    <w:rsid w:val="006573F7"/>
    <w:rsid w:val="006578B3"/>
    <w:rsid w:val="0066104A"/>
    <w:rsid w:val="00661068"/>
    <w:rsid w:val="0066167C"/>
    <w:rsid w:val="00662046"/>
    <w:rsid w:val="00662150"/>
    <w:rsid w:val="00662930"/>
    <w:rsid w:val="006629D3"/>
    <w:rsid w:val="00662C12"/>
    <w:rsid w:val="00662E27"/>
    <w:rsid w:val="006631AB"/>
    <w:rsid w:val="00663435"/>
    <w:rsid w:val="0066392D"/>
    <w:rsid w:val="00663C18"/>
    <w:rsid w:val="006646E0"/>
    <w:rsid w:val="00664756"/>
    <w:rsid w:val="00664BEF"/>
    <w:rsid w:val="00664D8A"/>
    <w:rsid w:val="00665C41"/>
    <w:rsid w:val="00666931"/>
    <w:rsid w:val="006671B3"/>
    <w:rsid w:val="00667A18"/>
    <w:rsid w:val="006708BA"/>
    <w:rsid w:val="006718A2"/>
    <w:rsid w:val="006720E2"/>
    <w:rsid w:val="006728E0"/>
    <w:rsid w:val="00672EBC"/>
    <w:rsid w:val="006730EE"/>
    <w:rsid w:val="00673320"/>
    <w:rsid w:val="0067371F"/>
    <w:rsid w:val="00673AC1"/>
    <w:rsid w:val="006742A2"/>
    <w:rsid w:val="00674CB9"/>
    <w:rsid w:val="006754B6"/>
    <w:rsid w:val="00675766"/>
    <w:rsid w:val="00675BD4"/>
    <w:rsid w:val="00675F1D"/>
    <w:rsid w:val="006760B9"/>
    <w:rsid w:val="006760CB"/>
    <w:rsid w:val="00676B0C"/>
    <w:rsid w:val="00676D34"/>
    <w:rsid w:val="00677020"/>
    <w:rsid w:val="0067723B"/>
    <w:rsid w:val="00680419"/>
    <w:rsid w:val="00680460"/>
    <w:rsid w:val="00680AEA"/>
    <w:rsid w:val="00680BC6"/>
    <w:rsid w:val="00680C15"/>
    <w:rsid w:val="00680F55"/>
    <w:rsid w:val="00681372"/>
    <w:rsid w:val="00681B19"/>
    <w:rsid w:val="00681BE4"/>
    <w:rsid w:val="006837AA"/>
    <w:rsid w:val="00684285"/>
    <w:rsid w:val="006854CE"/>
    <w:rsid w:val="0068579D"/>
    <w:rsid w:val="00686021"/>
    <w:rsid w:val="0068628A"/>
    <w:rsid w:val="00686382"/>
    <w:rsid w:val="0068644C"/>
    <w:rsid w:val="00686B99"/>
    <w:rsid w:val="00686DE1"/>
    <w:rsid w:val="00686F5C"/>
    <w:rsid w:val="006872B4"/>
    <w:rsid w:val="0068780A"/>
    <w:rsid w:val="00687EE1"/>
    <w:rsid w:val="00690292"/>
    <w:rsid w:val="006907F1"/>
    <w:rsid w:val="00690A6E"/>
    <w:rsid w:val="00690B77"/>
    <w:rsid w:val="00690FAF"/>
    <w:rsid w:val="00691EF4"/>
    <w:rsid w:val="006921F1"/>
    <w:rsid w:val="006926E4"/>
    <w:rsid w:val="00692FFF"/>
    <w:rsid w:val="0069372E"/>
    <w:rsid w:val="00693990"/>
    <w:rsid w:val="00693C1D"/>
    <w:rsid w:val="00694033"/>
    <w:rsid w:val="0069411B"/>
    <w:rsid w:val="006953E7"/>
    <w:rsid w:val="0069557B"/>
    <w:rsid w:val="006956DE"/>
    <w:rsid w:val="00695B69"/>
    <w:rsid w:val="00695DC4"/>
    <w:rsid w:val="00695E79"/>
    <w:rsid w:val="006967EE"/>
    <w:rsid w:val="006970EB"/>
    <w:rsid w:val="00697C31"/>
    <w:rsid w:val="00697C9C"/>
    <w:rsid w:val="00697E1F"/>
    <w:rsid w:val="00697F37"/>
    <w:rsid w:val="006A05AE"/>
    <w:rsid w:val="006A06A2"/>
    <w:rsid w:val="006A15AA"/>
    <w:rsid w:val="006A23A3"/>
    <w:rsid w:val="006A23D0"/>
    <w:rsid w:val="006A3DFC"/>
    <w:rsid w:val="006A41E3"/>
    <w:rsid w:val="006A4287"/>
    <w:rsid w:val="006A4D3A"/>
    <w:rsid w:val="006A538F"/>
    <w:rsid w:val="006A57BD"/>
    <w:rsid w:val="006A5AFE"/>
    <w:rsid w:val="006A6AC1"/>
    <w:rsid w:val="006A6BBE"/>
    <w:rsid w:val="006A707C"/>
    <w:rsid w:val="006A71EE"/>
    <w:rsid w:val="006A7AF0"/>
    <w:rsid w:val="006A7E82"/>
    <w:rsid w:val="006B04AC"/>
    <w:rsid w:val="006B05EC"/>
    <w:rsid w:val="006B1137"/>
    <w:rsid w:val="006B1AAD"/>
    <w:rsid w:val="006B2F0D"/>
    <w:rsid w:val="006B336A"/>
    <w:rsid w:val="006B3A96"/>
    <w:rsid w:val="006B3A9F"/>
    <w:rsid w:val="006B43D8"/>
    <w:rsid w:val="006B4E3C"/>
    <w:rsid w:val="006B56D9"/>
    <w:rsid w:val="006B585C"/>
    <w:rsid w:val="006B5AAE"/>
    <w:rsid w:val="006B5D71"/>
    <w:rsid w:val="006B6097"/>
    <w:rsid w:val="006B6485"/>
    <w:rsid w:val="006B715C"/>
    <w:rsid w:val="006B732E"/>
    <w:rsid w:val="006B7727"/>
    <w:rsid w:val="006B77F0"/>
    <w:rsid w:val="006C03F5"/>
    <w:rsid w:val="006C05E0"/>
    <w:rsid w:val="006C0C6C"/>
    <w:rsid w:val="006C1E0C"/>
    <w:rsid w:val="006C1FF1"/>
    <w:rsid w:val="006C20F4"/>
    <w:rsid w:val="006C2655"/>
    <w:rsid w:val="006C284B"/>
    <w:rsid w:val="006C38BA"/>
    <w:rsid w:val="006C3E32"/>
    <w:rsid w:val="006C4009"/>
    <w:rsid w:val="006C4859"/>
    <w:rsid w:val="006C4904"/>
    <w:rsid w:val="006C4B55"/>
    <w:rsid w:val="006C4BAE"/>
    <w:rsid w:val="006C4F16"/>
    <w:rsid w:val="006C5685"/>
    <w:rsid w:val="006C5CCD"/>
    <w:rsid w:val="006C5F94"/>
    <w:rsid w:val="006C6760"/>
    <w:rsid w:val="006C6852"/>
    <w:rsid w:val="006C6BF6"/>
    <w:rsid w:val="006C6E04"/>
    <w:rsid w:val="006C7428"/>
    <w:rsid w:val="006C78D0"/>
    <w:rsid w:val="006D0AE9"/>
    <w:rsid w:val="006D0DCC"/>
    <w:rsid w:val="006D15CA"/>
    <w:rsid w:val="006D17EB"/>
    <w:rsid w:val="006D1890"/>
    <w:rsid w:val="006D18A7"/>
    <w:rsid w:val="006D18FF"/>
    <w:rsid w:val="006D20F6"/>
    <w:rsid w:val="006D231C"/>
    <w:rsid w:val="006D2B52"/>
    <w:rsid w:val="006D340D"/>
    <w:rsid w:val="006D37E0"/>
    <w:rsid w:val="006D4D6E"/>
    <w:rsid w:val="006D6055"/>
    <w:rsid w:val="006D63F4"/>
    <w:rsid w:val="006D6412"/>
    <w:rsid w:val="006D7498"/>
    <w:rsid w:val="006D7585"/>
    <w:rsid w:val="006D7593"/>
    <w:rsid w:val="006D77F0"/>
    <w:rsid w:val="006D7EFC"/>
    <w:rsid w:val="006E11D0"/>
    <w:rsid w:val="006E1477"/>
    <w:rsid w:val="006E1C18"/>
    <w:rsid w:val="006E2607"/>
    <w:rsid w:val="006E312D"/>
    <w:rsid w:val="006E31AB"/>
    <w:rsid w:val="006E3524"/>
    <w:rsid w:val="006E35C6"/>
    <w:rsid w:val="006E36A6"/>
    <w:rsid w:val="006E37CC"/>
    <w:rsid w:val="006E4192"/>
    <w:rsid w:val="006E4A4B"/>
    <w:rsid w:val="006E592B"/>
    <w:rsid w:val="006E596A"/>
    <w:rsid w:val="006E5DA8"/>
    <w:rsid w:val="006E6342"/>
    <w:rsid w:val="006E65FE"/>
    <w:rsid w:val="006E673E"/>
    <w:rsid w:val="006E6BAC"/>
    <w:rsid w:val="006E6EEB"/>
    <w:rsid w:val="006E70BD"/>
    <w:rsid w:val="006E7E42"/>
    <w:rsid w:val="006F002E"/>
    <w:rsid w:val="006F0477"/>
    <w:rsid w:val="006F0A12"/>
    <w:rsid w:val="006F0D90"/>
    <w:rsid w:val="006F11BE"/>
    <w:rsid w:val="006F14A0"/>
    <w:rsid w:val="006F18B6"/>
    <w:rsid w:val="006F1F4F"/>
    <w:rsid w:val="006F421F"/>
    <w:rsid w:val="006F57A4"/>
    <w:rsid w:val="006F5930"/>
    <w:rsid w:val="006F5D7F"/>
    <w:rsid w:val="006F65CE"/>
    <w:rsid w:val="006F73BE"/>
    <w:rsid w:val="006F78B9"/>
    <w:rsid w:val="00700A4E"/>
    <w:rsid w:val="00700B71"/>
    <w:rsid w:val="00700D2F"/>
    <w:rsid w:val="00700E30"/>
    <w:rsid w:val="0070155B"/>
    <w:rsid w:val="007016ED"/>
    <w:rsid w:val="007021B2"/>
    <w:rsid w:val="00702675"/>
    <w:rsid w:val="0070280F"/>
    <w:rsid w:val="00702C88"/>
    <w:rsid w:val="00703A61"/>
    <w:rsid w:val="00704ED9"/>
    <w:rsid w:val="007051E6"/>
    <w:rsid w:val="007058CE"/>
    <w:rsid w:val="00705FCE"/>
    <w:rsid w:val="007067D1"/>
    <w:rsid w:val="00710830"/>
    <w:rsid w:val="00710FCB"/>
    <w:rsid w:val="0071120A"/>
    <w:rsid w:val="0071146B"/>
    <w:rsid w:val="00711545"/>
    <w:rsid w:val="007118FC"/>
    <w:rsid w:val="007123A6"/>
    <w:rsid w:val="007125BF"/>
    <w:rsid w:val="0071293A"/>
    <w:rsid w:val="00712E76"/>
    <w:rsid w:val="00713194"/>
    <w:rsid w:val="007141D7"/>
    <w:rsid w:val="00714B53"/>
    <w:rsid w:val="00714D86"/>
    <w:rsid w:val="00715D5A"/>
    <w:rsid w:val="00715EB2"/>
    <w:rsid w:val="00716344"/>
    <w:rsid w:val="0071685F"/>
    <w:rsid w:val="007168DB"/>
    <w:rsid w:val="00717205"/>
    <w:rsid w:val="00717349"/>
    <w:rsid w:val="007175B6"/>
    <w:rsid w:val="007207B6"/>
    <w:rsid w:val="00721027"/>
    <w:rsid w:val="00721C07"/>
    <w:rsid w:val="007222EA"/>
    <w:rsid w:val="00722957"/>
    <w:rsid w:val="00723069"/>
    <w:rsid w:val="007231A4"/>
    <w:rsid w:val="00723203"/>
    <w:rsid w:val="007232D7"/>
    <w:rsid w:val="007233A3"/>
    <w:rsid w:val="0072341F"/>
    <w:rsid w:val="00723E10"/>
    <w:rsid w:val="00724215"/>
    <w:rsid w:val="00724E2D"/>
    <w:rsid w:val="0072569F"/>
    <w:rsid w:val="0072573D"/>
    <w:rsid w:val="007257C8"/>
    <w:rsid w:val="00725EF0"/>
    <w:rsid w:val="007262CB"/>
    <w:rsid w:val="00726999"/>
    <w:rsid w:val="00727681"/>
    <w:rsid w:val="00730596"/>
    <w:rsid w:val="00730F88"/>
    <w:rsid w:val="0073112A"/>
    <w:rsid w:val="00731242"/>
    <w:rsid w:val="007314E0"/>
    <w:rsid w:val="0073262D"/>
    <w:rsid w:val="007326F5"/>
    <w:rsid w:val="00732EF8"/>
    <w:rsid w:val="0073309F"/>
    <w:rsid w:val="0073349F"/>
    <w:rsid w:val="007339D3"/>
    <w:rsid w:val="00734496"/>
    <w:rsid w:val="00735468"/>
    <w:rsid w:val="00735A34"/>
    <w:rsid w:val="00735D88"/>
    <w:rsid w:val="00736DBF"/>
    <w:rsid w:val="00736EFE"/>
    <w:rsid w:val="00737855"/>
    <w:rsid w:val="00737856"/>
    <w:rsid w:val="00737FD7"/>
    <w:rsid w:val="0074004D"/>
    <w:rsid w:val="00741FA0"/>
    <w:rsid w:val="007426D6"/>
    <w:rsid w:val="00742A40"/>
    <w:rsid w:val="00742A49"/>
    <w:rsid w:val="00742DE2"/>
    <w:rsid w:val="00743045"/>
    <w:rsid w:val="00743078"/>
    <w:rsid w:val="0074314F"/>
    <w:rsid w:val="007435BC"/>
    <w:rsid w:val="0074370B"/>
    <w:rsid w:val="00743DC1"/>
    <w:rsid w:val="0074421C"/>
    <w:rsid w:val="0074535B"/>
    <w:rsid w:val="00745946"/>
    <w:rsid w:val="00745DBE"/>
    <w:rsid w:val="00746066"/>
    <w:rsid w:val="00746647"/>
    <w:rsid w:val="0074746D"/>
    <w:rsid w:val="0074781A"/>
    <w:rsid w:val="0075051F"/>
    <w:rsid w:val="00750B38"/>
    <w:rsid w:val="00750FE2"/>
    <w:rsid w:val="00751018"/>
    <w:rsid w:val="007516E9"/>
    <w:rsid w:val="00751D9B"/>
    <w:rsid w:val="0075256F"/>
    <w:rsid w:val="00752682"/>
    <w:rsid w:val="00752B03"/>
    <w:rsid w:val="0075420A"/>
    <w:rsid w:val="0075474C"/>
    <w:rsid w:val="00754767"/>
    <w:rsid w:val="007549F8"/>
    <w:rsid w:val="00754D79"/>
    <w:rsid w:val="00755169"/>
    <w:rsid w:val="0075565B"/>
    <w:rsid w:val="00755F8B"/>
    <w:rsid w:val="0075628E"/>
    <w:rsid w:val="0075726A"/>
    <w:rsid w:val="00757353"/>
    <w:rsid w:val="00757506"/>
    <w:rsid w:val="00757A53"/>
    <w:rsid w:val="00757F55"/>
    <w:rsid w:val="00760F71"/>
    <w:rsid w:val="00761468"/>
    <w:rsid w:val="007616B7"/>
    <w:rsid w:val="00761BA3"/>
    <w:rsid w:val="007622D1"/>
    <w:rsid w:val="00762365"/>
    <w:rsid w:val="00762A95"/>
    <w:rsid w:val="00762ACA"/>
    <w:rsid w:val="00763148"/>
    <w:rsid w:val="00763CB9"/>
    <w:rsid w:val="0076438D"/>
    <w:rsid w:val="00764C1D"/>
    <w:rsid w:val="007653BE"/>
    <w:rsid w:val="007659D7"/>
    <w:rsid w:val="00765DA4"/>
    <w:rsid w:val="007665DA"/>
    <w:rsid w:val="00766B8B"/>
    <w:rsid w:val="007672FC"/>
    <w:rsid w:val="007674B3"/>
    <w:rsid w:val="00767610"/>
    <w:rsid w:val="00767B65"/>
    <w:rsid w:val="00767C83"/>
    <w:rsid w:val="00770F77"/>
    <w:rsid w:val="00770F7E"/>
    <w:rsid w:val="007714FE"/>
    <w:rsid w:val="00771700"/>
    <w:rsid w:val="00771D3E"/>
    <w:rsid w:val="007721BD"/>
    <w:rsid w:val="0077257A"/>
    <w:rsid w:val="00772759"/>
    <w:rsid w:val="007729E3"/>
    <w:rsid w:val="00772D68"/>
    <w:rsid w:val="00773493"/>
    <w:rsid w:val="00773C2E"/>
    <w:rsid w:val="00774773"/>
    <w:rsid w:val="00774CFC"/>
    <w:rsid w:val="00774F06"/>
    <w:rsid w:val="00775D06"/>
    <w:rsid w:val="00777356"/>
    <w:rsid w:val="00777F3C"/>
    <w:rsid w:val="0078047F"/>
    <w:rsid w:val="00780FA9"/>
    <w:rsid w:val="00782288"/>
    <w:rsid w:val="007826C5"/>
    <w:rsid w:val="00782A06"/>
    <w:rsid w:val="00782A9F"/>
    <w:rsid w:val="00783A03"/>
    <w:rsid w:val="00783C0A"/>
    <w:rsid w:val="00784B4A"/>
    <w:rsid w:val="00784CFA"/>
    <w:rsid w:val="00784E8E"/>
    <w:rsid w:val="00785688"/>
    <w:rsid w:val="007861D2"/>
    <w:rsid w:val="007864F9"/>
    <w:rsid w:val="0078683C"/>
    <w:rsid w:val="00786FD9"/>
    <w:rsid w:val="0078703B"/>
    <w:rsid w:val="00787B57"/>
    <w:rsid w:val="00787BFB"/>
    <w:rsid w:val="00790913"/>
    <w:rsid w:val="00790ED9"/>
    <w:rsid w:val="0079137E"/>
    <w:rsid w:val="00791AEC"/>
    <w:rsid w:val="00792A3C"/>
    <w:rsid w:val="0079354E"/>
    <w:rsid w:val="007935B3"/>
    <w:rsid w:val="007936C5"/>
    <w:rsid w:val="00794984"/>
    <w:rsid w:val="00794C46"/>
    <w:rsid w:val="00794CA5"/>
    <w:rsid w:val="00794EE1"/>
    <w:rsid w:val="00795111"/>
    <w:rsid w:val="0079529C"/>
    <w:rsid w:val="0079552C"/>
    <w:rsid w:val="00795957"/>
    <w:rsid w:val="00795B11"/>
    <w:rsid w:val="00795D0C"/>
    <w:rsid w:val="00796192"/>
    <w:rsid w:val="007962FB"/>
    <w:rsid w:val="00797222"/>
    <w:rsid w:val="00797B69"/>
    <w:rsid w:val="007A0E44"/>
    <w:rsid w:val="007A0E56"/>
    <w:rsid w:val="007A113C"/>
    <w:rsid w:val="007A1421"/>
    <w:rsid w:val="007A2470"/>
    <w:rsid w:val="007A2C02"/>
    <w:rsid w:val="007A2C57"/>
    <w:rsid w:val="007A313D"/>
    <w:rsid w:val="007A31C4"/>
    <w:rsid w:val="007A372C"/>
    <w:rsid w:val="007A3A32"/>
    <w:rsid w:val="007A3EAA"/>
    <w:rsid w:val="007A4429"/>
    <w:rsid w:val="007A602B"/>
    <w:rsid w:val="007A6282"/>
    <w:rsid w:val="007A66B3"/>
    <w:rsid w:val="007A6DD7"/>
    <w:rsid w:val="007A7168"/>
    <w:rsid w:val="007A72BB"/>
    <w:rsid w:val="007B0A93"/>
    <w:rsid w:val="007B0E02"/>
    <w:rsid w:val="007B114D"/>
    <w:rsid w:val="007B1338"/>
    <w:rsid w:val="007B165B"/>
    <w:rsid w:val="007B19CF"/>
    <w:rsid w:val="007B1E9D"/>
    <w:rsid w:val="007B292E"/>
    <w:rsid w:val="007B3147"/>
    <w:rsid w:val="007B52DA"/>
    <w:rsid w:val="007B5943"/>
    <w:rsid w:val="007B607B"/>
    <w:rsid w:val="007B6218"/>
    <w:rsid w:val="007B6496"/>
    <w:rsid w:val="007B649A"/>
    <w:rsid w:val="007B65CE"/>
    <w:rsid w:val="007B6C7C"/>
    <w:rsid w:val="007B6FA3"/>
    <w:rsid w:val="007B78CC"/>
    <w:rsid w:val="007B7B2E"/>
    <w:rsid w:val="007B7B58"/>
    <w:rsid w:val="007C0554"/>
    <w:rsid w:val="007C0844"/>
    <w:rsid w:val="007C15BD"/>
    <w:rsid w:val="007C1B18"/>
    <w:rsid w:val="007C2376"/>
    <w:rsid w:val="007C2992"/>
    <w:rsid w:val="007C2B5D"/>
    <w:rsid w:val="007C3093"/>
    <w:rsid w:val="007C30C6"/>
    <w:rsid w:val="007C3BC3"/>
    <w:rsid w:val="007C3D3E"/>
    <w:rsid w:val="007C4303"/>
    <w:rsid w:val="007C505D"/>
    <w:rsid w:val="007C68DD"/>
    <w:rsid w:val="007C71ED"/>
    <w:rsid w:val="007C760A"/>
    <w:rsid w:val="007D03E5"/>
    <w:rsid w:val="007D0C8C"/>
    <w:rsid w:val="007D136A"/>
    <w:rsid w:val="007D23DD"/>
    <w:rsid w:val="007D340D"/>
    <w:rsid w:val="007D3FAB"/>
    <w:rsid w:val="007D4030"/>
    <w:rsid w:val="007D450E"/>
    <w:rsid w:val="007D50CA"/>
    <w:rsid w:val="007D53E3"/>
    <w:rsid w:val="007D5B70"/>
    <w:rsid w:val="007D5C57"/>
    <w:rsid w:val="007D5FC5"/>
    <w:rsid w:val="007D6E30"/>
    <w:rsid w:val="007D7DD0"/>
    <w:rsid w:val="007E081C"/>
    <w:rsid w:val="007E0C21"/>
    <w:rsid w:val="007E0D61"/>
    <w:rsid w:val="007E15B3"/>
    <w:rsid w:val="007E1601"/>
    <w:rsid w:val="007E1643"/>
    <w:rsid w:val="007E178F"/>
    <w:rsid w:val="007E1824"/>
    <w:rsid w:val="007E1EA8"/>
    <w:rsid w:val="007E259D"/>
    <w:rsid w:val="007E28CD"/>
    <w:rsid w:val="007E2D38"/>
    <w:rsid w:val="007E333D"/>
    <w:rsid w:val="007E3475"/>
    <w:rsid w:val="007E347F"/>
    <w:rsid w:val="007E3BF6"/>
    <w:rsid w:val="007E3C9F"/>
    <w:rsid w:val="007E3DBA"/>
    <w:rsid w:val="007E499B"/>
    <w:rsid w:val="007E56F7"/>
    <w:rsid w:val="007E5ABC"/>
    <w:rsid w:val="007E5C9E"/>
    <w:rsid w:val="007E6396"/>
    <w:rsid w:val="007E7335"/>
    <w:rsid w:val="007E740B"/>
    <w:rsid w:val="007E7630"/>
    <w:rsid w:val="007E77DB"/>
    <w:rsid w:val="007E7BE4"/>
    <w:rsid w:val="007E7ED8"/>
    <w:rsid w:val="007F0508"/>
    <w:rsid w:val="007F0953"/>
    <w:rsid w:val="007F0CF3"/>
    <w:rsid w:val="007F0FC9"/>
    <w:rsid w:val="007F12FB"/>
    <w:rsid w:val="007F19DC"/>
    <w:rsid w:val="007F1D43"/>
    <w:rsid w:val="007F2BEE"/>
    <w:rsid w:val="007F2C2B"/>
    <w:rsid w:val="007F2F91"/>
    <w:rsid w:val="007F3466"/>
    <w:rsid w:val="007F3947"/>
    <w:rsid w:val="007F3B45"/>
    <w:rsid w:val="007F4033"/>
    <w:rsid w:val="007F4599"/>
    <w:rsid w:val="007F5BCF"/>
    <w:rsid w:val="007F5BFA"/>
    <w:rsid w:val="007F6504"/>
    <w:rsid w:val="007F70DD"/>
    <w:rsid w:val="00800964"/>
    <w:rsid w:val="00800AFE"/>
    <w:rsid w:val="00800B94"/>
    <w:rsid w:val="00800C37"/>
    <w:rsid w:val="00801E99"/>
    <w:rsid w:val="008024BC"/>
    <w:rsid w:val="00802F30"/>
    <w:rsid w:val="00803126"/>
    <w:rsid w:val="00803425"/>
    <w:rsid w:val="00804046"/>
    <w:rsid w:val="00804C40"/>
    <w:rsid w:val="00805857"/>
    <w:rsid w:val="00805D31"/>
    <w:rsid w:val="00806061"/>
    <w:rsid w:val="00806225"/>
    <w:rsid w:val="0080647C"/>
    <w:rsid w:val="00807150"/>
    <w:rsid w:val="00810492"/>
    <w:rsid w:val="00810A63"/>
    <w:rsid w:val="00810DF5"/>
    <w:rsid w:val="00811920"/>
    <w:rsid w:val="00812501"/>
    <w:rsid w:val="0081273E"/>
    <w:rsid w:val="00812818"/>
    <w:rsid w:val="00812974"/>
    <w:rsid w:val="00812AA4"/>
    <w:rsid w:val="00812B77"/>
    <w:rsid w:val="00812BD3"/>
    <w:rsid w:val="00813398"/>
    <w:rsid w:val="00813819"/>
    <w:rsid w:val="00813A99"/>
    <w:rsid w:val="0081457B"/>
    <w:rsid w:val="00815CF7"/>
    <w:rsid w:val="00815D7F"/>
    <w:rsid w:val="00816155"/>
    <w:rsid w:val="0081626E"/>
    <w:rsid w:val="008168F8"/>
    <w:rsid w:val="00816E72"/>
    <w:rsid w:val="00817076"/>
    <w:rsid w:val="00817312"/>
    <w:rsid w:val="00817A30"/>
    <w:rsid w:val="0082027B"/>
    <w:rsid w:val="0082040E"/>
    <w:rsid w:val="00820629"/>
    <w:rsid w:val="00820678"/>
    <w:rsid w:val="00820A04"/>
    <w:rsid w:val="008210C0"/>
    <w:rsid w:val="00821764"/>
    <w:rsid w:val="00821919"/>
    <w:rsid w:val="00821CF7"/>
    <w:rsid w:val="00821E30"/>
    <w:rsid w:val="0082248B"/>
    <w:rsid w:val="008227A3"/>
    <w:rsid w:val="008229C9"/>
    <w:rsid w:val="00822F2B"/>
    <w:rsid w:val="00823AC0"/>
    <w:rsid w:val="008241EF"/>
    <w:rsid w:val="00824418"/>
    <w:rsid w:val="00825057"/>
    <w:rsid w:val="008271BE"/>
    <w:rsid w:val="008275D1"/>
    <w:rsid w:val="008303D7"/>
    <w:rsid w:val="00830CFE"/>
    <w:rsid w:val="0083164D"/>
    <w:rsid w:val="008320E6"/>
    <w:rsid w:val="00832388"/>
    <w:rsid w:val="00832F9B"/>
    <w:rsid w:val="00833158"/>
    <w:rsid w:val="0083372F"/>
    <w:rsid w:val="00833EBD"/>
    <w:rsid w:val="00833F36"/>
    <w:rsid w:val="00834025"/>
    <w:rsid w:val="008344E7"/>
    <w:rsid w:val="00834561"/>
    <w:rsid w:val="00834D5D"/>
    <w:rsid w:val="00835B3E"/>
    <w:rsid w:val="00836506"/>
    <w:rsid w:val="00836514"/>
    <w:rsid w:val="00840AA8"/>
    <w:rsid w:val="00841254"/>
    <w:rsid w:val="008416C7"/>
    <w:rsid w:val="00841C6D"/>
    <w:rsid w:val="00841E1D"/>
    <w:rsid w:val="00842986"/>
    <w:rsid w:val="008429FF"/>
    <w:rsid w:val="00843719"/>
    <w:rsid w:val="008439E1"/>
    <w:rsid w:val="00843E97"/>
    <w:rsid w:val="00844BF8"/>
    <w:rsid w:val="00845E14"/>
    <w:rsid w:val="00845E36"/>
    <w:rsid w:val="00846B36"/>
    <w:rsid w:val="00847095"/>
    <w:rsid w:val="008471D0"/>
    <w:rsid w:val="0084768F"/>
    <w:rsid w:val="00847AE2"/>
    <w:rsid w:val="00847C91"/>
    <w:rsid w:val="00847E33"/>
    <w:rsid w:val="00847E84"/>
    <w:rsid w:val="00850EC3"/>
    <w:rsid w:val="008516D6"/>
    <w:rsid w:val="00852026"/>
    <w:rsid w:val="008522CC"/>
    <w:rsid w:val="00852672"/>
    <w:rsid w:val="008526A9"/>
    <w:rsid w:val="008528B9"/>
    <w:rsid w:val="00852A71"/>
    <w:rsid w:val="00852C88"/>
    <w:rsid w:val="00852EE5"/>
    <w:rsid w:val="008534A6"/>
    <w:rsid w:val="008534D7"/>
    <w:rsid w:val="008546FB"/>
    <w:rsid w:val="00854E1F"/>
    <w:rsid w:val="0085503F"/>
    <w:rsid w:val="0085513E"/>
    <w:rsid w:val="008556E1"/>
    <w:rsid w:val="00855789"/>
    <w:rsid w:val="008562A8"/>
    <w:rsid w:val="008564DF"/>
    <w:rsid w:val="00857842"/>
    <w:rsid w:val="00857B5D"/>
    <w:rsid w:val="00860300"/>
    <w:rsid w:val="00860F5C"/>
    <w:rsid w:val="008616B3"/>
    <w:rsid w:val="00861BD7"/>
    <w:rsid w:val="00862743"/>
    <w:rsid w:val="00862C51"/>
    <w:rsid w:val="00863052"/>
    <w:rsid w:val="00863213"/>
    <w:rsid w:val="00863432"/>
    <w:rsid w:val="00863616"/>
    <w:rsid w:val="00863808"/>
    <w:rsid w:val="00863A38"/>
    <w:rsid w:val="00863B4B"/>
    <w:rsid w:val="008646F9"/>
    <w:rsid w:val="00864E2A"/>
    <w:rsid w:val="008650CD"/>
    <w:rsid w:val="008652BE"/>
    <w:rsid w:val="008659EE"/>
    <w:rsid w:val="00865FDA"/>
    <w:rsid w:val="00866036"/>
    <w:rsid w:val="00866F67"/>
    <w:rsid w:val="0086717B"/>
    <w:rsid w:val="0086D5C2"/>
    <w:rsid w:val="0087004A"/>
    <w:rsid w:val="00870699"/>
    <w:rsid w:val="00870924"/>
    <w:rsid w:val="00870B17"/>
    <w:rsid w:val="00872B2D"/>
    <w:rsid w:val="00872CA5"/>
    <w:rsid w:val="008731ED"/>
    <w:rsid w:val="008734E0"/>
    <w:rsid w:val="00873989"/>
    <w:rsid w:val="00873B2D"/>
    <w:rsid w:val="00873D1F"/>
    <w:rsid w:val="00874661"/>
    <w:rsid w:val="0087472D"/>
    <w:rsid w:val="00874A7F"/>
    <w:rsid w:val="00875723"/>
    <w:rsid w:val="0087596E"/>
    <w:rsid w:val="00875ABA"/>
    <w:rsid w:val="00875CE7"/>
    <w:rsid w:val="00876536"/>
    <w:rsid w:val="00876BD9"/>
    <w:rsid w:val="0087798B"/>
    <w:rsid w:val="00880188"/>
    <w:rsid w:val="008803E8"/>
    <w:rsid w:val="00881692"/>
    <w:rsid w:val="0088215E"/>
    <w:rsid w:val="008824BE"/>
    <w:rsid w:val="00882679"/>
    <w:rsid w:val="00882DE0"/>
    <w:rsid w:val="00883618"/>
    <w:rsid w:val="008837A5"/>
    <w:rsid w:val="008846A3"/>
    <w:rsid w:val="00884C86"/>
    <w:rsid w:val="008874E8"/>
    <w:rsid w:val="00887653"/>
    <w:rsid w:val="00887832"/>
    <w:rsid w:val="008903AC"/>
    <w:rsid w:val="0089157A"/>
    <w:rsid w:val="00892EDD"/>
    <w:rsid w:val="0089333F"/>
    <w:rsid w:val="00893684"/>
    <w:rsid w:val="0089451F"/>
    <w:rsid w:val="008946A0"/>
    <w:rsid w:val="00894F55"/>
    <w:rsid w:val="00895059"/>
    <w:rsid w:val="00895376"/>
    <w:rsid w:val="00895628"/>
    <w:rsid w:val="008956E0"/>
    <w:rsid w:val="00897AAE"/>
    <w:rsid w:val="008A00A5"/>
    <w:rsid w:val="008A01DB"/>
    <w:rsid w:val="008A01F4"/>
    <w:rsid w:val="008A0289"/>
    <w:rsid w:val="008A055D"/>
    <w:rsid w:val="008A0ED9"/>
    <w:rsid w:val="008A168A"/>
    <w:rsid w:val="008A1822"/>
    <w:rsid w:val="008A1940"/>
    <w:rsid w:val="008A19FB"/>
    <w:rsid w:val="008A2306"/>
    <w:rsid w:val="008A23D6"/>
    <w:rsid w:val="008A2798"/>
    <w:rsid w:val="008A28EF"/>
    <w:rsid w:val="008A2C6C"/>
    <w:rsid w:val="008A3133"/>
    <w:rsid w:val="008A3777"/>
    <w:rsid w:val="008A393C"/>
    <w:rsid w:val="008A3A6A"/>
    <w:rsid w:val="008A3B60"/>
    <w:rsid w:val="008A451D"/>
    <w:rsid w:val="008A4F68"/>
    <w:rsid w:val="008A53BE"/>
    <w:rsid w:val="008A5DF4"/>
    <w:rsid w:val="008A6EB4"/>
    <w:rsid w:val="008A72BD"/>
    <w:rsid w:val="008A72F1"/>
    <w:rsid w:val="008A796B"/>
    <w:rsid w:val="008A7E9B"/>
    <w:rsid w:val="008B02FE"/>
    <w:rsid w:val="008B0795"/>
    <w:rsid w:val="008B15EB"/>
    <w:rsid w:val="008B16C3"/>
    <w:rsid w:val="008B16DA"/>
    <w:rsid w:val="008B1A4F"/>
    <w:rsid w:val="008B1B4E"/>
    <w:rsid w:val="008B22F7"/>
    <w:rsid w:val="008B2312"/>
    <w:rsid w:val="008B2463"/>
    <w:rsid w:val="008B2A9B"/>
    <w:rsid w:val="008B30E7"/>
    <w:rsid w:val="008B3BC2"/>
    <w:rsid w:val="008B479D"/>
    <w:rsid w:val="008B5224"/>
    <w:rsid w:val="008B632C"/>
    <w:rsid w:val="008B70B2"/>
    <w:rsid w:val="008B76D2"/>
    <w:rsid w:val="008C0BDA"/>
    <w:rsid w:val="008C1ACF"/>
    <w:rsid w:val="008C1AF3"/>
    <w:rsid w:val="008C21CB"/>
    <w:rsid w:val="008C27AA"/>
    <w:rsid w:val="008C29E8"/>
    <w:rsid w:val="008C3187"/>
    <w:rsid w:val="008C3AC6"/>
    <w:rsid w:val="008C44B0"/>
    <w:rsid w:val="008C475A"/>
    <w:rsid w:val="008C5136"/>
    <w:rsid w:val="008C5377"/>
    <w:rsid w:val="008C5D89"/>
    <w:rsid w:val="008C659E"/>
    <w:rsid w:val="008C66F5"/>
    <w:rsid w:val="008C66FD"/>
    <w:rsid w:val="008C6982"/>
    <w:rsid w:val="008C6BA4"/>
    <w:rsid w:val="008C6CFB"/>
    <w:rsid w:val="008C7816"/>
    <w:rsid w:val="008C7E7C"/>
    <w:rsid w:val="008C7E97"/>
    <w:rsid w:val="008C8C04"/>
    <w:rsid w:val="008D0843"/>
    <w:rsid w:val="008D0A74"/>
    <w:rsid w:val="008D0FC6"/>
    <w:rsid w:val="008D129F"/>
    <w:rsid w:val="008D1431"/>
    <w:rsid w:val="008D1A1C"/>
    <w:rsid w:val="008D1D1A"/>
    <w:rsid w:val="008D2317"/>
    <w:rsid w:val="008D2439"/>
    <w:rsid w:val="008D2B0A"/>
    <w:rsid w:val="008D331F"/>
    <w:rsid w:val="008D39EE"/>
    <w:rsid w:val="008D3EF5"/>
    <w:rsid w:val="008D40F0"/>
    <w:rsid w:val="008D43E9"/>
    <w:rsid w:val="008D46A3"/>
    <w:rsid w:val="008D4AFC"/>
    <w:rsid w:val="008D5297"/>
    <w:rsid w:val="008D5753"/>
    <w:rsid w:val="008D58CD"/>
    <w:rsid w:val="008D5C2E"/>
    <w:rsid w:val="008D5EB5"/>
    <w:rsid w:val="008D6241"/>
    <w:rsid w:val="008D62AC"/>
    <w:rsid w:val="008D6410"/>
    <w:rsid w:val="008D6C27"/>
    <w:rsid w:val="008D791F"/>
    <w:rsid w:val="008D7C21"/>
    <w:rsid w:val="008E09A9"/>
    <w:rsid w:val="008E1412"/>
    <w:rsid w:val="008E17C3"/>
    <w:rsid w:val="008E1FBD"/>
    <w:rsid w:val="008E2755"/>
    <w:rsid w:val="008E2902"/>
    <w:rsid w:val="008E29C4"/>
    <w:rsid w:val="008E2E39"/>
    <w:rsid w:val="008E2E73"/>
    <w:rsid w:val="008E33C8"/>
    <w:rsid w:val="008E4029"/>
    <w:rsid w:val="008E59BE"/>
    <w:rsid w:val="008E6D44"/>
    <w:rsid w:val="008E6E9A"/>
    <w:rsid w:val="008E72D9"/>
    <w:rsid w:val="008E7408"/>
    <w:rsid w:val="008F0696"/>
    <w:rsid w:val="008F0C1F"/>
    <w:rsid w:val="008F0D63"/>
    <w:rsid w:val="008F12EF"/>
    <w:rsid w:val="008F1AC9"/>
    <w:rsid w:val="008F1C1E"/>
    <w:rsid w:val="008F1F23"/>
    <w:rsid w:val="008F1F72"/>
    <w:rsid w:val="008F223D"/>
    <w:rsid w:val="008F28F5"/>
    <w:rsid w:val="008F36FD"/>
    <w:rsid w:val="008F38DB"/>
    <w:rsid w:val="008F43CC"/>
    <w:rsid w:val="008F49F6"/>
    <w:rsid w:val="008F4EEF"/>
    <w:rsid w:val="008F4FF4"/>
    <w:rsid w:val="008F5907"/>
    <w:rsid w:val="008F59F9"/>
    <w:rsid w:val="008F5AF7"/>
    <w:rsid w:val="008F63DA"/>
    <w:rsid w:val="008F6EF5"/>
    <w:rsid w:val="008F72C3"/>
    <w:rsid w:val="008F774F"/>
    <w:rsid w:val="008F77A9"/>
    <w:rsid w:val="00900644"/>
    <w:rsid w:val="00900A24"/>
    <w:rsid w:val="00900C88"/>
    <w:rsid w:val="00901173"/>
    <w:rsid w:val="009012EC"/>
    <w:rsid w:val="00901433"/>
    <w:rsid w:val="0090177F"/>
    <w:rsid w:val="00901889"/>
    <w:rsid w:val="00901961"/>
    <w:rsid w:val="009031FB"/>
    <w:rsid w:val="00903262"/>
    <w:rsid w:val="009034D7"/>
    <w:rsid w:val="009036E5"/>
    <w:rsid w:val="00903CAE"/>
    <w:rsid w:val="00903D72"/>
    <w:rsid w:val="00903FED"/>
    <w:rsid w:val="0090418C"/>
    <w:rsid w:val="009041CB"/>
    <w:rsid w:val="009049F2"/>
    <w:rsid w:val="00904BD3"/>
    <w:rsid w:val="00904F52"/>
    <w:rsid w:val="00905C0B"/>
    <w:rsid w:val="00905F12"/>
    <w:rsid w:val="0090639F"/>
    <w:rsid w:val="009067C4"/>
    <w:rsid w:val="0090693F"/>
    <w:rsid w:val="00906DB6"/>
    <w:rsid w:val="00906F93"/>
    <w:rsid w:val="00907838"/>
    <w:rsid w:val="009079A5"/>
    <w:rsid w:val="00907A81"/>
    <w:rsid w:val="00907D80"/>
    <w:rsid w:val="00910199"/>
    <w:rsid w:val="009104F9"/>
    <w:rsid w:val="009106E8"/>
    <w:rsid w:val="00910956"/>
    <w:rsid w:val="00910EE2"/>
    <w:rsid w:val="00912278"/>
    <w:rsid w:val="0091285E"/>
    <w:rsid w:val="00912DF1"/>
    <w:rsid w:val="00912E32"/>
    <w:rsid w:val="009135CF"/>
    <w:rsid w:val="00913D41"/>
    <w:rsid w:val="00913EA5"/>
    <w:rsid w:val="00913EF9"/>
    <w:rsid w:val="00914238"/>
    <w:rsid w:val="0091438D"/>
    <w:rsid w:val="009144BB"/>
    <w:rsid w:val="009146B4"/>
    <w:rsid w:val="00914869"/>
    <w:rsid w:val="009150E5"/>
    <w:rsid w:val="0091532A"/>
    <w:rsid w:val="009157E6"/>
    <w:rsid w:val="00915D90"/>
    <w:rsid w:val="0091619B"/>
    <w:rsid w:val="00916F7F"/>
    <w:rsid w:val="009172E6"/>
    <w:rsid w:val="00917E77"/>
    <w:rsid w:val="00920FC0"/>
    <w:rsid w:val="00921FF9"/>
    <w:rsid w:val="009222C5"/>
    <w:rsid w:val="0092368F"/>
    <w:rsid w:val="00923936"/>
    <w:rsid w:val="009239C2"/>
    <w:rsid w:val="009239D1"/>
    <w:rsid w:val="009241D9"/>
    <w:rsid w:val="0092422F"/>
    <w:rsid w:val="0092499C"/>
    <w:rsid w:val="00924A47"/>
    <w:rsid w:val="00925983"/>
    <w:rsid w:val="00925AD0"/>
    <w:rsid w:val="00925C72"/>
    <w:rsid w:val="009263AB"/>
    <w:rsid w:val="00926457"/>
    <w:rsid w:val="009264FF"/>
    <w:rsid w:val="00926552"/>
    <w:rsid w:val="009268B7"/>
    <w:rsid w:val="00926FE6"/>
    <w:rsid w:val="009277EC"/>
    <w:rsid w:val="00927817"/>
    <w:rsid w:val="00927A3B"/>
    <w:rsid w:val="00930004"/>
    <w:rsid w:val="00930697"/>
    <w:rsid w:val="00930F51"/>
    <w:rsid w:val="00931B64"/>
    <w:rsid w:val="0093277C"/>
    <w:rsid w:val="0093283B"/>
    <w:rsid w:val="00933306"/>
    <w:rsid w:val="009334A8"/>
    <w:rsid w:val="009334C7"/>
    <w:rsid w:val="009338E7"/>
    <w:rsid w:val="00933AED"/>
    <w:rsid w:val="00933B01"/>
    <w:rsid w:val="00933D1D"/>
    <w:rsid w:val="0093424D"/>
    <w:rsid w:val="00934AAD"/>
    <w:rsid w:val="0093542C"/>
    <w:rsid w:val="009355F8"/>
    <w:rsid w:val="00935890"/>
    <w:rsid w:val="009361B1"/>
    <w:rsid w:val="00936693"/>
    <w:rsid w:val="00936783"/>
    <w:rsid w:val="009367F2"/>
    <w:rsid w:val="00936AEA"/>
    <w:rsid w:val="00936F36"/>
    <w:rsid w:val="00936F96"/>
    <w:rsid w:val="009370C2"/>
    <w:rsid w:val="0093755D"/>
    <w:rsid w:val="00937FF1"/>
    <w:rsid w:val="0094088E"/>
    <w:rsid w:val="00940B24"/>
    <w:rsid w:val="00941F59"/>
    <w:rsid w:val="00941F7A"/>
    <w:rsid w:val="00942403"/>
    <w:rsid w:val="00942883"/>
    <w:rsid w:val="00942BA4"/>
    <w:rsid w:val="00943057"/>
    <w:rsid w:val="009435C1"/>
    <w:rsid w:val="009438B5"/>
    <w:rsid w:val="00944552"/>
    <w:rsid w:val="009454B8"/>
    <w:rsid w:val="009455B8"/>
    <w:rsid w:val="009458AF"/>
    <w:rsid w:val="00945A15"/>
    <w:rsid w:val="00946EDA"/>
    <w:rsid w:val="00946FC0"/>
    <w:rsid w:val="00947601"/>
    <w:rsid w:val="00947CD1"/>
    <w:rsid w:val="009505AF"/>
    <w:rsid w:val="00950C88"/>
    <w:rsid w:val="00951033"/>
    <w:rsid w:val="0095104F"/>
    <w:rsid w:val="00951893"/>
    <w:rsid w:val="00951E80"/>
    <w:rsid w:val="009520DF"/>
    <w:rsid w:val="00952460"/>
    <w:rsid w:val="009525F6"/>
    <w:rsid w:val="00952A55"/>
    <w:rsid w:val="0095349A"/>
    <w:rsid w:val="009539E1"/>
    <w:rsid w:val="00953D7E"/>
    <w:rsid w:val="00954138"/>
    <w:rsid w:val="00954829"/>
    <w:rsid w:val="00956041"/>
    <w:rsid w:val="0095627C"/>
    <w:rsid w:val="009569A0"/>
    <w:rsid w:val="00957D43"/>
    <w:rsid w:val="009605B8"/>
    <w:rsid w:val="009612F8"/>
    <w:rsid w:val="009614FD"/>
    <w:rsid w:val="0096231B"/>
    <w:rsid w:val="009623DB"/>
    <w:rsid w:val="009625A2"/>
    <w:rsid w:val="00962CC2"/>
    <w:rsid w:val="0096319D"/>
    <w:rsid w:val="00963371"/>
    <w:rsid w:val="00963B41"/>
    <w:rsid w:val="00963CBB"/>
    <w:rsid w:val="00964472"/>
    <w:rsid w:val="0096475F"/>
    <w:rsid w:val="009648A3"/>
    <w:rsid w:val="00965303"/>
    <w:rsid w:val="00965812"/>
    <w:rsid w:val="009658D8"/>
    <w:rsid w:val="00966444"/>
    <w:rsid w:val="00966A04"/>
    <w:rsid w:val="00967005"/>
    <w:rsid w:val="009670D0"/>
    <w:rsid w:val="00967B4D"/>
    <w:rsid w:val="00970576"/>
    <w:rsid w:val="00971048"/>
    <w:rsid w:val="00971B52"/>
    <w:rsid w:val="00971CBA"/>
    <w:rsid w:val="00971F6F"/>
    <w:rsid w:val="0097245D"/>
    <w:rsid w:val="009724F6"/>
    <w:rsid w:val="009725D5"/>
    <w:rsid w:val="00972718"/>
    <w:rsid w:val="0097334C"/>
    <w:rsid w:val="00973395"/>
    <w:rsid w:val="00973513"/>
    <w:rsid w:val="00974266"/>
    <w:rsid w:val="0097465F"/>
    <w:rsid w:val="00974C0B"/>
    <w:rsid w:val="0097624A"/>
    <w:rsid w:val="009762BC"/>
    <w:rsid w:val="009767D1"/>
    <w:rsid w:val="00977380"/>
    <w:rsid w:val="00977414"/>
    <w:rsid w:val="00977F2C"/>
    <w:rsid w:val="00980148"/>
    <w:rsid w:val="00980420"/>
    <w:rsid w:val="00980986"/>
    <w:rsid w:val="00980C69"/>
    <w:rsid w:val="00981488"/>
    <w:rsid w:val="00981717"/>
    <w:rsid w:val="00981781"/>
    <w:rsid w:val="00983354"/>
    <w:rsid w:val="0098377E"/>
    <w:rsid w:val="00983A07"/>
    <w:rsid w:val="00983A7A"/>
    <w:rsid w:val="0098450F"/>
    <w:rsid w:val="009845B7"/>
    <w:rsid w:val="00984C93"/>
    <w:rsid w:val="0098568A"/>
    <w:rsid w:val="009859B1"/>
    <w:rsid w:val="00985B14"/>
    <w:rsid w:val="00986009"/>
    <w:rsid w:val="00986F16"/>
    <w:rsid w:val="0098798C"/>
    <w:rsid w:val="00987E6C"/>
    <w:rsid w:val="00987F93"/>
    <w:rsid w:val="009902B5"/>
    <w:rsid w:val="00990C0A"/>
    <w:rsid w:val="0099106D"/>
    <w:rsid w:val="00992893"/>
    <w:rsid w:val="00992C32"/>
    <w:rsid w:val="00992C4D"/>
    <w:rsid w:val="0099365C"/>
    <w:rsid w:val="009936C2"/>
    <w:rsid w:val="009939E3"/>
    <w:rsid w:val="009939F2"/>
    <w:rsid w:val="00993BEE"/>
    <w:rsid w:val="009944CA"/>
    <w:rsid w:val="00994A7B"/>
    <w:rsid w:val="009953FA"/>
    <w:rsid w:val="00995949"/>
    <w:rsid w:val="009959E3"/>
    <w:rsid w:val="00995A1B"/>
    <w:rsid w:val="009964B3"/>
    <w:rsid w:val="009976F6"/>
    <w:rsid w:val="009978D8"/>
    <w:rsid w:val="0099792B"/>
    <w:rsid w:val="009A0199"/>
    <w:rsid w:val="009A0688"/>
    <w:rsid w:val="009A0AF4"/>
    <w:rsid w:val="009A0FB2"/>
    <w:rsid w:val="009A1076"/>
    <w:rsid w:val="009A1511"/>
    <w:rsid w:val="009A24FB"/>
    <w:rsid w:val="009A29AD"/>
    <w:rsid w:val="009A29E7"/>
    <w:rsid w:val="009A2D99"/>
    <w:rsid w:val="009A3536"/>
    <w:rsid w:val="009A386A"/>
    <w:rsid w:val="009A44F7"/>
    <w:rsid w:val="009A4B40"/>
    <w:rsid w:val="009A54CF"/>
    <w:rsid w:val="009A586C"/>
    <w:rsid w:val="009A5884"/>
    <w:rsid w:val="009A6516"/>
    <w:rsid w:val="009A6F3A"/>
    <w:rsid w:val="009A7076"/>
    <w:rsid w:val="009A7532"/>
    <w:rsid w:val="009B04F6"/>
    <w:rsid w:val="009B0821"/>
    <w:rsid w:val="009B0FCE"/>
    <w:rsid w:val="009B1B51"/>
    <w:rsid w:val="009B1BE1"/>
    <w:rsid w:val="009B1DAA"/>
    <w:rsid w:val="009B2F2D"/>
    <w:rsid w:val="009B38A2"/>
    <w:rsid w:val="009B4C39"/>
    <w:rsid w:val="009B5237"/>
    <w:rsid w:val="009B52D4"/>
    <w:rsid w:val="009B5893"/>
    <w:rsid w:val="009B5B65"/>
    <w:rsid w:val="009B5BAA"/>
    <w:rsid w:val="009B5ED3"/>
    <w:rsid w:val="009B607A"/>
    <w:rsid w:val="009B646B"/>
    <w:rsid w:val="009B7054"/>
    <w:rsid w:val="009B7990"/>
    <w:rsid w:val="009B7BB5"/>
    <w:rsid w:val="009B7BBA"/>
    <w:rsid w:val="009BE4F2"/>
    <w:rsid w:val="009C01A9"/>
    <w:rsid w:val="009C0DE9"/>
    <w:rsid w:val="009C15CD"/>
    <w:rsid w:val="009C1631"/>
    <w:rsid w:val="009C1792"/>
    <w:rsid w:val="009C1ACF"/>
    <w:rsid w:val="009C1B77"/>
    <w:rsid w:val="009C2414"/>
    <w:rsid w:val="009C26ED"/>
    <w:rsid w:val="009C284E"/>
    <w:rsid w:val="009C2A7D"/>
    <w:rsid w:val="009C2FD9"/>
    <w:rsid w:val="009C3012"/>
    <w:rsid w:val="009C303C"/>
    <w:rsid w:val="009C3809"/>
    <w:rsid w:val="009C4A30"/>
    <w:rsid w:val="009C5F0B"/>
    <w:rsid w:val="009C6183"/>
    <w:rsid w:val="009C705E"/>
    <w:rsid w:val="009C72DD"/>
    <w:rsid w:val="009C7393"/>
    <w:rsid w:val="009C7F94"/>
    <w:rsid w:val="009D0BBD"/>
    <w:rsid w:val="009D1736"/>
    <w:rsid w:val="009D210B"/>
    <w:rsid w:val="009D2534"/>
    <w:rsid w:val="009D2C92"/>
    <w:rsid w:val="009D368A"/>
    <w:rsid w:val="009D3911"/>
    <w:rsid w:val="009D3939"/>
    <w:rsid w:val="009D3F5A"/>
    <w:rsid w:val="009D3F7F"/>
    <w:rsid w:val="009D429E"/>
    <w:rsid w:val="009D42F8"/>
    <w:rsid w:val="009D4476"/>
    <w:rsid w:val="009D4AC2"/>
    <w:rsid w:val="009D4BBB"/>
    <w:rsid w:val="009D5284"/>
    <w:rsid w:val="009D5FFD"/>
    <w:rsid w:val="009D65D1"/>
    <w:rsid w:val="009D6A67"/>
    <w:rsid w:val="009D6A74"/>
    <w:rsid w:val="009D6D4B"/>
    <w:rsid w:val="009D7752"/>
    <w:rsid w:val="009E00CD"/>
    <w:rsid w:val="009E0B3D"/>
    <w:rsid w:val="009E15F4"/>
    <w:rsid w:val="009E1BBF"/>
    <w:rsid w:val="009E1C95"/>
    <w:rsid w:val="009E2871"/>
    <w:rsid w:val="009E2F92"/>
    <w:rsid w:val="009E322B"/>
    <w:rsid w:val="009E335C"/>
    <w:rsid w:val="009E3FEB"/>
    <w:rsid w:val="009E40F1"/>
    <w:rsid w:val="009E45DE"/>
    <w:rsid w:val="009E465E"/>
    <w:rsid w:val="009E4745"/>
    <w:rsid w:val="009E4B99"/>
    <w:rsid w:val="009E5320"/>
    <w:rsid w:val="009E53CD"/>
    <w:rsid w:val="009E57BB"/>
    <w:rsid w:val="009E5DE2"/>
    <w:rsid w:val="009E5F8F"/>
    <w:rsid w:val="009E659B"/>
    <w:rsid w:val="009E6DD6"/>
    <w:rsid w:val="009E74E0"/>
    <w:rsid w:val="009E7E3C"/>
    <w:rsid w:val="009F0220"/>
    <w:rsid w:val="009F06B8"/>
    <w:rsid w:val="009F0FDD"/>
    <w:rsid w:val="009F1F39"/>
    <w:rsid w:val="009F258A"/>
    <w:rsid w:val="009F2CE8"/>
    <w:rsid w:val="009F2F9C"/>
    <w:rsid w:val="009F3377"/>
    <w:rsid w:val="009F364B"/>
    <w:rsid w:val="009F3666"/>
    <w:rsid w:val="009F398F"/>
    <w:rsid w:val="009F5049"/>
    <w:rsid w:val="009F508D"/>
    <w:rsid w:val="009F5151"/>
    <w:rsid w:val="009F581A"/>
    <w:rsid w:val="009F5B62"/>
    <w:rsid w:val="009F5D77"/>
    <w:rsid w:val="009F6047"/>
    <w:rsid w:val="009F69E1"/>
    <w:rsid w:val="009F7578"/>
    <w:rsid w:val="009F7826"/>
    <w:rsid w:val="009F7E76"/>
    <w:rsid w:val="009FAE30"/>
    <w:rsid w:val="00A000E0"/>
    <w:rsid w:val="00A00382"/>
    <w:rsid w:val="00A006A4"/>
    <w:rsid w:val="00A0083F"/>
    <w:rsid w:val="00A01205"/>
    <w:rsid w:val="00A01416"/>
    <w:rsid w:val="00A021D7"/>
    <w:rsid w:val="00A0297B"/>
    <w:rsid w:val="00A033F8"/>
    <w:rsid w:val="00A034E3"/>
    <w:rsid w:val="00A03711"/>
    <w:rsid w:val="00A037BF"/>
    <w:rsid w:val="00A03C43"/>
    <w:rsid w:val="00A03C92"/>
    <w:rsid w:val="00A03DF8"/>
    <w:rsid w:val="00A0487A"/>
    <w:rsid w:val="00A04C93"/>
    <w:rsid w:val="00A0509A"/>
    <w:rsid w:val="00A0630A"/>
    <w:rsid w:val="00A06FB7"/>
    <w:rsid w:val="00A07008"/>
    <w:rsid w:val="00A073E4"/>
    <w:rsid w:val="00A0777D"/>
    <w:rsid w:val="00A10DBB"/>
    <w:rsid w:val="00A11021"/>
    <w:rsid w:val="00A11A9A"/>
    <w:rsid w:val="00A11E07"/>
    <w:rsid w:val="00A12B3A"/>
    <w:rsid w:val="00A12FE6"/>
    <w:rsid w:val="00A13880"/>
    <w:rsid w:val="00A14A24"/>
    <w:rsid w:val="00A14AAE"/>
    <w:rsid w:val="00A15684"/>
    <w:rsid w:val="00A157F4"/>
    <w:rsid w:val="00A15F9D"/>
    <w:rsid w:val="00A16576"/>
    <w:rsid w:val="00A20382"/>
    <w:rsid w:val="00A2090A"/>
    <w:rsid w:val="00A20E8F"/>
    <w:rsid w:val="00A214A7"/>
    <w:rsid w:val="00A21E7E"/>
    <w:rsid w:val="00A2234B"/>
    <w:rsid w:val="00A226CF"/>
    <w:rsid w:val="00A2296D"/>
    <w:rsid w:val="00A2343F"/>
    <w:rsid w:val="00A2344F"/>
    <w:rsid w:val="00A24933"/>
    <w:rsid w:val="00A24ED6"/>
    <w:rsid w:val="00A252C0"/>
    <w:rsid w:val="00A25535"/>
    <w:rsid w:val="00A25666"/>
    <w:rsid w:val="00A25A02"/>
    <w:rsid w:val="00A269EE"/>
    <w:rsid w:val="00A26BF5"/>
    <w:rsid w:val="00A26D6B"/>
    <w:rsid w:val="00A26EEB"/>
    <w:rsid w:val="00A277CD"/>
    <w:rsid w:val="00A27F37"/>
    <w:rsid w:val="00A3002F"/>
    <w:rsid w:val="00A302D7"/>
    <w:rsid w:val="00A31788"/>
    <w:rsid w:val="00A32CDA"/>
    <w:rsid w:val="00A32D6A"/>
    <w:rsid w:val="00A332D3"/>
    <w:rsid w:val="00A33945"/>
    <w:rsid w:val="00A33A9A"/>
    <w:rsid w:val="00A33B26"/>
    <w:rsid w:val="00A33F4B"/>
    <w:rsid w:val="00A34FBB"/>
    <w:rsid w:val="00A3511A"/>
    <w:rsid w:val="00A35E20"/>
    <w:rsid w:val="00A360BE"/>
    <w:rsid w:val="00A36790"/>
    <w:rsid w:val="00A36C76"/>
    <w:rsid w:val="00A374F9"/>
    <w:rsid w:val="00A377EC"/>
    <w:rsid w:val="00A37850"/>
    <w:rsid w:val="00A37AC9"/>
    <w:rsid w:val="00A401D6"/>
    <w:rsid w:val="00A40678"/>
    <w:rsid w:val="00A406DE"/>
    <w:rsid w:val="00A40DBC"/>
    <w:rsid w:val="00A410E9"/>
    <w:rsid w:val="00A414F2"/>
    <w:rsid w:val="00A417D4"/>
    <w:rsid w:val="00A42152"/>
    <w:rsid w:val="00A42B1C"/>
    <w:rsid w:val="00A4371C"/>
    <w:rsid w:val="00A44176"/>
    <w:rsid w:val="00A45078"/>
    <w:rsid w:val="00A45BAE"/>
    <w:rsid w:val="00A45C05"/>
    <w:rsid w:val="00A46280"/>
    <w:rsid w:val="00A46963"/>
    <w:rsid w:val="00A475AA"/>
    <w:rsid w:val="00A500EE"/>
    <w:rsid w:val="00A50294"/>
    <w:rsid w:val="00A50590"/>
    <w:rsid w:val="00A50C71"/>
    <w:rsid w:val="00A5126F"/>
    <w:rsid w:val="00A513B1"/>
    <w:rsid w:val="00A51421"/>
    <w:rsid w:val="00A51423"/>
    <w:rsid w:val="00A5148D"/>
    <w:rsid w:val="00A5180A"/>
    <w:rsid w:val="00A519A6"/>
    <w:rsid w:val="00A52248"/>
    <w:rsid w:val="00A522A3"/>
    <w:rsid w:val="00A5366C"/>
    <w:rsid w:val="00A539F6"/>
    <w:rsid w:val="00A53D9B"/>
    <w:rsid w:val="00A5411F"/>
    <w:rsid w:val="00A541C0"/>
    <w:rsid w:val="00A554B4"/>
    <w:rsid w:val="00A55B3A"/>
    <w:rsid w:val="00A5614F"/>
    <w:rsid w:val="00A56A8E"/>
    <w:rsid w:val="00A5757F"/>
    <w:rsid w:val="00A5799B"/>
    <w:rsid w:val="00A60010"/>
    <w:rsid w:val="00A60206"/>
    <w:rsid w:val="00A60BEC"/>
    <w:rsid w:val="00A60DF4"/>
    <w:rsid w:val="00A60EF0"/>
    <w:rsid w:val="00A61471"/>
    <w:rsid w:val="00A619DB"/>
    <w:rsid w:val="00A61D1C"/>
    <w:rsid w:val="00A6248E"/>
    <w:rsid w:val="00A63138"/>
    <w:rsid w:val="00A639E4"/>
    <w:rsid w:val="00A6426E"/>
    <w:rsid w:val="00A64656"/>
    <w:rsid w:val="00A64C18"/>
    <w:rsid w:val="00A65F6D"/>
    <w:rsid w:val="00A667DE"/>
    <w:rsid w:val="00A70391"/>
    <w:rsid w:val="00A70851"/>
    <w:rsid w:val="00A70C4E"/>
    <w:rsid w:val="00A710C5"/>
    <w:rsid w:val="00A7224A"/>
    <w:rsid w:val="00A72340"/>
    <w:rsid w:val="00A727ED"/>
    <w:rsid w:val="00A72B44"/>
    <w:rsid w:val="00A72B45"/>
    <w:rsid w:val="00A72C0F"/>
    <w:rsid w:val="00A737E2"/>
    <w:rsid w:val="00A73D24"/>
    <w:rsid w:val="00A74110"/>
    <w:rsid w:val="00A741D7"/>
    <w:rsid w:val="00A750BF"/>
    <w:rsid w:val="00A75676"/>
    <w:rsid w:val="00A757D5"/>
    <w:rsid w:val="00A75A46"/>
    <w:rsid w:val="00A75F8A"/>
    <w:rsid w:val="00A75FF9"/>
    <w:rsid w:val="00A7676C"/>
    <w:rsid w:val="00A76EFE"/>
    <w:rsid w:val="00A77441"/>
    <w:rsid w:val="00A77964"/>
    <w:rsid w:val="00A80596"/>
    <w:rsid w:val="00A80962"/>
    <w:rsid w:val="00A80C5A"/>
    <w:rsid w:val="00A80F3C"/>
    <w:rsid w:val="00A81945"/>
    <w:rsid w:val="00A81AB7"/>
    <w:rsid w:val="00A81BD2"/>
    <w:rsid w:val="00A81CB0"/>
    <w:rsid w:val="00A821DE"/>
    <w:rsid w:val="00A8302F"/>
    <w:rsid w:val="00A83D9F"/>
    <w:rsid w:val="00A843F4"/>
    <w:rsid w:val="00A84754"/>
    <w:rsid w:val="00A8500D"/>
    <w:rsid w:val="00A85D38"/>
    <w:rsid w:val="00A862E7"/>
    <w:rsid w:val="00A863A4"/>
    <w:rsid w:val="00A86599"/>
    <w:rsid w:val="00A86EEE"/>
    <w:rsid w:val="00A87409"/>
    <w:rsid w:val="00A876B7"/>
    <w:rsid w:val="00A87765"/>
    <w:rsid w:val="00A879A5"/>
    <w:rsid w:val="00A87A38"/>
    <w:rsid w:val="00A87CFC"/>
    <w:rsid w:val="00A90863"/>
    <w:rsid w:val="00A914C3"/>
    <w:rsid w:val="00A917D8"/>
    <w:rsid w:val="00A91FBC"/>
    <w:rsid w:val="00A92875"/>
    <w:rsid w:val="00A9294F"/>
    <w:rsid w:val="00A9322C"/>
    <w:rsid w:val="00A94420"/>
    <w:rsid w:val="00A9451E"/>
    <w:rsid w:val="00A94B3A"/>
    <w:rsid w:val="00A94C4C"/>
    <w:rsid w:val="00A94F51"/>
    <w:rsid w:val="00A951F4"/>
    <w:rsid w:val="00A95489"/>
    <w:rsid w:val="00A956CC"/>
    <w:rsid w:val="00A95F88"/>
    <w:rsid w:val="00A9735C"/>
    <w:rsid w:val="00A97D28"/>
    <w:rsid w:val="00AA0F1C"/>
    <w:rsid w:val="00AA103D"/>
    <w:rsid w:val="00AA134E"/>
    <w:rsid w:val="00AA1416"/>
    <w:rsid w:val="00AA1E24"/>
    <w:rsid w:val="00AA269D"/>
    <w:rsid w:val="00AA2958"/>
    <w:rsid w:val="00AA325A"/>
    <w:rsid w:val="00AA35A0"/>
    <w:rsid w:val="00AA4706"/>
    <w:rsid w:val="00AA48CD"/>
    <w:rsid w:val="00AA4A45"/>
    <w:rsid w:val="00AA525F"/>
    <w:rsid w:val="00AA57F4"/>
    <w:rsid w:val="00AA5A2A"/>
    <w:rsid w:val="00AA5BC7"/>
    <w:rsid w:val="00AA5F6A"/>
    <w:rsid w:val="00AA5F9A"/>
    <w:rsid w:val="00AA60CC"/>
    <w:rsid w:val="00AA61A7"/>
    <w:rsid w:val="00AA63F6"/>
    <w:rsid w:val="00AA6B14"/>
    <w:rsid w:val="00AA7FB5"/>
    <w:rsid w:val="00AB08E4"/>
    <w:rsid w:val="00AB0BF3"/>
    <w:rsid w:val="00AB0FC2"/>
    <w:rsid w:val="00AB129D"/>
    <w:rsid w:val="00AB17EE"/>
    <w:rsid w:val="00AB1B1B"/>
    <w:rsid w:val="00AB266D"/>
    <w:rsid w:val="00AB27BC"/>
    <w:rsid w:val="00AB28F8"/>
    <w:rsid w:val="00AB290A"/>
    <w:rsid w:val="00AB3067"/>
    <w:rsid w:val="00AB314F"/>
    <w:rsid w:val="00AB3F18"/>
    <w:rsid w:val="00AB4482"/>
    <w:rsid w:val="00AB4720"/>
    <w:rsid w:val="00AB4D6A"/>
    <w:rsid w:val="00AB4F76"/>
    <w:rsid w:val="00AB56D7"/>
    <w:rsid w:val="00AB5E37"/>
    <w:rsid w:val="00AB6B1A"/>
    <w:rsid w:val="00AB73BA"/>
    <w:rsid w:val="00AB7BAA"/>
    <w:rsid w:val="00AC02E7"/>
    <w:rsid w:val="00AC0C6E"/>
    <w:rsid w:val="00AC1004"/>
    <w:rsid w:val="00AC2302"/>
    <w:rsid w:val="00AC24D8"/>
    <w:rsid w:val="00AC28F5"/>
    <w:rsid w:val="00AC2910"/>
    <w:rsid w:val="00AC2A74"/>
    <w:rsid w:val="00AC2BBF"/>
    <w:rsid w:val="00AC2C42"/>
    <w:rsid w:val="00AC2CF8"/>
    <w:rsid w:val="00AC2E54"/>
    <w:rsid w:val="00AC44C6"/>
    <w:rsid w:val="00AC4ED1"/>
    <w:rsid w:val="00AC57D3"/>
    <w:rsid w:val="00AC63DB"/>
    <w:rsid w:val="00AC6470"/>
    <w:rsid w:val="00AC6BCB"/>
    <w:rsid w:val="00AC6EF8"/>
    <w:rsid w:val="00AC76CC"/>
    <w:rsid w:val="00AC7899"/>
    <w:rsid w:val="00AD0145"/>
    <w:rsid w:val="00AD0654"/>
    <w:rsid w:val="00AD06F1"/>
    <w:rsid w:val="00AD0D45"/>
    <w:rsid w:val="00AD1BFE"/>
    <w:rsid w:val="00AD1F89"/>
    <w:rsid w:val="00AD22A3"/>
    <w:rsid w:val="00AD29C4"/>
    <w:rsid w:val="00AD2C07"/>
    <w:rsid w:val="00AD2DEA"/>
    <w:rsid w:val="00AD3A3A"/>
    <w:rsid w:val="00AD3C71"/>
    <w:rsid w:val="00AD3FA8"/>
    <w:rsid w:val="00AD4068"/>
    <w:rsid w:val="00AD5C07"/>
    <w:rsid w:val="00AD605A"/>
    <w:rsid w:val="00AD686C"/>
    <w:rsid w:val="00AD6944"/>
    <w:rsid w:val="00AD6E89"/>
    <w:rsid w:val="00AD6F5B"/>
    <w:rsid w:val="00AD6FBF"/>
    <w:rsid w:val="00AD77EC"/>
    <w:rsid w:val="00AD7E8A"/>
    <w:rsid w:val="00AE000A"/>
    <w:rsid w:val="00AE00D9"/>
    <w:rsid w:val="00AE070A"/>
    <w:rsid w:val="00AE0D3B"/>
    <w:rsid w:val="00AE1787"/>
    <w:rsid w:val="00AE262F"/>
    <w:rsid w:val="00AE2B47"/>
    <w:rsid w:val="00AE330C"/>
    <w:rsid w:val="00AE38B8"/>
    <w:rsid w:val="00AE3D20"/>
    <w:rsid w:val="00AE50B9"/>
    <w:rsid w:val="00AE5A10"/>
    <w:rsid w:val="00AE5C1F"/>
    <w:rsid w:val="00AE6600"/>
    <w:rsid w:val="00AE6924"/>
    <w:rsid w:val="00AE6F1D"/>
    <w:rsid w:val="00AE7934"/>
    <w:rsid w:val="00AE7AD3"/>
    <w:rsid w:val="00AE7EFC"/>
    <w:rsid w:val="00AE7F72"/>
    <w:rsid w:val="00AF1065"/>
    <w:rsid w:val="00AF19D1"/>
    <w:rsid w:val="00AF1A37"/>
    <w:rsid w:val="00AF2447"/>
    <w:rsid w:val="00AF4C67"/>
    <w:rsid w:val="00AF4C9C"/>
    <w:rsid w:val="00AF4E14"/>
    <w:rsid w:val="00AF5956"/>
    <w:rsid w:val="00AF59A7"/>
    <w:rsid w:val="00AF5C72"/>
    <w:rsid w:val="00AF5E57"/>
    <w:rsid w:val="00AF5FF3"/>
    <w:rsid w:val="00AF605F"/>
    <w:rsid w:val="00AF6AFF"/>
    <w:rsid w:val="00AF7071"/>
    <w:rsid w:val="00AF7115"/>
    <w:rsid w:val="00AF7130"/>
    <w:rsid w:val="00B007DC"/>
    <w:rsid w:val="00B00D96"/>
    <w:rsid w:val="00B01170"/>
    <w:rsid w:val="00B0117A"/>
    <w:rsid w:val="00B01DEF"/>
    <w:rsid w:val="00B02D69"/>
    <w:rsid w:val="00B030FE"/>
    <w:rsid w:val="00B032E2"/>
    <w:rsid w:val="00B03314"/>
    <w:rsid w:val="00B03552"/>
    <w:rsid w:val="00B037FD"/>
    <w:rsid w:val="00B03DEA"/>
    <w:rsid w:val="00B04527"/>
    <w:rsid w:val="00B0497D"/>
    <w:rsid w:val="00B055EA"/>
    <w:rsid w:val="00B05646"/>
    <w:rsid w:val="00B056D2"/>
    <w:rsid w:val="00B05DC9"/>
    <w:rsid w:val="00B06749"/>
    <w:rsid w:val="00B0674C"/>
    <w:rsid w:val="00B06750"/>
    <w:rsid w:val="00B06803"/>
    <w:rsid w:val="00B06858"/>
    <w:rsid w:val="00B06AC9"/>
    <w:rsid w:val="00B07062"/>
    <w:rsid w:val="00B10198"/>
    <w:rsid w:val="00B1025F"/>
    <w:rsid w:val="00B10417"/>
    <w:rsid w:val="00B10936"/>
    <w:rsid w:val="00B10F44"/>
    <w:rsid w:val="00B11698"/>
    <w:rsid w:val="00B11B7A"/>
    <w:rsid w:val="00B11C9D"/>
    <w:rsid w:val="00B11D80"/>
    <w:rsid w:val="00B12392"/>
    <w:rsid w:val="00B12A7C"/>
    <w:rsid w:val="00B13F60"/>
    <w:rsid w:val="00B151DB"/>
    <w:rsid w:val="00B16442"/>
    <w:rsid w:val="00B16931"/>
    <w:rsid w:val="00B16DCA"/>
    <w:rsid w:val="00B16EC4"/>
    <w:rsid w:val="00B17187"/>
    <w:rsid w:val="00B1720F"/>
    <w:rsid w:val="00B17957"/>
    <w:rsid w:val="00B200DC"/>
    <w:rsid w:val="00B201D2"/>
    <w:rsid w:val="00B20DD3"/>
    <w:rsid w:val="00B210AB"/>
    <w:rsid w:val="00B2136D"/>
    <w:rsid w:val="00B2212A"/>
    <w:rsid w:val="00B221CA"/>
    <w:rsid w:val="00B223CF"/>
    <w:rsid w:val="00B226BB"/>
    <w:rsid w:val="00B22AB4"/>
    <w:rsid w:val="00B23C94"/>
    <w:rsid w:val="00B23C9E"/>
    <w:rsid w:val="00B23D52"/>
    <w:rsid w:val="00B23DEE"/>
    <w:rsid w:val="00B24BF0"/>
    <w:rsid w:val="00B256BC"/>
    <w:rsid w:val="00B256F8"/>
    <w:rsid w:val="00B25743"/>
    <w:rsid w:val="00B25B2C"/>
    <w:rsid w:val="00B2616F"/>
    <w:rsid w:val="00B26211"/>
    <w:rsid w:val="00B26780"/>
    <w:rsid w:val="00B26BDF"/>
    <w:rsid w:val="00B30A7E"/>
    <w:rsid w:val="00B30BB3"/>
    <w:rsid w:val="00B30E67"/>
    <w:rsid w:val="00B31D52"/>
    <w:rsid w:val="00B31E96"/>
    <w:rsid w:val="00B3233A"/>
    <w:rsid w:val="00B3262E"/>
    <w:rsid w:val="00B3278A"/>
    <w:rsid w:val="00B33A8D"/>
    <w:rsid w:val="00B34453"/>
    <w:rsid w:val="00B34B81"/>
    <w:rsid w:val="00B35265"/>
    <w:rsid w:val="00B3547F"/>
    <w:rsid w:val="00B3562D"/>
    <w:rsid w:val="00B360F6"/>
    <w:rsid w:val="00B3647C"/>
    <w:rsid w:val="00B364BF"/>
    <w:rsid w:val="00B36AFC"/>
    <w:rsid w:val="00B36B0B"/>
    <w:rsid w:val="00B370EC"/>
    <w:rsid w:val="00B3749F"/>
    <w:rsid w:val="00B3AB8E"/>
    <w:rsid w:val="00B4051D"/>
    <w:rsid w:val="00B40AF6"/>
    <w:rsid w:val="00B40C58"/>
    <w:rsid w:val="00B41759"/>
    <w:rsid w:val="00B41A56"/>
    <w:rsid w:val="00B420E4"/>
    <w:rsid w:val="00B4215A"/>
    <w:rsid w:val="00B4257D"/>
    <w:rsid w:val="00B429B1"/>
    <w:rsid w:val="00B42B8F"/>
    <w:rsid w:val="00B43250"/>
    <w:rsid w:val="00B43317"/>
    <w:rsid w:val="00B437C1"/>
    <w:rsid w:val="00B43977"/>
    <w:rsid w:val="00B43F11"/>
    <w:rsid w:val="00B44845"/>
    <w:rsid w:val="00B4517F"/>
    <w:rsid w:val="00B45CC0"/>
    <w:rsid w:val="00B4641F"/>
    <w:rsid w:val="00B4667E"/>
    <w:rsid w:val="00B468D9"/>
    <w:rsid w:val="00B4695F"/>
    <w:rsid w:val="00B469B4"/>
    <w:rsid w:val="00B46ED0"/>
    <w:rsid w:val="00B472B3"/>
    <w:rsid w:val="00B4799C"/>
    <w:rsid w:val="00B5104C"/>
    <w:rsid w:val="00B512C1"/>
    <w:rsid w:val="00B516A5"/>
    <w:rsid w:val="00B52C0D"/>
    <w:rsid w:val="00B53B6D"/>
    <w:rsid w:val="00B53EA5"/>
    <w:rsid w:val="00B54B10"/>
    <w:rsid w:val="00B54B51"/>
    <w:rsid w:val="00B55410"/>
    <w:rsid w:val="00B556FD"/>
    <w:rsid w:val="00B561E1"/>
    <w:rsid w:val="00B56BF3"/>
    <w:rsid w:val="00B575BC"/>
    <w:rsid w:val="00B603AD"/>
    <w:rsid w:val="00B60774"/>
    <w:rsid w:val="00B60A25"/>
    <w:rsid w:val="00B60CF9"/>
    <w:rsid w:val="00B618F7"/>
    <w:rsid w:val="00B6197A"/>
    <w:rsid w:val="00B61A36"/>
    <w:rsid w:val="00B62A19"/>
    <w:rsid w:val="00B62A66"/>
    <w:rsid w:val="00B62AA3"/>
    <w:rsid w:val="00B62B49"/>
    <w:rsid w:val="00B63FF8"/>
    <w:rsid w:val="00B657A0"/>
    <w:rsid w:val="00B65EDD"/>
    <w:rsid w:val="00B673D5"/>
    <w:rsid w:val="00B70262"/>
    <w:rsid w:val="00B70875"/>
    <w:rsid w:val="00B70C2E"/>
    <w:rsid w:val="00B71989"/>
    <w:rsid w:val="00B71E3E"/>
    <w:rsid w:val="00B72443"/>
    <w:rsid w:val="00B725FC"/>
    <w:rsid w:val="00B7296D"/>
    <w:rsid w:val="00B72A60"/>
    <w:rsid w:val="00B732F6"/>
    <w:rsid w:val="00B736A9"/>
    <w:rsid w:val="00B73B1F"/>
    <w:rsid w:val="00B73FF4"/>
    <w:rsid w:val="00B741DD"/>
    <w:rsid w:val="00B74371"/>
    <w:rsid w:val="00B74784"/>
    <w:rsid w:val="00B74B55"/>
    <w:rsid w:val="00B7518D"/>
    <w:rsid w:val="00B75738"/>
    <w:rsid w:val="00B7657C"/>
    <w:rsid w:val="00B773A3"/>
    <w:rsid w:val="00B77687"/>
    <w:rsid w:val="00B77B1B"/>
    <w:rsid w:val="00B77F50"/>
    <w:rsid w:val="00B8009F"/>
    <w:rsid w:val="00B8022C"/>
    <w:rsid w:val="00B809C3"/>
    <w:rsid w:val="00B80EB2"/>
    <w:rsid w:val="00B82AD7"/>
    <w:rsid w:val="00B82C07"/>
    <w:rsid w:val="00B82D95"/>
    <w:rsid w:val="00B8300D"/>
    <w:rsid w:val="00B83F17"/>
    <w:rsid w:val="00B840F1"/>
    <w:rsid w:val="00B84BB2"/>
    <w:rsid w:val="00B852FD"/>
    <w:rsid w:val="00B85EA5"/>
    <w:rsid w:val="00B85EFA"/>
    <w:rsid w:val="00B86650"/>
    <w:rsid w:val="00B86A22"/>
    <w:rsid w:val="00B87012"/>
    <w:rsid w:val="00B870B3"/>
    <w:rsid w:val="00B900E1"/>
    <w:rsid w:val="00B9092C"/>
    <w:rsid w:val="00B91109"/>
    <w:rsid w:val="00B91963"/>
    <w:rsid w:val="00B937D9"/>
    <w:rsid w:val="00B93B36"/>
    <w:rsid w:val="00B93D2F"/>
    <w:rsid w:val="00B9417F"/>
    <w:rsid w:val="00B953F1"/>
    <w:rsid w:val="00B9552E"/>
    <w:rsid w:val="00B959E2"/>
    <w:rsid w:val="00B971BF"/>
    <w:rsid w:val="00B975D8"/>
    <w:rsid w:val="00BA00F8"/>
    <w:rsid w:val="00BA0523"/>
    <w:rsid w:val="00BA107F"/>
    <w:rsid w:val="00BA18EA"/>
    <w:rsid w:val="00BA1978"/>
    <w:rsid w:val="00BA1A99"/>
    <w:rsid w:val="00BA21F5"/>
    <w:rsid w:val="00BA3353"/>
    <w:rsid w:val="00BA3677"/>
    <w:rsid w:val="00BA3A19"/>
    <w:rsid w:val="00BA3B12"/>
    <w:rsid w:val="00BA3EDA"/>
    <w:rsid w:val="00BA4189"/>
    <w:rsid w:val="00BA46F6"/>
    <w:rsid w:val="00BA5192"/>
    <w:rsid w:val="00BA59B5"/>
    <w:rsid w:val="00BA6022"/>
    <w:rsid w:val="00BA6F48"/>
    <w:rsid w:val="00BA7BB1"/>
    <w:rsid w:val="00BACECB"/>
    <w:rsid w:val="00BB06EA"/>
    <w:rsid w:val="00BB0F99"/>
    <w:rsid w:val="00BB198B"/>
    <w:rsid w:val="00BB1B4B"/>
    <w:rsid w:val="00BB21F0"/>
    <w:rsid w:val="00BB27A6"/>
    <w:rsid w:val="00BB28E8"/>
    <w:rsid w:val="00BB3A59"/>
    <w:rsid w:val="00BB3AEB"/>
    <w:rsid w:val="00BB4437"/>
    <w:rsid w:val="00BB4846"/>
    <w:rsid w:val="00BB5F31"/>
    <w:rsid w:val="00BB663A"/>
    <w:rsid w:val="00BB6C15"/>
    <w:rsid w:val="00BB6F3C"/>
    <w:rsid w:val="00BB716D"/>
    <w:rsid w:val="00BB7319"/>
    <w:rsid w:val="00BC0041"/>
    <w:rsid w:val="00BC0B56"/>
    <w:rsid w:val="00BC0C81"/>
    <w:rsid w:val="00BC1029"/>
    <w:rsid w:val="00BC1334"/>
    <w:rsid w:val="00BC18A2"/>
    <w:rsid w:val="00BC1F5B"/>
    <w:rsid w:val="00BC2A08"/>
    <w:rsid w:val="00BC2D7B"/>
    <w:rsid w:val="00BC3423"/>
    <w:rsid w:val="00BC3B3A"/>
    <w:rsid w:val="00BC4F97"/>
    <w:rsid w:val="00BC50CA"/>
    <w:rsid w:val="00BC563F"/>
    <w:rsid w:val="00BC5B00"/>
    <w:rsid w:val="00BC6D33"/>
    <w:rsid w:val="00BC7148"/>
    <w:rsid w:val="00BC7580"/>
    <w:rsid w:val="00BC7AA8"/>
    <w:rsid w:val="00BC7CBF"/>
    <w:rsid w:val="00BD0195"/>
    <w:rsid w:val="00BD041E"/>
    <w:rsid w:val="00BD0F89"/>
    <w:rsid w:val="00BD111E"/>
    <w:rsid w:val="00BD168B"/>
    <w:rsid w:val="00BD192D"/>
    <w:rsid w:val="00BD377E"/>
    <w:rsid w:val="00BD3853"/>
    <w:rsid w:val="00BD4DA4"/>
    <w:rsid w:val="00BD5474"/>
    <w:rsid w:val="00BD5A22"/>
    <w:rsid w:val="00BD5A57"/>
    <w:rsid w:val="00BD5AE0"/>
    <w:rsid w:val="00BD5EF9"/>
    <w:rsid w:val="00BD661E"/>
    <w:rsid w:val="00BD69FE"/>
    <w:rsid w:val="00BD6FDE"/>
    <w:rsid w:val="00BD7A9B"/>
    <w:rsid w:val="00BDA6B4"/>
    <w:rsid w:val="00BE021C"/>
    <w:rsid w:val="00BE0B95"/>
    <w:rsid w:val="00BE255C"/>
    <w:rsid w:val="00BE26BA"/>
    <w:rsid w:val="00BE3424"/>
    <w:rsid w:val="00BE3ABF"/>
    <w:rsid w:val="00BE3AD3"/>
    <w:rsid w:val="00BE41E1"/>
    <w:rsid w:val="00BE4C00"/>
    <w:rsid w:val="00BE59E3"/>
    <w:rsid w:val="00BE5F7D"/>
    <w:rsid w:val="00BE60D1"/>
    <w:rsid w:val="00BE61AE"/>
    <w:rsid w:val="00BE6626"/>
    <w:rsid w:val="00BE6832"/>
    <w:rsid w:val="00BE7037"/>
    <w:rsid w:val="00BE74A4"/>
    <w:rsid w:val="00BF0445"/>
    <w:rsid w:val="00BF0811"/>
    <w:rsid w:val="00BF0CF6"/>
    <w:rsid w:val="00BF13E2"/>
    <w:rsid w:val="00BF196E"/>
    <w:rsid w:val="00BF20F3"/>
    <w:rsid w:val="00BF2862"/>
    <w:rsid w:val="00BF2D61"/>
    <w:rsid w:val="00BF2E43"/>
    <w:rsid w:val="00BF2FEF"/>
    <w:rsid w:val="00BF3C57"/>
    <w:rsid w:val="00BF3DB3"/>
    <w:rsid w:val="00BF49AA"/>
    <w:rsid w:val="00BF504A"/>
    <w:rsid w:val="00BF6248"/>
    <w:rsid w:val="00BF6A1C"/>
    <w:rsid w:val="00BF6A1E"/>
    <w:rsid w:val="00BF6FC7"/>
    <w:rsid w:val="00BF76BB"/>
    <w:rsid w:val="00BF76CB"/>
    <w:rsid w:val="00BF7CF4"/>
    <w:rsid w:val="00BF7E08"/>
    <w:rsid w:val="00C01A69"/>
    <w:rsid w:val="00C01AA8"/>
    <w:rsid w:val="00C01E92"/>
    <w:rsid w:val="00C02435"/>
    <w:rsid w:val="00C03282"/>
    <w:rsid w:val="00C04059"/>
    <w:rsid w:val="00C045D4"/>
    <w:rsid w:val="00C0487A"/>
    <w:rsid w:val="00C048C3"/>
    <w:rsid w:val="00C0506B"/>
    <w:rsid w:val="00C052CD"/>
    <w:rsid w:val="00C0539F"/>
    <w:rsid w:val="00C05CA1"/>
    <w:rsid w:val="00C063CF"/>
    <w:rsid w:val="00C06969"/>
    <w:rsid w:val="00C06AF8"/>
    <w:rsid w:val="00C06B00"/>
    <w:rsid w:val="00C06BD1"/>
    <w:rsid w:val="00C073EB"/>
    <w:rsid w:val="00C07591"/>
    <w:rsid w:val="00C07B22"/>
    <w:rsid w:val="00C07E01"/>
    <w:rsid w:val="00C07F1F"/>
    <w:rsid w:val="00C105F0"/>
    <w:rsid w:val="00C10DD0"/>
    <w:rsid w:val="00C10E49"/>
    <w:rsid w:val="00C11D00"/>
    <w:rsid w:val="00C11D3E"/>
    <w:rsid w:val="00C11F53"/>
    <w:rsid w:val="00C12116"/>
    <w:rsid w:val="00C125FC"/>
    <w:rsid w:val="00C1276A"/>
    <w:rsid w:val="00C12DD4"/>
    <w:rsid w:val="00C137C8"/>
    <w:rsid w:val="00C13E4C"/>
    <w:rsid w:val="00C1453D"/>
    <w:rsid w:val="00C151F3"/>
    <w:rsid w:val="00C155BB"/>
    <w:rsid w:val="00C15604"/>
    <w:rsid w:val="00C158C8"/>
    <w:rsid w:val="00C16555"/>
    <w:rsid w:val="00C16C53"/>
    <w:rsid w:val="00C16D0B"/>
    <w:rsid w:val="00C17603"/>
    <w:rsid w:val="00C17E23"/>
    <w:rsid w:val="00C20B96"/>
    <w:rsid w:val="00C214D0"/>
    <w:rsid w:val="00C219B9"/>
    <w:rsid w:val="00C21F10"/>
    <w:rsid w:val="00C22168"/>
    <w:rsid w:val="00C2249D"/>
    <w:rsid w:val="00C226AB"/>
    <w:rsid w:val="00C24330"/>
    <w:rsid w:val="00C24445"/>
    <w:rsid w:val="00C2590E"/>
    <w:rsid w:val="00C25DD1"/>
    <w:rsid w:val="00C267DD"/>
    <w:rsid w:val="00C26967"/>
    <w:rsid w:val="00C26A0C"/>
    <w:rsid w:val="00C27387"/>
    <w:rsid w:val="00C273FE"/>
    <w:rsid w:val="00C300F1"/>
    <w:rsid w:val="00C302BF"/>
    <w:rsid w:val="00C3105F"/>
    <w:rsid w:val="00C31116"/>
    <w:rsid w:val="00C31379"/>
    <w:rsid w:val="00C32297"/>
    <w:rsid w:val="00C32A3D"/>
    <w:rsid w:val="00C32C28"/>
    <w:rsid w:val="00C32DB3"/>
    <w:rsid w:val="00C34315"/>
    <w:rsid w:val="00C351A8"/>
    <w:rsid w:val="00C35D7D"/>
    <w:rsid w:val="00C367D6"/>
    <w:rsid w:val="00C36958"/>
    <w:rsid w:val="00C36AD8"/>
    <w:rsid w:val="00C378C5"/>
    <w:rsid w:val="00C37CC3"/>
    <w:rsid w:val="00C41365"/>
    <w:rsid w:val="00C42786"/>
    <w:rsid w:val="00C42937"/>
    <w:rsid w:val="00C42ADD"/>
    <w:rsid w:val="00C430F4"/>
    <w:rsid w:val="00C434B1"/>
    <w:rsid w:val="00C436E6"/>
    <w:rsid w:val="00C4462B"/>
    <w:rsid w:val="00C447D6"/>
    <w:rsid w:val="00C44D68"/>
    <w:rsid w:val="00C44E9B"/>
    <w:rsid w:val="00C45768"/>
    <w:rsid w:val="00C4622B"/>
    <w:rsid w:val="00C46722"/>
    <w:rsid w:val="00C4690A"/>
    <w:rsid w:val="00C46B7E"/>
    <w:rsid w:val="00C46BAB"/>
    <w:rsid w:val="00C46D32"/>
    <w:rsid w:val="00C473F6"/>
    <w:rsid w:val="00C474A6"/>
    <w:rsid w:val="00C474FE"/>
    <w:rsid w:val="00C475C4"/>
    <w:rsid w:val="00C47703"/>
    <w:rsid w:val="00C47AE6"/>
    <w:rsid w:val="00C47B0F"/>
    <w:rsid w:val="00C47DFD"/>
    <w:rsid w:val="00C47E93"/>
    <w:rsid w:val="00C47E9A"/>
    <w:rsid w:val="00C51029"/>
    <w:rsid w:val="00C511B8"/>
    <w:rsid w:val="00C51EFB"/>
    <w:rsid w:val="00C5327F"/>
    <w:rsid w:val="00C53A20"/>
    <w:rsid w:val="00C53BE5"/>
    <w:rsid w:val="00C5415F"/>
    <w:rsid w:val="00C54CC3"/>
    <w:rsid w:val="00C54E71"/>
    <w:rsid w:val="00C55A28"/>
    <w:rsid w:val="00C56AC5"/>
    <w:rsid w:val="00C56EAB"/>
    <w:rsid w:val="00C579E6"/>
    <w:rsid w:val="00C57B02"/>
    <w:rsid w:val="00C600DD"/>
    <w:rsid w:val="00C601E0"/>
    <w:rsid w:val="00C6083D"/>
    <w:rsid w:val="00C60A3A"/>
    <w:rsid w:val="00C60F11"/>
    <w:rsid w:val="00C6105F"/>
    <w:rsid w:val="00C612D1"/>
    <w:rsid w:val="00C6161B"/>
    <w:rsid w:val="00C61A69"/>
    <w:rsid w:val="00C61B60"/>
    <w:rsid w:val="00C61CF6"/>
    <w:rsid w:val="00C61FB8"/>
    <w:rsid w:val="00C62505"/>
    <w:rsid w:val="00C6258E"/>
    <w:rsid w:val="00C6371F"/>
    <w:rsid w:val="00C640C2"/>
    <w:rsid w:val="00C645B0"/>
    <w:rsid w:val="00C64A31"/>
    <w:rsid w:val="00C64DA1"/>
    <w:rsid w:val="00C64E36"/>
    <w:rsid w:val="00C654C3"/>
    <w:rsid w:val="00C65A3E"/>
    <w:rsid w:val="00C66051"/>
    <w:rsid w:val="00C66C1C"/>
    <w:rsid w:val="00C66E6A"/>
    <w:rsid w:val="00C66EE1"/>
    <w:rsid w:val="00C6786E"/>
    <w:rsid w:val="00C679CC"/>
    <w:rsid w:val="00C67C5B"/>
    <w:rsid w:val="00C70433"/>
    <w:rsid w:val="00C711BF"/>
    <w:rsid w:val="00C71223"/>
    <w:rsid w:val="00C7189C"/>
    <w:rsid w:val="00C71F11"/>
    <w:rsid w:val="00C72E4E"/>
    <w:rsid w:val="00C7318E"/>
    <w:rsid w:val="00C742D0"/>
    <w:rsid w:val="00C746A5"/>
    <w:rsid w:val="00C74B96"/>
    <w:rsid w:val="00C75629"/>
    <w:rsid w:val="00C75805"/>
    <w:rsid w:val="00C75BE3"/>
    <w:rsid w:val="00C75D2F"/>
    <w:rsid w:val="00C77098"/>
    <w:rsid w:val="00C770D8"/>
    <w:rsid w:val="00C77F25"/>
    <w:rsid w:val="00C8040F"/>
    <w:rsid w:val="00C80BA5"/>
    <w:rsid w:val="00C81462"/>
    <w:rsid w:val="00C81A51"/>
    <w:rsid w:val="00C81C88"/>
    <w:rsid w:val="00C81CBD"/>
    <w:rsid w:val="00C82D48"/>
    <w:rsid w:val="00C82F22"/>
    <w:rsid w:val="00C83500"/>
    <w:rsid w:val="00C835F7"/>
    <w:rsid w:val="00C836EA"/>
    <w:rsid w:val="00C83742"/>
    <w:rsid w:val="00C83C19"/>
    <w:rsid w:val="00C84044"/>
    <w:rsid w:val="00C84777"/>
    <w:rsid w:val="00C84F54"/>
    <w:rsid w:val="00C851C0"/>
    <w:rsid w:val="00C855DB"/>
    <w:rsid w:val="00C85E99"/>
    <w:rsid w:val="00C86A97"/>
    <w:rsid w:val="00C86AB1"/>
    <w:rsid w:val="00C87511"/>
    <w:rsid w:val="00C901BD"/>
    <w:rsid w:val="00C90576"/>
    <w:rsid w:val="00C90C69"/>
    <w:rsid w:val="00C91256"/>
    <w:rsid w:val="00C91B77"/>
    <w:rsid w:val="00C91E3A"/>
    <w:rsid w:val="00C92218"/>
    <w:rsid w:val="00C929F8"/>
    <w:rsid w:val="00C92C3D"/>
    <w:rsid w:val="00C938B2"/>
    <w:rsid w:val="00C93985"/>
    <w:rsid w:val="00C93D2D"/>
    <w:rsid w:val="00C94439"/>
    <w:rsid w:val="00C94845"/>
    <w:rsid w:val="00C94F48"/>
    <w:rsid w:val="00C95122"/>
    <w:rsid w:val="00C95678"/>
    <w:rsid w:val="00C9599A"/>
    <w:rsid w:val="00C95A49"/>
    <w:rsid w:val="00C9627B"/>
    <w:rsid w:val="00C96EC6"/>
    <w:rsid w:val="00C96FD6"/>
    <w:rsid w:val="00C9727A"/>
    <w:rsid w:val="00C97D3A"/>
    <w:rsid w:val="00C97E16"/>
    <w:rsid w:val="00C97F60"/>
    <w:rsid w:val="00CA0476"/>
    <w:rsid w:val="00CA06AE"/>
    <w:rsid w:val="00CA0CAB"/>
    <w:rsid w:val="00CA0F46"/>
    <w:rsid w:val="00CA11F7"/>
    <w:rsid w:val="00CA15C2"/>
    <w:rsid w:val="00CA1650"/>
    <w:rsid w:val="00CA1B76"/>
    <w:rsid w:val="00CA2EB8"/>
    <w:rsid w:val="00CA3918"/>
    <w:rsid w:val="00CA42FD"/>
    <w:rsid w:val="00CA451F"/>
    <w:rsid w:val="00CA4DBC"/>
    <w:rsid w:val="00CA50DC"/>
    <w:rsid w:val="00CA52C7"/>
    <w:rsid w:val="00CA5F23"/>
    <w:rsid w:val="00CA6008"/>
    <w:rsid w:val="00CA6F51"/>
    <w:rsid w:val="00CA70C2"/>
    <w:rsid w:val="00CA70DC"/>
    <w:rsid w:val="00CA7542"/>
    <w:rsid w:val="00CA7FEC"/>
    <w:rsid w:val="00CB091C"/>
    <w:rsid w:val="00CB0A54"/>
    <w:rsid w:val="00CB0C89"/>
    <w:rsid w:val="00CB0F31"/>
    <w:rsid w:val="00CB1F10"/>
    <w:rsid w:val="00CB20DC"/>
    <w:rsid w:val="00CB2DEA"/>
    <w:rsid w:val="00CB3184"/>
    <w:rsid w:val="00CB3D22"/>
    <w:rsid w:val="00CB3FBB"/>
    <w:rsid w:val="00CB404E"/>
    <w:rsid w:val="00CB41BE"/>
    <w:rsid w:val="00CB4201"/>
    <w:rsid w:val="00CB4A93"/>
    <w:rsid w:val="00CB5ECD"/>
    <w:rsid w:val="00CB5FCC"/>
    <w:rsid w:val="00CB606E"/>
    <w:rsid w:val="00CB630D"/>
    <w:rsid w:val="00CB6C01"/>
    <w:rsid w:val="00CB7268"/>
    <w:rsid w:val="00CC04BD"/>
    <w:rsid w:val="00CC0A40"/>
    <w:rsid w:val="00CC0F98"/>
    <w:rsid w:val="00CC2378"/>
    <w:rsid w:val="00CC26A0"/>
    <w:rsid w:val="00CC2782"/>
    <w:rsid w:val="00CC28D6"/>
    <w:rsid w:val="00CC2BEA"/>
    <w:rsid w:val="00CC2E91"/>
    <w:rsid w:val="00CC3B96"/>
    <w:rsid w:val="00CC4061"/>
    <w:rsid w:val="00CC437C"/>
    <w:rsid w:val="00CC496D"/>
    <w:rsid w:val="00CC4ACA"/>
    <w:rsid w:val="00CC4E6D"/>
    <w:rsid w:val="00CC4EE1"/>
    <w:rsid w:val="00CC5196"/>
    <w:rsid w:val="00CC527A"/>
    <w:rsid w:val="00CC5DF0"/>
    <w:rsid w:val="00CC6414"/>
    <w:rsid w:val="00CC64A1"/>
    <w:rsid w:val="00CC76F0"/>
    <w:rsid w:val="00CC7BFD"/>
    <w:rsid w:val="00CD00D5"/>
    <w:rsid w:val="00CD04AF"/>
    <w:rsid w:val="00CD0889"/>
    <w:rsid w:val="00CD0F6E"/>
    <w:rsid w:val="00CD16C2"/>
    <w:rsid w:val="00CD1E32"/>
    <w:rsid w:val="00CD1E6F"/>
    <w:rsid w:val="00CD1EB7"/>
    <w:rsid w:val="00CD1FA2"/>
    <w:rsid w:val="00CD22E4"/>
    <w:rsid w:val="00CD2994"/>
    <w:rsid w:val="00CD3160"/>
    <w:rsid w:val="00CD5548"/>
    <w:rsid w:val="00CD59DF"/>
    <w:rsid w:val="00CD5BAE"/>
    <w:rsid w:val="00CD644F"/>
    <w:rsid w:val="00CD73D1"/>
    <w:rsid w:val="00CE088C"/>
    <w:rsid w:val="00CE0A7E"/>
    <w:rsid w:val="00CE1B53"/>
    <w:rsid w:val="00CE2651"/>
    <w:rsid w:val="00CE289E"/>
    <w:rsid w:val="00CE3100"/>
    <w:rsid w:val="00CE3E6E"/>
    <w:rsid w:val="00CE4193"/>
    <w:rsid w:val="00CE48DC"/>
    <w:rsid w:val="00CE52E4"/>
    <w:rsid w:val="00CE5B48"/>
    <w:rsid w:val="00CE5EB4"/>
    <w:rsid w:val="00CE60AA"/>
    <w:rsid w:val="00CE6392"/>
    <w:rsid w:val="00CE7144"/>
    <w:rsid w:val="00CE7A80"/>
    <w:rsid w:val="00CE7AD0"/>
    <w:rsid w:val="00CF0601"/>
    <w:rsid w:val="00CF099B"/>
    <w:rsid w:val="00CF0F8A"/>
    <w:rsid w:val="00CF13C8"/>
    <w:rsid w:val="00CF155F"/>
    <w:rsid w:val="00CF1639"/>
    <w:rsid w:val="00CF1CDE"/>
    <w:rsid w:val="00CF1ED6"/>
    <w:rsid w:val="00CF2436"/>
    <w:rsid w:val="00CF2B6A"/>
    <w:rsid w:val="00CF2B7E"/>
    <w:rsid w:val="00CF3136"/>
    <w:rsid w:val="00CF342C"/>
    <w:rsid w:val="00CF4850"/>
    <w:rsid w:val="00CF505E"/>
    <w:rsid w:val="00CF601D"/>
    <w:rsid w:val="00CF60B3"/>
    <w:rsid w:val="00CF6159"/>
    <w:rsid w:val="00CF61DA"/>
    <w:rsid w:val="00CF676A"/>
    <w:rsid w:val="00CF6F01"/>
    <w:rsid w:val="00CF7481"/>
    <w:rsid w:val="00CF7864"/>
    <w:rsid w:val="00D0008D"/>
    <w:rsid w:val="00D008FA"/>
    <w:rsid w:val="00D00E53"/>
    <w:rsid w:val="00D01061"/>
    <w:rsid w:val="00D01266"/>
    <w:rsid w:val="00D0243D"/>
    <w:rsid w:val="00D0244C"/>
    <w:rsid w:val="00D03509"/>
    <w:rsid w:val="00D037B2"/>
    <w:rsid w:val="00D03C3A"/>
    <w:rsid w:val="00D03D3A"/>
    <w:rsid w:val="00D043E3"/>
    <w:rsid w:val="00D053C0"/>
    <w:rsid w:val="00D05528"/>
    <w:rsid w:val="00D05908"/>
    <w:rsid w:val="00D05DA7"/>
    <w:rsid w:val="00D061EC"/>
    <w:rsid w:val="00D0727A"/>
    <w:rsid w:val="00D072DA"/>
    <w:rsid w:val="00D0737B"/>
    <w:rsid w:val="00D110E9"/>
    <w:rsid w:val="00D11386"/>
    <w:rsid w:val="00D11944"/>
    <w:rsid w:val="00D11D9C"/>
    <w:rsid w:val="00D11EF4"/>
    <w:rsid w:val="00D1275B"/>
    <w:rsid w:val="00D12DD8"/>
    <w:rsid w:val="00D13351"/>
    <w:rsid w:val="00D13C33"/>
    <w:rsid w:val="00D13FE4"/>
    <w:rsid w:val="00D1428B"/>
    <w:rsid w:val="00D14B0C"/>
    <w:rsid w:val="00D14C03"/>
    <w:rsid w:val="00D14D55"/>
    <w:rsid w:val="00D151F1"/>
    <w:rsid w:val="00D166D7"/>
    <w:rsid w:val="00D16D2F"/>
    <w:rsid w:val="00D173C0"/>
    <w:rsid w:val="00D17411"/>
    <w:rsid w:val="00D17583"/>
    <w:rsid w:val="00D17B1D"/>
    <w:rsid w:val="00D17D0C"/>
    <w:rsid w:val="00D20056"/>
    <w:rsid w:val="00D201BA"/>
    <w:rsid w:val="00D20430"/>
    <w:rsid w:val="00D21728"/>
    <w:rsid w:val="00D221B9"/>
    <w:rsid w:val="00D2223D"/>
    <w:rsid w:val="00D2302C"/>
    <w:rsid w:val="00D23437"/>
    <w:rsid w:val="00D2355E"/>
    <w:rsid w:val="00D235C7"/>
    <w:rsid w:val="00D23822"/>
    <w:rsid w:val="00D23BF6"/>
    <w:rsid w:val="00D2422F"/>
    <w:rsid w:val="00D24CE4"/>
    <w:rsid w:val="00D24DB3"/>
    <w:rsid w:val="00D2542F"/>
    <w:rsid w:val="00D2554F"/>
    <w:rsid w:val="00D25AAE"/>
    <w:rsid w:val="00D25C00"/>
    <w:rsid w:val="00D2638E"/>
    <w:rsid w:val="00D2660F"/>
    <w:rsid w:val="00D267A8"/>
    <w:rsid w:val="00D26F68"/>
    <w:rsid w:val="00D27E62"/>
    <w:rsid w:val="00D27EFC"/>
    <w:rsid w:val="00D308ED"/>
    <w:rsid w:val="00D309C4"/>
    <w:rsid w:val="00D31F6E"/>
    <w:rsid w:val="00D32208"/>
    <w:rsid w:val="00D32412"/>
    <w:rsid w:val="00D327F9"/>
    <w:rsid w:val="00D32815"/>
    <w:rsid w:val="00D32A6A"/>
    <w:rsid w:val="00D32AEF"/>
    <w:rsid w:val="00D32DEA"/>
    <w:rsid w:val="00D3322A"/>
    <w:rsid w:val="00D33541"/>
    <w:rsid w:val="00D33691"/>
    <w:rsid w:val="00D336C9"/>
    <w:rsid w:val="00D33814"/>
    <w:rsid w:val="00D338AB"/>
    <w:rsid w:val="00D33E32"/>
    <w:rsid w:val="00D3440D"/>
    <w:rsid w:val="00D34862"/>
    <w:rsid w:val="00D348B3"/>
    <w:rsid w:val="00D348C5"/>
    <w:rsid w:val="00D35FEE"/>
    <w:rsid w:val="00D368B4"/>
    <w:rsid w:val="00D36C3A"/>
    <w:rsid w:val="00D373A2"/>
    <w:rsid w:val="00D374E0"/>
    <w:rsid w:val="00D37893"/>
    <w:rsid w:val="00D379EB"/>
    <w:rsid w:val="00D37AB0"/>
    <w:rsid w:val="00D37C2A"/>
    <w:rsid w:val="00D40223"/>
    <w:rsid w:val="00D40571"/>
    <w:rsid w:val="00D40BE9"/>
    <w:rsid w:val="00D417AE"/>
    <w:rsid w:val="00D41A62"/>
    <w:rsid w:val="00D41BC3"/>
    <w:rsid w:val="00D4254E"/>
    <w:rsid w:val="00D42589"/>
    <w:rsid w:val="00D42E04"/>
    <w:rsid w:val="00D43582"/>
    <w:rsid w:val="00D43975"/>
    <w:rsid w:val="00D446F4"/>
    <w:rsid w:val="00D448F5"/>
    <w:rsid w:val="00D44DE9"/>
    <w:rsid w:val="00D44E7F"/>
    <w:rsid w:val="00D453DB"/>
    <w:rsid w:val="00D45518"/>
    <w:rsid w:val="00D4674D"/>
    <w:rsid w:val="00D46B4C"/>
    <w:rsid w:val="00D47CD1"/>
    <w:rsid w:val="00D501AF"/>
    <w:rsid w:val="00D50E03"/>
    <w:rsid w:val="00D51405"/>
    <w:rsid w:val="00D52A16"/>
    <w:rsid w:val="00D55400"/>
    <w:rsid w:val="00D555DB"/>
    <w:rsid w:val="00D5587C"/>
    <w:rsid w:val="00D55D91"/>
    <w:rsid w:val="00D563B6"/>
    <w:rsid w:val="00D56CA7"/>
    <w:rsid w:val="00D56D39"/>
    <w:rsid w:val="00D57804"/>
    <w:rsid w:val="00D57D6D"/>
    <w:rsid w:val="00D601AF"/>
    <w:rsid w:val="00D6069D"/>
    <w:rsid w:val="00D60C74"/>
    <w:rsid w:val="00D60F7B"/>
    <w:rsid w:val="00D61893"/>
    <w:rsid w:val="00D62AE2"/>
    <w:rsid w:val="00D6361E"/>
    <w:rsid w:val="00D63644"/>
    <w:rsid w:val="00D6388D"/>
    <w:rsid w:val="00D63A2C"/>
    <w:rsid w:val="00D64142"/>
    <w:rsid w:val="00D64623"/>
    <w:rsid w:val="00D64759"/>
    <w:rsid w:val="00D64F7A"/>
    <w:rsid w:val="00D66189"/>
    <w:rsid w:val="00D663F6"/>
    <w:rsid w:val="00D6777A"/>
    <w:rsid w:val="00D679A1"/>
    <w:rsid w:val="00D679EF"/>
    <w:rsid w:val="00D702F3"/>
    <w:rsid w:val="00D70816"/>
    <w:rsid w:val="00D71D3A"/>
    <w:rsid w:val="00D7333E"/>
    <w:rsid w:val="00D73B32"/>
    <w:rsid w:val="00D73FF3"/>
    <w:rsid w:val="00D749BB"/>
    <w:rsid w:val="00D74BBF"/>
    <w:rsid w:val="00D760FD"/>
    <w:rsid w:val="00D77428"/>
    <w:rsid w:val="00D7759B"/>
    <w:rsid w:val="00D77902"/>
    <w:rsid w:val="00D77A49"/>
    <w:rsid w:val="00D81A32"/>
    <w:rsid w:val="00D81CB4"/>
    <w:rsid w:val="00D81E86"/>
    <w:rsid w:val="00D8253E"/>
    <w:rsid w:val="00D829B2"/>
    <w:rsid w:val="00D82D2B"/>
    <w:rsid w:val="00D83012"/>
    <w:rsid w:val="00D8332C"/>
    <w:rsid w:val="00D835DE"/>
    <w:rsid w:val="00D8366C"/>
    <w:rsid w:val="00D8370E"/>
    <w:rsid w:val="00D838B5"/>
    <w:rsid w:val="00D83ECD"/>
    <w:rsid w:val="00D84065"/>
    <w:rsid w:val="00D853B9"/>
    <w:rsid w:val="00D85A00"/>
    <w:rsid w:val="00D86662"/>
    <w:rsid w:val="00D878FE"/>
    <w:rsid w:val="00D87D07"/>
    <w:rsid w:val="00D87D6B"/>
    <w:rsid w:val="00D90929"/>
    <w:rsid w:val="00D90CDA"/>
    <w:rsid w:val="00D90FB6"/>
    <w:rsid w:val="00D91025"/>
    <w:rsid w:val="00D9102D"/>
    <w:rsid w:val="00D9236D"/>
    <w:rsid w:val="00D923C8"/>
    <w:rsid w:val="00D926F0"/>
    <w:rsid w:val="00D92930"/>
    <w:rsid w:val="00D93057"/>
    <w:rsid w:val="00D930C8"/>
    <w:rsid w:val="00D93BCF"/>
    <w:rsid w:val="00D94A41"/>
    <w:rsid w:val="00D95256"/>
    <w:rsid w:val="00D95EA1"/>
    <w:rsid w:val="00D96655"/>
    <w:rsid w:val="00D96E49"/>
    <w:rsid w:val="00D97235"/>
    <w:rsid w:val="00D9778D"/>
    <w:rsid w:val="00D97998"/>
    <w:rsid w:val="00DA008F"/>
    <w:rsid w:val="00DA0BE6"/>
    <w:rsid w:val="00DA0C05"/>
    <w:rsid w:val="00DA157E"/>
    <w:rsid w:val="00DA1698"/>
    <w:rsid w:val="00DA1B5E"/>
    <w:rsid w:val="00DA2229"/>
    <w:rsid w:val="00DA3AA0"/>
    <w:rsid w:val="00DA3C07"/>
    <w:rsid w:val="00DA3DF2"/>
    <w:rsid w:val="00DA3E23"/>
    <w:rsid w:val="00DA4CE6"/>
    <w:rsid w:val="00DA52D8"/>
    <w:rsid w:val="00DA582B"/>
    <w:rsid w:val="00DA6448"/>
    <w:rsid w:val="00DA6DAE"/>
    <w:rsid w:val="00DA70D3"/>
    <w:rsid w:val="00DA73CA"/>
    <w:rsid w:val="00DB00C6"/>
    <w:rsid w:val="00DB0DFA"/>
    <w:rsid w:val="00DB15B7"/>
    <w:rsid w:val="00DB1661"/>
    <w:rsid w:val="00DB1841"/>
    <w:rsid w:val="00DB1880"/>
    <w:rsid w:val="00DB2151"/>
    <w:rsid w:val="00DB3859"/>
    <w:rsid w:val="00DB412A"/>
    <w:rsid w:val="00DB4194"/>
    <w:rsid w:val="00DB45E0"/>
    <w:rsid w:val="00DB4BC5"/>
    <w:rsid w:val="00DB4EC7"/>
    <w:rsid w:val="00DB5438"/>
    <w:rsid w:val="00DB55CC"/>
    <w:rsid w:val="00DB691E"/>
    <w:rsid w:val="00DB6F4C"/>
    <w:rsid w:val="00DB7FDA"/>
    <w:rsid w:val="00DC0301"/>
    <w:rsid w:val="00DC034B"/>
    <w:rsid w:val="00DC0B39"/>
    <w:rsid w:val="00DC0F4D"/>
    <w:rsid w:val="00DC0FD8"/>
    <w:rsid w:val="00DC1646"/>
    <w:rsid w:val="00DC1993"/>
    <w:rsid w:val="00DC2BEA"/>
    <w:rsid w:val="00DC3033"/>
    <w:rsid w:val="00DC3BD7"/>
    <w:rsid w:val="00DC413D"/>
    <w:rsid w:val="00DC451C"/>
    <w:rsid w:val="00DC470E"/>
    <w:rsid w:val="00DC47C7"/>
    <w:rsid w:val="00DC5301"/>
    <w:rsid w:val="00DC5804"/>
    <w:rsid w:val="00DC69EA"/>
    <w:rsid w:val="00DD11C0"/>
    <w:rsid w:val="00DD1C29"/>
    <w:rsid w:val="00DD1C6C"/>
    <w:rsid w:val="00DD1CCB"/>
    <w:rsid w:val="00DD1E83"/>
    <w:rsid w:val="00DD1EBD"/>
    <w:rsid w:val="00DD2114"/>
    <w:rsid w:val="00DD30B2"/>
    <w:rsid w:val="00DD315A"/>
    <w:rsid w:val="00DD3F30"/>
    <w:rsid w:val="00DD45FE"/>
    <w:rsid w:val="00DD4BC7"/>
    <w:rsid w:val="00DD53B7"/>
    <w:rsid w:val="00DD585A"/>
    <w:rsid w:val="00DD5C36"/>
    <w:rsid w:val="00DD5C3D"/>
    <w:rsid w:val="00DD5F43"/>
    <w:rsid w:val="00DD691D"/>
    <w:rsid w:val="00DD6CBD"/>
    <w:rsid w:val="00DE0514"/>
    <w:rsid w:val="00DE1652"/>
    <w:rsid w:val="00DE1F70"/>
    <w:rsid w:val="00DE24B9"/>
    <w:rsid w:val="00DE3527"/>
    <w:rsid w:val="00DE4036"/>
    <w:rsid w:val="00DE42E0"/>
    <w:rsid w:val="00DE4B13"/>
    <w:rsid w:val="00DE5388"/>
    <w:rsid w:val="00DE5B19"/>
    <w:rsid w:val="00DE6615"/>
    <w:rsid w:val="00DE6870"/>
    <w:rsid w:val="00DE6BA1"/>
    <w:rsid w:val="00DE7185"/>
    <w:rsid w:val="00DE755F"/>
    <w:rsid w:val="00DE7596"/>
    <w:rsid w:val="00DE7B09"/>
    <w:rsid w:val="00DF01DE"/>
    <w:rsid w:val="00DF034B"/>
    <w:rsid w:val="00DF190F"/>
    <w:rsid w:val="00DF1A01"/>
    <w:rsid w:val="00DF1FA5"/>
    <w:rsid w:val="00DF28EB"/>
    <w:rsid w:val="00DF4557"/>
    <w:rsid w:val="00DF462B"/>
    <w:rsid w:val="00DF4696"/>
    <w:rsid w:val="00DF477A"/>
    <w:rsid w:val="00DF4A50"/>
    <w:rsid w:val="00DF5AB6"/>
    <w:rsid w:val="00DF5CAF"/>
    <w:rsid w:val="00DF5F62"/>
    <w:rsid w:val="00DF6F0A"/>
    <w:rsid w:val="00DF75D2"/>
    <w:rsid w:val="00DF797A"/>
    <w:rsid w:val="00DF7AEA"/>
    <w:rsid w:val="00E00C21"/>
    <w:rsid w:val="00E01135"/>
    <w:rsid w:val="00E0153B"/>
    <w:rsid w:val="00E01828"/>
    <w:rsid w:val="00E01BEB"/>
    <w:rsid w:val="00E020DF"/>
    <w:rsid w:val="00E02492"/>
    <w:rsid w:val="00E026A8"/>
    <w:rsid w:val="00E0325D"/>
    <w:rsid w:val="00E03351"/>
    <w:rsid w:val="00E03664"/>
    <w:rsid w:val="00E04543"/>
    <w:rsid w:val="00E047E0"/>
    <w:rsid w:val="00E053C9"/>
    <w:rsid w:val="00E0585B"/>
    <w:rsid w:val="00E05911"/>
    <w:rsid w:val="00E068BA"/>
    <w:rsid w:val="00E06AC3"/>
    <w:rsid w:val="00E06BE7"/>
    <w:rsid w:val="00E0724F"/>
    <w:rsid w:val="00E077D3"/>
    <w:rsid w:val="00E10154"/>
    <w:rsid w:val="00E10796"/>
    <w:rsid w:val="00E109A3"/>
    <w:rsid w:val="00E109C7"/>
    <w:rsid w:val="00E1100E"/>
    <w:rsid w:val="00E1288A"/>
    <w:rsid w:val="00E1293A"/>
    <w:rsid w:val="00E129AD"/>
    <w:rsid w:val="00E136B7"/>
    <w:rsid w:val="00E14264"/>
    <w:rsid w:val="00E1467E"/>
    <w:rsid w:val="00E14A08"/>
    <w:rsid w:val="00E1571B"/>
    <w:rsid w:val="00E1590A"/>
    <w:rsid w:val="00E15AAB"/>
    <w:rsid w:val="00E16046"/>
    <w:rsid w:val="00E16323"/>
    <w:rsid w:val="00E16339"/>
    <w:rsid w:val="00E16FEB"/>
    <w:rsid w:val="00E17045"/>
    <w:rsid w:val="00E172B0"/>
    <w:rsid w:val="00E174C9"/>
    <w:rsid w:val="00E17967"/>
    <w:rsid w:val="00E17ECD"/>
    <w:rsid w:val="00E20139"/>
    <w:rsid w:val="00E2093E"/>
    <w:rsid w:val="00E20AC9"/>
    <w:rsid w:val="00E20CBB"/>
    <w:rsid w:val="00E20F40"/>
    <w:rsid w:val="00E210AA"/>
    <w:rsid w:val="00E21ADC"/>
    <w:rsid w:val="00E221B9"/>
    <w:rsid w:val="00E22298"/>
    <w:rsid w:val="00E22545"/>
    <w:rsid w:val="00E22BDF"/>
    <w:rsid w:val="00E23AF9"/>
    <w:rsid w:val="00E23FB7"/>
    <w:rsid w:val="00E2400E"/>
    <w:rsid w:val="00E252B2"/>
    <w:rsid w:val="00E26EFF"/>
    <w:rsid w:val="00E27E07"/>
    <w:rsid w:val="00E30195"/>
    <w:rsid w:val="00E305F2"/>
    <w:rsid w:val="00E30D6B"/>
    <w:rsid w:val="00E31000"/>
    <w:rsid w:val="00E3147E"/>
    <w:rsid w:val="00E31797"/>
    <w:rsid w:val="00E31942"/>
    <w:rsid w:val="00E32552"/>
    <w:rsid w:val="00E32924"/>
    <w:rsid w:val="00E32ADF"/>
    <w:rsid w:val="00E32E51"/>
    <w:rsid w:val="00E32E69"/>
    <w:rsid w:val="00E33340"/>
    <w:rsid w:val="00E33566"/>
    <w:rsid w:val="00E33BB2"/>
    <w:rsid w:val="00E347D1"/>
    <w:rsid w:val="00E35112"/>
    <w:rsid w:val="00E3513E"/>
    <w:rsid w:val="00E35E84"/>
    <w:rsid w:val="00E37931"/>
    <w:rsid w:val="00E37CDA"/>
    <w:rsid w:val="00E37E44"/>
    <w:rsid w:val="00E40086"/>
    <w:rsid w:val="00E40550"/>
    <w:rsid w:val="00E414E5"/>
    <w:rsid w:val="00E4191A"/>
    <w:rsid w:val="00E41947"/>
    <w:rsid w:val="00E41D91"/>
    <w:rsid w:val="00E4203C"/>
    <w:rsid w:val="00E42113"/>
    <w:rsid w:val="00E4228F"/>
    <w:rsid w:val="00E42457"/>
    <w:rsid w:val="00E428B8"/>
    <w:rsid w:val="00E42ABA"/>
    <w:rsid w:val="00E42D7E"/>
    <w:rsid w:val="00E43073"/>
    <w:rsid w:val="00E43AC4"/>
    <w:rsid w:val="00E4495B"/>
    <w:rsid w:val="00E45725"/>
    <w:rsid w:val="00E46178"/>
    <w:rsid w:val="00E46503"/>
    <w:rsid w:val="00E46588"/>
    <w:rsid w:val="00E465C4"/>
    <w:rsid w:val="00E4705D"/>
    <w:rsid w:val="00E47240"/>
    <w:rsid w:val="00E4761F"/>
    <w:rsid w:val="00E50192"/>
    <w:rsid w:val="00E50568"/>
    <w:rsid w:val="00E50DA3"/>
    <w:rsid w:val="00E50E41"/>
    <w:rsid w:val="00E51669"/>
    <w:rsid w:val="00E519E4"/>
    <w:rsid w:val="00E51DBA"/>
    <w:rsid w:val="00E51FB9"/>
    <w:rsid w:val="00E5211A"/>
    <w:rsid w:val="00E522CA"/>
    <w:rsid w:val="00E53B4E"/>
    <w:rsid w:val="00E53D2A"/>
    <w:rsid w:val="00E54BD4"/>
    <w:rsid w:val="00E55585"/>
    <w:rsid w:val="00E55791"/>
    <w:rsid w:val="00E55943"/>
    <w:rsid w:val="00E55B72"/>
    <w:rsid w:val="00E55CA1"/>
    <w:rsid w:val="00E56055"/>
    <w:rsid w:val="00E56325"/>
    <w:rsid w:val="00E568FF"/>
    <w:rsid w:val="00E56EB5"/>
    <w:rsid w:val="00E5742F"/>
    <w:rsid w:val="00E57679"/>
    <w:rsid w:val="00E5791E"/>
    <w:rsid w:val="00E606C0"/>
    <w:rsid w:val="00E613E2"/>
    <w:rsid w:val="00E61AAB"/>
    <w:rsid w:val="00E623AB"/>
    <w:rsid w:val="00E62944"/>
    <w:rsid w:val="00E63255"/>
    <w:rsid w:val="00E635FD"/>
    <w:rsid w:val="00E63850"/>
    <w:rsid w:val="00E6420F"/>
    <w:rsid w:val="00E643F6"/>
    <w:rsid w:val="00E64860"/>
    <w:rsid w:val="00E654B7"/>
    <w:rsid w:val="00E65A0C"/>
    <w:rsid w:val="00E679A3"/>
    <w:rsid w:val="00E67F38"/>
    <w:rsid w:val="00E7042A"/>
    <w:rsid w:val="00E7097E"/>
    <w:rsid w:val="00E71627"/>
    <w:rsid w:val="00E7184C"/>
    <w:rsid w:val="00E71CC5"/>
    <w:rsid w:val="00E71E61"/>
    <w:rsid w:val="00E7266A"/>
    <w:rsid w:val="00E728D3"/>
    <w:rsid w:val="00E72AFF"/>
    <w:rsid w:val="00E743BF"/>
    <w:rsid w:val="00E74422"/>
    <w:rsid w:val="00E74F27"/>
    <w:rsid w:val="00E751D0"/>
    <w:rsid w:val="00E75DC8"/>
    <w:rsid w:val="00E76CEB"/>
    <w:rsid w:val="00E7756D"/>
    <w:rsid w:val="00E77BA3"/>
    <w:rsid w:val="00E80194"/>
    <w:rsid w:val="00E80A4F"/>
    <w:rsid w:val="00E80EBE"/>
    <w:rsid w:val="00E81BE4"/>
    <w:rsid w:val="00E81E1E"/>
    <w:rsid w:val="00E81F3F"/>
    <w:rsid w:val="00E82DF6"/>
    <w:rsid w:val="00E83642"/>
    <w:rsid w:val="00E845EF"/>
    <w:rsid w:val="00E84625"/>
    <w:rsid w:val="00E852BF"/>
    <w:rsid w:val="00E85884"/>
    <w:rsid w:val="00E85982"/>
    <w:rsid w:val="00E85A98"/>
    <w:rsid w:val="00E85AEB"/>
    <w:rsid w:val="00E85FF7"/>
    <w:rsid w:val="00E86280"/>
    <w:rsid w:val="00E86D1F"/>
    <w:rsid w:val="00E86E74"/>
    <w:rsid w:val="00E870EE"/>
    <w:rsid w:val="00E8719E"/>
    <w:rsid w:val="00E87309"/>
    <w:rsid w:val="00E8730A"/>
    <w:rsid w:val="00E902DA"/>
    <w:rsid w:val="00E90780"/>
    <w:rsid w:val="00E90BA4"/>
    <w:rsid w:val="00E90CF1"/>
    <w:rsid w:val="00E90D86"/>
    <w:rsid w:val="00E91175"/>
    <w:rsid w:val="00E91B7F"/>
    <w:rsid w:val="00E91C3C"/>
    <w:rsid w:val="00E922CB"/>
    <w:rsid w:val="00E92385"/>
    <w:rsid w:val="00E924C9"/>
    <w:rsid w:val="00E92E01"/>
    <w:rsid w:val="00E92EE7"/>
    <w:rsid w:val="00E9319C"/>
    <w:rsid w:val="00E9338D"/>
    <w:rsid w:val="00E933AE"/>
    <w:rsid w:val="00E95D98"/>
    <w:rsid w:val="00E96703"/>
    <w:rsid w:val="00E96C73"/>
    <w:rsid w:val="00E974E0"/>
    <w:rsid w:val="00E97A2A"/>
    <w:rsid w:val="00EA11AD"/>
    <w:rsid w:val="00EA1353"/>
    <w:rsid w:val="00EA1B45"/>
    <w:rsid w:val="00EA238B"/>
    <w:rsid w:val="00EA27EA"/>
    <w:rsid w:val="00EA3176"/>
    <w:rsid w:val="00EA32A7"/>
    <w:rsid w:val="00EA3343"/>
    <w:rsid w:val="00EA39B6"/>
    <w:rsid w:val="00EA4EBF"/>
    <w:rsid w:val="00EA5458"/>
    <w:rsid w:val="00EA57E3"/>
    <w:rsid w:val="00EA605F"/>
    <w:rsid w:val="00EA6613"/>
    <w:rsid w:val="00EA6DB9"/>
    <w:rsid w:val="00EA6FBA"/>
    <w:rsid w:val="00EA7404"/>
    <w:rsid w:val="00EA77DB"/>
    <w:rsid w:val="00EB0F6B"/>
    <w:rsid w:val="00EB153D"/>
    <w:rsid w:val="00EB19C4"/>
    <w:rsid w:val="00EB2795"/>
    <w:rsid w:val="00EB27E9"/>
    <w:rsid w:val="00EB292B"/>
    <w:rsid w:val="00EB295A"/>
    <w:rsid w:val="00EB2DBA"/>
    <w:rsid w:val="00EB3842"/>
    <w:rsid w:val="00EB3E1A"/>
    <w:rsid w:val="00EB3F66"/>
    <w:rsid w:val="00EB48BA"/>
    <w:rsid w:val="00EB4E88"/>
    <w:rsid w:val="00EB4F0E"/>
    <w:rsid w:val="00EB50D5"/>
    <w:rsid w:val="00EB5B44"/>
    <w:rsid w:val="00EB5C68"/>
    <w:rsid w:val="00EB5E4A"/>
    <w:rsid w:val="00EB5F4A"/>
    <w:rsid w:val="00EB700E"/>
    <w:rsid w:val="00EC0D9A"/>
    <w:rsid w:val="00EC128B"/>
    <w:rsid w:val="00EC2F81"/>
    <w:rsid w:val="00EC3005"/>
    <w:rsid w:val="00EC3352"/>
    <w:rsid w:val="00EC37DD"/>
    <w:rsid w:val="00EC384C"/>
    <w:rsid w:val="00EC4235"/>
    <w:rsid w:val="00EC5223"/>
    <w:rsid w:val="00EC6689"/>
    <w:rsid w:val="00EC6BB1"/>
    <w:rsid w:val="00ED0002"/>
    <w:rsid w:val="00ED013B"/>
    <w:rsid w:val="00ED09E6"/>
    <w:rsid w:val="00ED0C0C"/>
    <w:rsid w:val="00ED0F93"/>
    <w:rsid w:val="00ED2125"/>
    <w:rsid w:val="00ED3FBE"/>
    <w:rsid w:val="00ED402B"/>
    <w:rsid w:val="00ED55A6"/>
    <w:rsid w:val="00ED5A8E"/>
    <w:rsid w:val="00ED5C5E"/>
    <w:rsid w:val="00ED66D0"/>
    <w:rsid w:val="00ED6840"/>
    <w:rsid w:val="00ED7CB1"/>
    <w:rsid w:val="00EE02B1"/>
    <w:rsid w:val="00EE0349"/>
    <w:rsid w:val="00EE06BA"/>
    <w:rsid w:val="00EE0806"/>
    <w:rsid w:val="00EE1306"/>
    <w:rsid w:val="00EE142F"/>
    <w:rsid w:val="00EE16A6"/>
    <w:rsid w:val="00EE1C21"/>
    <w:rsid w:val="00EE1E92"/>
    <w:rsid w:val="00EE3118"/>
    <w:rsid w:val="00EE357B"/>
    <w:rsid w:val="00EE3695"/>
    <w:rsid w:val="00EE3C06"/>
    <w:rsid w:val="00EE411A"/>
    <w:rsid w:val="00EE4994"/>
    <w:rsid w:val="00EE4A5B"/>
    <w:rsid w:val="00EE4AA9"/>
    <w:rsid w:val="00EE62FF"/>
    <w:rsid w:val="00EE6B27"/>
    <w:rsid w:val="00EE75F7"/>
    <w:rsid w:val="00EE79E8"/>
    <w:rsid w:val="00EE7C44"/>
    <w:rsid w:val="00EE7EAC"/>
    <w:rsid w:val="00EF1051"/>
    <w:rsid w:val="00EF110E"/>
    <w:rsid w:val="00EF1F8D"/>
    <w:rsid w:val="00EF21D6"/>
    <w:rsid w:val="00EF2E8C"/>
    <w:rsid w:val="00EF32C0"/>
    <w:rsid w:val="00EF334B"/>
    <w:rsid w:val="00EF3A32"/>
    <w:rsid w:val="00EF5374"/>
    <w:rsid w:val="00EF5A3F"/>
    <w:rsid w:val="00EF5BF0"/>
    <w:rsid w:val="00EF69A1"/>
    <w:rsid w:val="00EF69C2"/>
    <w:rsid w:val="00EF6C26"/>
    <w:rsid w:val="00EF742B"/>
    <w:rsid w:val="00F00185"/>
    <w:rsid w:val="00F00583"/>
    <w:rsid w:val="00F005D9"/>
    <w:rsid w:val="00F00685"/>
    <w:rsid w:val="00F00826"/>
    <w:rsid w:val="00F00861"/>
    <w:rsid w:val="00F00C7E"/>
    <w:rsid w:val="00F00F21"/>
    <w:rsid w:val="00F010FC"/>
    <w:rsid w:val="00F01355"/>
    <w:rsid w:val="00F02218"/>
    <w:rsid w:val="00F02CAA"/>
    <w:rsid w:val="00F03BD1"/>
    <w:rsid w:val="00F03BF5"/>
    <w:rsid w:val="00F03E45"/>
    <w:rsid w:val="00F0441B"/>
    <w:rsid w:val="00F054F7"/>
    <w:rsid w:val="00F05E26"/>
    <w:rsid w:val="00F06F36"/>
    <w:rsid w:val="00F07C14"/>
    <w:rsid w:val="00F07C8B"/>
    <w:rsid w:val="00F11273"/>
    <w:rsid w:val="00F112B3"/>
    <w:rsid w:val="00F1132D"/>
    <w:rsid w:val="00F12778"/>
    <w:rsid w:val="00F1278C"/>
    <w:rsid w:val="00F12834"/>
    <w:rsid w:val="00F1353C"/>
    <w:rsid w:val="00F1418E"/>
    <w:rsid w:val="00F146C6"/>
    <w:rsid w:val="00F146F5"/>
    <w:rsid w:val="00F14C53"/>
    <w:rsid w:val="00F14DF4"/>
    <w:rsid w:val="00F14F62"/>
    <w:rsid w:val="00F14F8F"/>
    <w:rsid w:val="00F15637"/>
    <w:rsid w:val="00F15681"/>
    <w:rsid w:val="00F156BE"/>
    <w:rsid w:val="00F15E56"/>
    <w:rsid w:val="00F1605D"/>
    <w:rsid w:val="00F16559"/>
    <w:rsid w:val="00F16759"/>
    <w:rsid w:val="00F17467"/>
    <w:rsid w:val="00F178ED"/>
    <w:rsid w:val="00F17BE6"/>
    <w:rsid w:val="00F201B0"/>
    <w:rsid w:val="00F202B1"/>
    <w:rsid w:val="00F20598"/>
    <w:rsid w:val="00F205BE"/>
    <w:rsid w:val="00F20F63"/>
    <w:rsid w:val="00F21126"/>
    <w:rsid w:val="00F21717"/>
    <w:rsid w:val="00F21C02"/>
    <w:rsid w:val="00F22576"/>
    <w:rsid w:val="00F23730"/>
    <w:rsid w:val="00F23ED5"/>
    <w:rsid w:val="00F242BF"/>
    <w:rsid w:val="00F24650"/>
    <w:rsid w:val="00F24925"/>
    <w:rsid w:val="00F24CB9"/>
    <w:rsid w:val="00F24F01"/>
    <w:rsid w:val="00F25296"/>
    <w:rsid w:val="00F2616B"/>
    <w:rsid w:val="00F26A6D"/>
    <w:rsid w:val="00F27BC8"/>
    <w:rsid w:val="00F27DF5"/>
    <w:rsid w:val="00F304C7"/>
    <w:rsid w:val="00F30885"/>
    <w:rsid w:val="00F30961"/>
    <w:rsid w:val="00F31104"/>
    <w:rsid w:val="00F31629"/>
    <w:rsid w:val="00F32192"/>
    <w:rsid w:val="00F32496"/>
    <w:rsid w:val="00F32508"/>
    <w:rsid w:val="00F32BC6"/>
    <w:rsid w:val="00F32F3E"/>
    <w:rsid w:val="00F33691"/>
    <w:rsid w:val="00F34598"/>
    <w:rsid w:val="00F34B68"/>
    <w:rsid w:val="00F34BCC"/>
    <w:rsid w:val="00F34D4C"/>
    <w:rsid w:val="00F3508E"/>
    <w:rsid w:val="00F35A18"/>
    <w:rsid w:val="00F35C25"/>
    <w:rsid w:val="00F35D97"/>
    <w:rsid w:val="00F3640E"/>
    <w:rsid w:val="00F36432"/>
    <w:rsid w:val="00F3669A"/>
    <w:rsid w:val="00F36F02"/>
    <w:rsid w:val="00F3713C"/>
    <w:rsid w:val="00F373C8"/>
    <w:rsid w:val="00F37691"/>
    <w:rsid w:val="00F37D08"/>
    <w:rsid w:val="00F40698"/>
    <w:rsid w:val="00F406D7"/>
    <w:rsid w:val="00F40D21"/>
    <w:rsid w:val="00F4138C"/>
    <w:rsid w:val="00F4162A"/>
    <w:rsid w:val="00F41F0E"/>
    <w:rsid w:val="00F42BF5"/>
    <w:rsid w:val="00F430F6"/>
    <w:rsid w:val="00F43585"/>
    <w:rsid w:val="00F437D7"/>
    <w:rsid w:val="00F43B5F"/>
    <w:rsid w:val="00F43F79"/>
    <w:rsid w:val="00F4431D"/>
    <w:rsid w:val="00F44F85"/>
    <w:rsid w:val="00F45134"/>
    <w:rsid w:val="00F45231"/>
    <w:rsid w:val="00F45A3F"/>
    <w:rsid w:val="00F461EE"/>
    <w:rsid w:val="00F465A6"/>
    <w:rsid w:val="00F465DD"/>
    <w:rsid w:val="00F46DF0"/>
    <w:rsid w:val="00F46F88"/>
    <w:rsid w:val="00F470D3"/>
    <w:rsid w:val="00F472FD"/>
    <w:rsid w:val="00F478CC"/>
    <w:rsid w:val="00F50006"/>
    <w:rsid w:val="00F5038C"/>
    <w:rsid w:val="00F50C47"/>
    <w:rsid w:val="00F50E50"/>
    <w:rsid w:val="00F51799"/>
    <w:rsid w:val="00F51A82"/>
    <w:rsid w:val="00F523D1"/>
    <w:rsid w:val="00F52C75"/>
    <w:rsid w:val="00F5326C"/>
    <w:rsid w:val="00F5348D"/>
    <w:rsid w:val="00F5408A"/>
    <w:rsid w:val="00F55639"/>
    <w:rsid w:val="00F55F55"/>
    <w:rsid w:val="00F55FE5"/>
    <w:rsid w:val="00F56038"/>
    <w:rsid w:val="00F56151"/>
    <w:rsid w:val="00F6060C"/>
    <w:rsid w:val="00F60D3D"/>
    <w:rsid w:val="00F62B21"/>
    <w:rsid w:val="00F62D55"/>
    <w:rsid w:val="00F62DA9"/>
    <w:rsid w:val="00F64C62"/>
    <w:rsid w:val="00F65E69"/>
    <w:rsid w:val="00F661B8"/>
    <w:rsid w:val="00F66419"/>
    <w:rsid w:val="00F66655"/>
    <w:rsid w:val="00F66F65"/>
    <w:rsid w:val="00F67223"/>
    <w:rsid w:val="00F6773B"/>
    <w:rsid w:val="00F7039D"/>
    <w:rsid w:val="00F706C8"/>
    <w:rsid w:val="00F70BC3"/>
    <w:rsid w:val="00F715C9"/>
    <w:rsid w:val="00F71D51"/>
    <w:rsid w:val="00F72455"/>
    <w:rsid w:val="00F726A6"/>
    <w:rsid w:val="00F731AA"/>
    <w:rsid w:val="00F73298"/>
    <w:rsid w:val="00F73560"/>
    <w:rsid w:val="00F73A57"/>
    <w:rsid w:val="00F740E0"/>
    <w:rsid w:val="00F7516C"/>
    <w:rsid w:val="00F758EE"/>
    <w:rsid w:val="00F76384"/>
    <w:rsid w:val="00F76E25"/>
    <w:rsid w:val="00F76E36"/>
    <w:rsid w:val="00F77096"/>
    <w:rsid w:val="00F770EF"/>
    <w:rsid w:val="00F77179"/>
    <w:rsid w:val="00F77A8E"/>
    <w:rsid w:val="00F77B65"/>
    <w:rsid w:val="00F803D4"/>
    <w:rsid w:val="00F8082F"/>
    <w:rsid w:val="00F811FB"/>
    <w:rsid w:val="00F81759"/>
    <w:rsid w:val="00F81798"/>
    <w:rsid w:val="00F81B02"/>
    <w:rsid w:val="00F8280B"/>
    <w:rsid w:val="00F828D6"/>
    <w:rsid w:val="00F830FC"/>
    <w:rsid w:val="00F834A0"/>
    <w:rsid w:val="00F83707"/>
    <w:rsid w:val="00F8374D"/>
    <w:rsid w:val="00F838CE"/>
    <w:rsid w:val="00F84B59"/>
    <w:rsid w:val="00F8510E"/>
    <w:rsid w:val="00F85419"/>
    <w:rsid w:val="00F854E0"/>
    <w:rsid w:val="00F85A0F"/>
    <w:rsid w:val="00F85B47"/>
    <w:rsid w:val="00F8608A"/>
    <w:rsid w:val="00F86837"/>
    <w:rsid w:val="00F86C73"/>
    <w:rsid w:val="00F86E18"/>
    <w:rsid w:val="00F87848"/>
    <w:rsid w:val="00F87F0D"/>
    <w:rsid w:val="00F90510"/>
    <w:rsid w:val="00F909C4"/>
    <w:rsid w:val="00F910DD"/>
    <w:rsid w:val="00F9139C"/>
    <w:rsid w:val="00F91B0B"/>
    <w:rsid w:val="00F9219D"/>
    <w:rsid w:val="00F9237F"/>
    <w:rsid w:val="00F9263A"/>
    <w:rsid w:val="00F9298B"/>
    <w:rsid w:val="00F92EC2"/>
    <w:rsid w:val="00F9301A"/>
    <w:rsid w:val="00F934C6"/>
    <w:rsid w:val="00F93535"/>
    <w:rsid w:val="00F93542"/>
    <w:rsid w:val="00F93737"/>
    <w:rsid w:val="00F939B9"/>
    <w:rsid w:val="00F93BC7"/>
    <w:rsid w:val="00F94315"/>
    <w:rsid w:val="00F94A2F"/>
    <w:rsid w:val="00F94EC0"/>
    <w:rsid w:val="00F952E2"/>
    <w:rsid w:val="00F95A6B"/>
    <w:rsid w:val="00F95A85"/>
    <w:rsid w:val="00F95EDC"/>
    <w:rsid w:val="00F96817"/>
    <w:rsid w:val="00F96D76"/>
    <w:rsid w:val="00F970A0"/>
    <w:rsid w:val="00F97234"/>
    <w:rsid w:val="00F97301"/>
    <w:rsid w:val="00FA07D7"/>
    <w:rsid w:val="00FA0BA5"/>
    <w:rsid w:val="00FA1071"/>
    <w:rsid w:val="00FA2289"/>
    <w:rsid w:val="00FA31E9"/>
    <w:rsid w:val="00FA3308"/>
    <w:rsid w:val="00FA334A"/>
    <w:rsid w:val="00FA3F11"/>
    <w:rsid w:val="00FA3F72"/>
    <w:rsid w:val="00FA427E"/>
    <w:rsid w:val="00FA43C4"/>
    <w:rsid w:val="00FA4657"/>
    <w:rsid w:val="00FA49D4"/>
    <w:rsid w:val="00FA4CBF"/>
    <w:rsid w:val="00FA5318"/>
    <w:rsid w:val="00FA5461"/>
    <w:rsid w:val="00FA5BAA"/>
    <w:rsid w:val="00FA654A"/>
    <w:rsid w:val="00FA663F"/>
    <w:rsid w:val="00FA6B06"/>
    <w:rsid w:val="00FA6D92"/>
    <w:rsid w:val="00FA73EB"/>
    <w:rsid w:val="00FA7C15"/>
    <w:rsid w:val="00FB0354"/>
    <w:rsid w:val="00FB1497"/>
    <w:rsid w:val="00FB1758"/>
    <w:rsid w:val="00FB1C80"/>
    <w:rsid w:val="00FB2403"/>
    <w:rsid w:val="00FB249B"/>
    <w:rsid w:val="00FB289C"/>
    <w:rsid w:val="00FB2BA1"/>
    <w:rsid w:val="00FB2FEE"/>
    <w:rsid w:val="00FB3415"/>
    <w:rsid w:val="00FB35B5"/>
    <w:rsid w:val="00FB3C63"/>
    <w:rsid w:val="00FB42C2"/>
    <w:rsid w:val="00FB4976"/>
    <w:rsid w:val="00FB5B10"/>
    <w:rsid w:val="00FB7709"/>
    <w:rsid w:val="00FC081A"/>
    <w:rsid w:val="00FC17E9"/>
    <w:rsid w:val="00FC19BB"/>
    <w:rsid w:val="00FC1C79"/>
    <w:rsid w:val="00FC2387"/>
    <w:rsid w:val="00FC276D"/>
    <w:rsid w:val="00FC3526"/>
    <w:rsid w:val="00FC455D"/>
    <w:rsid w:val="00FC4621"/>
    <w:rsid w:val="00FC47C4"/>
    <w:rsid w:val="00FC53C4"/>
    <w:rsid w:val="00FC5C57"/>
    <w:rsid w:val="00FC6F0E"/>
    <w:rsid w:val="00FC7AEA"/>
    <w:rsid w:val="00FC7EBA"/>
    <w:rsid w:val="00FC7EDA"/>
    <w:rsid w:val="00FD066F"/>
    <w:rsid w:val="00FD070C"/>
    <w:rsid w:val="00FD07EC"/>
    <w:rsid w:val="00FD0C56"/>
    <w:rsid w:val="00FD1416"/>
    <w:rsid w:val="00FD1718"/>
    <w:rsid w:val="00FD1FDF"/>
    <w:rsid w:val="00FD2A62"/>
    <w:rsid w:val="00FD2A7A"/>
    <w:rsid w:val="00FD3237"/>
    <w:rsid w:val="00FD3425"/>
    <w:rsid w:val="00FD4403"/>
    <w:rsid w:val="00FD4914"/>
    <w:rsid w:val="00FD51EB"/>
    <w:rsid w:val="00FD5B4D"/>
    <w:rsid w:val="00FD5DDF"/>
    <w:rsid w:val="00FD6C2A"/>
    <w:rsid w:val="00FD6E08"/>
    <w:rsid w:val="00FD748A"/>
    <w:rsid w:val="00FD749C"/>
    <w:rsid w:val="00FD7AF9"/>
    <w:rsid w:val="00FD7D81"/>
    <w:rsid w:val="00FE0C5F"/>
    <w:rsid w:val="00FE0E9B"/>
    <w:rsid w:val="00FE1C68"/>
    <w:rsid w:val="00FE1F0B"/>
    <w:rsid w:val="00FE1F26"/>
    <w:rsid w:val="00FE256F"/>
    <w:rsid w:val="00FE2698"/>
    <w:rsid w:val="00FE2F47"/>
    <w:rsid w:val="00FE32CB"/>
    <w:rsid w:val="00FE52B3"/>
    <w:rsid w:val="00FE5900"/>
    <w:rsid w:val="00FE6E40"/>
    <w:rsid w:val="00FE6EFC"/>
    <w:rsid w:val="00FE74C8"/>
    <w:rsid w:val="00FE79C6"/>
    <w:rsid w:val="00FE7E00"/>
    <w:rsid w:val="00FF078A"/>
    <w:rsid w:val="00FF0B21"/>
    <w:rsid w:val="00FF1065"/>
    <w:rsid w:val="00FF1382"/>
    <w:rsid w:val="00FF180A"/>
    <w:rsid w:val="00FF1E55"/>
    <w:rsid w:val="00FF25D6"/>
    <w:rsid w:val="00FF26C9"/>
    <w:rsid w:val="00FF27C9"/>
    <w:rsid w:val="00FF2817"/>
    <w:rsid w:val="00FF2C20"/>
    <w:rsid w:val="00FF2D34"/>
    <w:rsid w:val="00FF307E"/>
    <w:rsid w:val="00FF3710"/>
    <w:rsid w:val="00FF3792"/>
    <w:rsid w:val="00FF3A89"/>
    <w:rsid w:val="00FF3E1D"/>
    <w:rsid w:val="00FF414F"/>
    <w:rsid w:val="00FF4357"/>
    <w:rsid w:val="00FF497B"/>
    <w:rsid w:val="00FF4990"/>
    <w:rsid w:val="00FF4EF1"/>
    <w:rsid w:val="00FF5F9E"/>
    <w:rsid w:val="00FF640A"/>
    <w:rsid w:val="00FF6660"/>
    <w:rsid w:val="00FF6D54"/>
    <w:rsid w:val="00FF6F7D"/>
    <w:rsid w:val="0102A83B"/>
    <w:rsid w:val="0119E66E"/>
    <w:rsid w:val="014B7234"/>
    <w:rsid w:val="01517C37"/>
    <w:rsid w:val="016B9719"/>
    <w:rsid w:val="01779B2E"/>
    <w:rsid w:val="0190D651"/>
    <w:rsid w:val="01949B2D"/>
    <w:rsid w:val="019D9E1F"/>
    <w:rsid w:val="01A28022"/>
    <w:rsid w:val="01B9FA05"/>
    <w:rsid w:val="01BFA071"/>
    <w:rsid w:val="01C110E7"/>
    <w:rsid w:val="01CB30B8"/>
    <w:rsid w:val="01CB49CA"/>
    <w:rsid w:val="01CC69D0"/>
    <w:rsid w:val="01CDCEF8"/>
    <w:rsid w:val="01D3115C"/>
    <w:rsid w:val="01DB7673"/>
    <w:rsid w:val="0203E3F2"/>
    <w:rsid w:val="02041518"/>
    <w:rsid w:val="020E1242"/>
    <w:rsid w:val="020EBB3D"/>
    <w:rsid w:val="02182D5D"/>
    <w:rsid w:val="021F724D"/>
    <w:rsid w:val="0234F087"/>
    <w:rsid w:val="023D28AC"/>
    <w:rsid w:val="025607B4"/>
    <w:rsid w:val="0258D9BA"/>
    <w:rsid w:val="02650127"/>
    <w:rsid w:val="026A1A71"/>
    <w:rsid w:val="026C16EB"/>
    <w:rsid w:val="027015DB"/>
    <w:rsid w:val="02740AD0"/>
    <w:rsid w:val="027A8FA7"/>
    <w:rsid w:val="02809B9B"/>
    <w:rsid w:val="02944E9F"/>
    <w:rsid w:val="02A3CAD9"/>
    <w:rsid w:val="02B31D30"/>
    <w:rsid w:val="02B9830C"/>
    <w:rsid w:val="02BDB0F1"/>
    <w:rsid w:val="02D006D4"/>
    <w:rsid w:val="02D9FF27"/>
    <w:rsid w:val="02DAEDF7"/>
    <w:rsid w:val="02E20A4C"/>
    <w:rsid w:val="02F35B78"/>
    <w:rsid w:val="02FF13D0"/>
    <w:rsid w:val="0308384F"/>
    <w:rsid w:val="03109931"/>
    <w:rsid w:val="03137CBB"/>
    <w:rsid w:val="031697E0"/>
    <w:rsid w:val="031976FF"/>
    <w:rsid w:val="0322DA3E"/>
    <w:rsid w:val="0326337D"/>
    <w:rsid w:val="033472E5"/>
    <w:rsid w:val="0343A266"/>
    <w:rsid w:val="034423D5"/>
    <w:rsid w:val="034A1B78"/>
    <w:rsid w:val="0358106B"/>
    <w:rsid w:val="038703CF"/>
    <w:rsid w:val="038E4B0D"/>
    <w:rsid w:val="0390F117"/>
    <w:rsid w:val="039745AF"/>
    <w:rsid w:val="0398C483"/>
    <w:rsid w:val="039E9421"/>
    <w:rsid w:val="03A0872F"/>
    <w:rsid w:val="03A7B0A7"/>
    <w:rsid w:val="03A8C693"/>
    <w:rsid w:val="03B05702"/>
    <w:rsid w:val="03B2807C"/>
    <w:rsid w:val="03B5852C"/>
    <w:rsid w:val="03BA03FD"/>
    <w:rsid w:val="03BE9394"/>
    <w:rsid w:val="03BFE113"/>
    <w:rsid w:val="03DE582A"/>
    <w:rsid w:val="03F81AB4"/>
    <w:rsid w:val="0421657F"/>
    <w:rsid w:val="042181C9"/>
    <w:rsid w:val="04389B1E"/>
    <w:rsid w:val="044C543C"/>
    <w:rsid w:val="044FAF47"/>
    <w:rsid w:val="0452B1FB"/>
    <w:rsid w:val="0452C3B7"/>
    <w:rsid w:val="0454247D"/>
    <w:rsid w:val="04573C54"/>
    <w:rsid w:val="0462B2F8"/>
    <w:rsid w:val="046305F5"/>
    <w:rsid w:val="04721237"/>
    <w:rsid w:val="04857753"/>
    <w:rsid w:val="04914B2B"/>
    <w:rsid w:val="0493F085"/>
    <w:rsid w:val="04949290"/>
    <w:rsid w:val="04A912D3"/>
    <w:rsid w:val="04B51E96"/>
    <w:rsid w:val="04B8CDD4"/>
    <w:rsid w:val="04C5C705"/>
    <w:rsid w:val="04CCB09E"/>
    <w:rsid w:val="04CDE3E3"/>
    <w:rsid w:val="05003475"/>
    <w:rsid w:val="0500D12C"/>
    <w:rsid w:val="05026982"/>
    <w:rsid w:val="052B5FF0"/>
    <w:rsid w:val="052C3CC0"/>
    <w:rsid w:val="052DCB1A"/>
    <w:rsid w:val="053FFB03"/>
    <w:rsid w:val="05476071"/>
    <w:rsid w:val="054803BA"/>
    <w:rsid w:val="0553ADB2"/>
    <w:rsid w:val="05594904"/>
    <w:rsid w:val="056061CE"/>
    <w:rsid w:val="0562DBE9"/>
    <w:rsid w:val="0562F967"/>
    <w:rsid w:val="056F9C51"/>
    <w:rsid w:val="0572ADF6"/>
    <w:rsid w:val="05731F53"/>
    <w:rsid w:val="057B70B7"/>
    <w:rsid w:val="057D2240"/>
    <w:rsid w:val="05820A34"/>
    <w:rsid w:val="058C5760"/>
    <w:rsid w:val="059F4B6A"/>
    <w:rsid w:val="05BF803E"/>
    <w:rsid w:val="05C50CDF"/>
    <w:rsid w:val="05D076B1"/>
    <w:rsid w:val="05D2F230"/>
    <w:rsid w:val="05D426CC"/>
    <w:rsid w:val="05D95B57"/>
    <w:rsid w:val="05DDF8DF"/>
    <w:rsid w:val="05F3B22F"/>
    <w:rsid w:val="05F792ED"/>
    <w:rsid w:val="05FF5E5B"/>
    <w:rsid w:val="0603E129"/>
    <w:rsid w:val="06057B7E"/>
    <w:rsid w:val="060A9793"/>
    <w:rsid w:val="06100DA7"/>
    <w:rsid w:val="0611B3FC"/>
    <w:rsid w:val="0617CF9D"/>
    <w:rsid w:val="06185D45"/>
    <w:rsid w:val="0625E5A4"/>
    <w:rsid w:val="06262B20"/>
    <w:rsid w:val="06353168"/>
    <w:rsid w:val="064749A7"/>
    <w:rsid w:val="064E710C"/>
    <w:rsid w:val="0668E8B5"/>
    <w:rsid w:val="066BAF00"/>
    <w:rsid w:val="067683D1"/>
    <w:rsid w:val="0677DFB4"/>
    <w:rsid w:val="067D814F"/>
    <w:rsid w:val="067FF353"/>
    <w:rsid w:val="0684A7F9"/>
    <w:rsid w:val="069BC49F"/>
    <w:rsid w:val="069C7027"/>
    <w:rsid w:val="069F9D48"/>
    <w:rsid w:val="06B5BC98"/>
    <w:rsid w:val="06B625FB"/>
    <w:rsid w:val="06BC15CF"/>
    <w:rsid w:val="06C6D2E9"/>
    <w:rsid w:val="06CADFE9"/>
    <w:rsid w:val="06DC93BB"/>
    <w:rsid w:val="06DEB9F1"/>
    <w:rsid w:val="06EB7D69"/>
    <w:rsid w:val="073576D3"/>
    <w:rsid w:val="0744D612"/>
    <w:rsid w:val="0755F1AE"/>
    <w:rsid w:val="077F2FA1"/>
    <w:rsid w:val="0799BC55"/>
    <w:rsid w:val="079E9E58"/>
    <w:rsid w:val="07A52971"/>
    <w:rsid w:val="07B444B2"/>
    <w:rsid w:val="07BB2DAD"/>
    <w:rsid w:val="07D89733"/>
    <w:rsid w:val="07E06437"/>
    <w:rsid w:val="07E9E48B"/>
    <w:rsid w:val="07EE3954"/>
    <w:rsid w:val="07EF1332"/>
    <w:rsid w:val="07FD0512"/>
    <w:rsid w:val="08033EB4"/>
    <w:rsid w:val="08068A19"/>
    <w:rsid w:val="0816E20D"/>
    <w:rsid w:val="082114F5"/>
    <w:rsid w:val="082E8CF7"/>
    <w:rsid w:val="08354C3F"/>
    <w:rsid w:val="083C0FFB"/>
    <w:rsid w:val="083CA774"/>
    <w:rsid w:val="084B0F95"/>
    <w:rsid w:val="084C4E06"/>
    <w:rsid w:val="08584740"/>
    <w:rsid w:val="0859C4FD"/>
    <w:rsid w:val="085A1294"/>
    <w:rsid w:val="086AACF2"/>
    <w:rsid w:val="08702507"/>
    <w:rsid w:val="0887EF8F"/>
    <w:rsid w:val="088B0984"/>
    <w:rsid w:val="08932B81"/>
    <w:rsid w:val="08975F47"/>
    <w:rsid w:val="089AF5B4"/>
    <w:rsid w:val="08AA99A0"/>
    <w:rsid w:val="08B1675D"/>
    <w:rsid w:val="08B287FD"/>
    <w:rsid w:val="08B58B30"/>
    <w:rsid w:val="08D21D9C"/>
    <w:rsid w:val="08D7C0ED"/>
    <w:rsid w:val="08DD4F98"/>
    <w:rsid w:val="08E2B4DC"/>
    <w:rsid w:val="08E58F8D"/>
    <w:rsid w:val="08F5F384"/>
    <w:rsid w:val="08F7E610"/>
    <w:rsid w:val="08FA5E06"/>
    <w:rsid w:val="0905EF76"/>
    <w:rsid w:val="090E6251"/>
    <w:rsid w:val="0915B982"/>
    <w:rsid w:val="092F1D84"/>
    <w:rsid w:val="0930862D"/>
    <w:rsid w:val="0931C365"/>
    <w:rsid w:val="09353191"/>
    <w:rsid w:val="0937AB59"/>
    <w:rsid w:val="094E88D6"/>
    <w:rsid w:val="094EC5B9"/>
    <w:rsid w:val="095C8171"/>
    <w:rsid w:val="0963A3E5"/>
    <w:rsid w:val="09658446"/>
    <w:rsid w:val="09787529"/>
    <w:rsid w:val="097F0C81"/>
    <w:rsid w:val="098B59C2"/>
    <w:rsid w:val="098C3389"/>
    <w:rsid w:val="098F9D62"/>
    <w:rsid w:val="0995629B"/>
    <w:rsid w:val="0996D3A0"/>
    <w:rsid w:val="09A309C8"/>
    <w:rsid w:val="09A9E6BB"/>
    <w:rsid w:val="09B48A99"/>
    <w:rsid w:val="09C3E125"/>
    <w:rsid w:val="09CE52C1"/>
    <w:rsid w:val="09E0214A"/>
    <w:rsid w:val="09ED0F7B"/>
    <w:rsid w:val="09F100F2"/>
    <w:rsid w:val="09FDE8D5"/>
    <w:rsid w:val="0A0671D4"/>
    <w:rsid w:val="0A07308A"/>
    <w:rsid w:val="0A1A0CFD"/>
    <w:rsid w:val="0A210BF2"/>
    <w:rsid w:val="0A21CD5E"/>
    <w:rsid w:val="0A289606"/>
    <w:rsid w:val="0A31320C"/>
    <w:rsid w:val="0A326D88"/>
    <w:rsid w:val="0A41EB13"/>
    <w:rsid w:val="0A5024E8"/>
    <w:rsid w:val="0A5CD32B"/>
    <w:rsid w:val="0A60E6FA"/>
    <w:rsid w:val="0A670130"/>
    <w:rsid w:val="0A72FDDD"/>
    <w:rsid w:val="0A73D995"/>
    <w:rsid w:val="0A8AF74A"/>
    <w:rsid w:val="0A8C016E"/>
    <w:rsid w:val="0A9C92AF"/>
    <w:rsid w:val="0AA2C979"/>
    <w:rsid w:val="0AAA9825"/>
    <w:rsid w:val="0AAFF42E"/>
    <w:rsid w:val="0AB1AB59"/>
    <w:rsid w:val="0AB9D672"/>
    <w:rsid w:val="0AC8E9D6"/>
    <w:rsid w:val="0ACAD6F3"/>
    <w:rsid w:val="0ADCBB48"/>
    <w:rsid w:val="0ADDEFED"/>
    <w:rsid w:val="0AEC28D2"/>
    <w:rsid w:val="0AF0C455"/>
    <w:rsid w:val="0AF52F02"/>
    <w:rsid w:val="0AFE373C"/>
    <w:rsid w:val="0B0170EF"/>
    <w:rsid w:val="0B0C1B0D"/>
    <w:rsid w:val="0B1FF9BC"/>
    <w:rsid w:val="0B2A9224"/>
    <w:rsid w:val="0B2FB540"/>
    <w:rsid w:val="0B31E8E6"/>
    <w:rsid w:val="0B33DDD4"/>
    <w:rsid w:val="0B342C4B"/>
    <w:rsid w:val="0B3A4539"/>
    <w:rsid w:val="0B3B803B"/>
    <w:rsid w:val="0B3E6061"/>
    <w:rsid w:val="0B3F382F"/>
    <w:rsid w:val="0B42060E"/>
    <w:rsid w:val="0B44EBB3"/>
    <w:rsid w:val="0B4C42E1"/>
    <w:rsid w:val="0B4E8416"/>
    <w:rsid w:val="0B55D8AF"/>
    <w:rsid w:val="0B58B117"/>
    <w:rsid w:val="0B6C026A"/>
    <w:rsid w:val="0B76416E"/>
    <w:rsid w:val="0B7B9200"/>
    <w:rsid w:val="0B8E409B"/>
    <w:rsid w:val="0B93C6A7"/>
    <w:rsid w:val="0BA33EF0"/>
    <w:rsid w:val="0BBEA4EB"/>
    <w:rsid w:val="0BC0A8BC"/>
    <w:rsid w:val="0BC735A4"/>
    <w:rsid w:val="0BD03C72"/>
    <w:rsid w:val="0BD57183"/>
    <w:rsid w:val="0BD6EB72"/>
    <w:rsid w:val="0BD82136"/>
    <w:rsid w:val="0BDB8D94"/>
    <w:rsid w:val="0BEA29C0"/>
    <w:rsid w:val="0BF57E92"/>
    <w:rsid w:val="0BF5D8B2"/>
    <w:rsid w:val="0BF9BC0E"/>
    <w:rsid w:val="0BFDF1AC"/>
    <w:rsid w:val="0C04D6B7"/>
    <w:rsid w:val="0C153361"/>
    <w:rsid w:val="0C18D6A6"/>
    <w:rsid w:val="0C25F637"/>
    <w:rsid w:val="0C39294C"/>
    <w:rsid w:val="0C3F0757"/>
    <w:rsid w:val="0C4CD4C1"/>
    <w:rsid w:val="0C4DFB9E"/>
    <w:rsid w:val="0C53EE83"/>
    <w:rsid w:val="0C5A5ADA"/>
    <w:rsid w:val="0C5B05C0"/>
    <w:rsid w:val="0C5E9EEA"/>
    <w:rsid w:val="0C64C1F7"/>
    <w:rsid w:val="0C6FB524"/>
    <w:rsid w:val="0C731584"/>
    <w:rsid w:val="0C871121"/>
    <w:rsid w:val="0C877502"/>
    <w:rsid w:val="0CBE55F3"/>
    <w:rsid w:val="0CC2B96B"/>
    <w:rsid w:val="0CCBDC1E"/>
    <w:rsid w:val="0CCF1FBD"/>
    <w:rsid w:val="0CD2A86B"/>
    <w:rsid w:val="0CE3134D"/>
    <w:rsid w:val="0CF51D53"/>
    <w:rsid w:val="0D0DBA09"/>
    <w:rsid w:val="0D14A7C0"/>
    <w:rsid w:val="0D1791C5"/>
    <w:rsid w:val="0D21AB15"/>
    <w:rsid w:val="0D23DB16"/>
    <w:rsid w:val="0D254D61"/>
    <w:rsid w:val="0D2F3D0A"/>
    <w:rsid w:val="0D32A2BD"/>
    <w:rsid w:val="0D373CA0"/>
    <w:rsid w:val="0D3C867C"/>
    <w:rsid w:val="0D42039B"/>
    <w:rsid w:val="0D4525B6"/>
    <w:rsid w:val="0D472878"/>
    <w:rsid w:val="0D4ED28B"/>
    <w:rsid w:val="0D6CBCA0"/>
    <w:rsid w:val="0D6F2DCC"/>
    <w:rsid w:val="0D9E0A7A"/>
    <w:rsid w:val="0DABD5E2"/>
    <w:rsid w:val="0DBD1E91"/>
    <w:rsid w:val="0DC3CF4F"/>
    <w:rsid w:val="0DC65507"/>
    <w:rsid w:val="0DD922FD"/>
    <w:rsid w:val="0DFA5B67"/>
    <w:rsid w:val="0DFA8576"/>
    <w:rsid w:val="0E096987"/>
    <w:rsid w:val="0E0C6930"/>
    <w:rsid w:val="0E124C12"/>
    <w:rsid w:val="0E1EF337"/>
    <w:rsid w:val="0E2D8A1C"/>
    <w:rsid w:val="0E341869"/>
    <w:rsid w:val="0E368D0E"/>
    <w:rsid w:val="0E3E880D"/>
    <w:rsid w:val="0E417BBD"/>
    <w:rsid w:val="0E43810B"/>
    <w:rsid w:val="0E51DC44"/>
    <w:rsid w:val="0E524FB9"/>
    <w:rsid w:val="0E525E40"/>
    <w:rsid w:val="0E54B8F7"/>
    <w:rsid w:val="0E5CE876"/>
    <w:rsid w:val="0E63ACE8"/>
    <w:rsid w:val="0E67E7F2"/>
    <w:rsid w:val="0E6930CA"/>
    <w:rsid w:val="0E6B6621"/>
    <w:rsid w:val="0E6DFCDC"/>
    <w:rsid w:val="0E7928AD"/>
    <w:rsid w:val="0E794993"/>
    <w:rsid w:val="0E8672AC"/>
    <w:rsid w:val="0E8E03EC"/>
    <w:rsid w:val="0E9264E5"/>
    <w:rsid w:val="0E99F987"/>
    <w:rsid w:val="0EA4D3AE"/>
    <w:rsid w:val="0EA82E33"/>
    <w:rsid w:val="0EABB579"/>
    <w:rsid w:val="0EB75C1D"/>
    <w:rsid w:val="0EBBB8AC"/>
    <w:rsid w:val="0EC90E43"/>
    <w:rsid w:val="0ECB65BD"/>
    <w:rsid w:val="0EDA14BC"/>
    <w:rsid w:val="0EEDCD97"/>
    <w:rsid w:val="0EF4DB59"/>
    <w:rsid w:val="0EFCAA8E"/>
    <w:rsid w:val="0EFE227A"/>
    <w:rsid w:val="0F01979B"/>
    <w:rsid w:val="0F0745BC"/>
    <w:rsid w:val="0F0C881D"/>
    <w:rsid w:val="0F14F4BE"/>
    <w:rsid w:val="0F174C7E"/>
    <w:rsid w:val="0F19E525"/>
    <w:rsid w:val="0F28BC6A"/>
    <w:rsid w:val="0F2E4EFF"/>
    <w:rsid w:val="0F2EA864"/>
    <w:rsid w:val="0F34FADD"/>
    <w:rsid w:val="0F36CF4C"/>
    <w:rsid w:val="0F3EE71C"/>
    <w:rsid w:val="0F3FEA52"/>
    <w:rsid w:val="0F439961"/>
    <w:rsid w:val="0F456663"/>
    <w:rsid w:val="0F57135A"/>
    <w:rsid w:val="0F5A5325"/>
    <w:rsid w:val="0F5F8F37"/>
    <w:rsid w:val="0F636408"/>
    <w:rsid w:val="0F959808"/>
    <w:rsid w:val="0F9E5FD1"/>
    <w:rsid w:val="0F9EC4AA"/>
    <w:rsid w:val="0FA04362"/>
    <w:rsid w:val="0FA05B65"/>
    <w:rsid w:val="0FC06627"/>
    <w:rsid w:val="0FC459C0"/>
    <w:rsid w:val="0FC6812E"/>
    <w:rsid w:val="0FC8F3B8"/>
    <w:rsid w:val="0FD0BDCF"/>
    <w:rsid w:val="0FEF8AF4"/>
    <w:rsid w:val="10063BDF"/>
    <w:rsid w:val="10281FCF"/>
    <w:rsid w:val="1036C5FF"/>
    <w:rsid w:val="1039C84A"/>
    <w:rsid w:val="103D9B37"/>
    <w:rsid w:val="1040712D"/>
    <w:rsid w:val="104AEC86"/>
    <w:rsid w:val="104E4E0F"/>
    <w:rsid w:val="105814E6"/>
    <w:rsid w:val="105F3DE8"/>
    <w:rsid w:val="106866B8"/>
    <w:rsid w:val="107BDC4B"/>
    <w:rsid w:val="107C8737"/>
    <w:rsid w:val="1086B5C5"/>
    <w:rsid w:val="10A776D3"/>
    <w:rsid w:val="10AD435F"/>
    <w:rsid w:val="10B18D82"/>
    <w:rsid w:val="10B31A3D"/>
    <w:rsid w:val="10BEBF4E"/>
    <w:rsid w:val="10C774CE"/>
    <w:rsid w:val="10D12B5B"/>
    <w:rsid w:val="10D847DA"/>
    <w:rsid w:val="10DC4A64"/>
    <w:rsid w:val="10E12F2F"/>
    <w:rsid w:val="10F02C68"/>
    <w:rsid w:val="10F81BC4"/>
    <w:rsid w:val="10FEF7B0"/>
    <w:rsid w:val="1105BDCD"/>
    <w:rsid w:val="1106DC44"/>
    <w:rsid w:val="110EAFF2"/>
    <w:rsid w:val="1136AA0F"/>
    <w:rsid w:val="1139A407"/>
    <w:rsid w:val="113D12B3"/>
    <w:rsid w:val="113F01EB"/>
    <w:rsid w:val="114EE14B"/>
    <w:rsid w:val="1164D336"/>
    <w:rsid w:val="11653CD3"/>
    <w:rsid w:val="11808B3D"/>
    <w:rsid w:val="1194C2AE"/>
    <w:rsid w:val="11A1C370"/>
    <w:rsid w:val="11A9C5B9"/>
    <w:rsid w:val="11AED0D5"/>
    <w:rsid w:val="11BCCF52"/>
    <w:rsid w:val="11C129B3"/>
    <w:rsid w:val="11C5C028"/>
    <w:rsid w:val="11C793EC"/>
    <w:rsid w:val="11D1701B"/>
    <w:rsid w:val="12011AC3"/>
    <w:rsid w:val="1205FD81"/>
    <w:rsid w:val="1207C8A0"/>
    <w:rsid w:val="120A9C66"/>
    <w:rsid w:val="1218D968"/>
    <w:rsid w:val="12252589"/>
    <w:rsid w:val="1238761A"/>
    <w:rsid w:val="126BA3BF"/>
    <w:rsid w:val="126FD30F"/>
    <w:rsid w:val="12739C9A"/>
    <w:rsid w:val="12800323"/>
    <w:rsid w:val="1281F913"/>
    <w:rsid w:val="128EC58B"/>
    <w:rsid w:val="12959D6C"/>
    <w:rsid w:val="129D2BB7"/>
    <w:rsid w:val="12B1259D"/>
    <w:rsid w:val="12B5ECD4"/>
    <w:rsid w:val="12B6CD21"/>
    <w:rsid w:val="12BAC384"/>
    <w:rsid w:val="12BBD102"/>
    <w:rsid w:val="12C00168"/>
    <w:rsid w:val="12DD03EF"/>
    <w:rsid w:val="12E3CC53"/>
    <w:rsid w:val="12F16C10"/>
    <w:rsid w:val="12F33F04"/>
    <w:rsid w:val="12F539CA"/>
    <w:rsid w:val="12F59CA2"/>
    <w:rsid w:val="13240B26"/>
    <w:rsid w:val="13270855"/>
    <w:rsid w:val="132E6832"/>
    <w:rsid w:val="1334A4DC"/>
    <w:rsid w:val="133B25AD"/>
    <w:rsid w:val="1340BB72"/>
    <w:rsid w:val="134955FC"/>
    <w:rsid w:val="135029C2"/>
    <w:rsid w:val="1350417C"/>
    <w:rsid w:val="1353ADDA"/>
    <w:rsid w:val="13742198"/>
    <w:rsid w:val="13764791"/>
    <w:rsid w:val="137DD65A"/>
    <w:rsid w:val="137E4423"/>
    <w:rsid w:val="1392E2F7"/>
    <w:rsid w:val="139322C1"/>
    <w:rsid w:val="13959AB7"/>
    <w:rsid w:val="139A4FE9"/>
    <w:rsid w:val="139C952C"/>
    <w:rsid w:val="13A70102"/>
    <w:rsid w:val="13A92BF6"/>
    <w:rsid w:val="13AD11AF"/>
    <w:rsid w:val="13B8DA0C"/>
    <w:rsid w:val="13BE8E41"/>
    <w:rsid w:val="13CB571D"/>
    <w:rsid w:val="13CD0016"/>
    <w:rsid w:val="13CFFC99"/>
    <w:rsid w:val="13D11B42"/>
    <w:rsid w:val="13E23C47"/>
    <w:rsid w:val="13F75662"/>
    <w:rsid w:val="13FD8BAA"/>
    <w:rsid w:val="1401ACBA"/>
    <w:rsid w:val="1402C154"/>
    <w:rsid w:val="140635A9"/>
    <w:rsid w:val="141E1D1B"/>
    <w:rsid w:val="1423AEDA"/>
    <w:rsid w:val="14269673"/>
    <w:rsid w:val="142DF22D"/>
    <w:rsid w:val="1431D40B"/>
    <w:rsid w:val="14379007"/>
    <w:rsid w:val="1442C371"/>
    <w:rsid w:val="144B6EE7"/>
    <w:rsid w:val="14647DAD"/>
    <w:rsid w:val="14666749"/>
    <w:rsid w:val="147FB522"/>
    <w:rsid w:val="148C30C8"/>
    <w:rsid w:val="149582C1"/>
    <w:rsid w:val="14A1F481"/>
    <w:rsid w:val="14A40D66"/>
    <w:rsid w:val="14A7A28F"/>
    <w:rsid w:val="14ACCB4A"/>
    <w:rsid w:val="14BA2BB1"/>
    <w:rsid w:val="14BD2109"/>
    <w:rsid w:val="14BF5C3F"/>
    <w:rsid w:val="14C63097"/>
    <w:rsid w:val="14D46AFB"/>
    <w:rsid w:val="14DAB646"/>
    <w:rsid w:val="14E37D4B"/>
    <w:rsid w:val="14F193EE"/>
    <w:rsid w:val="14F35C85"/>
    <w:rsid w:val="14FC3C02"/>
    <w:rsid w:val="15128109"/>
    <w:rsid w:val="151B4023"/>
    <w:rsid w:val="151C0527"/>
    <w:rsid w:val="151D12DF"/>
    <w:rsid w:val="15301C9C"/>
    <w:rsid w:val="1533D390"/>
    <w:rsid w:val="153CD3FA"/>
    <w:rsid w:val="154C93C3"/>
    <w:rsid w:val="154D0F9D"/>
    <w:rsid w:val="1564C2E0"/>
    <w:rsid w:val="1570E440"/>
    <w:rsid w:val="157F037C"/>
    <w:rsid w:val="15841D5C"/>
    <w:rsid w:val="158CAE89"/>
    <w:rsid w:val="159439B3"/>
    <w:rsid w:val="15A1A31F"/>
    <w:rsid w:val="15A4C8F9"/>
    <w:rsid w:val="15A757BE"/>
    <w:rsid w:val="15AA56E2"/>
    <w:rsid w:val="15B878C8"/>
    <w:rsid w:val="15C2482C"/>
    <w:rsid w:val="15C2DFCE"/>
    <w:rsid w:val="15C2FA41"/>
    <w:rsid w:val="15C79C30"/>
    <w:rsid w:val="15C95F07"/>
    <w:rsid w:val="15CEC124"/>
    <w:rsid w:val="15CF1FD6"/>
    <w:rsid w:val="15D98A97"/>
    <w:rsid w:val="15DD42BF"/>
    <w:rsid w:val="15E6C242"/>
    <w:rsid w:val="15EC4EAD"/>
    <w:rsid w:val="15F4AB00"/>
    <w:rsid w:val="15F4DDD1"/>
    <w:rsid w:val="15FC63B3"/>
    <w:rsid w:val="16009A1D"/>
    <w:rsid w:val="16022BD3"/>
    <w:rsid w:val="160604C9"/>
    <w:rsid w:val="161D2C21"/>
    <w:rsid w:val="16200B1C"/>
    <w:rsid w:val="1623A413"/>
    <w:rsid w:val="162C7B29"/>
    <w:rsid w:val="16379075"/>
    <w:rsid w:val="163F4B2A"/>
    <w:rsid w:val="164F3730"/>
    <w:rsid w:val="16671DAD"/>
    <w:rsid w:val="166D4808"/>
    <w:rsid w:val="16714F7E"/>
    <w:rsid w:val="167C3BF9"/>
    <w:rsid w:val="16841E55"/>
    <w:rsid w:val="168818A6"/>
    <w:rsid w:val="168EC3B2"/>
    <w:rsid w:val="1698B6AA"/>
    <w:rsid w:val="16A36B17"/>
    <w:rsid w:val="16AEA802"/>
    <w:rsid w:val="16B937D4"/>
    <w:rsid w:val="16BCBF6B"/>
    <w:rsid w:val="16C11A60"/>
    <w:rsid w:val="16C132E8"/>
    <w:rsid w:val="16CFE12D"/>
    <w:rsid w:val="16D8F068"/>
    <w:rsid w:val="16F57E36"/>
    <w:rsid w:val="1714CC6A"/>
    <w:rsid w:val="171E6155"/>
    <w:rsid w:val="17268793"/>
    <w:rsid w:val="1729B996"/>
    <w:rsid w:val="17368381"/>
    <w:rsid w:val="1742B55D"/>
    <w:rsid w:val="17509EC4"/>
    <w:rsid w:val="178C5814"/>
    <w:rsid w:val="17A75C09"/>
    <w:rsid w:val="17A8F6BA"/>
    <w:rsid w:val="17AE0D35"/>
    <w:rsid w:val="17B9B67F"/>
    <w:rsid w:val="17C8B2EB"/>
    <w:rsid w:val="17CFE704"/>
    <w:rsid w:val="17D5BC3F"/>
    <w:rsid w:val="17E3DFAE"/>
    <w:rsid w:val="17E97DF3"/>
    <w:rsid w:val="17F8B0F2"/>
    <w:rsid w:val="1807C186"/>
    <w:rsid w:val="181A1511"/>
    <w:rsid w:val="182EE655"/>
    <w:rsid w:val="183064C2"/>
    <w:rsid w:val="183357E3"/>
    <w:rsid w:val="18392142"/>
    <w:rsid w:val="183EF3F3"/>
    <w:rsid w:val="185A81D3"/>
    <w:rsid w:val="185B6650"/>
    <w:rsid w:val="185E6422"/>
    <w:rsid w:val="1874B35E"/>
    <w:rsid w:val="1884630E"/>
    <w:rsid w:val="1886B87E"/>
    <w:rsid w:val="18A05F76"/>
    <w:rsid w:val="18A50F6B"/>
    <w:rsid w:val="18AD88C3"/>
    <w:rsid w:val="18B517C1"/>
    <w:rsid w:val="18B8D433"/>
    <w:rsid w:val="18BDF1DD"/>
    <w:rsid w:val="18C6BE91"/>
    <w:rsid w:val="18CA6757"/>
    <w:rsid w:val="18DB3A63"/>
    <w:rsid w:val="18E4639A"/>
    <w:rsid w:val="18E4ABE1"/>
    <w:rsid w:val="18E645FA"/>
    <w:rsid w:val="18F189B2"/>
    <w:rsid w:val="1910C9A4"/>
    <w:rsid w:val="191268C7"/>
    <w:rsid w:val="191C4AEF"/>
    <w:rsid w:val="19256654"/>
    <w:rsid w:val="193A3AE0"/>
    <w:rsid w:val="193F027C"/>
    <w:rsid w:val="1949EC7C"/>
    <w:rsid w:val="195D5B7E"/>
    <w:rsid w:val="195D8B7E"/>
    <w:rsid w:val="1974800A"/>
    <w:rsid w:val="198A5ED5"/>
    <w:rsid w:val="198EF1AD"/>
    <w:rsid w:val="19B2D507"/>
    <w:rsid w:val="19B34543"/>
    <w:rsid w:val="19BDB8A9"/>
    <w:rsid w:val="19CA62C1"/>
    <w:rsid w:val="19CE003C"/>
    <w:rsid w:val="19CEE2B5"/>
    <w:rsid w:val="19DF920E"/>
    <w:rsid w:val="19E531CA"/>
    <w:rsid w:val="19F5E176"/>
    <w:rsid w:val="19F7FF92"/>
    <w:rsid w:val="1A03071B"/>
    <w:rsid w:val="1A0D486D"/>
    <w:rsid w:val="1A23BED2"/>
    <w:rsid w:val="1A3A932A"/>
    <w:rsid w:val="1A3FA631"/>
    <w:rsid w:val="1A476692"/>
    <w:rsid w:val="1A591BB5"/>
    <w:rsid w:val="1A6CF22F"/>
    <w:rsid w:val="1A75C6F5"/>
    <w:rsid w:val="1A7E9371"/>
    <w:rsid w:val="1A7FCB37"/>
    <w:rsid w:val="1AB29C6D"/>
    <w:rsid w:val="1AC25B86"/>
    <w:rsid w:val="1AD2520E"/>
    <w:rsid w:val="1AD2CCF9"/>
    <w:rsid w:val="1AD4D596"/>
    <w:rsid w:val="1AE5C64F"/>
    <w:rsid w:val="1AEAFAC4"/>
    <w:rsid w:val="1AF01E06"/>
    <w:rsid w:val="1AF1460E"/>
    <w:rsid w:val="1AFDEA9A"/>
    <w:rsid w:val="1B0C276C"/>
    <w:rsid w:val="1B0ED97A"/>
    <w:rsid w:val="1B105785"/>
    <w:rsid w:val="1B21B280"/>
    <w:rsid w:val="1B2C5D64"/>
    <w:rsid w:val="1B2C7413"/>
    <w:rsid w:val="1B2F8866"/>
    <w:rsid w:val="1B3D06B5"/>
    <w:rsid w:val="1B4238A7"/>
    <w:rsid w:val="1B48C745"/>
    <w:rsid w:val="1B4E56EE"/>
    <w:rsid w:val="1B533C15"/>
    <w:rsid w:val="1B57E1A8"/>
    <w:rsid w:val="1B5F0D0B"/>
    <w:rsid w:val="1B63E25B"/>
    <w:rsid w:val="1B63FA42"/>
    <w:rsid w:val="1B71A8A8"/>
    <w:rsid w:val="1B745EEC"/>
    <w:rsid w:val="1B84812A"/>
    <w:rsid w:val="1B859487"/>
    <w:rsid w:val="1B86E02A"/>
    <w:rsid w:val="1B8A6AD3"/>
    <w:rsid w:val="1B8BCB52"/>
    <w:rsid w:val="1B93EC0F"/>
    <w:rsid w:val="1B98B279"/>
    <w:rsid w:val="1B9A3461"/>
    <w:rsid w:val="1BA1E624"/>
    <w:rsid w:val="1BCA7F34"/>
    <w:rsid w:val="1BD93C45"/>
    <w:rsid w:val="1BED48E1"/>
    <w:rsid w:val="1BF536FE"/>
    <w:rsid w:val="1BF8906E"/>
    <w:rsid w:val="1BFF820F"/>
    <w:rsid w:val="1C04F8E8"/>
    <w:rsid w:val="1C051697"/>
    <w:rsid w:val="1C05FAEE"/>
    <w:rsid w:val="1C15F80C"/>
    <w:rsid w:val="1C1638B9"/>
    <w:rsid w:val="1C1B71E6"/>
    <w:rsid w:val="1C203E28"/>
    <w:rsid w:val="1C287910"/>
    <w:rsid w:val="1C2FE90A"/>
    <w:rsid w:val="1C30CB6A"/>
    <w:rsid w:val="1C31CBDA"/>
    <w:rsid w:val="1C380658"/>
    <w:rsid w:val="1C4EFBEC"/>
    <w:rsid w:val="1C53DBCC"/>
    <w:rsid w:val="1C5D4CDB"/>
    <w:rsid w:val="1C613722"/>
    <w:rsid w:val="1C669265"/>
    <w:rsid w:val="1C6A7849"/>
    <w:rsid w:val="1C7AECF6"/>
    <w:rsid w:val="1C84D2BA"/>
    <w:rsid w:val="1C857AF2"/>
    <w:rsid w:val="1C8CB034"/>
    <w:rsid w:val="1CAB4153"/>
    <w:rsid w:val="1CB41619"/>
    <w:rsid w:val="1CB60B76"/>
    <w:rsid w:val="1CD479E0"/>
    <w:rsid w:val="1CDFBACC"/>
    <w:rsid w:val="1CF5630F"/>
    <w:rsid w:val="1CFBD22E"/>
    <w:rsid w:val="1D06D17D"/>
    <w:rsid w:val="1D158C6B"/>
    <w:rsid w:val="1D1789FB"/>
    <w:rsid w:val="1D25DA8A"/>
    <w:rsid w:val="1D330306"/>
    <w:rsid w:val="1D33A282"/>
    <w:rsid w:val="1D35E280"/>
    <w:rsid w:val="1D3F34BD"/>
    <w:rsid w:val="1D45BD04"/>
    <w:rsid w:val="1D4C7480"/>
    <w:rsid w:val="1D4D6BAE"/>
    <w:rsid w:val="1D67349C"/>
    <w:rsid w:val="1D740B45"/>
    <w:rsid w:val="1D747EBA"/>
    <w:rsid w:val="1D76E75C"/>
    <w:rsid w:val="1D8ADF78"/>
    <w:rsid w:val="1DB7A6EE"/>
    <w:rsid w:val="1DC37CCA"/>
    <w:rsid w:val="1DE47214"/>
    <w:rsid w:val="1DE59C88"/>
    <w:rsid w:val="1DF59B7C"/>
    <w:rsid w:val="1DFA9F9A"/>
    <w:rsid w:val="1E0085C7"/>
    <w:rsid w:val="1E013F69"/>
    <w:rsid w:val="1E104803"/>
    <w:rsid w:val="1E16A5B3"/>
    <w:rsid w:val="1E19018C"/>
    <w:rsid w:val="1E2236DF"/>
    <w:rsid w:val="1E29874C"/>
    <w:rsid w:val="1E2F02BB"/>
    <w:rsid w:val="1E33FB96"/>
    <w:rsid w:val="1E3442CD"/>
    <w:rsid w:val="1E34C5DF"/>
    <w:rsid w:val="1E3A2056"/>
    <w:rsid w:val="1E3D9160"/>
    <w:rsid w:val="1E444F2D"/>
    <w:rsid w:val="1E4B3EAE"/>
    <w:rsid w:val="1E4F3461"/>
    <w:rsid w:val="1E51FE2F"/>
    <w:rsid w:val="1E560BF0"/>
    <w:rsid w:val="1E6CA39C"/>
    <w:rsid w:val="1E7EB7E8"/>
    <w:rsid w:val="1E8E155A"/>
    <w:rsid w:val="1E8F13F4"/>
    <w:rsid w:val="1E90C431"/>
    <w:rsid w:val="1E91AD79"/>
    <w:rsid w:val="1E929313"/>
    <w:rsid w:val="1E9B8FD0"/>
    <w:rsid w:val="1EA11D31"/>
    <w:rsid w:val="1EA9382A"/>
    <w:rsid w:val="1EAAC13A"/>
    <w:rsid w:val="1EB13BC8"/>
    <w:rsid w:val="1ECE160D"/>
    <w:rsid w:val="1ECE62F4"/>
    <w:rsid w:val="1ED41692"/>
    <w:rsid w:val="1EE80EA3"/>
    <w:rsid w:val="1EEBE1EA"/>
    <w:rsid w:val="1EEC5C9B"/>
    <w:rsid w:val="1EF8F642"/>
    <w:rsid w:val="1EFA0A48"/>
    <w:rsid w:val="1EFAF33C"/>
    <w:rsid w:val="1EFB6F30"/>
    <w:rsid w:val="1F02812B"/>
    <w:rsid w:val="1F05A142"/>
    <w:rsid w:val="1F1DCD80"/>
    <w:rsid w:val="1F286AE0"/>
    <w:rsid w:val="1F28837A"/>
    <w:rsid w:val="1F305593"/>
    <w:rsid w:val="1F345CD9"/>
    <w:rsid w:val="1F3B814F"/>
    <w:rsid w:val="1F3C0213"/>
    <w:rsid w:val="1F4A7CB0"/>
    <w:rsid w:val="1F4F5F36"/>
    <w:rsid w:val="1F5E0290"/>
    <w:rsid w:val="1F72B3DA"/>
    <w:rsid w:val="1F7A80B9"/>
    <w:rsid w:val="1F7C7CB2"/>
    <w:rsid w:val="1F8A95B9"/>
    <w:rsid w:val="1F8C8951"/>
    <w:rsid w:val="1FA26571"/>
    <w:rsid w:val="1FB67CD4"/>
    <w:rsid w:val="1FB6CC32"/>
    <w:rsid w:val="1FD076F9"/>
    <w:rsid w:val="1FDA707C"/>
    <w:rsid w:val="1FDC40C4"/>
    <w:rsid w:val="1FFBA075"/>
    <w:rsid w:val="200515AC"/>
    <w:rsid w:val="2005A650"/>
    <w:rsid w:val="20062F63"/>
    <w:rsid w:val="200AC756"/>
    <w:rsid w:val="200E9CC3"/>
    <w:rsid w:val="201FA4C9"/>
    <w:rsid w:val="202ACB97"/>
    <w:rsid w:val="202B7DC1"/>
    <w:rsid w:val="202CA9F1"/>
    <w:rsid w:val="203C45A1"/>
    <w:rsid w:val="2046A20F"/>
    <w:rsid w:val="204DC105"/>
    <w:rsid w:val="2051194F"/>
    <w:rsid w:val="205C5F33"/>
    <w:rsid w:val="20623623"/>
    <w:rsid w:val="20709931"/>
    <w:rsid w:val="2077A6F3"/>
    <w:rsid w:val="208CFF6F"/>
    <w:rsid w:val="20901A82"/>
    <w:rsid w:val="20B072DD"/>
    <w:rsid w:val="20D8F359"/>
    <w:rsid w:val="20EB75F2"/>
    <w:rsid w:val="20EF5B93"/>
    <w:rsid w:val="20F031D2"/>
    <w:rsid w:val="20F7CFA3"/>
    <w:rsid w:val="20FE69DF"/>
    <w:rsid w:val="2103969D"/>
    <w:rsid w:val="211D42A7"/>
    <w:rsid w:val="21205FFF"/>
    <w:rsid w:val="2136D81A"/>
    <w:rsid w:val="2147AC65"/>
    <w:rsid w:val="214C7E8E"/>
    <w:rsid w:val="214E0317"/>
    <w:rsid w:val="2158A629"/>
    <w:rsid w:val="2159274C"/>
    <w:rsid w:val="21635F0A"/>
    <w:rsid w:val="217639BB"/>
    <w:rsid w:val="21781CD6"/>
    <w:rsid w:val="218BAD5A"/>
    <w:rsid w:val="21919AFF"/>
    <w:rsid w:val="2193164F"/>
    <w:rsid w:val="2194C224"/>
    <w:rsid w:val="219E3E5F"/>
    <w:rsid w:val="21A47BA8"/>
    <w:rsid w:val="21A84A0C"/>
    <w:rsid w:val="21B010DB"/>
    <w:rsid w:val="21BDB869"/>
    <w:rsid w:val="21BEBA7A"/>
    <w:rsid w:val="21DABF0A"/>
    <w:rsid w:val="21DB6414"/>
    <w:rsid w:val="21EA40C8"/>
    <w:rsid w:val="21F042DC"/>
    <w:rsid w:val="21F4D4CC"/>
    <w:rsid w:val="21FC8896"/>
    <w:rsid w:val="220797D3"/>
    <w:rsid w:val="2207DC86"/>
    <w:rsid w:val="22161C85"/>
    <w:rsid w:val="221B796D"/>
    <w:rsid w:val="221C22C0"/>
    <w:rsid w:val="221D293B"/>
    <w:rsid w:val="22217A03"/>
    <w:rsid w:val="22265FFA"/>
    <w:rsid w:val="223BCB6F"/>
    <w:rsid w:val="224298BA"/>
    <w:rsid w:val="224DE42A"/>
    <w:rsid w:val="2252DE37"/>
    <w:rsid w:val="225B080D"/>
    <w:rsid w:val="226484F2"/>
    <w:rsid w:val="2265E8F5"/>
    <w:rsid w:val="22816FA5"/>
    <w:rsid w:val="228210BC"/>
    <w:rsid w:val="2290A2B5"/>
    <w:rsid w:val="22A39139"/>
    <w:rsid w:val="22A7DA48"/>
    <w:rsid w:val="22B207A9"/>
    <w:rsid w:val="22CC8698"/>
    <w:rsid w:val="22CC9C91"/>
    <w:rsid w:val="22CE531F"/>
    <w:rsid w:val="22D40E7C"/>
    <w:rsid w:val="22DEF9D8"/>
    <w:rsid w:val="22EC06EE"/>
    <w:rsid w:val="22F07FF0"/>
    <w:rsid w:val="22F24AB2"/>
    <w:rsid w:val="22F95149"/>
    <w:rsid w:val="23048B17"/>
    <w:rsid w:val="2310386C"/>
    <w:rsid w:val="2316EC38"/>
    <w:rsid w:val="2322AA2A"/>
    <w:rsid w:val="2335D3F3"/>
    <w:rsid w:val="23372CC2"/>
    <w:rsid w:val="233A544F"/>
    <w:rsid w:val="2340852F"/>
    <w:rsid w:val="23462165"/>
    <w:rsid w:val="234F5B5E"/>
    <w:rsid w:val="235410E4"/>
    <w:rsid w:val="235E7C52"/>
    <w:rsid w:val="236337DD"/>
    <w:rsid w:val="2365FA34"/>
    <w:rsid w:val="2367ED83"/>
    <w:rsid w:val="236C7F12"/>
    <w:rsid w:val="237338EC"/>
    <w:rsid w:val="23898845"/>
    <w:rsid w:val="238A5DEB"/>
    <w:rsid w:val="2399AB1C"/>
    <w:rsid w:val="23B20930"/>
    <w:rsid w:val="23B97593"/>
    <w:rsid w:val="23BC4DA1"/>
    <w:rsid w:val="23D778AF"/>
    <w:rsid w:val="23DD073F"/>
    <w:rsid w:val="23EDFAF9"/>
    <w:rsid w:val="23F0BB62"/>
    <w:rsid w:val="23F27111"/>
    <w:rsid w:val="23F6E741"/>
    <w:rsid w:val="23F8982F"/>
    <w:rsid w:val="23FBC49F"/>
    <w:rsid w:val="2400F80D"/>
    <w:rsid w:val="24044360"/>
    <w:rsid w:val="2409A62B"/>
    <w:rsid w:val="240CE4D2"/>
    <w:rsid w:val="2410CB98"/>
    <w:rsid w:val="241C09FC"/>
    <w:rsid w:val="242398FA"/>
    <w:rsid w:val="24262E72"/>
    <w:rsid w:val="2429CBD5"/>
    <w:rsid w:val="24384F83"/>
    <w:rsid w:val="243A187C"/>
    <w:rsid w:val="243A3CAD"/>
    <w:rsid w:val="244845F7"/>
    <w:rsid w:val="2451DBC1"/>
    <w:rsid w:val="246BA2CB"/>
    <w:rsid w:val="2486AB94"/>
    <w:rsid w:val="248A6493"/>
    <w:rsid w:val="2493140A"/>
    <w:rsid w:val="249343AB"/>
    <w:rsid w:val="24B5FE05"/>
    <w:rsid w:val="24C42823"/>
    <w:rsid w:val="24D32920"/>
    <w:rsid w:val="24E85F13"/>
    <w:rsid w:val="24EB5C4A"/>
    <w:rsid w:val="24EC2524"/>
    <w:rsid w:val="24EFB426"/>
    <w:rsid w:val="2505C599"/>
    <w:rsid w:val="25066878"/>
    <w:rsid w:val="2511793A"/>
    <w:rsid w:val="2512A6A9"/>
    <w:rsid w:val="2527A0AA"/>
    <w:rsid w:val="2527B9C6"/>
    <w:rsid w:val="252E4F50"/>
    <w:rsid w:val="2530AB99"/>
    <w:rsid w:val="2533F185"/>
    <w:rsid w:val="2538B649"/>
    <w:rsid w:val="253DC29D"/>
    <w:rsid w:val="253EC956"/>
    <w:rsid w:val="2545D08A"/>
    <w:rsid w:val="2546ABD5"/>
    <w:rsid w:val="254C0625"/>
    <w:rsid w:val="254FDE98"/>
    <w:rsid w:val="2555F9F9"/>
    <w:rsid w:val="25656DB8"/>
    <w:rsid w:val="256680CB"/>
    <w:rsid w:val="256CA720"/>
    <w:rsid w:val="257C1C58"/>
    <w:rsid w:val="257CACD9"/>
    <w:rsid w:val="2581FE80"/>
    <w:rsid w:val="2586FE3B"/>
    <w:rsid w:val="258FF278"/>
    <w:rsid w:val="2591DEA6"/>
    <w:rsid w:val="25972CC9"/>
    <w:rsid w:val="259B9DA9"/>
    <w:rsid w:val="25A348F1"/>
    <w:rsid w:val="25A907FE"/>
    <w:rsid w:val="25AB7BD4"/>
    <w:rsid w:val="25AE276A"/>
    <w:rsid w:val="25B7172E"/>
    <w:rsid w:val="25BB425E"/>
    <w:rsid w:val="25BC7AE4"/>
    <w:rsid w:val="25C22BE2"/>
    <w:rsid w:val="25C620D7"/>
    <w:rsid w:val="25CFB1B2"/>
    <w:rsid w:val="25D19C20"/>
    <w:rsid w:val="25DE9B91"/>
    <w:rsid w:val="25E6874D"/>
    <w:rsid w:val="25E96151"/>
    <w:rsid w:val="25ECFE55"/>
    <w:rsid w:val="25F5E0E0"/>
    <w:rsid w:val="25F875AF"/>
    <w:rsid w:val="25FCD331"/>
    <w:rsid w:val="261ACFBF"/>
    <w:rsid w:val="26221CDB"/>
    <w:rsid w:val="2631402D"/>
    <w:rsid w:val="26336804"/>
    <w:rsid w:val="263FAD34"/>
    <w:rsid w:val="26423389"/>
    <w:rsid w:val="26477487"/>
    <w:rsid w:val="265704CD"/>
    <w:rsid w:val="26590B88"/>
    <w:rsid w:val="26652F83"/>
    <w:rsid w:val="26658C23"/>
    <w:rsid w:val="266A151D"/>
    <w:rsid w:val="267268DF"/>
    <w:rsid w:val="267AA8A5"/>
    <w:rsid w:val="267BC71C"/>
    <w:rsid w:val="267ED8BE"/>
    <w:rsid w:val="2685B8F8"/>
    <w:rsid w:val="268688EC"/>
    <w:rsid w:val="26870DC7"/>
    <w:rsid w:val="2689F45A"/>
    <w:rsid w:val="268ACAF7"/>
    <w:rsid w:val="26A22A4B"/>
    <w:rsid w:val="26A84080"/>
    <w:rsid w:val="26AA2672"/>
    <w:rsid w:val="26B134BD"/>
    <w:rsid w:val="26B3929D"/>
    <w:rsid w:val="26C4C143"/>
    <w:rsid w:val="26CB8A62"/>
    <w:rsid w:val="26D20112"/>
    <w:rsid w:val="26E00D54"/>
    <w:rsid w:val="26E46879"/>
    <w:rsid w:val="2701D9AE"/>
    <w:rsid w:val="27036376"/>
    <w:rsid w:val="270404BD"/>
    <w:rsid w:val="271363FC"/>
    <w:rsid w:val="27157811"/>
    <w:rsid w:val="271771BD"/>
    <w:rsid w:val="271E0715"/>
    <w:rsid w:val="27205232"/>
    <w:rsid w:val="272BD6EE"/>
    <w:rsid w:val="273575CC"/>
    <w:rsid w:val="274BC2D4"/>
    <w:rsid w:val="274BD61A"/>
    <w:rsid w:val="274D5F19"/>
    <w:rsid w:val="275BA3FD"/>
    <w:rsid w:val="275FAFFE"/>
    <w:rsid w:val="2762A556"/>
    <w:rsid w:val="276772D9"/>
    <w:rsid w:val="277521DB"/>
    <w:rsid w:val="277C4E98"/>
    <w:rsid w:val="2780D21F"/>
    <w:rsid w:val="2785961D"/>
    <w:rsid w:val="278E5B72"/>
    <w:rsid w:val="278FBEAF"/>
    <w:rsid w:val="279E6A43"/>
    <w:rsid w:val="27A4D9BE"/>
    <w:rsid w:val="27A8FDD4"/>
    <w:rsid w:val="27B54A4C"/>
    <w:rsid w:val="27C3AB94"/>
    <w:rsid w:val="27C4283E"/>
    <w:rsid w:val="27C6EB8E"/>
    <w:rsid w:val="27CC3BAD"/>
    <w:rsid w:val="27CCF53D"/>
    <w:rsid w:val="27D08195"/>
    <w:rsid w:val="27D47257"/>
    <w:rsid w:val="27DA8CBF"/>
    <w:rsid w:val="27DF334D"/>
    <w:rsid w:val="27E29092"/>
    <w:rsid w:val="27EE7F85"/>
    <w:rsid w:val="27F56F14"/>
    <w:rsid w:val="27F85BBB"/>
    <w:rsid w:val="27FFDE06"/>
    <w:rsid w:val="28047FB9"/>
    <w:rsid w:val="280FBB6B"/>
    <w:rsid w:val="28120225"/>
    <w:rsid w:val="28229752"/>
    <w:rsid w:val="2824AF07"/>
    <w:rsid w:val="283352E1"/>
    <w:rsid w:val="2840F9A6"/>
    <w:rsid w:val="284B0519"/>
    <w:rsid w:val="284D9AEE"/>
    <w:rsid w:val="28547F89"/>
    <w:rsid w:val="285ACF7A"/>
    <w:rsid w:val="285CD3FB"/>
    <w:rsid w:val="285EB97B"/>
    <w:rsid w:val="28676027"/>
    <w:rsid w:val="28778D5E"/>
    <w:rsid w:val="2879B2D8"/>
    <w:rsid w:val="287FE121"/>
    <w:rsid w:val="2896AF0B"/>
    <w:rsid w:val="28A843F1"/>
    <w:rsid w:val="28AF031B"/>
    <w:rsid w:val="28B37EC1"/>
    <w:rsid w:val="28B6AEAC"/>
    <w:rsid w:val="28BA00C5"/>
    <w:rsid w:val="28BAF5B9"/>
    <w:rsid w:val="28C03076"/>
    <w:rsid w:val="28CF3847"/>
    <w:rsid w:val="28D0ADEC"/>
    <w:rsid w:val="28D81BD7"/>
    <w:rsid w:val="28E08B21"/>
    <w:rsid w:val="28EA12CA"/>
    <w:rsid w:val="28F30777"/>
    <w:rsid w:val="28F54100"/>
    <w:rsid w:val="28FEDB27"/>
    <w:rsid w:val="290271C6"/>
    <w:rsid w:val="29109A6B"/>
    <w:rsid w:val="2913FC65"/>
    <w:rsid w:val="29142F36"/>
    <w:rsid w:val="291E17BA"/>
    <w:rsid w:val="291E63A6"/>
    <w:rsid w:val="292297CF"/>
    <w:rsid w:val="292560A9"/>
    <w:rsid w:val="2933608D"/>
    <w:rsid w:val="293605A2"/>
    <w:rsid w:val="293C7454"/>
    <w:rsid w:val="296925C9"/>
    <w:rsid w:val="29692FAB"/>
    <w:rsid w:val="298E0E17"/>
    <w:rsid w:val="29A4B5E7"/>
    <w:rsid w:val="29AA5879"/>
    <w:rsid w:val="29B44852"/>
    <w:rsid w:val="29C07F68"/>
    <w:rsid w:val="29C5CCBF"/>
    <w:rsid w:val="29C84C2B"/>
    <w:rsid w:val="29CAFCA4"/>
    <w:rsid w:val="29D08004"/>
    <w:rsid w:val="29EC1037"/>
    <w:rsid w:val="29F3E171"/>
    <w:rsid w:val="29F42808"/>
    <w:rsid w:val="29F9B006"/>
    <w:rsid w:val="29FBED6F"/>
    <w:rsid w:val="29FFAD8E"/>
    <w:rsid w:val="2A0DAF48"/>
    <w:rsid w:val="2A11731A"/>
    <w:rsid w:val="2A18186D"/>
    <w:rsid w:val="2A2B0B47"/>
    <w:rsid w:val="2A2B135F"/>
    <w:rsid w:val="2A2C6074"/>
    <w:rsid w:val="2A2F5E5D"/>
    <w:rsid w:val="2A303177"/>
    <w:rsid w:val="2A30CFF8"/>
    <w:rsid w:val="2A56371A"/>
    <w:rsid w:val="2A6E08E3"/>
    <w:rsid w:val="2A74554C"/>
    <w:rsid w:val="2A75EA8B"/>
    <w:rsid w:val="2A79B954"/>
    <w:rsid w:val="2A953144"/>
    <w:rsid w:val="2A9B90B3"/>
    <w:rsid w:val="2AA97C4F"/>
    <w:rsid w:val="2AAE485E"/>
    <w:rsid w:val="2AB19B25"/>
    <w:rsid w:val="2AC1CA1F"/>
    <w:rsid w:val="2AC7C597"/>
    <w:rsid w:val="2AD78252"/>
    <w:rsid w:val="2B0B1862"/>
    <w:rsid w:val="2B0E0C39"/>
    <w:rsid w:val="2B15400C"/>
    <w:rsid w:val="2B1E654F"/>
    <w:rsid w:val="2B25FA2C"/>
    <w:rsid w:val="2B33BE90"/>
    <w:rsid w:val="2B35C36C"/>
    <w:rsid w:val="2B3C1A1F"/>
    <w:rsid w:val="2B498768"/>
    <w:rsid w:val="2B5670DF"/>
    <w:rsid w:val="2B6C7A01"/>
    <w:rsid w:val="2B7133BA"/>
    <w:rsid w:val="2B8E2602"/>
    <w:rsid w:val="2B935B16"/>
    <w:rsid w:val="2B969032"/>
    <w:rsid w:val="2B9A564C"/>
    <w:rsid w:val="2B9E640D"/>
    <w:rsid w:val="2B9FE916"/>
    <w:rsid w:val="2BA2FDCC"/>
    <w:rsid w:val="2BA7455F"/>
    <w:rsid w:val="2BADE8DF"/>
    <w:rsid w:val="2BB1907A"/>
    <w:rsid w:val="2BD31CF1"/>
    <w:rsid w:val="2BD85205"/>
    <w:rsid w:val="2BE7535B"/>
    <w:rsid w:val="2BEFBDC9"/>
    <w:rsid w:val="2BF178CA"/>
    <w:rsid w:val="2BF215B4"/>
    <w:rsid w:val="2C0E1D8F"/>
    <w:rsid w:val="2C2A2DD1"/>
    <w:rsid w:val="2C30DDEB"/>
    <w:rsid w:val="2C33AED9"/>
    <w:rsid w:val="2C341118"/>
    <w:rsid w:val="2C395231"/>
    <w:rsid w:val="2C460C61"/>
    <w:rsid w:val="2C564E0F"/>
    <w:rsid w:val="2C57EAC7"/>
    <w:rsid w:val="2C610BDA"/>
    <w:rsid w:val="2C6163BE"/>
    <w:rsid w:val="2C65E0E8"/>
    <w:rsid w:val="2C6CAA48"/>
    <w:rsid w:val="2C6D36F6"/>
    <w:rsid w:val="2C84983E"/>
    <w:rsid w:val="2C86B5FD"/>
    <w:rsid w:val="2C8C2B99"/>
    <w:rsid w:val="2C9A31D8"/>
    <w:rsid w:val="2CA989A2"/>
    <w:rsid w:val="2CBE86B9"/>
    <w:rsid w:val="2CCDA671"/>
    <w:rsid w:val="2CCE91EA"/>
    <w:rsid w:val="2CDEA465"/>
    <w:rsid w:val="2CEE8091"/>
    <w:rsid w:val="2CFB9673"/>
    <w:rsid w:val="2CFBFCC2"/>
    <w:rsid w:val="2CFF5575"/>
    <w:rsid w:val="2D01B0C5"/>
    <w:rsid w:val="2D04A03C"/>
    <w:rsid w:val="2D077C58"/>
    <w:rsid w:val="2D13427E"/>
    <w:rsid w:val="2D17BB10"/>
    <w:rsid w:val="2D234C52"/>
    <w:rsid w:val="2D252E15"/>
    <w:rsid w:val="2D27AE5D"/>
    <w:rsid w:val="2D2C39A2"/>
    <w:rsid w:val="2D4B73BE"/>
    <w:rsid w:val="2D5329FA"/>
    <w:rsid w:val="2D59F633"/>
    <w:rsid w:val="2D604502"/>
    <w:rsid w:val="2D604B23"/>
    <w:rsid w:val="2D6840EF"/>
    <w:rsid w:val="2D68F5B4"/>
    <w:rsid w:val="2D796985"/>
    <w:rsid w:val="2D81E5AB"/>
    <w:rsid w:val="2D826F68"/>
    <w:rsid w:val="2D849DBE"/>
    <w:rsid w:val="2D87439F"/>
    <w:rsid w:val="2D89F0C4"/>
    <w:rsid w:val="2DA33F3A"/>
    <w:rsid w:val="2DA881FD"/>
    <w:rsid w:val="2DAA6D3B"/>
    <w:rsid w:val="2DAF87A4"/>
    <w:rsid w:val="2DB3A400"/>
    <w:rsid w:val="2DC3C58A"/>
    <w:rsid w:val="2DD110A4"/>
    <w:rsid w:val="2DD26973"/>
    <w:rsid w:val="2DE15D50"/>
    <w:rsid w:val="2DEB294D"/>
    <w:rsid w:val="2DF55752"/>
    <w:rsid w:val="2DF8F9DB"/>
    <w:rsid w:val="2E0A0AD3"/>
    <w:rsid w:val="2E0BD98E"/>
    <w:rsid w:val="2E11CEBD"/>
    <w:rsid w:val="2E2FB342"/>
    <w:rsid w:val="2E428FB5"/>
    <w:rsid w:val="2E5F9D09"/>
    <w:rsid w:val="2E63AF35"/>
    <w:rsid w:val="2E6B9842"/>
    <w:rsid w:val="2E9E58E8"/>
    <w:rsid w:val="2EA00C5E"/>
    <w:rsid w:val="2EA1FA65"/>
    <w:rsid w:val="2ED36076"/>
    <w:rsid w:val="2EE331E5"/>
    <w:rsid w:val="2EE382A8"/>
    <w:rsid w:val="2EF148B2"/>
    <w:rsid w:val="2EFB479C"/>
    <w:rsid w:val="2F04BE32"/>
    <w:rsid w:val="2F0A6DEB"/>
    <w:rsid w:val="2F102F67"/>
    <w:rsid w:val="2F22CAD3"/>
    <w:rsid w:val="2F33154F"/>
    <w:rsid w:val="2F36AD80"/>
    <w:rsid w:val="2F3A4BE6"/>
    <w:rsid w:val="2F3C0E72"/>
    <w:rsid w:val="2F3EF1FC"/>
    <w:rsid w:val="2F424DF4"/>
    <w:rsid w:val="2F45F9E8"/>
    <w:rsid w:val="2F4C0986"/>
    <w:rsid w:val="2F4C3B0B"/>
    <w:rsid w:val="2F528AB3"/>
    <w:rsid w:val="2F580653"/>
    <w:rsid w:val="2F5AE1F6"/>
    <w:rsid w:val="2F5F64D4"/>
    <w:rsid w:val="2F611A83"/>
    <w:rsid w:val="2F6770AC"/>
    <w:rsid w:val="2F711108"/>
    <w:rsid w:val="2F7E3DF4"/>
    <w:rsid w:val="2F93E09B"/>
    <w:rsid w:val="2F9A64E0"/>
    <w:rsid w:val="2FA65C75"/>
    <w:rsid w:val="2FCA2C69"/>
    <w:rsid w:val="2FCDB705"/>
    <w:rsid w:val="2FD03642"/>
    <w:rsid w:val="2FD2A281"/>
    <w:rsid w:val="2FD7BE26"/>
    <w:rsid w:val="2FFF00A7"/>
    <w:rsid w:val="2FFFA7CF"/>
    <w:rsid w:val="30147888"/>
    <w:rsid w:val="3025F774"/>
    <w:rsid w:val="3034E153"/>
    <w:rsid w:val="3034FD9D"/>
    <w:rsid w:val="30352954"/>
    <w:rsid w:val="303C5D4A"/>
    <w:rsid w:val="3041C930"/>
    <w:rsid w:val="30567F0F"/>
    <w:rsid w:val="30767E43"/>
    <w:rsid w:val="30788297"/>
    <w:rsid w:val="307BD149"/>
    <w:rsid w:val="307F84DF"/>
    <w:rsid w:val="309762B5"/>
    <w:rsid w:val="30B9C188"/>
    <w:rsid w:val="30C63F55"/>
    <w:rsid w:val="30CB1C72"/>
    <w:rsid w:val="30D2EC57"/>
    <w:rsid w:val="30E8A67E"/>
    <w:rsid w:val="30E90EA2"/>
    <w:rsid w:val="30F8A986"/>
    <w:rsid w:val="31162AED"/>
    <w:rsid w:val="311703CD"/>
    <w:rsid w:val="311A156F"/>
    <w:rsid w:val="3121B630"/>
    <w:rsid w:val="3121E098"/>
    <w:rsid w:val="314F15D1"/>
    <w:rsid w:val="315472D8"/>
    <w:rsid w:val="31699618"/>
    <w:rsid w:val="3178757E"/>
    <w:rsid w:val="3188341D"/>
    <w:rsid w:val="3191685D"/>
    <w:rsid w:val="31B0B4C2"/>
    <w:rsid w:val="31B2FD59"/>
    <w:rsid w:val="31B5F5C0"/>
    <w:rsid w:val="31BF0FE6"/>
    <w:rsid w:val="31D02C74"/>
    <w:rsid w:val="31D3CC80"/>
    <w:rsid w:val="31D49F61"/>
    <w:rsid w:val="31E88963"/>
    <w:rsid w:val="31FED04D"/>
    <w:rsid w:val="320439A6"/>
    <w:rsid w:val="3219F2D2"/>
    <w:rsid w:val="321D3150"/>
    <w:rsid w:val="3227B760"/>
    <w:rsid w:val="322A74E8"/>
    <w:rsid w:val="323EAC1F"/>
    <w:rsid w:val="32459740"/>
    <w:rsid w:val="32489D96"/>
    <w:rsid w:val="324D75FE"/>
    <w:rsid w:val="324EC095"/>
    <w:rsid w:val="325D9320"/>
    <w:rsid w:val="32644DF3"/>
    <w:rsid w:val="32670AC5"/>
    <w:rsid w:val="327F2AD4"/>
    <w:rsid w:val="3283DBCD"/>
    <w:rsid w:val="32872173"/>
    <w:rsid w:val="328D0F19"/>
    <w:rsid w:val="328FE896"/>
    <w:rsid w:val="32915AB2"/>
    <w:rsid w:val="3293986C"/>
    <w:rsid w:val="3294FC9F"/>
    <w:rsid w:val="329B3F0E"/>
    <w:rsid w:val="32AD3ED6"/>
    <w:rsid w:val="32B5977E"/>
    <w:rsid w:val="32B6561B"/>
    <w:rsid w:val="32BCE7B6"/>
    <w:rsid w:val="32BDE212"/>
    <w:rsid w:val="32C60C09"/>
    <w:rsid w:val="32CDF374"/>
    <w:rsid w:val="32CE8F92"/>
    <w:rsid w:val="32CE97A2"/>
    <w:rsid w:val="32D89FA6"/>
    <w:rsid w:val="32DBA494"/>
    <w:rsid w:val="32DC130A"/>
    <w:rsid w:val="32E37A2B"/>
    <w:rsid w:val="32ECCF3F"/>
    <w:rsid w:val="32F0DAB1"/>
    <w:rsid w:val="32F272EB"/>
    <w:rsid w:val="330CBEA2"/>
    <w:rsid w:val="330E78F4"/>
    <w:rsid w:val="332F9E95"/>
    <w:rsid w:val="3332A977"/>
    <w:rsid w:val="333ABCE6"/>
    <w:rsid w:val="333AFEC8"/>
    <w:rsid w:val="333FA06A"/>
    <w:rsid w:val="334B61BF"/>
    <w:rsid w:val="335851E6"/>
    <w:rsid w:val="335D120F"/>
    <w:rsid w:val="336E5F3F"/>
    <w:rsid w:val="337C4747"/>
    <w:rsid w:val="338DE996"/>
    <w:rsid w:val="33ADEADF"/>
    <w:rsid w:val="33B2BB31"/>
    <w:rsid w:val="33B86540"/>
    <w:rsid w:val="33C13EDD"/>
    <w:rsid w:val="33EBCB9B"/>
    <w:rsid w:val="33F58862"/>
    <w:rsid w:val="340DD7D0"/>
    <w:rsid w:val="3422BF76"/>
    <w:rsid w:val="342976F2"/>
    <w:rsid w:val="342CDB89"/>
    <w:rsid w:val="3432CD05"/>
    <w:rsid w:val="343607BD"/>
    <w:rsid w:val="3436E330"/>
    <w:rsid w:val="343E83C9"/>
    <w:rsid w:val="3441DEF2"/>
    <w:rsid w:val="344C5CDA"/>
    <w:rsid w:val="344E9281"/>
    <w:rsid w:val="3458F24B"/>
    <w:rsid w:val="345A6D05"/>
    <w:rsid w:val="34690724"/>
    <w:rsid w:val="346F537B"/>
    <w:rsid w:val="347518C0"/>
    <w:rsid w:val="3478B4B8"/>
    <w:rsid w:val="347FE2A3"/>
    <w:rsid w:val="34869A1F"/>
    <w:rsid w:val="348715BA"/>
    <w:rsid w:val="348F1E22"/>
    <w:rsid w:val="3499256F"/>
    <w:rsid w:val="34A3A765"/>
    <w:rsid w:val="34A52718"/>
    <w:rsid w:val="34AFCAF6"/>
    <w:rsid w:val="34BBD3A3"/>
    <w:rsid w:val="34BDBD3D"/>
    <w:rsid w:val="34C2C0F6"/>
    <w:rsid w:val="34EA9930"/>
    <w:rsid w:val="34EB7706"/>
    <w:rsid w:val="34F61B4E"/>
    <w:rsid w:val="3501C55C"/>
    <w:rsid w:val="35108894"/>
    <w:rsid w:val="351E7380"/>
    <w:rsid w:val="3524D87A"/>
    <w:rsid w:val="35324164"/>
    <w:rsid w:val="354380F7"/>
    <w:rsid w:val="3558EA4F"/>
    <w:rsid w:val="35598AB9"/>
    <w:rsid w:val="356AEF6F"/>
    <w:rsid w:val="3572BDAE"/>
    <w:rsid w:val="357A62E9"/>
    <w:rsid w:val="357BAAFE"/>
    <w:rsid w:val="35830F7E"/>
    <w:rsid w:val="3588B090"/>
    <w:rsid w:val="358DD5C9"/>
    <w:rsid w:val="35972188"/>
    <w:rsid w:val="359A3ED4"/>
    <w:rsid w:val="359B3BBC"/>
    <w:rsid w:val="359DF9F7"/>
    <w:rsid w:val="359ED596"/>
    <w:rsid w:val="35A019B8"/>
    <w:rsid w:val="35AAB820"/>
    <w:rsid w:val="35B33529"/>
    <w:rsid w:val="35B8EE7F"/>
    <w:rsid w:val="35BDF092"/>
    <w:rsid w:val="35C20AF5"/>
    <w:rsid w:val="35CAF3ED"/>
    <w:rsid w:val="35D40F1A"/>
    <w:rsid w:val="35DA3AA6"/>
    <w:rsid w:val="35E02EB5"/>
    <w:rsid w:val="35E0DB92"/>
    <w:rsid w:val="35EA5F74"/>
    <w:rsid w:val="36056D52"/>
    <w:rsid w:val="362FD7C7"/>
    <w:rsid w:val="36301F2E"/>
    <w:rsid w:val="36304B58"/>
    <w:rsid w:val="36321C58"/>
    <w:rsid w:val="36326AE7"/>
    <w:rsid w:val="3641A5D4"/>
    <w:rsid w:val="36460236"/>
    <w:rsid w:val="3646038B"/>
    <w:rsid w:val="3654D590"/>
    <w:rsid w:val="365C8753"/>
    <w:rsid w:val="36666C7B"/>
    <w:rsid w:val="3668BA4F"/>
    <w:rsid w:val="367DB0E8"/>
    <w:rsid w:val="367FA552"/>
    <w:rsid w:val="3699D935"/>
    <w:rsid w:val="36AFDBC4"/>
    <w:rsid w:val="36B978E8"/>
    <w:rsid w:val="36C8706D"/>
    <w:rsid w:val="36CC77E5"/>
    <w:rsid w:val="36D6F800"/>
    <w:rsid w:val="36D91035"/>
    <w:rsid w:val="36E49484"/>
    <w:rsid w:val="36F5765D"/>
    <w:rsid w:val="37076C27"/>
    <w:rsid w:val="3708D785"/>
    <w:rsid w:val="37124620"/>
    <w:rsid w:val="3719E7C9"/>
    <w:rsid w:val="371AA9D4"/>
    <w:rsid w:val="37287FBA"/>
    <w:rsid w:val="373CE245"/>
    <w:rsid w:val="37411EB5"/>
    <w:rsid w:val="37479D87"/>
    <w:rsid w:val="374C6667"/>
    <w:rsid w:val="374C7F60"/>
    <w:rsid w:val="3750E9B5"/>
    <w:rsid w:val="37524284"/>
    <w:rsid w:val="375EE091"/>
    <w:rsid w:val="37631D56"/>
    <w:rsid w:val="377A0012"/>
    <w:rsid w:val="377E4AFA"/>
    <w:rsid w:val="37813B15"/>
    <w:rsid w:val="37866BC0"/>
    <w:rsid w:val="37B1F4AF"/>
    <w:rsid w:val="37B30B16"/>
    <w:rsid w:val="37B6F58C"/>
    <w:rsid w:val="37CCEAD4"/>
    <w:rsid w:val="37D8D4BB"/>
    <w:rsid w:val="37E5C61E"/>
    <w:rsid w:val="37E65079"/>
    <w:rsid w:val="37E9904D"/>
    <w:rsid w:val="380A0714"/>
    <w:rsid w:val="381793D2"/>
    <w:rsid w:val="38339B1F"/>
    <w:rsid w:val="38345D37"/>
    <w:rsid w:val="383513EB"/>
    <w:rsid w:val="384C6189"/>
    <w:rsid w:val="385A2492"/>
    <w:rsid w:val="38644CD7"/>
    <w:rsid w:val="3865D852"/>
    <w:rsid w:val="386C4D55"/>
    <w:rsid w:val="386EC430"/>
    <w:rsid w:val="3879A2A2"/>
    <w:rsid w:val="387D3418"/>
    <w:rsid w:val="38846862"/>
    <w:rsid w:val="388EEA01"/>
    <w:rsid w:val="389107BB"/>
    <w:rsid w:val="3892699D"/>
    <w:rsid w:val="389374AF"/>
    <w:rsid w:val="3894EAA7"/>
    <w:rsid w:val="389D84A9"/>
    <w:rsid w:val="38A40117"/>
    <w:rsid w:val="38ADF632"/>
    <w:rsid w:val="38B2730B"/>
    <w:rsid w:val="38B79399"/>
    <w:rsid w:val="38B7C4FC"/>
    <w:rsid w:val="38C199EA"/>
    <w:rsid w:val="38C3A238"/>
    <w:rsid w:val="38FEEBE6"/>
    <w:rsid w:val="3904C6B8"/>
    <w:rsid w:val="391556A2"/>
    <w:rsid w:val="39168770"/>
    <w:rsid w:val="39197B28"/>
    <w:rsid w:val="391E3160"/>
    <w:rsid w:val="391E69CA"/>
    <w:rsid w:val="3920AA22"/>
    <w:rsid w:val="39377A2F"/>
    <w:rsid w:val="393B3CBA"/>
    <w:rsid w:val="394FF954"/>
    <w:rsid w:val="39556633"/>
    <w:rsid w:val="395DCECE"/>
    <w:rsid w:val="396B2F65"/>
    <w:rsid w:val="396EB05C"/>
    <w:rsid w:val="39730AD4"/>
    <w:rsid w:val="397E2639"/>
    <w:rsid w:val="3983830E"/>
    <w:rsid w:val="398EC6F4"/>
    <w:rsid w:val="39925434"/>
    <w:rsid w:val="399E872D"/>
    <w:rsid w:val="39B933B4"/>
    <w:rsid w:val="39C9AC64"/>
    <w:rsid w:val="39CDBDAC"/>
    <w:rsid w:val="39D0D5C9"/>
    <w:rsid w:val="39D8699A"/>
    <w:rsid w:val="39D8BC29"/>
    <w:rsid w:val="39DC6406"/>
    <w:rsid w:val="3A025619"/>
    <w:rsid w:val="3A081E3C"/>
    <w:rsid w:val="3A0B2993"/>
    <w:rsid w:val="3A10024A"/>
    <w:rsid w:val="3A112878"/>
    <w:rsid w:val="3A13F6CD"/>
    <w:rsid w:val="3A1FFD58"/>
    <w:rsid w:val="3A2E2ACC"/>
    <w:rsid w:val="3A303B3A"/>
    <w:rsid w:val="3A36D8AE"/>
    <w:rsid w:val="3A3C2E85"/>
    <w:rsid w:val="3A47943D"/>
    <w:rsid w:val="3A500BA3"/>
    <w:rsid w:val="3A505605"/>
    <w:rsid w:val="3A5517B5"/>
    <w:rsid w:val="3A630AC7"/>
    <w:rsid w:val="3A6724FB"/>
    <w:rsid w:val="3A683151"/>
    <w:rsid w:val="3A6A64C6"/>
    <w:rsid w:val="3A7375A9"/>
    <w:rsid w:val="3A7E5FEE"/>
    <w:rsid w:val="3A807708"/>
    <w:rsid w:val="3A84A3AB"/>
    <w:rsid w:val="3AA50A1C"/>
    <w:rsid w:val="3ABC5510"/>
    <w:rsid w:val="3AC4D630"/>
    <w:rsid w:val="3ADE6E1B"/>
    <w:rsid w:val="3AF012E6"/>
    <w:rsid w:val="3AF01EB1"/>
    <w:rsid w:val="3AF10E60"/>
    <w:rsid w:val="3AFAEF6B"/>
    <w:rsid w:val="3AFE5413"/>
    <w:rsid w:val="3B04701A"/>
    <w:rsid w:val="3B163932"/>
    <w:rsid w:val="3B172602"/>
    <w:rsid w:val="3B17DB5F"/>
    <w:rsid w:val="3B32065C"/>
    <w:rsid w:val="3B3C383E"/>
    <w:rsid w:val="3B5F7365"/>
    <w:rsid w:val="3B637D60"/>
    <w:rsid w:val="3B6D4A58"/>
    <w:rsid w:val="3B6E2908"/>
    <w:rsid w:val="3B703EB5"/>
    <w:rsid w:val="3B76650A"/>
    <w:rsid w:val="3B835FEE"/>
    <w:rsid w:val="3BA65368"/>
    <w:rsid w:val="3BB0546A"/>
    <w:rsid w:val="3BB1D1B1"/>
    <w:rsid w:val="3BB2C5E8"/>
    <w:rsid w:val="3BB5B493"/>
    <w:rsid w:val="3BB95DD4"/>
    <w:rsid w:val="3BBC78DB"/>
    <w:rsid w:val="3BBD024E"/>
    <w:rsid w:val="3BCBE9CC"/>
    <w:rsid w:val="3BCC8B69"/>
    <w:rsid w:val="3BCDF224"/>
    <w:rsid w:val="3BDBF75B"/>
    <w:rsid w:val="3BEA5282"/>
    <w:rsid w:val="3C03798D"/>
    <w:rsid w:val="3C128132"/>
    <w:rsid w:val="3C138A02"/>
    <w:rsid w:val="3C1C7D5E"/>
    <w:rsid w:val="3C2B57FA"/>
    <w:rsid w:val="3C3663A7"/>
    <w:rsid w:val="3C367F15"/>
    <w:rsid w:val="3C4CD1BB"/>
    <w:rsid w:val="3C4FDE62"/>
    <w:rsid w:val="3C724DD4"/>
    <w:rsid w:val="3C7784E0"/>
    <w:rsid w:val="3C7BE28C"/>
    <w:rsid w:val="3C7FFF40"/>
    <w:rsid w:val="3C9AA26D"/>
    <w:rsid w:val="3CAC8DE1"/>
    <w:rsid w:val="3CACC47F"/>
    <w:rsid w:val="3CB882EB"/>
    <w:rsid w:val="3CCC4BFC"/>
    <w:rsid w:val="3CDD56A6"/>
    <w:rsid w:val="3CE2D212"/>
    <w:rsid w:val="3CF02464"/>
    <w:rsid w:val="3D055E73"/>
    <w:rsid w:val="3D127384"/>
    <w:rsid w:val="3D13E658"/>
    <w:rsid w:val="3D146FB5"/>
    <w:rsid w:val="3D1CF536"/>
    <w:rsid w:val="3D398DBB"/>
    <w:rsid w:val="3D3A1754"/>
    <w:rsid w:val="3D3B0476"/>
    <w:rsid w:val="3D41593D"/>
    <w:rsid w:val="3D4709EC"/>
    <w:rsid w:val="3D47F842"/>
    <w:rsid w:val="3D4E252D"/>
    <w:rsid w:val="3D4FE5B7"/>
    <w:rsid w:val="3D551D22"/>
    <w:rsid w:val="3D5F5E74"/>
    <w:rsid w:val="3D658804"/>
    <w:rsid w:val="3D6D168F"/>
    <w:rsid w:val="3D728963"/>
    <w:rsid w:val="3D7833D7"/>
    <w:rsid w:val="3D79550B"/>
    <w:rsid w:val="3D7D670B"/>
    <w:rsid w:val="3D7EB6DC"/>
    <w:rsid w:val="3D97702F"/>
    <w:rsid w:val="3D9AABFC"/>
    <w:rsid w:val="3D9CC807"/>
    <w:rsid w:val="3DAAC129"/>
    <w:rsid w:val="3DAFA9F2"/>
    <w:rsid w:val="3DB12827"/>
    <w:rsid w:val="3DB2BBBE"/>
    <w:rsid w:val="3DB8E213"/>
    <w:rsid w:val="3DC1AE17"/>
    <w:rsid w:val="3DC6842D"/>
    <w:rsid w:val="3DCDE628"/>
    <w:rsid w:val="3DE92D32"/>
    <w:rsid w:val="3E03FB61"/>
    <w:rsid w:val="3E1774DD"/>
    <w:rsid w:val="3E180819"/>
    <w:rsid w:val="3E1BC00F"/>
    <w:rsid w:val="3E3D1138"/>
    <w:rsid w:val="3E405B17"/>
    <w:rsid w:val="3E452F3C"/>
    <w:rsid w:val="3E47A069"/>
    <w:rsid w:val="3E4C1D42"/>
    <w:rsid w:val="3E520675"/>
    <w:rsid w:val="3E558FBB"/>
    <w:rsid w:val="3E6A87ED"/>
    <w:rsid w:val="3E79D0E9"/>
    <w:rsid w:val="3E87186E"/>
    <w:rsid w:val="3E8CAB84"/>
    <w:rsid w:val="3E90F41E"/>
    <w:rsid w:val="3E991F77"/>
    <w:rsid w:val="3E9E25C6"/>
    <w:rsid w:val="3EA83CE1"/>
    <w:rsid w:val="3EADB655"/>
    <w:rsid w:val="3EBF1965"/>
    <w:rsid w:val="3EC38BCD"/>
    <w:rsid w:val="3ECC62C5"/>
    <w:rsid w:val="3ED1827D"/>
    <w:rsid w:val="3EDA8820"/>
    <w:rsid w:val="3EE7998B"/>
    <w:rsid w:val="3EEC5ACB"/>
    <w:rsid w:val="3F08CB19"/>
    <w:rsid w:val="3F0B88E4"/>
    <w:rsid w:val="3F1F7F0F"/>
    <w:rsid w:val="3F23AB78"/>
    <w:rsid w:val="3F3F5EE8"/>
    <w:rsid w:val="3F400F34"/>
    <w:rsid w:val="3F4F5AD4"/>
    <w:rsid w:val="3F5FB51A"/>
    <w:rsid w:val="3F6ED59B"/>
    <w:rsid w:val="3F7495BE"/>
    <w:rsid w:val="3F888726"/>
    <w:rsid w:val="3F946994"/>
    <w:rsid w:val="3F9718B2"/>
    <w:rsid w:val="3F9C05BF"/>
    <w:rsid w:val="3FB0D732"/>
    <w:rsid w:val="3FC782F1"/>
    <w:rsid w:val="3FC8EE3E"/>
    <w:rsid w:val="3FCF7990"/>
    <w:rsid w:val="3FD252DF"/>
    <w:rsid w:val="3FF88002"/>
    <w:rsid w:val="40027571"/>
    <w:rsid w:val="4003D074"/>
    <w:rsid w:val="40084891"/>
    <w:rsid w:val="402F81B5"/>
    <w:rsid w:val="4046AEFF"/>
    <w:rsid w:val="40538933"/>
    <w:rsid w:val="40579A5F"/>
    <w:rsid w:val="40584D28"/>
    <w:rsid w:val="40826060"/>
    <w:rsid w:val="4083CE93"/>
    <w:rsid w:val="4087F887"/>
    <w:rsid w:val="40895887"/>
    <w:rsid w:val="408B8F67"/>
    <w:rsid w:val="40914AC4"/>
    <w:rsid w:val="409D9593"/>
    <w:rsid w:val="40A4642D"/>
    <w:rsid w:val="40A558DB"/>
    <w:rsid w:val="40AA34BB"/>
    <w:rsid w:val="40C16673"/>
    <w:rsid w:val="40C5FEAE"/>
    <w:rsid w:val="40C6214C"/>
    <w:rsid w:val="40C694C1"/>
    <w:rsid w:val="40DF79D4"/>
    <w:rsid w:val="40E24A17"/>
    <w:rsid w:val="40E34CB4"/>
    <w:rsid w:val="40E52551"/>
    <w:rsid w:val="40F7C9E1"/>
    <w:rsid w:val="40FE7AA1"/>
    <w:rsid w:val="4112D7C0"/>
    <w:rsid w:val="411592D1"/>
    <w:rsid w:val="411D1BB0"/>
    <w:rsid w:val="412620A4"/>
    <w:rsid w:val="412CABF6"/>
    <w:rsid w:val="41321D3F"/>
    <w:rsid w:val="4166AD51"/>
    <w:rsid w:val="416C37F5"/>
    <w:rsid w:val="4170C1A5"/>
    <w:rsid w:val="41744CE6"/>
    <w:rsid w:val="4175DCA3"/>
    <w:rsid w:val="417758DF"/>
    <w:rsid w:val="41822DD7"/>
    <w:rsid w:val="418B2B4D"/>
    <w:rsid w:val="418D395C"/>
    <w:rsid w:val="419C8360"/>
    <w:rsid w:val="41A033FE"/>
    <w:rsid w:val="41A821F7"/>
    <w:rsid w:val="41ADB2A9"/>
    <w:rsid w:val="41B12DDB"/>
    <w:rsid w:val="41C154B8"/>
    <w:rsid w:val="41D3485D"/>
    <w:rsid w:val="41E2EA82"/>
    <w:rsid w:val="41E52AED"/>
    <w:rsid w:val="41E82C5C"/>
    <w:rsid w:val="41F6C9A5"/>
    <w:rsid w:val="41F97BB3"/>
    <w:rsid w:val="42036F33"/>
    <w:rsid w:val="420B50D4"/>
    <w:rsid w:val="420D3B4E"/>
    <w:rsid w:val="42240123"/>
    <w:rsid w:val="423091DD"/>
    <w:rsid w:val="42493998"/>
    <w:rsid w:val="4255EAC2"/>
    <w:rsid w:val="4256E208"/>
    <w:rsid w:val="425B4C3A"/>
    <w:rsid w:val="4261C9CF"/>
    <w:rsid w:val="42623DE1"/>
    <w:rsid w:val="4273CF8A"/>
    <w:rsid w:val="427EA401"/>
    <w:rsid w:val="4280E35D"/>
    <w:rsid w:val="428E181A"/>
    <w:rsid w:val="428E8767"/>
    <w:rsid w:val="42A3E890"/>
    <w:rsid w:val="42B593EA"/>
    <w:rsid w:val="42B91EB0"/>
    <w:rsid w:val="42BFCD71"/>
    <w:rsid w:val="42CF99E8"/>
    <w:rsid w:val="42D4721C"/>
    <w:rsid w:val="42DE0AD5"/>
    <w:rsid w:val="42F47B78"/>
    <w:rsid w:val="43105E8A"/>
    <w:rsid w:val="43109591"/>
    <w:rsid w:val="43159CB4"/>
    <w:rsid w:val="431C6737"/>
    <w:rsid w:val="4336E642"/>
    <w:rsid w:val="433CB39A"/>
    <w:rsid w:val="434A4B4C"/>
    <w:rsid w:val="434C0A9A"/>
    <w:rsid w:val="4355884A"/>
    <w:rsid w:val="435B05FB"/>
    <w:rsid w:val="43615E26"/>
    <w:rsid w:val="43617A70"/>
    <w:rsid w:val="4375E0EE"/>
    <w:rsid w:val="43775076"/>
    <w:rsid w:val="43A653C0"/>
    <w:rsid w:val="43A7F344"/>
    <w:rsid w:val="43B8A71C"/>
    <w:rsid w:val="43BCBAEB"/>
    <w:rsid w:val="43BE7FFE"/>
    <w:rsid w:val="43BF01D1"/>
    <w:rsid w:val="43BFD5D3"/>
    <w:rsid w:val="43C2F018"/>
    <w:rsid w:val="43D48FE0"/>
    <w:rsid w:val="43D757CC"/>
    <w:rsid w:val="43DABE9E"/>
    <w:rsid w:val="43DE4AA5"/>
    <w:rsid w:val="43F7B51C"/>
    <w:rsid w:val="43FD2A96"/>
    <w:rsid w:val="4409ED0D"/>
    <w:rsid w:val="440D2B03"/>
    <w:rsid w:val="4421FD42"/>
    <w:rsid w:val="442C2B07"/>
    <w:rsid w:val="442E4A83"/>
    <w:rsid w:val="443C2B8D"/>
    <w:rsid w:val="4455ACA4"/>
    <w:rsid w:val="445FE2E9"/>
    <w:rsid w:val="4465FF40"/>
    <w:rsid w:val="4467EEFE"/>
    <w:rsid w:val="44732B1D"/>
    <w:rsid w:val="448FFF73"/>
    <w:rsid w:val="44AF1C30"/>
    <w:rsid w:val="44B56924"/>
    <w:rsid w:val="44BA67D2"/>
    <w:rsid w:val="44BE7A8D"/>
    <w:rsid w:val="44C53E54"/>
    <w:rsid w:val="44D1CC0F"/>
    <w:rsid w:val="44DD3195"/>
    <w:rsid w:val="44DF9190"/>
    <w:rsid w:val="44E54593"/>
    <w:rsid w:val="44ECA772"/>
    <w:rsid w:val="44F00B59"/>
    <w:rsid w:val="44F316ED"/>
    <w:rsid w:val="44F9B8DD"/>
    <w:rsid w:val="44FCF386"/>
    <w:rsid w:val="4502BFCA"/>
    <w:rsid w:val="450796CB"/>
    <w:rsid w:val="450EB25A"/>
    <w:rsid w:val="450FCE70"/>
    <w:rsid w:val="4510CDB9"/>
    <w:rsid w:val="45150243"/>
    <w:rsid w:val="451CC313"/>
    <w:rsid w:val="4526CB1F"/>
    <w:rsid w:val="452AFD7A"/>
    <w:rsid w:val="452B95A8"/>
    <w:rsid w:val="452D7A1B"/>
    <w:rsid w:val="4546EAD3"/>
    <w:rsid w:val="45577833"/>
    <w:rsid w:val="4558A796"/>
    <w:rsid w:val="455E657F"/>
    <w:rsid w:val="45666C24"/>
    <w:rsid w:val="45671F73"/>
    <w:rsid w:val="4568328C"/>
    <w:rsid w:val="456EA757"/>
    <w:rsid w:val="4570D752"/>
    <w:rsid w:val="457131A7"/>
    <w:rsid w:val="4575BB86"/>
    <w:rsid w:val="45791452"/>
    <w:rsid w:val="458733F1"/>
    <w:rsid w:val="458D6DBF"/>
    <w:rsid w:val="45ADDCCA"/>
    <w:rsid w:val="45B3E7DF"/>
    <w:rsid w:val="45B54A83"/>
    <w:rsid w:val="45C27873"/>
    <w:rsid w:val="45E68DD3"/>
    <w:rsid w:val="45FBC41A"/>
    <w:rsid w:val="45FBEA1F"/>
    <w:rsid w:val="461BB748"/>
    <w:rsid w:val="461DF0DD"/>
    <w:rsid w:val="46262483"/>
    <w:rsid w:val="462EAAE6"/>
    <w:rsid w:val="46399194"/>
    <w:rsid w:val="463A9751"/>
    <w:rsid w:val="463C61C0"/>
    <w:rsid w:val="46532205"/>
    <w:rsid w:val="465D89DF"/>
    <w:rsid w:val="466B1B72"/>
    <w:rsid w:val="46812152"/>
    <w:rsid w:val="468942C9"/>
    <w:rsid w:val="46A08795"/>
    <w:rsid w:val="46A5DA4E"/>
    <w:rsid w:val="46A6151D"/>
    <w:rsid w:val="46CB8694"/>
    <w:rsid w:val="46D91067"/>
    <w:rsid w:val="46DCF354"/>
    <w:rsid w:val="46DF2818"/>
    <w:rsid w:val="46E4E95F"/>
    <w:rsid w:val="46EE4B83"/>
    <w:rsid w:val="46EFDCAA"/>
    <w:rsid w:val="46F9DE6B"/>
    <w:rsid w:val="4702F0E6"/>
    <w:rsid w:val="47041F37"/>
    <w:rsid w:val="47189C66"/>
    <w:rsid w:val="472B18D5"/>
    <w:rsid w:val="4730B812"/>
    <w:rsid w:val="4732A1C2"/>
    <w:rsid w:val="47374D76"/>
    <w:rsid w:val="473A6B05"/>
    <w:rsid w:val="4742D169"/>
    <w:rsid w:val="47448718"/>
    <w:rsid w:val="47453015"/>
    <w:rsid w:val="47504FAA"/>
    <w:rsid w:val="476270B5"/>
    <w:rsid w:val="476E2003"/>
    <w:rsid w:val="4786E9D8"/>
    <w:rsid w:val="47925547"/>
    <w:rsid w:val="47A43DB9"/>
    <w:rsid w:val="47A767A4"/>
    <w:rsid w:val="47A86BA9"/>
    <w:rsid w:val="47B08CE8"/>
    <w:rsid w:val="47B320ED"/>
    <w:rsid w:val="47BCF949"/>
    <w:rsid w:val="47C25A54"/>
    <w:rsid w:val="47C8CF25"/>
    <w:rsid w:val="47D0A624"/>
    <w:rsid w:val="47DC7A9A"/>
    <w:rsid w:val="47DD05CF"/>
    <w:rsid w:val="47DD2381"/>
    <w:rsid w:val="47DEB9CD"/>
    <w:rsid w:val="47E01474"/>
    <w:rsid w:val="47E223B4"/>
    <w:rsid w:val="47ED6239"/>
    <w:rsid w:val="4803FEA1"/>
    <w:rsid w:val="480A65E9"/>
    <w:rsid w:val="4811A3BE"/>
    <w:rsid w:val="48163E2A"/>
    <w:rsid w:val="4818926B"/>
    <w:rsid w:val="481AE5A1"/>
    <w:rsid w:val="482A14CD"/>
    <w:rsid w:val="4835174A"/>
    <w:rsid w:val="4856657A"/>
    <w:rsid w:val="485BE351"/>
    <w:rsid w:val="4869676D"/>
    <w:rsid w:val="487095DE"/>
    <w:rsid w:val="48745660"/>
    <w:rsid w:val="487CD5A6"/>
    <w:rsid w:val="487F7CA9"/>
    <w:rsid w:val="4882AA29"/>
    <w:rsid w:val="488EBA6E"/>
    <w:rsid w:val="488F3313"/>
    <w:rsid w:val="4890DF5D"/>
    <w:rsid w:val="4891E614"/>
    <w:rsid w:val="48941D53"/>
    <w:rsid w:val="48988D6F"/>
    <w:rsid w:val="489ABB0D"/>
    <w:rsid w:val="489F83D7"/>
    <w:rsid w:val="48A81000"/>
    <w:rsid w:val="48B896D2"/>
    <w:rsid w:val="48BE5291"/>
    <w:rsid w:val="48E4B0A2"/>
    <w:rsid w:val="48E5627E"/>
    <w:rsid w:val="48E633D6"/>
    <w:rsid w:val="48E739E0"/>
    <w:rsid w:val="48ECAADB"/>
    <w:rsid w:val="48ECD78B"/>
    <w:rsid w:val="48ED60FE"/>
    <w:rsid w:val="491836DE"/>
    <w:rsid w:val="491A0471"/>
    <w:rsid w:val="49270584"/>
    <w:rsid w:val="493B937F"/>
    <w:rsid w:val="49437FA7"/>
    <w:rsid w:val="494DB55A"/>
    <w:rsid w:val="4954F5DB"/>
    <w:rsid w:val="495E2AB5"/>
    <w:rsid w:val="495E3632"/>
    <w:rsid w:val="49620FE3"/>
    <w:rsid w:val="4970BB52"/>
    <w:rsid w:val="498D4AF7"/>
    <w:rsid w:val="4990C899"/>
    <w:rsid w:val="4992E94E"/>
    <w:rsid w:val="499CD762"/>
    <w:rsid w:val="49B7458A"/>
    <w:rsid w:val="49B7A8C9"/>
    <w:rsid w:val="49B8475E"/>
    <w:rsid w:val="49BD1418"/>
    <w:rsid w:val="49C7064C"/>
    <w:rsid w:val="49C84D23"/>
    <w:rsid w:val="49CEDC66"/>
    <w:rsid w:val="49E1604E"/>
    <w:rsid w:val="49EA1024"/>
    <w:rsid w:val="49ED674F"/>
    <w:rsid w:val="49F9185C"/>
    <w:rsid w:val="4A0CF05F"/>
    <w:rsid w:val="4A2148BE"/>
    <w:rsid w:val="4A2D9A9E"/>
    <w:rsid w:val="4A2F0E22"/>
    <w:rsid w:val="4A30F49D"/>
    <w:rsid w:val="4A36C1AC"/>
    <w:rsid w:val="4A44B33D"/>
    <w:rsid w:val="4A486BC2"/>
    <w:rsid w:val="4A4D321A"/>
    <w:rsid w:val="4A4E0460"/>
    <w:rsid w:val="4A576B02"/>
    <w:rsid w:val="4A5ACBA1"/>
    <w:rsid w:val="4A62BFA2"/>
    <w:rsid w:val="4A6DDA72"/>
    <w:rsid w:val="4A71C327"/>
    <w:rsid w:val="4A74FD43"/>
    <w:rsid w:val="4A8E32A6"/>
    <w:rsid w:val="4A8FFDFA"/>
    <w:rsid w:val="4A99D045"/>
    <w:rsid w:val="4A9DB222"/>
    <w:rsid w:val="4A9DF75B"/>
    <w:rsid w:val="4AC1E817"/>
    <w:rsid w:val="4AC5ED2E"/>
    <w:rsid w:val="4ACEA11B"/>
    <w:rsid w:val="4AD32AC4"/>
    <w:rsid w:val="4AD409DD"/>
    <w:rsid w:val="4ADC0926"/>
    <w:rsid w:val="4AEAC1AF"/>
    <w:rsid w:val="4AEC7352"/>
    <w:rsid w:val="4AF38453"/>
    <w:rsid w:val="4B011AA0"/>
    <w:rsid w:val="4B1D475D"/>
    <w:rsid w:val="4B1DE41B"/>
    <w:rsid w:val="4B1F0B44"/>
    <w:rsid w:val="4B35BF96"/>
    <w:rsid w:val="4B3AB8EA"/>
    <w:rsid w:val="4B43E052"/>
    <w:rsid w:val="4B4C08C6"/>
    <w:rsid w:val="4B4EA6BD"/>
    <w:rsid w:val="4B51AB47"/>
    <w:rsid w:val="4B521864"/>
    <w:rsid w:val="4B55AAE9"/>
    <w:rsid w:val="4B5CEEB4"/>
    <w:rsid w:val="4B63A14D"/>
    <w:rsid w:val="4B69A086"/>
    <w:rsid w:val="4B6BD893"/>
    <w:rsid w:val="4B6DF734"/>
    <w:rsid w:val="4B73E4CD"/>
    <w:rsid w:val="4B8568E8"/>
    <w:rsid w:val="4B9FA9D6"/>
    <w:rsid w:val="4BA0DF72"/>
    <w:rsid w:val="4BC81667"/>
    <w:rsid w:val="4BE8C512"/>
    <w:rsid w:val="4BEA997C"/>
    <w:rsid w:val="4BED3060"/>
    <w:rsid w:val="4BF731E2"/>
    <w:rsid w:val="4C0A4D93"/>
    <w:rsid w:val="4C1A6660"/>
    <w:rsid w:val="4C3116EE"/>
    <w:rsid w:val="4C43400E"/>
    <w:rsid w:val="4C4FC175"/>
    <w:rsid w:val="4C571AA7"/>
    <w:rsid w:val="4C67D72C"/>
    <w:rsid w:val="4C869210"/>
    <w:rsid w:val="4C9A5E35"/>
    <w:rsid w:val="4CA1E619"/>
    <w:rsid w:val="4CAEA523"/>
    <w:rsid w:val="4CB55697"/>
    <w:rsid w:val="4CBD351D"/>
    <w:rsid w:val="4CBED107"/>
    <w:rsid w:val="4CD21B82"/>
    <w:rsid w:val="4CDF1433"/>
    <w:rsid w:val="4CDFA750"/>
    <w:rsid w:val="4CE38438"/>
    <w:rsid w:val="4CEE4ED4"/>
    <w:rsid w:val="4CF0CB73"/>
    <w:rsid w:val="4CF55D1F"/>
    <w:rsid w:val="4CFDC42B"/>
    <w:rsid w:val="4D037BD8"/>
    <w:rsid w:val="4D0CE787"/>
    <w:rsid w:val="4D11465B"/>
    <w:rsid w:val="4D12956F"/>
    <w:rsid w:val="4D262E26"/>
    <w:rsid w:val="4D494D5A"/>
    <w:rsid w:val="4D4E843D"/>
    <w:rsid w:val="4D4FFEC5"/>
    <w:rsid w:val="4D5FC3A1"/>
    <w:rsid w:val="4D6F5297"/>
    <w:rsid w:val="4D72B078"/>
    <w:rsid w:val="4D82ACF3"/>
    <w:rsid w:val="4D886B9D"/>
    <w:rsid w:val="4D8AF8FF"/>
    <w:rsid w:val="4D937B2C"/>
    <w:rsid w:val="4D9C834D"/>
    <w:rsid w:val="4DAD250C"/>
    <w:rsid w:val="4DB9E5B9"/>
    <w:rsid w:val="4DBBF507"/>
    <w:rsid w:val="4DBC0670"/>
    <w:rsid w:val="4DC048AE"/>
    <w:rsid w:val="4DC05E90"/>
    <w:rsid w:val="4DCED9CA"/>
    <w:rsid w:val="4DD16D93"/>
    <w:rsid w:val="4DDE7F85"/>
    <w:rsid w:val="4DECC807"/>
    <w:rsid w:val="4DF04134"/>
    <w:rsid w:val="4DF512F3"/>
    <w:rsid w:val="4E05822C"/>
    <w:rsid w:val="4E0FF676"/>
    <w:rsid w:val="4E11E8DB"/>
    <w:rsid w:val="4E13E026"/>
    <w:rsid w:val="4E15FFA2"/>
    <w:rsid w:val="4E21A9B9"/>
    <w:rsid w:val="4E3405C3"/>
    <w:rsid w:val="4E3E1B21"/>
    <w:rsid w:val="4E4B19CB"/>
    <w:rsid w:val="4E579FB6"/>
    <w:rsid w:val="4E5C56FD"/>
    <w:rsid w:val="4E5D71C7"/>
    <w:rsid w:val="4E6A0E7F"/>
    <w:rsid w:val="4E728944"/>
    <w:rsid w:val="4E776372"/>
    <w:rsid w:val="4E781033"/>
    <w:rsid w:val="4E85D497"/>
    <w:rsid w:val="4E8D0782"/>
    <w:rsid w:val="4E9E2477"/>
    <w:rsid w:val="4EAFF176"/>
    <w:rsid w:val="4EB5C95F"/>
    <w:rsid w:val="4EB95ED1"/>
    <w:rsid w:val="4ECACB86"/>
    <w:rsid w:val="4ED31544"/>
    <w:rsid w:val="4ED3E394"/>
    <w:rsid w:val="4ED6BA3F"/>
    <w:rsid w:val="4EEC6C53"/>
    <w:rsid w:val="4EF65566"/>
    <w:rsid w:val="4EF983DD"/>
    <w:rsid w:val="4F0BAEE6"/>
    <w:rsid w:val="4F1360A9"/>
    <w:rsid w:val="4F208125"/>
    <w:rsid w:val="4F37198C"/>
    <w:rsid w:val="4F396962"/>
    <w:rsid w:val="4F3B9726"/>
    <w:rsid w:val="4F402B3B"/>
    <w:rsid w:val="4F403FEB"/>
    <w:rsid w:val="4F4ECCD0"/>
    <w:rsid w:val="4F523C2B"/>
    <w:rsid w:val="4F59B73E"/>
    <w:rsid w:val="4F786E46"/>
    <w:rsid w:val="4F84853A"/>
    <w:rsid w:val="4F87185E"/>
    <w:rsid w:val="4F93F874"/>
    <w:rsid w:val="4FA0EA33"/>
    <w:rsid w:val="4FA30EE3"/>
    <w:rsid w:val="4FA64C10"/>
    <w:rsid w:val="4FA84517"/>
    <w:rsid w:val="4FB379C5"/>
    <w:rsid w:val="4FB78F53"/>
    <w:rsid w:val="4FBBB0DB"/>
    <w:rsid w:val="4FBE457D"/>
    <w:rsid w:val="4FC05AB7"/>
    <w:rsid w:val="4FC2F19E"/>
    <w:rsid w:val="4FC42DDD"/>
    <w:rsid w:val="4FC48933"/>
    <w:rsid w:val="4FD5308D"/>
    <w:rsid w:val="4FD67037"/>
    <w:rsid w:val="4FD68E05"/>
    <w:rsid w:val="4FDAC589"/>
    <w:rsid w:val="4FDE41A0"/>
    <w:rsid w:val="4FEAF483"/>
    <w:rsid w:val="4FEB0A7C"/>
    <w:rsid w:val="4FEC5FE1"/>
    <w:rsid w:val="4FECCA66"/>
    <w:rsid w:val="4FF2B4E4"/>
    <w:rsid w:val="4FFB9FA9"/>
    <w:rsid w:val="50005E08"/>
    <w:rsid w:val="5001C57A"/>
    <w:rsid w:val="5011C16F"/>
    <w:rsid w:val="501AB466"/>
    <w:rsid w:val="501C6EEB"/>
    <w:rsid w:val="5020EB68"/>
    <w:rsid w:val="5026727B"/>
    <w:rsid w:val="502F2BC1"/>
    <w:rsid w:val="503714CE"/>
    <w:rsid w:val="503DB6E8"/>
    <w:rsid w:val="5040C12A"/>
    <w:rsid w:val="5046196E"/>
    <w:rsid w:val="504BCCEC"/>
    <w:rsid w:val="5053C6CC"/>
    <w:rsid w:val="505C6D3A"/>
    <w:rsid w:val="50602AC5"/>
    <w:rsid w:val="50689438"/>
    <w:rsid w:val="5069D117"/>
    <w:rsid w:val="506CC8B1"/>
    <w:rsid w:val="50811977"/>
    <w:rsid w:val="5081405B"/>
    <w:rsid w:val="50955BDE"/>
    <w:rsid w:val="509B11D6"/>
    <w:rsid w:val="509D89C5"/>
    <w:rsid w:val="50A0B6F1"/>
    <w:rsid w:val="50AEF672"/>
    <w:rsid w:val="50B25B09"/>
    <w:rsid w:val="50C2302E"/>
    <w:rsid w:val="50C5F96C"/>
    <w:rsid w:val="50D7E220"/>
    <w:rsid w:val="50E0F243"/>
    <w:rsid w:val="50E8A748"/>
    <w:rsid w:val="50F02A9E"/>
    <w:rsid w:val="50F8EBB0"/>
    <w:rsid w:val="5104CAAB"/>
    <w:rsid w:val="510781FB"/>
    <w:rsid w:val="510C1FBE"/>
    <w:rsid w:val="511729EB"/>
    <w:rsid w:val="51213905"/>
    <w:rsid w:val="512B5163"/>
    <w:rsid w:val="5131A57E"/>
    <w:rsid w:val="513B0F72"/>
    <w:rsid w:val="513BC446"/>
    <w:rsid w:val="513C740E"/>
    <w:rsid w:val="5150143E"/>
    <w:rsid w:val="5150D6B9"/>
    <w:rsid w:val="5152452A"/>
    <w:rsid w:val="5157C5AD"/>
    <w:rsid w:val="515C3F98"/>
    <w:rsid w:val="515DEF95"/>
    <w:rsid w:val="5160D31F"/>
    <w:rsid w:val="51668111"/>
    <w:rsid w:val="51677E2B"/>
    <w:rsid w:val="5175E902"/>
    <w:rsid w:val="5177E6F2"/>
    <w:rsid w:val="51781B69"/>
    <w:rsid w:val="517A64C9"/>
    <w:rsid w:val="517CA1B4"/>
    <w:rsid w:val="517EE730"/>
    <w:rsid w:val="5181C949"/>
    <w:rsid w:val="51821999"/>
    <w:rsid w:val="518EEA5F"/>
    <w:rsid w:val="519317AB"/>
    <w:rsid w:val="519F166C"/>
    <w:rsid w:val="51A117C9"/>
    <w:rsid w:val="51AD2076"/>
    <w:rsid w:val="51AD6877"/>
    <w:rsid w:val="51AF197D"/>
    <w:rsid w:val="51B2C647"/>
    <w:rsid w:val="51BB998F"/>
    <w:rsid w:val="51BF0F6B"/>
    <w:rsid w:val="51C28D9A"/>
    <w:rsid w:val="51CFA469"/>
    <w:rsid w:val="51D58BC2"/>
    <w:rsid w:val="51D5C539"/>
    <w:rsid w:val="51DFAE67"/>
    <w:rsid w:val="51E6321C"/>
    <w:rsid w:val="51E80250"/>
    <w:rsid w:val="51EBF3E7"/>
    <w:rsid w:val="51F22C61"/>
    <w:rsid w:val="51FDCD2E"/>
    <w:rsid w:val="521623DC"/>
    <w:rsid w:val="521A16A4"/>
    <w:rsid w:val="521C5786"/>
    <w:rsid w:val="522044A0"/>
    <w:rsid w:val="522BAE8E"/>
    <w:rsid w:val="52373441"/>
    <w:rsid w:val="524113E0"/>
    <w:rsid w:val="524DA951"/>
    <w:rsid w:val="525AF05B"/>
    <w:rsid w:val="525CFF8D"/>
    <w:rsid w:val="52687F05"/>
    <w:rsid w:val="5271C3B8"/>
    <w:rsid w:val="52852B56"/>
    <w:rsid w:val="52959178"/>
    <w:rsid w:val="529BCB28"/>
    <w:rsid w:val="52A2AF8F"/>
    <w:rsid w:val="52A43C99"/>
    <w:rsid w:val="52B898AC"/>
    <w:rsid w:val="52B92F6F"/>
    <w:rsid w:val="52BEB920"/>
    <w:rsid w:val="52C37428"/>
    <w:rsid w:val="52C70E71"/>
    <w:rsid w:val="52D8E0C0"/>
    <w:rsid w:val="5307DFA4"/>
    <w:rsid w:val="531362F0"/>
    <w:rsid w:val="5313A34C"/>
    <w:rsid w:val="531FCD0C"/>
    <w:rsid w:val="5329D42D"/>
    <w:rsid w:val="5334ECCA"/>
    <w:rsid w:val="53352724"/>
    <w:rsid w:val="53356436"/>
    <w:rsid w:val="533A45B6"/>
    <w:rsid w:val="5341343C"/>
    <w:rsid w:val="53586EF0"/>
    <w:rsid w:val="535F7C96"/>
    <w:rsid w:val="536887A1"/>
    <w:rsid w:val="53792011"/>
    <w:rsid w:val="537FE3DB"/>
    <w:rsid w:val="538287CA"/>
    <w:rsid w:val="5394A187"/>
    <w:rsid w:val="539B8711"/>
    <w:rsid w:val="539FED5C"/>
    <w:rsid w:val="53ADB832"/>
    <w:rsid w:val="53B54122"/>
    <w:rsid w:val="53BA79A1"/>
    <w:rsid w:val="53C023E2"/>
    <w:rsid w:val="53CA6C75"/>
    <w:rsid w:val="53D19AE6"/>
    <w:rsid w:val="53EDED42"/>
    <w:rsid w:val="53F19955"/>
    <w:rsid w:val="5408A83B"/>
    <w:rsid w:val="5413B480"/>
    <w:rsid w:val="541A6623"/>
    <w:rsid w:val="5427180B"/>
    <w:rsid w:val="542ABA3A"/>
    <w:rsid w:val="543161D9"/>
    <w:rsid w:val="5431C5FA"/>
    <w:rsid w:val="543B88B4"/>
    <w:rsid w:val="544F0EED"/>
    <w:rsid w:val="545001F0"/>
    <w:rsid w:val="54592B19"/>
    <w:rsid w:val="545B2055"/>
    <w:rsid w:val="5469CB54"/>
    <w:rsid w:val="548E8385"/>
    <w:rsid w:val="549129C0"/>
    <w:rsid w:val="5498C55D"/>
    <w:rsid w:val="54A355C4"/>
    <w:rsid w:val="54A87685"/>
    <w:rsid w:val="54AFBB78"/>
    <w:rsid w:val="54B05F16"/>
    <w:rsid w:val="54B3B599"/>
    <w:rsid w:val="54B78998"/>
    <w:rsid w:val="54C831CB"/>
    <w:rsid w:val="54CAB232"/>
    <w:rsid w:val="54D166ED"/>
    <w:rsid w:val="54D535CB"/>
    <w:rsid w:val="54D860F0"/>
    <w:rsid w:val="54E07702"/>
    <w:rsid w:val="54F2FE66"/>
    <w:rsid w:val="54F6ABC8"/>
    <w:rsid w:val="54F9EC31"/>
    <w:rsid w:val="55005436"/>
    <w:rsid w:val="553A8410"/>
    <w:rsid w:val="5551731B"/>
    <w:rsid w:val="555AAAD3"/>
    <w:rsid w:val="5564F2AB"/>
    <w:rsid w:val="55671D77"/>
    <w:rsid w:val="556C9AC4"/>
    <w:rsid w:val="556EEC56"/>
    <w:rsid w:val="556FE5FD"/>
    <w:rsid w:val="55707EC5"/>
    <w:rsid w:val="55855375"/>
    <w:rsid w:val="5586B4EE"/>
    <w:rsid w:val="558A8BC8"/>
    <w:rsid w:val="5598A2C0"/>
    <w:rsid w:val="559B7E15"/>
    <w:rsid w:val="55A29BAF"/>
    <w:rsid w:val="55A41EA0"/>
    <w:rsid w:val="55B52185"/>
    <w:rsid w:val="55B69926"/>
    <w:rsid w:val="55B79B3D"/>
    <w:rsid w:val="55B920CC"/>
    <w:rsid w:val="55CF3C5A"/>
    <w:rsid w:val="55CFA30A"/>
    <w:rsid w:val="55D9377A"/>
    <w:rsid w:val="55E00C0F"/>
    <w:rsid w:val="55EA39D4"/>
    <w:rsid w:val="55ED5515"/>
    <w:rsid w:val="560024D8"/>
    <w:rsid w:val="56002739"/>
    <w:rsid w:val="56009449"/>
    <w:rsid w:val="5600C172"/>
    <w:rsid w:val="561BC9F5"/>
    <w:rsid w:val="562A53EE"/>
    <w:rsid w:val="563FF475"/>
    <w:rsid w:val="5642F0B8"/>
    <w:rsid w:val="56444971"/>
    <w:rsid w:val="565456AD"/>
    <w:rsid w:val="56608EFB"/>
    <w:rsid w:val="5668B1C1"/>
    <w:rsid w:val="566A1FD6"/>
    <w:rsid w:val="566D1FC6"/>
    <w:rsid w:val="566ECFC3"/>
    <w:rsid w:val="56726A75"/>
    <w:rsid w:val="56735DEC"/>
    <w:rsid w:val="567B7EBA"/>
    <w:rsid w:val="5683D55F"/>
    <w:rsid w:val="56891B68"/>
    <w:rsid w:val="569377C4"/>
    <w:rsid w:val="569937AB"/>
    <w:rsid w:val="569A3C76"/>
    <w:rsid w:val="56A26226"/>
    <w:rsid w:val="56A64F38"/>
    <w:rsid w:val="56A73972"/>
    <w:rsid w:val="56BDF079"/>
    <w:rsid w:val="56E401B2"/>
    <w:rsid w:val="56EF160C"/>
    <w:rsid w:val="570000E6"/>
    <w:rsid w:val="5706ABF2"/>
    <w:rsid w:val="570A0056"/>
    <w:rsid w:val="571939D3"/>
    <w:rsid w:val="571F50BB"/>
    <w:rsid w:val="571FCB8D"/>
    <w:rsid w:val="57262B9B"/>
    <w:rsid w:val="572F0EEF"/>
    <w:rsid w:val="5731B701"/>
    <w:rsid w:val="573CE8A6"/>
    <w:rsid w:val="57472D60"/>
    <w:rsid w:val="574B1C2B"/>
    <w:rsid w:val="574DD764"/>
    <w:rsid w:val="574F7511"/>
    <w:rsid w:val="57524EE6"/>
    <w:rsid w:val="575FC1D4"/>
    <w:rsid w:val="576097FA"/>
    <w:rsid w:val="57661609"/>
    <w:rsid w:val="5769ED7B"/>
    <w:rsid w:val="576C1BF4"/>
    <w:rsid w:val="576D1480"/>
    <w:rsid w:val="5774D57D"/>
    <w:rsid w:val="577C73E8"/>
    <w:rsid w:val="577DEFA8"/>
    <w:rsid w:val="577F19C9"/>
    <w:rsid w:val="578AED01"/>
    <w:rsid w:val="5792EB81"/>
    <w:rsid w:val="579434D2"/>
    <w:rsid w:val="57996551"/>
    <w:rsid w:val="57A0CDD7"/>
    <w:rsid w:val="57A9F1E8"/>
    <w:rsid w:val="57AC830C"/>
    <w:rsid w:val="57AF5A6F"/>
    <w:rsid w:val="57B621AC"/>
    <w:rsid w:val="57BE43A9"/>
    <w:rsid w:val="57C4C897"/>
    <w:rsid w:val="57C5CB8D"/>
    <w:rsid w:val="57D4C676"/>
    <w:rsid w:val="57D5BACE"/>
    <w:rsid w:val="57D8B026"/>
    <w:rsid w:val="57E6B57A"/>
    <w:rsid w:val="57F4DD24"/>
    <w:rsid w:val="57F73D1F"/>
    <w:rsid w:val="5800878F"/>
    <w:rsid w:val="5809886B"/>
    <w:rsid w:val="580D017D"/>
    <w:rsid w:val="58102B7B"/>
    <w:rsid w:val="5813D90B"/>
    <w:rsid w:val="58140F73"/>
    <w:rsid w:val="581D750D"/>
    <w:rsid w:val="581F5624"/>
    <w:rsid w:val="58247504"/>
    <w:rsid w:val="582EAAFA"/>
    <w:rsid w:val="58346923"/>
    <w:rsid w:val="58365DCD"/>
    <w:rsid w:val="5853FD7B"/>
    <w:rsid w:val="586064CB"/>
    <w:rsid w:val="58621813"/>
    <w:rsid w:val="58705325"/>
    <w:rsid w:val="58843ED1"/>
    <w:rsid w:val="58916A84"/>
    <w:rsid w:val="589175AC"/>
    <w:rsid w:val="58A69EF3"/>
    <w:rsid w:val="58B4E9AC"/>
    <w:rsid w:val="58B7203A"/>
    <w:rsid w:val="58B9B687"/>
    <w:rsid w:val="58B9D681"/>
    <w:rsid w:val="58C2C645"/>
    <w:rsid w:val="58C51D0B"/>
    <w:rsid w:val="58D986D4"/>
    <w:rsid w:val="58DE5E78"/>
    <w:rsid w:val="58E986DA"/>
    <w:rsid w:val="590B6242"/>
    <w:rsid w:val="5917C8A8"/>
    <w:rsid w:val="5922FDF3"/>
    <w:rsid w:val="59236363"/>
    <w:rsid w:val="5930C8CC"/>
    <w:rsid w:val="5951831F"/>
    <w:rsid w:val="595CF27C"/>
    <w:rsid w:val="595EAD11"/>
    <w:rsid w:val="596B1ABB"/>
    <w:rsid w:val="596CBA3F"/>
    <w:rsid w:val="5976141E"/>
    <w:rsid w:val="5982615F"/>
    <w:rsid w:val="59981992"/>
    <w:rsid w:val="59981D7E"/>
    <w:rsid w:val="599CDFEA"/>
    <w:rsid w:val="599ECE20"/>
    <w:rsid w:val="59A34DF6"/>
    <w:rsid w:val="59AE9D5A"/>
    <w:rsid w:val="59C26ACB"/>
    <w:rsid w:val="59D224CF"/>
    <w:rsid w:val="59DD5882"/>
    <w:rsid w:val="59EB6D58"/>
    <w:rsid w:val="5A01A395"/>
    <w:rsid w:val="5A036890"/>
    <w:rsid w:val="5A08D76B"/>
    <w:rsid w:val="5A10A905"/>
    <w:rsid w:val="5A27A1AB"/>
    <w:rsid w:val="5A374ECF"/>
    <w:rsid w:val="5A4381C8"/>
    <w:rsid w:val="5A457E64"/>
    <w:rsid w:val="5A4D0BFB"/>
    <w:rsid w:val="5A582D13"/>
    <w:rsid w:val="5A5E2E4F"/>
    <w:rsid w:val="5A657E62"/>
    <w:rsid w:val="5A712C24"/>
    <w:rsid w:val="5A7CE907"/>
    <w:rsid w:val="5A90853C"/>
    <w:rsid w:val="5A9986B1"/>
    <w:rsid w:val="5A99BD5D"/>
    <w:rsid w:val="5A9C6A99"/>
    <w:rsid w:val="5AA4588B"/>
    <w:rsid w:val="5AA5B8A4"/>
    <w:rsid w:val="5AA9AAC8"/>
    <w:rsid w:val="5AC46320"/>
    <w:rsid w:val="5AC9CC81"/>
    <w:rsid w:val="5AD159A1"/>
    <w:rsid w:val="5AD21E3B"/>
    <w:rsid w:val="5AD27B88"/>
    <w:rsid w:val="5AD92640"/>
    <w:rsid w:val="5B12B869"/>
    <w:rsid w:val="5B22084F"/>
    <w:rsid w:val="5B2DE01A"/>
    <w:rsid w:val="5B2ED18B"/>
    <w:rsid w:val="5B2F8E20"/>
    <w:rsid w:val="5B46DC8E"/>
    <w:rsid w:val="5B4C0949"/>
    <w:rsid w:val="5B4CC2D9"/>
    <w:rsid w:val="5B4E0282"/>
    <w:rsid w:val="5B53BA5F"/>
    <w:rsid w:val="5B584E93"/>
    <w:rsid w:val="5B58E857"/>
    <w:rsid w:val="5B5A344A"/>
    <w:rsid w:val="5B5B6A8D"/>
    <w:rsid w:val="5B621DA6"/>
    <w:rsid w:val="5B66F1ED"/>
    <w:rsid w:val="5B6924EF"/>
    <w:rsid w:val="5B6BB3CC"/>
    <w:rsid w:val="5B6F8A9F"/>
    <w:rsid w:val="5B7822AF"/>
    <w:rsid w:val="5B795DD1"/>
    <w:rsid w:val="5B7DA63F"/>
    <w:rsid w:val="5B802069"/>
    <w:rsid w:val="5B88F90C"/>
    <w:rsid w:val="5B92451E"/>
    <w:rsid w:val="5B949415"/>
    <w:rsid w:val="5B9A468D"/>
    <w:rsid w:val="5BAF17D1"/>
    <w:rsid w:val="5BB0AABB"/>
    <w:rsid w:val="5BB2669C"/>
    <w:rsid w:val="5BC4B369"/>
    <w:rsid w:val="5BDD59EB"/>
    <w:rsid w:val="5BE297EE"/>
    <w:rsid w:val="5BE3E392"/>
    <w:rsid w:val="5BF30BA3"/>
    <w:rsid w:val="5C00B07A"/>
    <w:rsid w:val="5C15B83F"/>
    <w:rsid w:val="5C289426"/>
    <w:rsid w:val="5C2BA4D8"/>
    <w:rsid w:val="5C319373"/>
    <w:rsid w:val="5C332F91"/>
    <w:rsid w:val="5C485D27"/>
    <w:rsid w:val="5C4ED1F2"/>
    <w:rsid w:val="5C4F737C"/>
    <w:rsid w:val="5C56BFEB"/>
    <w:rsid w:val="5C5BB8C6"/>
    <w:rsid w:val="5C61FFDE"/>
    <w:rsid w:val="5C62D0CF"/>
    <w:rsid w:val="5C68698E"/>
    <w:rsid w:val="5C6B912F"/>
    <w:rsid w:val="5C6EBCD6"/>
    <w:rsid w:val="5C72C029"/>
    <w:rsid w:val="5C7FAA6A"/>
    <w:rsid w:val="5C816ECD"/>
    <w:rsid w:val="5C8421DC"/>
    <w:rsid w:val="5C8B57F2"/>
    <w:rsid w:val="5C8EB005"/>
    <w:rsid w:val="5CA3FE80"/>
    <w:rsid w:val="5CAA457F"/>
    <w:rsid w:val="5CAE0731"/>
    <w:rsid w:val="5CAF35F9"/>
    <w:rsid w:val="5CC0C663"/>
    <w:rsid w:val="5CCC70CE"/>
    <w:rsid w:val="5CD79AF2"/>
    <w:rsid w:val="5CDBBC83"/>
    <w:rsid w:val="5CEA77E7"/>
    <w:rsid w:val="5CFFADF7"/>
    <w:rsid w:val="5D09F304"/>
    <w:rsid w:val="5D0BEA65"/>
    <w:rsid w:val="5D0FFFB0"/>
    <w:rsid w:val="5D45DB12"/>
    <w:rsid w:val="5D4A2BDD"/>
    <w:rsid w:val="5D546C20"/>
    <w:rsid w:val="5D5D3F9A"/>
    <w:rsid w:val="5D66BE67"/>
    <w:rsid w:val="5D750008"/>
    <w:rsid w:val="5D80FA63"/>
    <w:rsid w:val="5D839BDC"/>
    <w:rsid w:val="5D84B8A2"/>
    <w:rsid w:val="5D8A7578"/>
    <w:rsid w:val="5D93001A"/>
    <w:rsid w:val="5D9A2FC7"/>
    <w:rsid w:val="5DA83637"/>
    <w:rsid w:val="5DB93B02"/>
    <w:rsid w:val="5DBB151B"/>
    <w:rsid w:val="5DC6C149"/>
    <w:rsid w:val="5DC8D64E"/>
    <w:rsid w:val="5DCCDCA6"/>
    <w:rsid w:val="5DD26EE9"/>
    <w:rsid w:val="5DD5D02E"/>
    <w:rsid w:val="5DDD3BC7"/>
    <w:rsid w:val="5DEBB635"/>
    <w:rsid w:val="5DFAB947"/>
    <w:rsid w:val="5DFDB937"/>
    <w:rsid w:val="5E047826"/>
    <w:rsid w:val="5E09A64A"/>
    <w:rsid w:val="5E0B3568"/>
    <w:rsid w:val="5E0C9D2F"/>
    <w:rsid w:val="5E1321F3"/>
    <w:rsid w:val="5E189D62"/>
    <w:rsid w:val="5E1F0BE2"/>
    <w:rsid w:val="5E2C5C5C"/>
    <w:rsid w:val="5E2CDAD5"/>
    <w:rsid w:val="5E372199"/>
    <w:rsid w:val="5E3B2747"/>
    <w:rsid w:val="5E3E401D"/>
    <w:rsid w:val="5E443304"/>
    <w:rsid w:val="5E44741D"/>
    <w:rsid w:val="5E4D22C8"/>
    <w:rsid w:val="5E527195"/>
    <w:rsid w:val="5E6EFADF"/>
    <w:rsid w:val="5E719540"/>
    <w:rsid w:val="5E7CAF8D"/>
    <w:rsid w:val="5E841C63"/>
    <w:rsid w:val="5E8E4E45"/>
    <w:rsid w:val="5E90F17D"/>
    <w:rsid w:val="5E936D18"/>
    <w:rsid w:val="5EA8867C"/>
    <w:rsid w:val="5EA88C6B"/>
    <w:rsid w:val="5EA95BBA"/>
    <w:rsid w:val="5EB23CA5"/>
    <w:rsid w:val="5EBBB89C"/>
    <w:rsid w:val="5EBCA535"/>
    <w:rsid w:val="5EC4CDE3"/>
    <w:rsid w:val="5EC91352"/>
    <w:rsid w:val="5EDD7339"/>
    <w:rsid w:val="5EE2D22C"/>
    <w:rsid w:val="5EE2F226"/>
    <w:rsid w:val="5EE3D89D"/>
    <w:rsid w:val="5EE65CDE"/>
    <w:rsid w:val="5EF9A9EC"/>
    <w:rsid w:val="5F007EA3"/>
    <w:rsid w:val="5F125334"/>
    <w:rsid w:val="5F136C26"/>
    <w:rsid w:val="5F17164F"/>
    <w:rsid w:val="5F1ADC36"/>
    <w:rsid w:val="5F1CA76E"/>
    <w:rsid w:val="5F1DDF2E"/>
    <w:rsid w:val="5F1DFFD3"/>
    <w:rsid w:val="5F3D6010"/>
    <w:rsid w:val="5F40982F"/>
    <w:rsid w:val="5F48D246"/>
    <w:rsid w:val="5F4A9FC2"/>
    <w:rsid w:val="5F51B4D1"/>
    <w:rsid w:val="5F5FF8EA"/>
    <w:rsid w:val="5F676D04"/>
    <w:rsid w:val="5F6E4A9F"/>
    <w:rsid w:val="5F72323E"/>
    <w:rsid w:val="5F75F5CD"/>
    <w:rsid w:val="5F7DF0CC"/>
    <w:rsid w:val="5F8069B7"/>
    <w:rsid w:val="5FA04733"/>
    <w:rsid w:val="5FB4B9FA"/>
    <w:rsid w:val="5FC166B3"/>
    <w:rsid w:val="5FC4FB53"/>
    <w:rsid w:val="5FC92A3B"/>
    <w:rsid w:val="5FCBDEDC"/>
    <w:rsid w:val="5FD355F3"/>
    <w:rsid w:val="5FD79B0D"/>
    <w:rsid w:val="5FE9627A"/>
    <w:rsid w:val="5FEE41F6"/>
    <w:rsid w:val="60002F5C"/>
    <w:rsid w:val="601C91FC"/>
    <w:rsid w:val="60211063"/>
    <w:rsid w:val="6023F29F"/>
    <w:rsid w:val="6029D06A"/>
    <w:rsid w:val="602EC9BB"/>
    <w:rsid w:val="60301527"/>
    <w:rsid w:val="6030779A"/>
    <w:rsid w:val="60326283"/>
    <w:rsid w:val="6040D54F"/>
    <w:rsid w:val="6051A758"/>
    <w:rsid w:val="605229AC"/>
    <w:rsid w:val="60559A9F"/>
    <w:rsid w:val="60682529"/>
    <w:rsid w:val="6074639C"/>
    <w:rsid w:val="6077B221"/>
    <w:rsid w:val="6087315A"/>
    <w:rsid w:val="609081E5"/>
    <w:rsid w:val="609E40EE"/>
    <w:rsid w:val="609EEC8F"/>
    <w:rsid w:val="60A4C03A"/>
    <w:rsid w:val="60B95A8B"/>
    <w:rsid w:val="60CD04D8"/>
    <w:rsid w:val="60E8DFCC"/>
    <w:rsid w:val="60EB92A0"/>
    <w:rsid w:val="60FF5C67"/>
    <w:rsid w:val="6109C7D5"/>
    <w:rsid w:val="610DF70F"/>
    <w:rsid w:val="610E9A9D"/>
    <w:rsid w:val="61144511"/>
    <w:rsid w:val="6126EFBF"/>
    <w:rsid w:val="612DAB44"/>
    <w:rsid w:val="6131EF54"/>
    <w:rsid w:val="61788EDB"/>
    <w:rsid w:val="618060A0"/>
    <w:rsid w:val="61A21D5D"/>
    <w:rsid w:val="61ADE6DD"/>
    <w:rsid w:val="61B04625"/>
    <w:rsid w:val="61B2A41E"/>
    <w:rsid w:val="61E05D09"/>
    <w:rsid w:val="61EB2594"/>
    <w:rsid w:val="61EC077B"/>
    <w:rsid w:val="61F282FC"/>
    <w:rsid w:val="62023AF5"/>
    <w:rsid w:val="62212E73"/>
    <w:rsid w:val="6226D04C"/>
    <w:rsid w:val="623CDE87"/>
    <w:rsid w:val="623E606F"/>
    <w:rsid w:val="6243C72C"/>
    <w:rsid w:val="624E09B1"/>
    <w:rsid w:val="6262882B"/>
    <w:rsid w:val="62636741"/>
    <w:rsid w:val="6269B369"/>
    <w:rsid w:val="626E9359"/>
    <w:rsid w:val="627AF9B7"/>
    <w:rsid w:val="627C3E8C"/>
    <w:rsid w:val="629D5D86"/>
    <w:rsid w:val="62A94D12"/>
    <w:rsid w:val="62AA60BA"/>
    <w:rsid w:val="62B85E4D"/>
    <w:rsid w:val="62BB6112"/>
    <w:rsid w:val="62BD99BD"/>
    <w:rsid w:val="62BDF64A"/>
    <w:rsid w:val="62CA45A9"/>
    <w:rsid w:val="62CA8171"/>
    <w:rsid w:val="62D41518"/>
    <w:rsid w:val="62D5B2FB"/>
    <w:rsid w:val="62DC664B"/>
    <w:rsid w:val="62E46F1F"/>
    <w:rsid w:val="62E53B9C"/>
    <w:rsid w:val="62ED9B02"/>
    <w:rsid w:val="62F80CBE"/>
    <w:rsid w:val="630181E1"/>
    <w:rsid w:val="630F9489"/>
    <w:rsid w:val="63149768"/>
    <w:rsid w:val="631C5359"/>
    <w:rsid w:val="631D9874"/>
    <w:rsid w:val="63218F97"/>
    <w:rsid w:val="6324CD8D"/>
    <w:rsid w:val="6342416F"/>
    <w:rsid w:val="6347315F"/>
    <w:rsid w:val="634F6D61"/>
    <w:rsid w:val="635BF097"/>
    <w:rsid w:val="636492FF"/>
    <w:rsid w:val="63668686"/>
    <w:rsid w:val="636EFC6E"/>
    <w:rsid w:val="636F6984"/>
    <w:rsid w:val="637E1138"/>
    <w:rsid w:val="63B30559"/>
    <w:rsid w:val="63B58BF6"/>
    <w:rsid w:val="63C05E27"/>
    <w:rsid w:val="63C0B7AF"/>
    <w:rsid w:val="63C0FF9A"/>
    <w:rsid w:val="63D074EB"/>
    <w:rsid w:val="63DDBBF5"/>
    <w:rsid w:val="63EFAB9A"/>
    <w:rsid w:val="63F933CC"/>
    <w:rsid w:val="640E78E6"/>
    <w:rsid w:val="641211AE"/>
    <w:rsid w:val="64140AE7"/>
    <w:rsid w:val="64229BEA"/>
    <w:rsid w:val="642B073A"/>
    <w:rsid w:val="64324E37"/>
    <w:rsid w:val="6439887C"/>
    <w:rsid w:val="6455AB94"/>
    <w:rsid w:val="64568D3E"/>
    <w:rsid w:val="64573173"/>
    <w:rsid w:val="6457B8C8"/>
    <w:rsid w:val="645BD2FC"/>
    <w:rsid w:val="645FD278"/>
    <w:rsid w:val="64721A77"/>
    <w:rsid w:val="64738651"/>
    <w:rsid w:val="6473CC69"/>
    <w:rsid w:val="6477B274"/>
    <w:rsid w:val="6479570D"/>
    <w:rsid w:val="64797B17"/>
    <w:rsid w:val="64959602"/>
    <w:rsid w:val="64964F15"/>
    <w:rsid w:val="64982B41"/>
    <w:rsid w:val="64A85C56"/>
    <w:rsid w:val="64A94D3E"/>
    <w:rsid w:val="64AFA8F3"/>
    <w:rsid w:val="64C4CC05"/>
    <w:rsid w:val="64F26F13"/>
    <w:rsid w:val="65026271"/>
    <w:rsid w:val="6503922E"/>
    <w:rsid w:val="65077C96"/>
    <w:rsid w:val="6508DC05"/>
    <w:rsid w:val="650B270B"/>
    <w:rsid w:val="650B6123"/>
    <w:rsid w:val="650CE999"/>
    <w:rsid w:val="651A1F9E"/>
    <w:rsid w:val="6525F566"/>
    <w:rsid w:val="653D52B6"/>
    <w:rsid w:val="6543840F"/>
    <w:rsid w:val="6548DFAC"/>
    <w:rsid w:val="654A7472"/>
    <w:rsid w:val="65505812"/>
    <w:rsid w:val="65637528"/>
    <w:rsid w:val="6563A2CD"/>
    <w:rsid w:val="656E7E06"/>
    <w:rsid w:val="65750669"/>
    <w:rsid w:val="65840742"/>
    <w:rsid w:val="658B3990"/>
    <w:rsid w:val="65AF1341"/>
    <w:rsid w:val="65B8506C"/>
    <w:rsid w:val="65C11213"/>
    <w:rsid w:val="65C74F49"/>
    <w:rsid w:val="65C93102"/>
    <w:rsid w:val="65CA636F"/>
    <w:rsid w:val="65CCAF88"/>
    <w:rsid w:val="65D0A55C"/>
    <w:rsid w:val="65DCA5F9"/>
    <w:rsid w:val="65E903CF"/>
    <w:rsid w:val="65F5FBB3"/>
    <w:rsid w:val="65F66CAA"/>
    <w:rsid w:val="66082F30"/>
    <w:rsid w:val="6609EEFF"/>
    <w:rsid w:val="66112B12"/>
    <w:rsid w:val="66163CF8"/>
    <w:rsid w:val="66229907"/>
    <w:rsid w:val="66265F21"/>
    <w:rsid w:val="66268823"/>
    <w:rsid w:val="6647681C"/>
    <w:rsid w:val="6647B11F"/>
    <w:rsid w:val="666E5190"/>
    <w:rsid w:val="66702393"/>
    <w:rsid w:val="66725D3D"/>
    <w:rsid w:val="66733C4F"/>
    <w:rsid w:val="6675131B"/>
    <w:rsid w:val="667D5B30"/>
    <w:rsid w:val="6681F1DB"/>
    <w:rsid w:val="668417A2"/>
    <w:rsid w:val="66A5B93E"/>
    <w:rsid w:val="66A8B501"/>
    <w:rsid w:val="66B51A82"/>
    <w:rsid w:val="66B6321C"/>
    <w:rsid w:val="66D00121"/>
    <w:rsid w:val="66D42C65"/>
    <w:rsid w:val="66D89194"/>
    <w:rsid w:val="66E4D265"/>
    <w:rsid w:val="66E9D912"/>
    <w:rsid w:val="66EC9540"/>
    <w:rsid w:val="66F2104B"/>
    <w:rsid w:val="66F58C95"/>
    <w:rsid w:val="66F869C7"/>
    <w:rsid w:val="670ABD23"/>
    <w:rsid w:val="670E4B1F"/>
    <w:rsid w:val="670ED0F2"/>
    <w:rsid w:val="67109605"/>
    <w:rsid w:val="6728A481"/>
    <w:rsid w:val="67343AA3"/>
    <w:rsid w:val="6746FD3E"/>
    <w:rsid w:val="6747B3F7"/>
    <w:rsid w:val="6749CB23"/>
    <w:rsid w:val="674E28E7"/>
    <w:rsid w:val="6767385F"/>
    <w:rsid w:val="6767AD7F"/>
    <w:rsid w:val="676F53FD"/>
    <w:rsid w:val="677DBE85"/>
    <w:rsid w:val="67835C48"/>
    <w:rsid w:val="67860D59"/>
    <w:rsid w:val="67897BED"/>
    <w:rsid w:val="678B8B69"/>
    <w:rsid w:val="678E8042"/>
    <w:rsid w:val="6798A849"/>
    <w:rsid w:val="679E821E"/>
    <w:rsid w:val="67A2D515"/>
    <w:rsid w:val="67B05D33"/>
    <w:rsid w:val="67B152D5"/>
    <w:rsid w:val="67B65D13"/>
    <w:rsid w:val="67C54124"/>
    <w:rsid w:val="67DEC8A0"/>
    <w:rsid w:val="67E6ED84"/>
    <w:rsid w:val="67E92EE8"/>
    <w:rsid w:val="67FA2CD9"/>
    <w:rsid w:val="68069EF7"/>
    <w:rsid w:val="680A3813"/>
    <w:rsid w:val="68109094"/>
    <w:rsid w:val="682C09DC"/>
    <w:rsid w:val="683B72EE"/>
    <w:rsid w:val="683BDA8B"/>
    <w:rsid w:val="683ECD29"/>
    <w:rsid w:val="683FF68E"/>
    <w:rsid w:val="68452CF4"/>
    <w:rsid w:val="685012B1"/>
    <w:rsid w:val="6857D44B"/>
    <w:rsid w:val="6860B6E2"/>
    <w:rsid w:val="68623729"/>
    <w:rsid w:val="6868B19A"/>
    <w:rsid w:val="687A7925"/>
    <w:rsid w:val="687E5A6D"/>
    <w:rsid w:val="6885C32D"/>
    <w:rsid w:val="6898BF6D"/>
    <w:rsid w:val="689B6A34"/>
    <w:rsid w:val="68A3688A"/>
    <w:rsid w:val="68A5D113"/>
    <w:rsid w:val="68BA4893"/>
    <w:rsid w:val="68C2ED59"/>
    <w:rsid w:val="68C45E11"/>
    <w:rsid w:val="68D3881E"/>
    <w:rsid w:val="68E0A4C4"/>
    <w:rsid w:val="68ED35A3"/>
    <w:rsid w:val="68FF8783"/>
    <w:rsid w:val="6905B44D"/>
    <w:rsid w:val="691EA6B5"/>
    <w:rsid w:val="69242747"/>
    <w:rsid w:val="69304B5E"/>
    <w:rsid w:val="69339217"/>
    <w:rsid w:val="69385128"/>
    <w:rsid w:val="69397A77"/>
    <w:rsid w:val="6964AA8C"/>
    <w:rsid w:val="696771EC"/>
    <w:rsid w:val="6980A177"/>
    <w:rsid w:val="6989592B"/>
    <w:rsid w:val="6990B544"/>
    <w:rsid w:val="6990D18E"/>
    <w:rsid w:val="6991FCCB"/>
    <w:rsid w:val="699B2F2C"/>
    <w:rsid w:val="69B3E94C"/>
    <w:rsid w:val="69C63792"/>
    <w:rsid w:val="69F2DB54"/>
    <w:rsid w:val="6A0238AC"/>
    <w:rsid w:val="6A02A9B5"/>
    <w:rsid w:val="6A08948A"/>
    <w:rsid w:val="6A13D5E8"/>
    <w:rsid w:val="6A168DD7"/>
    <w:rsid w:val="6A1E5851"/>
    <w:rsid w:val="6A2414A0"/>
    <w:rsid w:val="6A2B266E"/>
    <w:rsid w:val="6A334CB3"/>
    <w:rsid w:val="6A3B83E4"/>
    <w:rsid w:val="6A46727D"/>
    <w:rsid w:val="6A557119"/>
    <w:rsid w:val="6A665330"/>
    <w:rsid w:val="6A6E8764"/>
    <w:rsid w:val="6A84B7C9"/>
    <w:rsid w:val="6A8C810C"/>
    <w:rsid w:val="6A9210B2"/>
    <w:rsid w:val="6A922707"/>
    <w:rsid w:val="6A97461C"/>
    <w:rsid w:val="6AA66D1B"/>
    <w:rsid w:val="6AA86F6E"/>
    <w:rsid w:val="6AACA579"/>
    <w:rsid w:val="6AB08BDF"/>
    <w:rsid w:val="6AC4C752"/>
    <w:rsid w:val="6AC98B70"/>
    <w:rsid w:val="6AD5578E"/>
    <w:rsid w:val="6AD5EE3D"/>
    <w:rsid w:val="6AEC7205"/>
    <w:rsid w:val="6AEE3D8D"/>
    <w:rsid w:val="6AFE5933"/>
    <w:rsid w:val="6B0C88B3"/>
    <w:rsid w:val="6B0D68FB"/>
    <w:rsid w:val="6B2ED08A"/>
    <w:rsid w:val="6B3AAE7E"/>
    <w:rsid w:val="6B55A229"/>
    <w:rsid w:val="6B58B9A7"/>
    <w:rsid w:val="6B657E7F"/>
    <w:rsid w:val="6B685431"/>
    <w:rsid w:val="6B6A09E0"/>
    <w:rsid w:val="6B6AA872"/>
    <w:rsid w:val="6B75996F"/>
    <w:rsid w:val="6B7AA2A7"/>
    <w:rsid w:val="6B86CF51"/>
    <w:rsid w:val="6B87F809"/>
    <w:rsid w:val="6B93D72F"/>
    <w:rsid w:val="6BA1DEAD"/>
    <w:rsid w:val="6BA2C551"/>
    <w:rsid w:val="6BB6996C"/>
    <w:rsid w:val="6BBF5973"/>
    <w:rsid w:val="6BC91A81"/>
    <w:rsid w:val="6BD6A662"/>
    <w:rsid w:val="6BDECB70"/>
    <w:rsid w:val="6BE2F564"/>
    <w:rsid w:val="6BE8E30A"/>
    <w:rsid w:val="6BF7F0E3"/>
    <w:rsid w:val="6C022391"/>
    <w:rsid w:val="6C07744E"/>
    <w:rsid w:val="6C0DAC13"/>
    <w:rsid w:val="6C377885"/>
    <w:rsid w:val="6C394FE7"/>
    <w:rsid w:val="6C3ECB7A"/>
    <w:rsid w:val="6C3F7705"/>
    <w:rsid w:val="6C4C49C9"/>
    <w:rsid w:val="6C4E0F2C"/>
    <w:rsid w:val="6C5B433C"/>
    <w:rsid w:val="6C707403"/>
    <w:rsid w:val="6C83E8E5"/>
    <w:rsid w:val="6C8491E1"/>
    <w:rsid w:val="6C8F377A"/>
    <w:rsid w:val="6C9E75CA"/>
    <w:rsid w:val="6CAC7E63"/>
    <w:rsid w:val="6CB5874B"/>
    <w:rsid w:val="6CC15B49"/>
    <w:rsid w:val="6CC61618"/>
    <w:rsid w:val="6CCA3330"/>
    <w:rsid w:val="6CD81B38"/>
    <w:rsid w:val="6CE0C619"/>
    <w:rsid w:val="6CE4AFF7"/>
    <w:rsid w:val="6CE5D79D"/>
    <w:rsid w:val="6CF21038"/>
    <w:rsid w:val="6CF3C74F"/>
    <w:rsid w:val="6D04E5E9"/>
    <w:rsid w:val="6D0E8FD6"/>
    <w:rsid w:val="6D1626FB"/>
    <w:rsid w:val="6D1F0784"/>
    <w:rsid w:val="6D22C3BE"/>
    <w:rsid w:val="6D28DB52"/>
    <w:rsid w:val="6D2A712F"/>
    <w:rsid w:val="6D2B28A1"/>
    <w:rsid w:val="6D2FE985"/>
    <w:rsid w:val="6D47AFAE"/>
    <w:rsid w:val="6D4C6660"/>
    <w:rsid w:val="6D55939C"/>
    <w:rsid w:val="6D70ABF8"/>
    <w:rsid w:val="6D744BDD"/>
    <w:rsid w:val="6D79F7A1"/>
    <w:rsid w:val="6D7ED76B"/>
    <w:rsid w:val="6D7FB0A5"/>
    <w:rsid w:val="6D8B7214"/>
    <w:rsid w:val="6D919131"/>
    <w:rsid w:val="6D969884"/>
    <w:rsid w:val="6DA830CB"/>
    <w:rsid w:val="6DB1F477"/>
    <w:rsid w:val="6DB4C63C"/>
    <w:rsid w:val="6DD0299F"/>
    <w:rsid w:val="6DE0EA1B"/>
    <w:rsid w:val="6DE17810"/>
    <w:rsid w:val="6DE21401"/>
    <w:rsid w:val="6DE43F10"/>
    <w:rsid w:val="6DEFB770"/>
    <w:rsid w:val="6DF3A57A"/>
    <w:rsid w:val="6E167F69"/>
    <w:rsid w:val="6E17A794"/>
    <w:rsid w:val="6E326138"/>
    <w:rsid w:val="6E370727"/>
    <w:rsid w:val="6E3F53A2"/>
    <w:rsid w:val="6E4391FD"/>
    <w:rsid w:val="6E4BD1F2"/>
    <w:rsid w:val="6E4D1632"/>
    <w:rsid w:val="6E59765A"/>
    <w:rsid w:val="6E60A8DC"/>
    <w:rsid w:val="6E89857E"/>
    <w:rsid w:val="6E982B49"/>
    <w:rsid w:val="6E9E1ECD"/>
    <w:rsid w:val="6EA37F09"/>
    <w:rsid w:val="6EA6DAEF"/>
    <w:rsid w:val="6EB05CDD"/>
    <w:rsid w:val="6EB4BE40"/>
    <w:rsid w:val="6EB5EC60"/>
    <w:rsid w:val="6EB7CFB8"/>
    <w:rsid w:val="6EEC61A7"/>
    <w:rsid w:val="6EF2F579"/>
    <w:rsid w:val="6EF35083"/>
    <w:rsid w:val="6EF70FAD"/>
    <w:rsid w:val="6EF8AB97"/>
    <w:rsid w:val="6F037DCA"/>
    <w:rsid w:val="6F218692"/>
    <w:rsid w:val="6F298AE0"/>
    <w:rsid w:val="6F3ADB19"/>
    <w:rsid w:val="6F4E6DE1"/>
    <w:rsid w:val="6F51833E"/>
    <w:rsid w:val="6F5C9304"/>
    <w:rsid w:val="6F6CF093"/>
    <w:rsid w:val="6F86FBC1"/>
    <w:rsid w:val="6F8CD367"/>
    <w:rsid w:val="6F8E9D20"/>
    <w:rsid w:val="6F976802"/>
    <w:rsid w:val="6F9DD66A"/>
    <w:rsid w:val="6FA547A6"/>
    <w:rsid w:val="6FABE69B"/>
    <w:rsid w:val="6FB9ED33"/>
    <w:rsid w:val="6FBC8185"/>
    <w:rsid w:val="6FC0C21E"/>
    <w:rsid w:val="6FC7D341"/>
    <w:rsid w:val="6FD11638"/>
    <w:rsid w:val="6FE0F820"/>
    <w:rsid w:val="6FE24DA2"/>
    <w:rsid w:val="6FE2A7A1"/>
    <w:rsid w:val="6FE9FC14"/>
    <w:rsid w:val="6FEA67EE"/>
    <w:rsid w:val="6FF3FC20"/>
    <w:rsid w:val="6FFE13BA"/>
    <w:rsid w:val="70058519"/>
    <w:rsid w:val="7005BEBF"/>
    <w:rsid w:val="700A047A"/>
    <w:rsid w:val="700F4B24"/>
    <w:rsid w:val="7017870B"/>
    <w:rsid w:val="702BB2AF"/>
    <w:rsid w:val="70344A26"/>
    <w:rsid w:val="70377886"/>
    <w:rsid w:val="7052E598"/>
    <w:rsid w:val="7059345B"/>
    <w:rsid w:val="705FE7EB"/>
    <w:rsid w:val="7060496B"/>
    <w:rsid w:val="7060CCC0"/>
    <w:rsid w:val="706C7839"/>
    <w:rsid w:val="70767DC5"/>
    <w:rsid w:val="707BFF4C"/>
    <w:rsid w:val="707C2703"/>
    <w:rsid w:val="7080E8F3"/>
    <w:rsid w:val="70812FA4"/>
    <w:rsid w:val="70868BA2"/>
    <w:rsid w:val="70AA8078"/>
    <w:rsid w:val="70AC0B14"/>
    <w:rsid w:val="70ADB026"/>
    <w:rsid w:val="70B1A885"/>
    <w:rsid w:val="70C98584"/>
    <w:rsid w:val="70CDC850"/>
    <w:rsid w:val="70DC3BE9"/>
    <w:rsid w:val="70DD8041"/>
    <w:rsid w:val="70F958DF"/>
    <w:rsid w:val="71086E50"/>
    <w:rsid w:val="710A0FA8"/>
    <w:rsid w:val="71151CD6"/>
    <w:rsid w:val="711734CB"/>
    <w:rsid w:val="71243104"/>
    <w:rsid w:val="713A74EA"/>
    <w:rsid w:val="7146FC18"/>
    <w:rsid w:val="715BE793"/>
    <w:rsid w:val="71648316"/>
    <w:rsid w:val="7164965A"/>
    <w:rsid w:val="7165F62D"/>
    <w:rsid w:val="7167D459"/>
    <w:rsid w:val="71733D63"/>
    <w:rsid w:val="71752D33"/>
    <w:rsid w:val="717BAE60"/>
    <w:rsid w:val="717CDE19"/>
    <w:rsid w:val="71904E97"/>
    <w:rsid w:val="71954E22"/>
    <w:rsid w:val="719D047E"/>
    <w:rsid w:val="719DCD78"/>
    <w:rsid w:val="71A8AA8D"/>
    <w:rsid w:val="71AD0C98"/>
    <w:rsid w:val="71B76A44"/>
    <w:rsid w:val="71B7B227"/>
    <w:rsid w:val="71C957A7"/>
    <w:rsid w:val="71D7EA9E"/>
    <w:rsid w:val="71DD7BDC"/>
    <w:rsid w:val="71E1BD88"/>
    <w:rsid w:val="71E66EA2"/>
    <w:rsid w:val="71F4F7E4"/>
    <w:rsid w:val="72011B75"/>
    <w:rsid w:val="72068176"/>
    <w:rsid w:val="720F3885"/>
    <w:rsid w:val="7215183D"/>
    <w:rsid w:val="72271696"/>
    <w:rsid w:val="7231C38A"/>
    <w:rsid w:val="7235A4CB"/>
    <w:rsid w:val="723E825A"/>
    <w:rsid w:val="723F74AA"/>
    <w:rsid w:val="7247BD00"/>
    <w:rsid w:val="724B99E4"/>
    <w:rsid w:val="726576B0"/>
    <w:rsid w:val="726977D3"/>
    <w:rsid w:val="72723E3C"/>
    <w:rsid w:val="7279149C"/>
    <w:rsid w:val="7284A6E4"/>
    <w:rsid w:val="728B2CB7"/>
    <w:rsid w:val="72954B98"/>
    <w:rsid w:val="72A574C4"/>
    <w:rsid w:val="72ACD171"/>
    <w:rsid w:val="72AD614F"/>
    <w:rsid w:val="72C40F82"/>
    <w:rsid w:val="72C49000"/>
    <w:rsid w:val="72D62EB8"/>
    <w:rsid w:val="72DA107F"/>
    <w:rsid w:val="72F10BAF"/>
    <w:rsid w:val="72FDD471"/>
    <w:rsid w:val="730485A8"/>
    <w:rsid w:val="7307194E"/>
    <w:rsid w:val="73161CA6"/>
    <w:rsid w:val="73228713"/>
    <w:rsid w:val="7330C99C"/>
    <w:rsid w:val="7334A1A5"/>
    <w:rsid w:val="7336029E"/>
    <w:rsid w:val="733E86A1"/>
    <w:rsid w:val="7341EC8D"/>
    <w:rsid w:val="7347980A"/>
    <w:rsid w:val="7348D2E4"/>
    <w:rsid w:val="7358F78E"/>
    <w:rsid w:val="735D2DD4"/>
    <w:rsid w:val="736BD63B"/>
    <w:rsid w:val="73765D73"/>
    <w:rsid w:val="7377ED1F"/>
    <w:rsid w:val="73780394"/>
    <w:rsid w:val="73824EA0"/>
    <w:rsid w:val="73A36CBB"/>
    <w:rsid w:val="73B3AE2D"/>
    <w:rsid w:val="73B4BA9F"/>
    <w:rsid w:val="73BDB03B"/>
    <w:rsid w:val="73BEDEB8"/>
    <w:rsid w:val="73C36EBF"/>
    <w:rsid w:val="73CA84C0"/>
    <w:rsid w:val="73EC282E"/>
    <w:rsid w:val="73EF2259"/>
    <w:rsid w:val="740981C3"/>
    <w:rsid w:val="7409D27F"/>
    <w:rsid w:val="740A3933"/>
    <w:rsid w:val="741399BD"/>
    <w:rsid w:val="7418283F"/>
    <w:rsid w:val="74228D22"/>
    <w:rsid w:val="74297300"/>
    <w:rsid w:val="742A0AF4"/>
    <w:rsid w:val="742B6FAD"/>
    <w:rsid w:val="743F1AC3"/>
    <w:rsid w:val="7442E658"/>
    <w:rsid w:val="74511FE3"/>
    <w:rsid w:val="7456E0B2"/>
    <w:rsid w:val="745839AB"/>
    <w:rsid w:val="745DDEB3"/>
    <w:rsid w:val="7462A238"/>
    <w:rsid w:val="74683A9F"/>
    <w:rsid w:val="746D704E"/>
    <w:rsid w:val="747758F6"/>
    <w:rsid w:val="74824383"/>
    <w:rsid w:val="74824C45"/>
    <w:rsid w:val="748AA660"/>
    <w:rsid w:val="74A72513"/>
    <w:rsid w:val="74A79927"/>
    <w:rsid w:val="74AED411"/>
    <w:rsid w:val="74AF1299"/>
    <w:rsid w:val="74C9FCF9"/>
    <w:rsid w:val="74E21E49"/>
    <w:rsid w:val="74EE314C"/>
    <w:rsid w:val="74F19F94"/>
    <w:rsid w:val="74F69013"/>
    <w:rsid w:val="74FF367D"/>
    <w:rsid w:val="7500AE73"/>
    <w:rsid w:val="7507DB43"/>
    <w:rsid w:val="75184CCC"/>
    <w:rsid w:val="75188BC4"/>
    <w:rsid w:val="751BC86B"/>
    <w:rsid w:val="751C59AB"/>
    <w:rsid w:val="753661C1"/>
    <w:rsid w:val="753CC64B"/>
    <w:rsid w:val="753E3040"/>
    <w:rsid w:val="754C4D91"/>
    <w:rsid w:val="75616708"/>
    <w:rsid w:val="757DC495"/>
    <w:rsid w:val="7587AEB6"/>
    <w:rsid w:val="758D14CB"/>
    <w:rsid w:val="7590F440"/>
    <w:rsid w:val="759295D9"/>
    <w:rsid w:val="759F73AA"/>
    <w:rsid w:val="75AD0662"/>
    <w:rsid w:val="75C5DB55"/>
    <w:rsid w:val="75E514B2"/>
    <w:rsid w:val="75F57292"/>
    <w:rsid w:val="75FC325C"/>
    <w:rsid w:val="760091EB"/>
    <w:rsid w:val="7602A0B0"/>
    <w:rsid w:val="7604B551"/>
    <w:rsid w:val="76085C37"/>
    <w:rsid w:val="760DCB5D"/>
    <w:rsid w:val="7613CF5A"/>
    <w:rsid w:val="761FF7BB"/>
    <w:rsid w:val="7637B224"/>
    <w:rsid w:val="76478118"/>
    <w:rsid w:val="7655D92D"/>
    <w:rsid w:val="765F5889"/>
    <w:rsid w:val="7667FEE4"/>
    <w:rsid w:val="76686FCE"/>
    <w:rsid w:val="766C264E"/>
    <w:rsid w:val="766E98AB"/>
    <w:rsid w:val="767BEA34"/>
    <w:rsid w:val="7680A945"/>
    <w:rsid w:val="7681604F"/>
    <w:rsid w:val="768AC826"/>
    <w:rsid w:val="76978908"/>
    <w:rsid w:val="76A3A744"/>
    <w:rsid w:val="76A6D665"/>
    <w:rsid w:val="76A9ECFA"/>
    <w:rsid w:val="76AF0D7F"/>
    <w:rsid w:val="76AF3AE7"/>
    <w:rsid w:val="76B0F113"/>
    <w:rsid w:val="76CF84D8"/>
    <w:rsid w:val="76E08958"/>
    <w:rsid w:val="76E5D574"/>
    <w:rsid w:val="76F3F387"/>
    <w:rsid w:val="76F67FED"/>
    <w:rsid w:val="772825B8"/>
    <w:rsid w:val="772EF116"/>
    <w:rsid w:val="77342EA7"/>
    <w:rsid w:val="7749EEFB"/>
    <w:rsid w:val="774B01D2"/>
    <w:rsid w:val="774EBBFE"/>
    <w:rsid w:val="7755A1A5"/>
    <w:rsid w:val="77608665"/>
    <w:rsid w:val="7776C9E7"/>
    <w:rsid w:val="777A24F1"/>
    <w:rsid w:val="7786AA75"/>
    <w:rsid w:val="7798E4BC"/>
    <w:rsid w:val="77A2C8B1"/>
    <w:rsid w:val="77A42C98"/>
    <w:rsid w:val="77A45A85"/>
    <w:rsid w:val="77A46882"/>
    <w:rsid w:val="77A9F0E7"/>
    <w:rsid w:val="77AC51E9"/>
    <w:rsid w:val="77AD421B"/>
    <w:rsid w:val="77E2EC5F"/>
    <w:rsid w:val="77FCE025"/>
    <w:rsid w:val="7805CBA0"/>
    <w:rsid w:val="78134197"/>
    <w:rsid w:val="781BEA3E"/>
    <w:rsid w:val="781F92A0"/>
    <w:rsid w:val="782A5A7E"/>
    <w:rsid w:val="782CCDE7"/>
    <w:rsid w:val="78338379"/>
    <w:rsid w:val="78363FC7"/>
    <w:rsid w:val="78386EDA"/>
    <w:rsid w:val="784EEC83"/>
    <w:rsid w:val="784F546B"/>
    <w:rsid w:val="78589998"/>
    <w:rsid w:val="785ABD3B"/>
    <w:rsid w:val="785BA978"/>
    <w:rsid w:val="787F96ED"/>
    <w:rsid w:val="78879D8C"/>
    <w:rsid w:val="7889997A"/>
    <w:rsid w:val="788A3A91"/>
    <w:rsid w:val="789B32D9"/>
    <w:rsid w:val="789C1ECE"/>
    <w:rsid w:val="78A05500"/>
    <w:rsid w:val="78A35960"/>
    <w:rsid w:val="78B9AF9C"/>
    <w:rsid w:val="78BB890B"/>
    <w:rsid w:val="78BE46A4"/>
    <w:rsid w:val="78C4D235"/>
    <w:rsid w:val="78CF276E"/>
    <w:rsid w:val="78E0DC91"/>
    <w:rsid w:val="78EAD4BD"/>
    <w:rsid w:val="78F6EDF9"/>
    <w:rsid w:val="78F726E4"/>
    <w:rsid w:val="78FD9CB0"/>
    <w:rsid w:val="78FF64F2"/>
    <w:rsid w:val="790B0402"/>
    <w:rsid w:val="790BA46C"/>
    <w:rsid w:val="791955A2"/>
    <w:rsid w:val="79198E8E"/>
    <w:rsid w:val="792B247F"/>
    <w:rsid w:val="792B4D81"/>
    <w:rsid w:val="79338460"/>
    <w:rsid w:val="793F4C5E"/>
    <w:rsid w:val="795256BB"/>
    <w:rsid w:val="79691953"/>
    <w:rsid w:val="796A7EEE"/>
    <w:rsid w:val="796AF507"/>
    <w:rsid w:val="797BA5B5"/>
    <w:rsid w:val="79877EDA"/>
    <w:rsid w:val="799347F9"/>
    <w:rsid w:val="79B2A502"/>
    <w:rsid w:val="79B36E50"/>
    <w:rsid w:val="79BBF96D"/>
    <w:rsid w:val="79C07641"/>
    <w:rsid w:val="79C62ADF"/>
    <w:rsid w:val="79CB1FBC"/>
    <w:rsid w:val="79D352E3"/>
    <w:rsid w:val="79D8D1E2"/>
    <w:rsid w:val="79E58DCB"/>
    <w:rsid w:val="79F4782D"/>
    <w:rsid w:val="79F81BE9"/>
    <w:rsid w:val="7A0C2FE8"/>
    <w:rsid w:val="7A32731A"/>
    <w:rsid w:val="7A39630E"/>
    <w:rsid w:val="7A434666"/>
    <w:rsid w:val="7A436DEA"/>
    <w:rsid w:val="7A4598F9"/>
    <w:rsid w:val="7A49FCC0"/>
    <w:rsid w:val="7A5CDF11"/>
    <w:rsid w:val="7A86BC39"/>
    <w:rsid w:val="7A980C19"/>
    <w:rsid w:val="7AD0C155"/>
    <w:rsid w:val="7AD1B094"/>
    <w:rsid w:val="7AD3E6D7"/>
    <w:rsid w:val="7AD71BAE"/>
    <w:rsid w:val="7ADF318D"/>
    <w:rsid w:val="7AE68207"/>
    <w:rsid w:val="7AEB7B58"/>
    <w:rsid w:val="7AEE5DD9"/>
    <w:rsid w:val="7AF368DE"/>
    <w:rsid w:val="7AFD1E59"/>
    <w:rsid w:val="7AFF88CA"/>
    <w:rsid w:val="7B08CF2B"/>
    <w:rsid w:val="7B0C5663"/>
    <w:rsid w:val="7B158A2F"/>
    <w:rsid w:val="7B16A4B2"/>
    <w:rsid w:val="7B289FC1"/>
    <w:rsid w:val="7B3354C8"/>
    <w:rsid w:val="7B382046"/>
    <w:rsid w:val="7B43CAC7"/>
    <w:rsid w:val="7B495326"/>
    <w:rsid w:val="7B529D96"/>
    <w:rsid w:val="7B646239"/>
    <w:rsid w:val="7B64F58A"/>
    <w:rsid w:val="7B76D3FA"/>
    <w:rsid w:val="7B92B2C2"/>
    <w:rsid w:val="7B94B7DB"/>
    <w:rsid w:val="7B970E9D"/>
    <w:rsid w:val="7B9D09E3"/>
    <w:rsid w:val="7BA448B7"/>
    <w:rsid w:val="7BA512EA"/>
    <w:rsid w:val="7BD10A41"/>
    <w:rsid w:val="7BE056E6"/>
    <w:rsid w:val="7BE9EC0B"/>
    <w:rsid w:val="7BF4BC9C"/>
    <w:rsid w:val="7BF91230"/>
    <w:rsid w:val="7BFEDB1D"/>
    <w:rsid w:val="7C023238"/>
    <w:rsid w:val="7C072E56"/>
    <w:rsid w:val="7C0F1B7D"/>
    <w:rsid w:val="7C15693D"/>
    <w:rsid w:val="7C183757"/>
    <w:rsid w:val="7C1FB76A"/>
    <w:rsid w:val="7C250859"/>
    <w:rsid w:val="7C2BBB4E"/>
    <w:rsid w:val="7C2D824A"/>
    <w:rsid w:val="7C30460D"/>
    <w:rsid w:val="7C466CE2"/>
    <w:rsid w:val="7C4F9E5C"/>
    <w:rsid w:val="7C93FD02"/>
    <w:rsid w:val="7C97311F"/>
    <w:rsid w:val="7CB18A0A"/>
    <w:rsid w:val="7CB6A0E0"/>
    <w:rsid w:val="7CBCFE14"/>
    <w:rsid w:val="7CC221D7"/>
    <w:rsid w:val="7CDAECA6"/>
    <w:rsid w:val="7CE0BBBA"/>
    <w:rsid w:val="7CECFC65"/>
    <w:rsid w:val="7CEEF5F1"/>
    <w:rsid w:val="7CF33F27"/>
    <w:rsid w:val="7CF38946"/>
    <w:rsid w:val="7CFEB261"/>
    <w:rsid w:val="7D0DFAD8"/>
    <w:rsid w:val="7D26A090"/>
    <w:rsid w:val="7D35BDDD"/>
    <w:rsid w:val="7D593F2B"/>
    <w:rsid w:val="7D6CC935"/>
    <w:rsid w:val="7D6DE0CD"/>
    <w:rsid w:val="7D7697A1"/>
    <w:rsid w:val="7D775D00"/>
    <w:rsid w:val="7D79BFDB"/>
    <w:rsid w:val="7D7D7FBA"/>
    <w:rsid w:val="7D825E3A"/>
    <w:rsid w:val="7D8A1E74"/>
    <w:rsid w:val="7D8A834D"/>
    <w:rsid w:val="7D8EF0E2"/>
    <w:rsid w:val="7D9283CF"/>
    <w:rsid w:val="7DB98082"/>
    <w:rsid w:val="7DBA1E41"/>
    <w:rsid w:val="7DBEF3D4"/>
    <w:rsid w:val="7DC3422B"/>
    <w:rsid w:val="7DD89462"/>
    <w:rsid w:val="7DE29B43"/>
    <w:rsid w:val="7DE5422B"/>
    <w:rsid w:val="7DE84AB3"/>
    <w:rsid w:val="7DE8BEF4"/>
    <w:rsid w:val="7DE9DE48"/>
    <w:rsid w:val="7DF60843"/>
    <w:rsid w:val="7DF7095C"/>
    <w:rsid w:val="7DFB16A8"/>
    <w:rsid w:val="7E068B9E"/>
    <w:rsid w:val="7E0AFD7E"/>
    <w:rsid w:val="7E1A4E7E"/>
    <w:rsid w:val="7E1AC40C"/>
    <w:rsid w:val="7E1BE288"/>
    <w:rsid w:val="7E26114C"/>
    <w:rsid w:val="7E274790"/>
    <w:rsid w:val="7E3B8C23"/>
    <w:rsid w:val="7E3CD5F1"/>
    <w:rsid w:val="7E3E22F0"/>
    <w:rsid w:val="7E4891B8"/>
    <w:rsid w:val="7E4B1ACA"/>
    <w:rsid w:val="7E5D3221"/>
    <w:rsid w:val="7E6BA261"/>
    <w:rsid w:val="7E6EC47A"/>
    <w:rsid w:val="7E6EEFE9"/>
    <w:rsid w:val="7E73259F"/>
    <w:rsid w:val="7E8EB252"/>
    <w:rsid w:val="7EA73677"/>
    <w:rsid w:val="7EA7C9AC"/>
    <w:rsid w:val="7EA8836E"/>
    <w:rsid w:val="7EB47B87"/>
    <w:rsid w:val="7EC44E7E"/>
    <w:rsid w:val="7EC73D40"/>
    <w:rsid w:val="7EDA55CC"/>
    <w:rsid w:val="7EDA5774"/>
    <w:rsid w:val="7EDBA037"/>
    <w:rsid w:val="7EEA62AE"/>
    <w:rsid w:val="7EEE51F1"/>
    <w:rsid w:val="7EF58626"/>
    <w:rsid w:val="7EFF81ED"/>
    <w:rsid w:val="7F022DC3"/>
    <w:rsid w:val="7F0A0093"/>
    <w:rsid w:val="7F101F14"/>
    <w:rsid w:val="7F126EEA"/>
    <w:rsid w:val="7F1ECC93"/>
    <w:rsid w:val="7F2042BB"/>
    <w:rsid w:val="7F28C6BE"/>
    <w:rsid w:val="7F358F9A"/>
    <w:rsid w:val="7F368683"/>
    <w:rsid w:val="7F42D5D8"/>
    <w:rsid w:val="7F55C440"/>
    <w:rsid w:val="7F59AA24"/>
    <w:rsid w:val="7F71D662"/>
    <w:rsid w:val="7F9650F0"/>
    <w:rsid w:val="7FA0935C"/>
    <w:rsid w:val="7FA317F4"/>
    <w:rsid w:val="7FA7BC8E"/>
    <w:rsid w:val="7FC561EB"/>
    <w:rsid w:val="7FDCF543"/>
    <w:rsid w:val="7FDD71AD"/>
    <w:rsid w:val="7FE8DE0F"/>
    <w:rsid w:val="7FEB3327"/>
    <w:rsid w:val="7FF42562"/>
    <w:rsid w:val="7FF6E142"/>
    <w:rsid w:val="7FFA394D"/>
    <w:rsid w:val="7FFC5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18329"/>
  <w15:docId w15:val="{AB2553E0-AB6E-4BF4-ACAF-618EB030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E4D"/>
    <w:pPr>
      <w:spacing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461E4D"/>
    <w:pPr>
      <w:keepNext/>
      <w:keepLines/>
      <w:numPr>
        <w:numId w:val="10"/>
      </w:numPr>
      <w:spacing w:before="60" w:after="240" w:line="240" w:lineRule="auto"/>
      <w:outlineLvl w:val="0"/>
    </w:pPr>
    <w:rPr>
      <w:rFonts w:ascii="Times New Roman" w:eastAsia="MS Gothic" w:hAnsi="Times New Roman" w:cs="Arial"/>
      <w:b/>
      <w:bCs/>
      <w:caps/>
      <w:kern w:val="32"/>
      <w:sz w:val="24"/>
      <w:szCs w:val="28"/>
    </w:rPr>
  </w:style>
  <w:style w:type="paragraph" w:styleId="Heading2">
    <w:name w:val="heading 2"/>
    <w:next w:val="Paragraph"/>
    <w:link w:val="Heading2Char"/>
    <w:qFormat/>
    <w:rsid w:val="00461E4D"/>
    <w:pPr>
      <w:keepNext/>
      <w:keepLines/>
      <w:numPr>
        <w:ilvl w:val="1"/>
        <w:numId w:val="10"/>
      </w:numPr>
      <w:tabs>
        <w:tab w:val="left" w:pos="720"/>
      </w:tabs>
      <w:spacing w:before="60" w:after="240" w:line="240" w:lineRule="auto"/>
      <w:outlineLvl w:val="1"/>
    </w:pPr>
    <w:rPr>
      <w:rFonts w:ascii="Times New Roman" w:eastAsia="MS Gothic" w:hAnsi="Times New Roman" w:cs="Arial"/>
      <w:b/>
      <w:bCs/>
      <w:iCs/>
      <w:sz w:val="24"/>
      <w:szCs w:val="26"/>
    </w:rPr>
  </w:style>
  <w:style w:type="paragraph" w:styleId="Heading3">
    <w:name w:val="heading 3"/>
    <w:next w:val="Paragraph"/>
    <w:link w:val="Heading3Char"/>
    <w:qFormat/>
    <w:rsid w:val="00461E4D"/>
    <w:pPr>
      <w:keepNext/>
      <w:keepLines/>
      <w:numPr>
        <w:ilvl w:val="2"/>
        <w:numId w:val="10"/>
      </w:numPr>
      <w:tabs>
        <w:tab w:val="left" w:pos="960"/>
      </w:tabs>
      <w:spacing w:before="60" w:after="240" w:line="240" w:lineRule="auto"/>
      <w:outlineLvl w:val="2"/>
    </w:pPr>
    <w:rPr>
      <w:rFonts w:ascii="Times New Roman" w:eastAsia="MS Gothic" w:hAnsi="Times New Roman" w:cs="Arial"/>
      <w:b/>
      <w:bCs/>
      <w:sz w:val="24"/>
      <w:szCs w:val="24"/>
    </w:rPr>
  </w:style>
  <w:style w:type="paragraph" w:styleId="Heading4">
    <w:name w:val="heading 4"/>
    <w:next w:val="Paragraph"/>
    <w:link w:val="Heading4Char"/>
    <w:qFormat/>
    <w:rsid w:val="00461E4D"/>
    <w:pPr>
      <w:keepNext/>
      <w:keepLines/>
      <w:numPr>
        <w:ilvl w:val="3"/>
        <w:numId w:val="10"/>
      </w:numPr>
      <w:tabs>
        <w:tab w:val="left" w:pos="1200"/>
      </w:tabs>
      <w:spacing w:before="60" w:after="240" w:line="240" w:lineRule="auto"/>
      <w:outlineLvl w:val="3"/>
    </w:pPr>
    <w:rPr>
      <w:rFonts w:ascii="Times New Roman" w:eastAsia="MS Gothic" w:hAnsi="Times New Roman" w:cs="Times New Roman"/>
      <w:b/>
      <w:bCs/>
      <w:sz w:val="24"/>
    </w:rPr>
  </w:style>
  <w:style w:type="paragraph" w:styleId="Heading5">
    <w:name w:val="heading 5"/>
    <w:next w:val="Paragraph"/>
    <w:link w:val="Heading5Char"/>
    <w:qFormat/>
    <w:rsid w:val="00461E4D"/>
    <w:pPr>
      <w:keepNext/>
      <w:keepLines/>
      <w:numPr>
        <w:ilvl w:val="4"/>
        <w:numId w:val="10"/>
      </w:numPr>
      <w:tabs>
        <w:tab w:val="left" w:pos="1440"/>
      </w:tabs>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461E4D"/>
    <w:pPr>
      <w:keepNext/>
      <w:keepLines/>
      <w:numPr>
        <w:ilvl w:val="5"/>
        <w:numId w:val="10"/>
      </w:numPr>
      <w:tabs>
        <w:tab w:val="left" w:pos="1680"/>
      </w:tabs>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461E4D"/>
    <w:pPr>
      <w:keepNext/>
      <w:keepLines/>
      <w:numPr>
        <w:ilvl w:val="6"/>
        <w:numId w:val="10"/>
      </w:numPr>
      <w:tabs>
        <w:tab w:val="left" w:pos="1920"/>
      </w:tabs>
      <w:spacing w:before="60" w:after="240" w:line="240" w:lineRule="auto"/>
      <w:outlineLvl w:val="6"/>
    </w:pPr>
    <w:rPr>
      <w:rFonts w:ascii="Times New Roman" w:eastAsia="MS Gothic" w:hAnsi="Times New Roman" w:cs="Arial"/>
      <w:b/>
      <w:sz w:val="24"/>
      <w:szCs w:val="24"/>
    </w:rPr>
  </w:style>
  <w:style w:type="paragraph" w:styleId="Heading8">
    <w:name w:val="heading 8"/>
    <w:next w:val="Paragraph"/>
    <w:link w:val="Heading8Char"/>
    <w:qFormat/>
    <w:rsid w:val="00461E4D"/>
    <w:pPr>
      <w:keepNext/>
      <w:keepLines/>
      <w:numPr>
        <w:ilvl w:val="7"/>
        <w:numId w:val="10"/>
      </w:numPr>
      <w:tabs>
        <w:tab w:val="left" w:pos="2160"/>
      </w:tabs>
      <w:spacing w:before="60" w:after="240" w:line="240" w:lineRule="auto"/>
      <w:outlineLvl w:val="7"/>
    </w:pPr>
    <w:rPr>
      <w:rFonts w:ascii="Times New Roman" w:eastAsia="MS Gothic" w:hAnsi="Times New Roman" w:cs="Arial"/>
      <w:b/>
      <w:iCs/>
      <w:sz w:val="24"/>
      <w:szCs w:val="24"/>
    </w:rPr>
  </w:style>
  <w:style w:type="paragraph" w:styleId="Heading9">
    <w:name w:val="heading 9"/>
    <w:next w:val="Paragraph"/>
    <w:link w:val="Heading9Char"/>
    <w:qFormat/>
    <w:rsid w:val="00461E4D"/>
    <w:pPr>
      <w:keepNext/>
      <w:keepLines/>
      <w:numPr>
        <w:ilvl w:val="8"/>
        <w:numId w:val="10"/>
      </w:numPr>
      <w:tabs>
        <w:tab w:val="left" w:pos="2400"/>
      </w:tabs>
      <w:spacing w:before="60" w:after="240" w:line="240" w:lineRule="auto"/>
      <w:outlineLvl w:val="8"/>
    </w:pPr>
    <w:rPr>
      <w:rFonts w:ascii="Times New Roman" w:eastAsia="MS Gothic"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461E4D"/>
    <w:pPr>
      <w:tabs>
        <w:tab w:val="center" w:pos="4507"/>
        <w:tab w:val="right" w:pos="9000"/>
      </w:tabs>
      <w:spacing w:after="0" w:line="240" w:lineRule="auto"/>
    </w:pPr>
    <w:rPr>
      <w:rFonts w:ascii="Times New Roman" w:eastAsia="MS Gothic" w:hAnsi="Times New Roman" w:cs="Times New Roman"/>
      <w:caps/>
      <w:sz w:val="16"/>
      <w:szCs w:val="20"/>
    </w:rPr>
  </w:style>
  <w:style w:type="character" w:customStyle="1" w:styleId="HeaderChar">
    <w:name w:val="Header Char"/>
    <w:basedOn w:val="DefaultParagraphFont"/>
    <w:link w:val="Header"/>
    <w:rsid w:val="00C01A69"/>
    <w:rPr>
      <w:rFonts w:ascii="Times New Roman" w:eastAsia="MS Gothic" w:hAnsi="Times New Roman" w:cs="Times New Roman"/>
      <w:caps/>
      <w:sz w:val="16"/>
      <w:szCs w:val="20"/>
    </w:rPr>
  </w:style>
  <w:style w:type="paragraph" w:styleId="Footer">
    <w:name w:val="footer"/>
    <w:basedOn w:val="Header"/>
    <w:link w:val="FooterChar"/>
    <w:rsid w:val="00461E4D"/>
    <w:rPr>
      <w:caps w:val="0"/>
    </w:rPr>
  </w:style>
  <w:style w:type="character" w:customStyle="1" w:styleId="FooterChar">
    <w:name w:val="Footer Char"/>
    <w:link w:val="Footer"/>
    <w:rsid w:val="00461E4D"/>
    <w:rPr>
      <w:rFonts w:ascii="Times New Roman" w:eastAsia="MS Gothic" w:hAnsi="Times New Roman" w:cs="Times New Roman"/>
      <w:sz w:val="16"/>
      <w:szCs w:val="20"/>
    </w:rPr>
  </w:style>
  <w:style w:type="paragraph" w:styleId="ListParagraph">
    <w:name w:val="List Paragraph"/>
    <w:uiPriority w:val="34"/>
    <w:qFormat/>
    <w:rsid w:val="00461E4D"/>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F0A48"/>
    <w:rPr>
      <w:rFonts w:ascii="Times New Roman" w:eastAsia="MS Gothic" w:hAnsi="Times New Roman" w:cs="Arial"/>
      <w:b/>
      <w:bCs/>
      <w:caps/>
      <w:kern w:val="32"/>
      <w:sz w:val="24"/>
      <w:szCs w:val="28"/>
    </w:rPr>
  </w:style>
  <w:style w:type="character" w:customStyle="1" w:styleId="Heading2Char">
    <w:name w:val="Heading 2 Char"/>
    <w:basedOn w:val="DefaultParagraphFont"/>
    <w:link w:val="Heading2"/>
    <w:rsid w:val="008D4AFC"/>
    <w:rPr>
      <w:rFonts w:ascii="Times New Roman" w:eastAsia="MS Gothic" w:hAnsi="Times New Roman" w:cs="Arial"/>
      <w:b/>
      <w:bCs/>
      <w:iCs/>
      <w:sz w:val="24"/>
      <w:szCs w:val="26"/>
    </w:rPr>
  </w:style>
  <w:style w:type="paragraph" w:styleId="TOCHeading">
    <w:name w:val="TOC Heading"/>
    <w:basedOn w:val="TOCTitle"/>
    <w:next w:val="Normal"/>
    <w:uiPriority w:val="39"/>
    <w:unhideWhenUsed/>
    <w:qFormat/>
    <w:rsid w:val="00461E4D"/>
    <w:pPr>
      <w:spacing w:before="480" w:after="0" w:line="276" w:lineRule="auto"/>
    </w:pPr>
    <w:rPr>
      <w:rFonts w:ascii="Cambria" w:eastAsia="Malgun Gothic" w:hAnsi="Cambria" w:cs="Times New Roman"/>
      <w:caps/>
      <w:color w:val="000000"/>
      <w:kern w:val="0"/>
    </w:rPr>
  </w:style>
  <w:style w:type="paragraph" w:styleId="TOC1">
    <w:name w:val="toc 1"/>
    <w:next w:val="Paragraph"/>
    <w:uiPriority w:val="39"/>
    <w:rsid w:val="00461E4D"/>
    <w:pPr>
      <w:tabs>
        <w:tab w:val="left" w:pos="480"/>
        <w:tab w:val="right" w:leader="dot" w:pos="9000"/>
      </w:tabs>
      <w:spacing w:before="60" w:after="0" w:line="240" w:lineRule="auto"/>
      <w:ind w:left="480" w:right="360" w:hanging="480"/>
    </w:pPr>
    <w:rPr>
      <w:rFonts w:ascii="Times New Roman" w:eastAsia="MS Gothic" w:hAnsi="Times New Roman" w:cs="Times New Roman"/>
      <w:b/>
      <w:caps/>
      <w:sz w:val="24"/>
      <w:szCs w:val="20"/>
    </w:rPr>
  </w:style>
  <w:style w:type="paragraph" w:styleId="TOC2">
    <w:name w:val="toc 2"/>
    <w:basedOn w:val="TOC1"/>
    <w:next w:val="Paragraph"/>
    <w:uiPriority w:val="39"/>
    <w:rsid w:val="00461E4D"/>
    <w:pPr>
      <w:tabs>
        <w:tab w:val="clear" w:pos="480"/>
        <w:tab w:val="left" w:pos="1080"/>
      </w:tabs>
      <w:ind w:left="1080" w:hanging="720"/>
    </w:pPr>
    <w:rPr>
      <w:caps w:val="0"/>
      <w:szCs w:val="24"/>
    </w:rPr>
  </w:style>
  <w:style w:type="character" w:styleId="Hyperlink">
    <w:name w:val="Hyperlink"/>
    <w:uiPriority w:val="99"/>
    <w:rsid w:val="00CB1F10"/>
    <w:rPr>
      <w:rFonts w:ascii="Times New Roman" w:hAnsi="Times New Roman"/>
      <w:color w:val="000000" w:themeColor="text1"/>
      <w:sz w:val="24"/>
      <w:u w:val="none"/>
    </w:rPr>
  </w:style>
  <w:style w:type="paragraph" w:styleId="NoSpacing">
    <w:name w:val="No Spacing"/>
    <w:uiPriority w:val="1"/>
    <w:qFormat/>
    <w:rsid w:val="00306C4B"/>
    <w:pPr>
      <w:spacing w:after="0" w:line="240" w:lineRule="auto"/>
    </w:pPr>
  </w:style>
  <w:style w:type="paragraph" w:customStyle="1" w:styleId="Paragraph">
    <w:name w:val="Paragraph"/>
    <w:link w:val="ParagraphChar"/>
    <w:rsid w:val="00887832"/>
    <w:pPr>
      <w:spacing w:before="60" w:after="240" w:line="240" w:lineRule="auto"/>
    </w:pPr>
    <w:rPr>
      <w:rFonts w:ascii="Times New Roman" w:eastAsia="MS Gothic" w:hAnsi="Times New Roman" w:cs="Times New Roman"/>
      <w:sz w:val="24"/>
      <w:szCs w:val="24"/>
    </w:rPr>
  </w:style>
  <w:style w:type="character" w:customStyle="1" w:styleId="ParagraphChar">
    <w:name w:val="Paragraph Char"/>
    <w:link w:val="Paragraph"/>
    <w:rsid w:val="00887832"/>
    <w:rPr>
      <w:rFonts w:ascii="Times New Roman" w:eastAsia="MS Gothic" w:hAnsi="Times New Roman" w:cs="Times New Roman"/>
      <w:sz w:val="24"/>
      <w:szCs w:val="24"/>
    </w:rPr>
  </w:style>
  <w:style w:type="paragraph" w:styleId="BalloonText">
    <w:name w:val="Balloon Text"/>
    <w:basedOn w:val="Normal"/>
    <w:link w:val="BalloonTextChar"/>
    <w:semiHidden/>
    <w:rsid w:val="00461E4D"/>
    <w:rPr>
      <w:rFonts w:ascii="Arial Narrow" w:hAnsi="Arial Narrow" w:cs="Tahoma"/>
      <w:sz w:val="18"/>
      <w:szCs w:val="16"/>
    </w:rPr>
  </w:style>
  <w:style w:type="character" w:customStyle="1" w:styleId="BalloonTextChar">
    <w:name w:val="Balloon Text Char"/>
    <w:basedOn w:val="DefaultParagraphFont"/>
    <w:link w:val="BalloonText"/>
    <w:semiHidden/>
    <w:rsid w:val="00863A38"/>
    <w:rPr>
      <w:rFonts w:ascii="Arial Narrow" w:eastAsia="Times New Roman" w:hAnsi="Arial Narrow" w:cs="Tahoma"/>
      <w:sz w:val="18"/>
      <w:szCs w:val="16"/>
    </w:rPr>
  </w:style>
  <w:style w:type="character" w:styleId="CommentReference">
    <w:name w:val="annotation reference"/>
    <w:uiPriority w:val="99"/>
    <w:rsid w:val="00461E4D"/>
    <w:rPr>
      <w:sz w:val="16"/>
      <w:szCs w:val="16"/>
    </w:rPr>
  </w:style>
  <w:style w:type="paragraph" w:styleId="CommentText">
    <w:name w:val="annotation text"/>
    <w:basedOn w:val="Normal"/>
    <w:link w:val="CommentTextChar"/>
    <w:uiPriority w:val="99"/>
    <w:rsid w:val="00461E4D"/>
    <w:rPr>
      <w:sz w:val="20"/>
      <w:szCs w:val="20"/>
    </w:rPr>
  </w:style>
  <w:style w:type="character" w:customStyle="1" w:styleId="CommentTextChar">
    <w:name w:val="Comment Text Char"/>
    <w:basedOn w:val="DefaultParagraphFont"/>
    <w:link w:val="CommentText"/>
    <w:uiPriority w:val="99"/>
    <w:rsid w:val="00863A38"/>
    <w:rPr>
      <w:rFonts w:ascii="Times New Roman" w:eastAsia="Times New Roman" w:hAnsi="Times New Roman" w:cs="Times New Roman"/>
      <w:sz w:val="20"/>
      <w:szCs w:val="20"/>
    </w:rPr>
  </w:style>
  <w:style w:type="character" w:customStyle="1" w:styleId="ref-title">
    <w:name w:val="ref-title"/>
    <w:basedOn w:val="DefaultParagraphFont"/>
    <w:rsid w:val="00863A38"/>
  </w:style>
  <w:style w:type="character" w:customStyle="1" w:styleId="ref-journal">
    <w:name w:val="ref-journal"/>
    <w:basedOn w:val="DefaultParagraphFont"/>
    <w:rsid w:val="00863A38"/>
  </w:style>
  <w:style w:type="character" w:customStyle="1" w:styleId="ref-vol">
    <w:name w:val="ref-vol"/>
    <w:basedOn w:val="DefaultParagraphFont"/>
    <w:rsid w:val="00863A38"/>
  </w:style>
  <w:style w:type="character" w:customStyle="1" w:styleId="SmartLink1">
    <w:name w:val="SmartLink1"/>
    <w:basedOn w:val="DefaultParagraphFont"/>
    <w:uiPriority w:val="99"/>
    <w:semiHidden/>
    <w:unhideWhenUsed/>
    <w:rsid w:val="00B1720F"/>
    <w:rPr>
      <w:color w:val="0000FF"/>
      <w:u w:val="single"/>
      <w:shd w:val="clear" w:color="auto" w:fill="F3F2F1"/>
    </w:rPr>
  </w:style>
  <w:style w:type="character" w:customStyle="1" w:styleId="mixed-citation">
    <w:name w:val="mixed-citation"/>
    <w:basedOn w:val="DefaultParagraphFont"/>
    <w:rsid w:val="00863A38"/>
  </w:style>
  <w:style w:type="character" w:customStyle="1" w:styleId="UserTips">
    <w:name w:val="User Tips"/>
    <w:rsid w:val="00461E4D"/>
    <w:rPr>
      <w:rFonts w:ascii="Times New Roman" w:hAnsi="Times New Roman"/>
      <w:i/>
      <w:color w:val="0000FF"/>
      <w:sz w:val="24"/>
    </w:rPr>
  </w:style>
  <w:style w:type="paragraph" w:customStyle="1" w:styleId="TableCenter">
    <w:name w:val="Table Center"/>
    <w:rsid w:val="00461E4D"/>
    <w:pPr>
      <w:spacing w:before="60" w:after="60" w:line="240" w:lineRule="auto"/>
      <w:jc w:val="center"/>
    </w:pPr>
    <w:rPr>
      <w:rFonts w:ascii="Times New Roman" w:eastAsia="MS Gothic" w:hAnsi="Times New Roman" w:cs="Times New Roman"/>
      <w:sz w:val="24"/>
      <w:szCs w:val="24"/>
    </w:rPr>
  </w:style>
  <w:style w:type="paragraph" w:customStyle="1" w:styleId="TableLeft">
    <w:name w:val="Table Left"/>
    <w:rsid w:val="00461E4D"/>
    <w:pPr>
      <w:spacing w:before="60" w:after="60" w:line="240" w:lineRule="auto"/>
    </w:pPr>
    <w:rPr>
      <w:rFonts w:ascii="Times New Roman" w:eastAsia="MS Gothic" w:hAnsi="Times New Roman" w:cs="Arial"/>
      <w:bCs/>
      <w:sz w:val="24"/>
      <w:szCs w:val="24"/>
    </w:rPr>
  </w:style>
  <w:style w:type="paragraph" w:customStyle="1" w:styleId="TableFixedWidth">
    <w:name w:val="Table Fixed Width"/>
    <w:rsid w:val="00461E4D"/>
    <w:pPr>
      <w:spacing w:before="60" w:after="0" w:line="240" w:lineRule="auto"/>
    </w:pPr>
    <w:rPr>
      <w:rFonts w:ascii="Times New Roman" w:eastAsia="Times New Roman" w:hAnsi="Times New Roman" w:cs="Times New Roman"/>
      <w:sz w:val="24"/>
      <w:szCs w:val="20"/>
    </w:rPr>
  </w:style>
  <w:style w:type="paragraph" w:customStyle="1" w:styleId="TableFootnoteSymbol">
    <w:name w:val="Table Footnote Symbol"/>
    <w:basedOn w:val="TableFootnote"/>
    <w:rsid w:val="00461E4D"/>
    <w:pPr>
      <w:numPr>
        <w:numId w:val="0"/>
      </w:numPr>
      <w:ind w:left="360" w:hanging="360"/>
    </w:pPr>
    <w:rPr>
      <w:szCs w:val="48"/>
    </w:rPr>
  </w:style>
  <w:style w:type="paragraph" w:customStyle="1" w:styleId="TableFootnoteLetter">
    <w:name w:val="Table Footnote Letter"/>
    <w:basedOn w:val="TableFootnote"/>
    <w:rsid w:val="00461E4D"/>
    <w:pPr>
      <w:numPr>
        <w:numId w:val="36"/>
      </w:numPr>
    </w:pPr>
  </w:style>
  <w:style w:type="paragraph" w:customStyle="1" w:styleId="TableEndofTextTitle">
    <w:name w:val="Table End of Text Title"/>
    <w:next w:val="TableHead"/>
    <w:rsid w:val="00461E4D"/>
    <w:pPr>
      <w:keepNext/>
      <w:keepLines/>
      <w:spacing w:before="60" w:after="0" w:line="240" w:lineRule="auto"/>
    </w:pPr>
    <w:rPr>
      <w:rFonts w:ascii="Times New Roman" w:eastAsia="MS Gothic" w:hAnsi="Times New Roman" w:cs="Times New Roman"/>
      <w:b/>
      <w:sz w:val="24"/>
      <w:szCs w:val="24"/>
    </w:rPr>
  </w:style>
  <w:style w:type="paragraph" w:customStyle="1" w:styleId="TableTitleContinued">
    <w:name w:val="Table Title Continued"/>
    <w:rsid w:val="00461E4D"/>
    <w:pPr>
      <w:keepNext/>
      <w:keepLines/>
      <w:spacing w:before="60" w:after="120" w:line="240" w:lineRule="auto"/>
    </w:pPr>
    <w:rPr>
      <w:rFonts w:ascii="Times New Roman" w:eastAsia="MS Gothic" w:hAnsi="Times New Roman" w:cs="Times New Roman"/>
      <w:b/>
      <w:sz w:val="24"/>
      <w:szCs w:val="24"/>
    </w:rPr>
  </w:style>
  <w:style w:type="paragraph" w:customStyle="1" w:styleId="FigureEndofTextTitle">
    <w:name w:val="Figure End of Text Title"/>
    <w:next w:val="Figure"/>
    <w:rsid w:val="00461E4D"/>
    <w:pPr>
      <w:keepNext/>
      <w:keepLines/>
      <w:spacing w:before="60" w:after="0" w:line="240" w:lineRule="auto"/>
    </w:pPr>
    <w:rPr>
      <w:rFonts w:ascii="Times New Roman" w:eastAsia="Times New Roman" w:hAnsi="Times New Roman" w:cs="Arial"/>
      <w:b/>
      <w:bCs/>
      <w:iCs/>
      <w:sz w:val="24"/>
      <w:szCs w:val="48"/>
    </w:rPr>
  </w:style>
  <w:style w:type="paragraph" w:styleId="ListNumber2">
    <w:name w:val="List Number 2"/>
    <w:rsid w:val="00461E4D"/>
    <w:pPr>
      <w:keepLines/>
      <w:numPr>
        <w:numId w:val="24"/>
      </w:numPr>
      <w:spacing w:before="60" w:after="0" w:line="240" w:lineRule="auto"/>
    </w:pPr>
    <w:rPr>
      <w:rFonts w:ascii="Times New Roman" w:eastAsia="MS Gothic" w:hAnsi="Times New Roman" w:cs="Times New Roman"/>
      <w:sz w:val="24"/>
      <w:szCs w:val="24"/>
    </w:rPr>
  </w:style>
  <w:style w:type="paragraph" w:styleId="ListNumber3">
    <w:name w:val="List Number 3"/>
    <w:rsid w:val="00461E4D"/>
    <w:pPr>
      <w:keepLines/>
      <w:numPr>
        <w:numId w:val="26"/>
      </w:numPr>
      <w:spacing w:before="60" w:after="0" w:line="240" w:lineRule="auto"/>
    </w:pPr>
    <w:rPr>
      <w:rFonts w:ascii="Times New Roman" w:eastAsia="MS Gothic" w:hAnsi="Times New Roman" w:cs="Times New Roman"/>
      <w:sz w:val="24"/>
      <w:szCs w:val="24"/>
    </w:rPr>
  </w:style>
  <w:style w:type="paragraph" w:customStyle="1" w:styleId="ListLetter2">
    <w:name w:val="List Letter 2"/>
    <w:rsid w:val="00461E4D"/>
    <w:pPr>
      <w:keepLines/>
      <w:numPr>
        <w:numId w:val="18"/>
      </w:numPr>
      <w:spacing w:before="60" w:after="0" w:line="240" w:lineRule="auto"/>
    </w:pPr>
    <w:rPr>
      <w:rFonts w:ascii="Times New Roman" w:eastAsia="MS Gothic" w:hAnsi="Times New Roman" w:cs="Arial"/>
      <w:bCs/>
      <w:iCs/>
      <w:sz w:val="24"/>
      <w:szCs w:val="24"/>
    </w:rPr>
  </w:style>
  <w:style w:type="paragraph" w:customStyle="1" w:styleId="ListLetter3">
    <w:name w:val="List Letter 3"/>
    <w:rsid w:val="00461E4D"/>
    <w:pPr>
      <w:keepLines/>
      <w:numPr>
        <w:numId w:val="19"/>
      </w:numPr>
      <w:spacing w:before="60" w:after="0" w:line="240" w:lineRule="auto"/>
    </w:pPr>
    <w:rPr>
      <w:rFonts w:ascii="Times New Roman" w:eastAsia="MS Gothic" w:hAnsi="Times New Roman" w:cs="Arial"/>
      <w:bCs/>
      <w:iCs/>
      <w:sz w:val="24"/>
      <w:szCs w:val="48"/>
    </w:rPr>
  </w:style>
  <w:style w:type="paragraph" w:customStyle="1" w:styleId="Equation">
    <w:name w:val="Equation"/>
    <w:next w:val="Paragraph"/>
    <w:rsid w:val="00461E4D"/>
    <w:pPr>
      <w:keepLines/>
      <w:spacing w:after="120" w:line="240" w:lineRule="auto"/>
      <w:jc w:val="center"/>
    </w:pPr>
    <w:rPr>
      <w:rFonts w:ascii="Times New Roman" w:eastAsia="Times New Roman" w:hAnsi="Times New Roman" w:cs="Arial"/>
      <w:sz w:val="24"/>
      <w:szCs w:val="24"/>
    </w:rPr>
  </w:style>
  <w:style w:type="paragraph" w:customStyle="1" w:styleId="EquationTitle">
    <w:name w:val="Equation Title"/>
    <w:next w:val="Equation"/>
    <w:rsid w:val="00461E4D"/>
    <w:pPr>
      <w:keepNext/>
      <w:keepLines/>
      <w:spacing w:after="240" w:line="240" w:lineRule="auto"/>
    </w:pPr>
    <w:rPr>
      <w:rFonts w:ascii="Times New Roman" w:eastAsia="Times New Roman" w:hAnsi="Times New Roman" w:cs="Arial"/>
      <w:b/>
      <w:color w:val="000000"/>
      <w:sz w:val="24"/>
      <w:szCs w:val="24"/>
    </w:rPr>
  </w:style>
  <w:style w:type="paragraph" w:customStyle="1" w:styleId="CaptionContinued">
    <w:name w:val="Caption Continued"/>
    <w:next w:val="Paragraph"/>
    <w:qFormat/>
    <w:rsid w:val="00461E4D"/>
    <w:pPr>
      <w:keepNext/>
      <w:keepLines/>
      <w:spacing w:before="120" w:after="120" w:line="240" w:lineRule="auto"/>
      <w:jc w:val="center"/>
    </w:pPr>
    <w:rPr>
      <w:rFonts w:ascii="Times New Roman" w:eastAsia="Times New Roman" w:hAnsi="Times New Roman" w:cs="Arial"/>
      <w:sz w:val="24"/>
      <w:szCs w:val="24"/>
    </w:rPr>
  </w:style>
  <w:style w:type="character" w:customStyle="1" w:styleId="Heading3Char">
    <w:name w:val="Heading 3 Char"/>
    <w:basedOn w:val="DefaultParagraphFont"/>
    <w:link w:val="Heading3"/>
    <w:rsid w:val="00B1720F"/>
    <w:rPr>
      <w:rFonts w:ascii="Times New Roman" w:eastAsia="MS Gothic" w:hAnsi="Times New Roman" w:cs="Arial"/>
      <w:b/>
      <w:bCs/>
      <w:sz w:val="24"/>
      <w:szCs w:val="24"/>
    </w:rPr>
  </w:style>
  <w:style w:type="character" w:customStyle="1" w:styleId="Heading4Char">
    <w:name w:val="Heading 4 Char"/>
    <w:basedOn w:val="DefaultParagraphFont"/>
    <w:link w:val="Heading4"/>
    <w:rsid w:val="00B1720F"/>
    <w:rPr>
      <w:rFonts w:ascii="Times New Roman" w:eastAsia="MS Gothic" w:hAnsi="Times New Roman" w:cs="Times New Roman"/>
      <w:b/>
      <w:bCs/>
      <w:sz w:val="24"/>
    </w:rPr>
  </w:style>
  <w:style w:type="character" w:customStyle="1" w:styleId="Heading5Char">
    <w:name w:val="Heading 5 Char"/>
    <w:basedOn w:val="DefaultParagraphFont"/>
    <w:link w:val="Heading5"/>
    <w:rsid w:val="00B1720F"/>
    <w:rPr>
      <w:rFonts w:ascii="Times New Roman" w:eastAsia="MS Gothic" w:hAnsi="Times New Roman" w:cs="Arial"/>
      <w:b/>
      <w:bCs/>
      <w:iCs/>
      <w:sz w:val="24"/>
    </w:rPr>
  </w:style>
  <w:style w:type="character" w:customStyle="1" w:styleId="Heading6Char">
    <w:name w:val="Heading 6 Char"/>
    <w:basedOn w:val="DefaultParagraphFont"/>
    <w:link w:val="Heading6"/>
    <w:rsid w:val="00B1720F"/>
    <w:rPr>
      <w:rFonts w:ascii="Times New Roman" w:eastAsia="MS Gothic" w:hAnsi="Times New Roman" w:cs="Arial"/>
      <w:b/>
      <w:bCs/>
      <w:sz w:val="24"/>
    </w:rPr>
  </w:style>
  <w:style w:type="character" w:customStyle="1" w:styleId="Heading7Char">
    <w:name w:val="Heading 7 Char"/>
    <w:basedOn w:val="DefaultParagraphFont"/>
    <w:link w:val="Heading7"/>
    <w:rsid w:val="00B1720F"/>
    <w:rPr>
      <w:rFonts w:ascii="Times New Roman" w:eastAsia="MS Gothic" w:hAnsi="Times New Roman" w:cs="Arial"/>
      <w:b/>
      <w:sz w:val="24"/>
      <w:szCs w:val="24"/>
    </w:rPr>
  </w:style>
  <w:style w:type="character" w:customStyle="1" w:styleId="Heading8Char">
    <w:name w:val="Heading 8 Char"/>
    <w:basedOn w:val="DefaultParagraphFont"/>
    <w:link w:val="Heading8"/>
    <w:rsid w:val="00B1720F"/>
    <w:rPr>
      <w:rFonts w:ascii="Times New Roman" w:eastAsia="MS Gothic" w:hAnsi="Times New Roman" w:cs="Arial"/>
      <w:b/>
      <w:iCs/>
      <w:sz w:val="24"/>
      <w:szCs w:val="24"/>
    </w:rPr>
  </w:style>
  <w:style w:type="character" w:customStyle="1" w:styleId="Heading9Char">
    <w:name w:val="Heading 9 Char"/>
    <w:basedOn w:val="DefaultParagraphFont"/>
    <w:link w:val="Heading9"/>
    <w:rsid w:val="00B1720F"/>
    <w:rPr>
      <w:rFonts w:ascii="Times New Roman" w:eastAsia="MS Gothic" w:hAnsi="Times New Roman" w:cs="Arial"/>
      <w:b/>
      <w:sz w:val="24"/>
      <w:szCs w:val="24"/>
    </w:rPr>
  </w:style>
  <w:style w:type="character" w:styleId="PageNumber">
    <w:name w:val="page number"/>
    <w:semiHidden/>
    <w:rsid w:val="00461E4D"/>
  </w:style>
  <w:style w:type="paragraph" w:styleId="Title">
    <w:name w:val="Title"/>
    <w:link w:val="TitleChar"/>
    <w:qFormat/>
    <w:rsid w:val="00461E4D"/>
    <w:pPr>
      <w:spacing w:before="240" w:after="240" w:line="240" w:lineRule="auto"/>
      <w:jc w:val="center"/>
    </w:pPr>
    <w:rPr>
      <w:rFonts w:ascii="Times New Roman" w:eastAsia="MS Gothic" w:hAnsi="Times New Roman" w:cs="Arial"/>
      <w:b/>
      <w:bCs/>
      <w:caps/>
      <w:kern w:val="28"/>
      <w:sz w:val="24"/>
      <w:szCs w:val="32"/>
    </w:rPr>
  </w:style>
  <w:style w:type="character" w:customStyle="1" w:styleId="TitleChar">
    <w:name w:val="Title Char"/>
    <w:basedOn w:val="DefaultParagraphFont"/>
    <w:link w:val="Title"/>
    <w:rsid w:val="00B1720F"/>
    <w:rPr>
      <w:rFonts w:ascii="Times New Roman" w:eastAsia="MS Gothic" w:hAnsi="Times New Roman" w:cs="Arial"/>
      <w:b/>
      <w:bCs/>
      <w:caps/>
      <w:kern w:val="28"/>
      <w:sz w:val="24"/>
      <w:szCs w:val="32"/>
    </w:rPr>
  </w:style>
  <w:style w:type="paragraph" w:customStyle="1" w:styleId="TableFootnote">
    <w:name w:val="Table Footnote"/>
    <w:rsid w:val="00461E4D"/>
    <w:pPr>
      <w:keepLines/>
      <w:numPr>
        <w:numId w:val="35"/>
      </w:numPr>
      <w:spacing w:before="60" w:after="60" w:line="240" w:lineRule="auto"/>
    </w:pPr>
    <w:rPr>
      <w:rFonts w:ascii="Times New Roman" w:eastAsia="MS Gothic" w:hAnsi="Times New Roman" w:cs="Times New Roman"/>
      <w:sz w:val="20"/>
      <w:szCs w:val="20"/>
    </w:rPr>
  </w:style>
  <w:style w:type="paragraph" w:customStyle="1" w:styleId="TableTitle">
    <w:name w:val="Table Title"/>
    <w:next w:val="TableHead"/>
    <w:rsid w:val="00461E4D"/>
    <w:pPr>
      <w:keepNext/>
      <w:keepLines/>
      <w:spacing w:before="60" w:after="120" w:line="240" w:lineRule="auto"/>
    </w:pPr>
    <w:rPr>
      <w:rFonts w:ascii="Times New Roman" w:eastAsia="MS Gothic" w:hAnsi="Times New Roman" w:cs="Times New Roman"/>
      <w:b/>
      <w:color w:val="000000"/>
      <w:sz w:val="24"/>
      <w:szCs w:val="24"/>
    </w:rPr>
  </w:style>
  <w:style w:type="paragraph" w:customStyle="1" w:styleId="TableHead">
    <w:name w:val="Table Head"/>
    <w:basedOn w:val="TableCenter"/>
    <w:rsid w:val="00461E4D"/>
    <w:rPr>
      <w:b/>
      <w:szCs w:val="48"/>
    </w:rPr>
  </w:style>
  <w:style w:type="paragraph" w:customStyle="1" w:styleId="FigureTitle">
    <w:name w:val="Figure Title"/>
    <w:basedOn w:val="TableTitle"/>
    <w:next w:val="Figure"/>
    <w:rsid w:val="00461E4D"/>
    <w:pPr>
      <w:spacing w:after="240"/>
    </w:pPr>
  </w:style>
  <w:style w:type="character" w:customStyle="1" w:styleId="Instructions">
    <w:name w:val="Instructions"/>
    <w:rsid w:val="00461E4D"/>
    <w:rPr>
      <w:rFonts w:ascii="Verdana" w:hAnsi="Verdana"/>
      <w:vanish/>
      <w:color w:val="008000"/>
    </w:rPr>
  </w:style>
  <w:style w:type="paragraph" w:customStyle="1" w:styleId="TOCTitle">
    <w:name w:val="TOC Title"/>
    <w:basedOn w:val="Title"/>
    <w:next w:val="TOC1"/>
    <w:rsid w:val="00461E4D"/>
    <w:pPr>
      <w:keepLines/>
      <w:pageBreakBefore/>
    </w:pPr>
    <w:rPr>
      <w:caps w:val="0"/>
      <w:szCs w:val="28"/>
    </w:rPr>
  </w:style>
  <w:style w:type="paragraph" w:customStyle="1" w:styleId="TOCSection">
    <w:name w:val="TOC Section"/>
    <w:basedOn w:val="TOCTitle"/>
    <w:rsid w:val="00461E4D"/>
    <w:pPr>
      <w:pageBreakBefore w:val="0"/>
      <w:tabs>
        <w:tab w:val="left" w:pos="480"/>
      </w:tabs>
      <w:spacing w:after="120"/>
      <w:jc w:val="left"/>
    </w:pPr>
  </w:style>
  <w:style w:type="paragraph" w:customStyle="1" w:styleId="Confidentiality">
    <w:name w:val="Confidentiality"/>
    <w:rsid w:val="00461E4D"/>
    <w:pPr>
      <w:spacing w:before="60" w:after="0" w:line="240" w:lineRule="auto"/>
      <w:ind w:left="720" w:right="720"/>
    </w:pPr>
    <w:rPr>
      <w:rFonts w:ascii="Times New Roman" w:eastAsia="MS Gothic" w:hAnsi="Times New Roman" w:cs="Times New Roman"/>
      <w:b/>
      <w:caps/>
      <w:sz w:val="24"/>
      <w:szCs w:val="20"/>
    </w:rPr>
  </w:style>
  <w:style w:type="paragraph" w:styleId="TOC5">
    <w:name w:val="toc 5"/>
    <w:basedOn w:val="Normal"/>
    <w:next w:val="Normal"/>
    <w:rsid w:val="00461E4D"/>
    <w:pPr>
      <w:tabs>
        <w:tab w:val="left" w:pos="2880"/>
        <w:tab w:val="right" w:leader="dot" w:pos="9000"/>
      </w:tabs>
      <w:spacing w:before="60"/>
      <w:ind w:left="2880" w:right="360" w:hanging="1440"/>
    </w:pPr>
    <w:rPr>
      <w:rFonts w:eastAsia="MS Gothic"/>
    </w:rPr>
  </w:style>
  <w:style w:type="paragraph" w:styleId="TOC3">
    <w:name w:val="toc 3"/>
    <w:basedOn w:val="TOC1"/>
    <w:next w:val="Paragraph"/>
    <w:uiPriority w:val="39"/>
    <w:rsid w:val="00461E4D"/>
    <w:pPr>
      <w:tabs>
        <w:tab w:val="clear" w:pos="480"/>
        <w:tab w:val="left" w:pos="1680"/>
      </w:tabs>
      <w:ind w:left="1680" w:hanging="960"/>
    </w:pPr>
    <w:rPr>
      <w:b w:val="0"/>
      <w:caps w:val="0"/>
      <w:szCs w:val="24"/>
    </w:rPr>
  </w:style>
  <w:style w:type="paragraph" w:styleId="TOC4">
    <w:name w:val="toc 4"/>
    <w:basedOn w:val="Normal"/>
    <w:next w:val="Normal"/>
    <w:uiPriority w:val="39"/>
    <w:rsid w:val="00461E4D"/>
    <w:pPr>
      <w:tabs>
        <w:tab w:val="left" w:pos="2280"/>
        <w:tab w:val="right" w:leader="dot" w:pos="9000"/>
      </w:tabs>
      <w:spacing w:before="60"/>
      <w:ind w:left="2280" w:right="360" w:hanging="1200"/>
    </w:pPr>
    <w:rPr>
      <w:rFonts w:eastAsia="MS Gothic"/>
    </w:rPr>
  </w:style>
  <w:style w:type="paragraph" w:styleId="TOC6">
    <w:name w:val="toc 6"/>
    <w:basedOn w:val="Normal"/>
    <w:next w:val="Normal"/>
    <w:rsid w:val="00461E4D"/>
    <w:pPr>
      <w:tabs>
        <w:tab w:val="left" w:pos="3480"/>
        <w:tab w:val="right" w:leader="dot" w:pos="9000"/>
      </w:tabs>
      <w:spacing w:before="60"/>
      <w:ind w:left="3480" w:right="360" w:hanging="1680"/>
    </w:pPr>
    <w:rPr>
      <w:rFonts w:eastAsia="MS Gothic"/>
    </w:rPr>
  </w:style>
  <w:style w:type="paragraph" w:styleId="TOC7">
    <w:name w:val="toc 7"/>
    <w:basedOn w:val="Normal"/>
    <w:next w:val="Normal"/>
    <w:semiHidden/>
    <w:rsid w:val="00461E4D"/>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semiHidden/>
    <w:rsid w:val="00461E4D"/>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semiHidden/>
    <w:rsid w:val="00461E4D"/>
    <w:pPr>
      <w:tabs>
        <w:tab w:val="left" w:pos="5280"/>
        <w:tab w:val="right" w:leader="dot" w:pos="9000"/>
      </w:tabs>
      <w:spacing w:before="60"/>
      <w:ind w:left="5280" w:right="360" w:hanging="2400"/>
    </w:pPr>
    <w:rPr>
      <w:rFonts w:ascii="Arial" w:eastAsia="MS Gothic"/>
    </w:rPr>
  </w:style>
  <w:style w:type="paragraph" w:styleId="Caption">
    <w:name w:val="caption"/>
    <w:next w:val="Paragraph"/>
    <w:qFormat/>
    <w:rsid w:val="00461E4D"/>
    <w:pPr>
      <w:keepNext/>
      <w:keepLines/>
      <w:spacing w:before="120" w:after="120" w:line="240" w:lineRule="auto"/>
      <w:jc w:val="center"/>
    </w:pPr>
    <w:rPr>
      <w:rFonts w:ascii="Times New Roman" w:eastAsia="Times New Roman" w:hAnsi="Times New Roman" w:cs="Times New Roman"/>
      <w:bCs/>
      <w:sz w:val="24"/>
      <w:szCs w:val="20"/>
    </w:rPr>
  </w:style>
  <w:style w:type="paragraph" w:customStyle="1" w:styleId="HeaderLandscape">
    <w:name w:val="HeaderLandscape"/>
    <w:rsid w:val="00461E4D"/>
    <w:pPr>
      <w:tabs>
        <w:tab w:val="center" w:pos="6480"/>
        <w:tab w:val="right" w:pos="12960"/>
      </w:tabs>
      <w:spacing w:after="0" w:line="240" w:lineRule="auto"/>
    </w:pPr>
    <w:rPr>
      <w:rFonts w:ascii="Times New Roman" w:eastAsia="MS Gothic" w:hAnsi="Times New Roman" w:cs="Times New Roman"/>
      <w:caps/>
      <w:sz w:val="16"/>
      <w:szCs w:val="20"/>
    </w:rPr>
  </w:style>
  <w:style w:type="paragraph" w:styleId="ListBullet">
    <w:name w:val="List Bullet"/>
    <w:rsid w:val="00461E4D"/>
    <w:pPr>
      <w:keepLines/>
      <w:numPr>
        <w:numId w:val="3"/>
      </w:numPr>
      <w:spacing w:before="60" w:after="0" w:line="240" w:lineRule="auto"/>
    </w:pPr>
    <w:rPr>
      <w:rFonts w:ascii="Times New Roman" w:eastAsia="MS Gothic" w:hAnsi="Times New Roman" w:cs="Times New Roman"/>
      <w:sz w:val="24"/>
      <w:szCs w:val="20"/>
    </w:rPr>
  </w:style>
  <w:style w:type="paragraph" w:styleId="ListNumber">
    <w:name w:val="List Number"/>
    <w:rsid w:val="00461E4D"/>
    <w:pPr>
      <w:keepLines/>
      <w:numPr>
        <w:numId w:val="23"/>
      </w:numPr>
      <w:spacing w:before="60" w:after="0" w:line="240" w:lineRule="auto"/>
    </w:pPr>
    <w:rPr>
      <w:rFonts w:ascii="Times New Roman" w:eastAsia="MS Gothic" w:hAnsi="Times New Roman" w:cs="Times New Roman"/>
      <w:sz w:val="24"/>
      <w:szCs w:val="24"/>
    </w:rPr>
  </w:style>
  <w:style w:type="paragraph" w:customStyle="1" w:styleId="References">
    <w:name w:val="References"/>
    <w:rsid w:val="00461E4D"/>
    <w:pPr>
      <w:keepLines/>
      <w:numPr>
        <w:numId w:val="33"/>
      </w:numPr>
      <w:spacing w:before="60" w:after="240" w:line="240" w:lineRule="auto"/>
    </w:pPr>
    <w:rPr>
      <w:rFonts w:ascii="Times New Roman" w:eastAsia="MS Gothic" w:hAnsi="Times New Roman" w:cs="Arial"/>
      <w:bCs/>
      <w:kern w:val="32"/>
      <w:sz w:val="24"/>
      <w:szCs w:val="24"/>
    </w:rPr>
  </w:style>
  <w:style w:type="paragraph" w:customStyle="1" w:styleId="Heading1Unnumbered">
    <w:name w:val="Heading 1 Unnumbered"/>
    <w:basedOn w:val="Heading1"/>
    <w:next w:val="Paragraph"/>
    <w:rsid w:val="00461E4D"/>
    <w:pPr>
      <w:numPr>
        <w:numId w:val="0"/>
      </w:numPr>
    </w:pPr>
    <w:rPr>
      <w:szCs w:val="48"/>
    </w:rPr>
  </w:style>
  <w:style w:type="paragraph" w:customStyle="1" w:styleId="Appendix">
    <w:name w:val="Appendix"/>
    <w:basedOn w:val="Heading2NoTOC"/>
    <w:next w:val="Paragraph"/>
    <w:rsid w:val="00461E4D"/>
    <w:pPr>
      <w:numPr>
        <w:numId w:val="7"/>
      </w:numPr>
    </w:pPr>
    <w:rPr>
      <w:bCs w:val="0"/>
      <w:snapToGrid w:val="0"/>
    </w:rPr>
  </w:style>
  <w:style w:type="paragraph" w:customStyle="1" w:styleId="Heading2NoTOC">
    <w:name w:val="Heading 2 No TOC"/>
    <w:basedOn w:val="Heading2"/>
    <w:next w:val="Paragraph"/>
    <w:rsid w:val="00461E4D"/>
    <w:pPr>
      <w:numPr>
        <w:ilvl w:val="0"/>
        <w:numId w:val="0"/>
      </w:numPr>
      <w:outlineLvl w:val="9"/>
    </w:pPr>
  </w:style>
  <w:style w:type="paragraph" w:customStyle="1" w:styleId="ListEnd">
    <w:name w:val="List End"/>
    <w:next w:val="Paragraph"/>
    <w:rsid w:val="00461E4D"/>
    <w:pPr>
      <w:spacing w:after="0" w:line="240" w:lineRule="auto"/>
    </w:pPr>
    <w:rPr>
      <w:rFonts w:ascii="Times New Roman" w:eastAsia="Times New Roman" w:hAnsi="Times New Roman" w:cs="Times New Roman"/>
      <w:sz w:val="24"/>
      <w:szCs w:val="20"/>
    </w:rPr>
  </w:style>
  <w:style w:type="character" w:styleId="EndnoteReference">
    <w:name w:val="endnote reference"/>
    <w:semiHidden/>
    <w:rsid w:val="00461E4D"/>
    <w:rPr>
      <w:vertAlign w:val="superscript"/>
    </w:rPr>
  </w:style>
  <w:style w:type="paragraph" w:styleId="EndnoteText">
    <w:name w:val="endnote text"/>
    <w:basedOn w:val="Normal"/>
    <w:link w:val="EndnoteTextChar"/>
    <w:semiHidden/>
    <w:rsid w:val="00461E4D"/>
    <w:pPr>
      <w:spacing w:before="60"/>
    </w:pPr>
    <w:rPr>
      <w:sz w:val="20"/>
      <w:szCs w:val="20"/>
    </w:rPr>
  </w:style>
  <w:style w:type="character" w:customStyle="1" w:styleId="EndnoteTextChar">
    <w:name w:val="Endnote Text Char"/>
    <w:basedOn w:val="DefaultParagraphFont"/>
    <w:link w:val="EndnoteText"/>
    <w:semiHidden/>
    <w:rsid w:val="00B1720F"/>
    <w:rPr>
      <w:rFonts w:ascii="Times New Roman" w:eastAsia="Times New Roman" w:hAnsi="Times New Roman" w:cs="Times New Roman"/>
      <w:sz w:val="20"/>
      <w:szCs w:val="20"/>
    </w:rPr>
  </w:style>
  <w:style w:type="paragraph" w:customStyle="1" w:styleId="Figure">
    <w:name w:val="Figure"/>
    <w:next w:val="Paragraph"/>
    <w:rsid w:val="00461E4D"/>
    <w:pPr>
      <w:keepLines/>
      <w:spacing w:before="60" w:after="120" w:line="240" w:lineRule="auto"/>
      <w:jc w:val="center"/>
    </w:pPr>
    <w:rPr>
      <w:rFonts w:ascii="Times New Roman" w:eastAsia="MS Gothic" w:hAnsi="Times New Roman" w:cs="Times New Roman"/>
      <w:sz w:val="24"/>
      <w:szCs w:val="20"/>
    </w:rPr>
  </w:style>
  <w:style w:type="paragraph" w:customStyle="1" w:styleId="ListLetter">
    <w:name w:val="List Letter"/>
    <w:rsid w:val="00461E4D"/>
    <w:pPr>
      <w:keepLines/>
      <w:numPr>
        <w:numId w:val="17"/>
      </w:numPr>
      <w:spacing w:before="60" w:after="0" w:line="240" w:lineRule="auto"/>
    </w:pPr>
    <w:rPr>
      <w:rFonts w:ascii="Times New Roman" w:eastAsia="MS Gothic" w:hAnsi="Times New Roman" w:cs="Arial"/>
      <w:bCs/>
      <w:iCs/>
      <w:sz w:val="24"/>
      <w:szCs w:val="48"/>
    </w:rPr>
  </w:style>
  <w:style w:type="paragraph" w:customStyle="1" w:styleId="FooterLandscape">
    <w:name w:val="FooterLandscape"/>
    <w:basedOn w:val="HeaderLandscape"/>
    <w:rsid w:val="00461E4D"/>
    <w:pPr>
      <w:tabs>
        <w:tab w:val="clear" w:pos="6480"/>
        <w:tab w:val="clear" w:pos="12960"/>
        <w:tab w:val="center" w:pos="6307"/>
        <w:tab w:val="right" w:pos="12600"/>
      </w:tabs>
    </w:pPr>
  </w:style>
  <w:style w:type="paragraph" w:customStyle="1" w:styleId="Approval">
    <w:name w:val="Approval"/>
    <w:rsid w:val="00461E4D"/>
    <w:pPr>
      <w:tabs>
        <w:tab w:val="left" w:pos="1080"/>
        <w:tab w:val="left" w:pos="5040"/>
        <w:tab w:val="left" w:pos="5760"/>
        <w:tab w:val="left" w:pos="6480"/>
        <w:tab w:val="left" w:pos="8640"/>
      </w:tabs>
      <w:spacing w:after="0" w:line="240" w:lineRule="auto"/>
    </w:pPr>
    <w:rPr>
      <w:rFonts w:ascii="Times New Roman" w:eastAsia="MS Gothic" w:hAnsi="Times New Roman" w:cs="Times New Roman"/>
      <w:sz w:val="24"/>
      <w:szCs w:val="24"/>
    </w:rPr>
  </w:style>
  <w:style w:type="paragraph" w:customStyle="1" w:styleId="Heading2Unnumbered">
    <w:name w:val="Heading 2 Unnumbered"/>
    <w:basedOn w:val="Heading2"/>
    <w:next w:val="Paragraph"/>
    <w:rsid w:val="00461E4D"/>
    <w:pPr>
      <w:numPr>
        <w:ilvl w:val="0"/>
        <w:numId w:val="0"/>
      </w:numPr>
    </w:pPr>
  </w:style>
  <w:style w:type="paragraph" w:styleId="BodyText">
    <w:name w:val="Body Text"/>
    <w:basedOn w:val="Normal"/>
    <w:link w:val="BodyTextChar"/>
    <w:semiHidden/>
    <w:rsid w:val="00461E4D"/>
    <w:pPr>
      <w:spacing w:after="120"/>
    </w:pPr>
  </w:style>
  <w:style w:type="character" w:customStyle="1" w:styleId="BodyTextChar">
    <w:name w:val="Body Text Char"/>
    <w:link w:val="BodyText"/>
    <w:semiHidden/>
    <w:rsid w:val="00461E4D"/>
    <w:rPr>
      <w:rFonts w:ascii="Times New Roman" w:eastAsia="Times New Roman" w:hAnsi="Times New Roman" w:cs="Times New Roman"/>
      <w:sz w:val="24"/>
      <w:szCs w:val="24"/>
    </w:rPr>
  </w:style>
  <w:style w:type="paragraph" w:styleId="BodyText2">
    <w:name w:val="Body Text 2"/>
    <w:basedOn w:val="Normal"/>
    <w:link w:val="BodyText2Char"/>
    <w:semiHidden/>
    <w:rsid w:val="00461E4D"/>
    <w:pPr>
      <w:spacing w:after="120" w:line="480" w:lineRule="auto"/>
    </w:pPr>
  </w:style>
  <w:style w:type="character" w:customStyle="1" w:styleId="BodyText2Char">
    <w:name w:val="Body Text 2 Char"/>
    <w:link w:val="BodyText2"/>
    <w:semiHidden/>
    <w:rsid w:val="00461E4D"/>
    <w:rPr>
      <w:rFonts w:ascii="Times New Roman" w:eastAsia="Times New Roman" w:hAnsi="Times New Roman" w:cs="Times New Roman"/>
      <w:sz w:val="24"/>
      <w:szCs w:val="24"/>
    </w:rPr>
  </w:style>
  <w:style w:type="paragraph" w:styleId="BodyText3">
    <w:name w:val="Body Text 3"/>
    <w:basedOn w:val="Normal"/>
    <w:link w:val="BodyText3Char"/>
    <w:semiHidden/>
    <w:rsid w:val="00461E4D"/>
    <w:pPr>
      <w:spacing w:after="120"/>
    </w:pPr>
    <w:rPr>
      <w:sz w:val="16"/>
      <w:szCs w:val="16"/>
    </w:rPr>
  </w:style>
  <w:style w:type="character" w:customStyle="1" w:styleId="BodyText3Char">
    <w:name w:val="Body Text 3 Char"/>
    <w:link w:val="BodyText3"/>
    <w:semiHidden/>
    <w:rsid w:val="00461E4D"/>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461E4D"/>
    <w:pPr>
      <w:ind w:firstLine="210"/>
    </w:pPr>
  </w:style>
  <w:style w:type="character" w:customStyle="1" w:styleId="BodyTextFirstIndentChar">
    <w:name w:val="Body Text First Indent Char"/>
    <w:link w:val="BodyTextFirstIndent"/>
    <w:semiHidden/>
    <w:rsid w:val="00461E4D"/>
    <w:rPr>
      <w:rFonts w:ascii="Times New Roman" w:eastAsia="Times New Roman" w:hAnsi="Times New Roman" w:cs="Times New Roman"/>
      <w:sz w:val="24"/>
      <w:szCs w:val="24"/>
    </w:rPr>
  </w:style>
  <w:style w:type="paragraph" w:styleId="BodyTextIndent">
    <w:name w:val="Body Text Indent"/>
    <w:basedOn w:val="Normal"/>
    <w:link w:val="BodyTextIndentChar"/>
    <w:semiHidden/>
    <w:rsid w:val="00461E4D"/>
    <w:pPr>
      <w:spacing w:after="120"/>
      <w:ind w:left="360"/>
    </w:pPr>
  </w:style>
  <w:style w:type="character" w:customStyle="1" w:styleId="BodyTextIndentChar">
    <w:name w:val="Body Text Indent Char"/>
    <w:link w:val="BodyTextIndent"/>
    <w:semiHidden/>
    <w:rsid w:val="00461E4D"/>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461E4D"/>
    <w:pPr>
      <w:ind w:firstLine="210"/>
    </w:pPr>
  </w:style>
  <w:style w:type="character" w:customStyle="1" w:styleId="BodyTextFirstIndent2Char">
    <w:name w:val="Body Text First Indent 2 Char"/>
    <w:link w:val="BodyTextFirstIndent2"/>
    <w:semiHidden/>
    <w:rsid w:val="00461E4D"/>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461E4D"/>
    <w:pPr>
      <w:spacing w:after="120" w:line="480" w:lineRule="auto"/>
      <w:ind w:left="360"/>
    </w:pPr>
  </w:style>
  <w:style w:type="character" w:customStyle="1" w:styleId="BodyTextIndent2Char">
    <w:name w:val="Body Text Indent 2 Char"/>
    <w:link w:val="BodyTextIndent2"/>
    <w:semiHidden/>
    <w:rsid w:val="00461E4D"/>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461E4D"/>
    <w:pPr>
      <w:spacing w:after="120"/>
      <w:ind w:left="360"/>
    </w:pPr>
    <w:rPr>
      <w:sz w:val="16"/>
      <w:szCs w:val="16"/>
    </w:rPr>
  </w:style>
  <w:style w:type="character" w:customStyle="1" w:styleId="BodyTextIndent3Char">
    <w:name w:val="Body Text Indent 3 Char"/>
    <w:link w:val="BodyTextIndent3"/>
    <w:semiHidden/>
    <w:rsid w:val="00461E4D"/>
    <w:rPr>
      <w:rFonts w:ascii="Times New Roman" w:eastAsia="Times New Roman" w:hAnsi="Times New Roman" w:cs="Times New Roman"/>
      <w:sz w:val="16"/>
      <w:szCs w:val="16"/>
    </w:rPr>
  </w:style>
  <w:style w:type="paragraph" w:styleId="Closing">
    <w:name w:val="Closing"/>
    <w:basedOn w:val="Normal"/>
    <w:link w:val="ClosingChar"/>
    <w:semiHidden/>
    <w:rsid w:val="00461E4D"/>
    <w:pPr>
      <w:ind w:left="4320"/>
    </w:pPr>
  </w:style>
  <w:style w:type="character" w:customStyle="1" w:styleId="ClosingChar">
    <w:name w:val="Closing Char"/>
    <w:link w:val="Closing"/>
    <w:semiHidden/>
    <w:rsid w:val="00461E4D"/>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rsid w:val="00461E4D"/>
    <w:rPr>
      <w:b/>
      <w:bCs/>
    </w:rPr>
  </w:style>
  <w:style w:type="character" w:customStyle="1" w:styleId="CommentSubjectChar">
    <w:name w:val="Comment Subject Char"/>
    <w:basedOn w:val="CommentTextChar"/>
    <w:link w:val="CommentSubject"/>
    <w:uiPriority w:val="99"/>
    <w:semiHidden/>
    <w:rsid w:val="00B1720F"/>
    <w:rPr>
      <w:rFonts w:ascii="Times New Roman" w:eastAsia="Times New Roman" w:hAnsi="Times New Roman" w:cs="Times New Roman"/>
      <w:b/>
      <w:bCs/>
      <w:sz w:val="20"/>
      <w:szCs w:val="20"/>
    </w:rPr>
  </w:style>
  <w:style w:type="paragraph" w:styleId="Date">
    <w:name w:val="Date"/>
    <w:basedOn w:val="Normal"/>
    <w:next w:val="Normal"/>
    <w:link w:val="DateChar"/>
    <w:semiHidden/>
    <w:rsid w:val="00461E4D"/>
  </w:style>
  <w:style w:type="character" w:customStyle="1" w:styleId="DateChar">
    <w:name w:val="Date Char"/>
    <w:link w:val="Date"/>
    <w:semiHidden/>
    <w:rsid w:val="00461E4D"/>
    <w:rPr>
      <w:rFonts w:ascii="Times New Roman" w:eastAsia="Times New Roman" w:hAnsi="Times New Roman" w:cs="Times New Roman"/>
      <w:sz w:val="24"/>
      <w:szCs w:val="24"/>
    </w:rPr>
  </w:style>
  <w:style w:type="paragraph" w:styleId="DocumentMap">
    <w:name w:val="Document Map"/>
    <w:basedOn w:val="Normal"/>
    <w:link w:val="DocumentMapChar"/>
    <w:semiHidden/>
    <w:rsid w:val="00461E4D"/>
    <w:pPr>
      <w:shd w:val="clear" w:color="auto" w:fill="000080"/>
    </w:pPr>
    <w:rPr>
      <w:rFonts w:ascii="Tahoma" w:hAnsi="Tahoma" w:cs="Tahoma"/>
    </w:rPr>
  </w:style>
  <w:style w:type="character" w:customStyle="1" w:styleId="DocumentMapChar">
    <w:name w:val="Document Map Char"/>
    <w:basedOn w:val="DefaultParagraphFont"/>
    <w:link w:val="DocumentMap"/>
    <w:semiHidden/>
    <w:rsid w:val="00B1720F"/>
    <w:rPr>
      <w:rFonts w:ascii="Tahoma" w:eastAsia="Times New Roman" w:hAnsi="Tahoma" w:cs="Tahoma"/>
      <w:sz w:val="24"/>
      <w:szCs w:val="24"/>
      <w:shd w:val="clear" w:color="auto" w:fill="000080"/>
    </w:rPr>
  </w:style>
  <w:style w:type="paragraph" w:styleId="E-mailSignature">
    <w:name w:val="E-mail Signature"/>
    <w:basedOn w:val="Normal"/>
    <w:link w:val="E-mailSignatureChar"/>
    <w:semiHidden/>
    <w:rsid w:val="00461E4D"/>
  </w:style>
  <w:style w:type="character" w:customStyle="1" w:styleId="E-mailSignatureChar">
    <w:name w:val="E-mail Signature Char"/>
    <w:link w:val="E-mailSignature"/>
    <w:semiHidden/>
    <w:rsid w:val="00461E4D"/>
    <w:rPr>
      <w:rFonts w:ascii="Times New Roman" w:eastAsia="Times New Roman" w:hAnsi="Times New Roman" w:cs="Times New Roman"/>
      <w:sz w:val="24"/>
      <w:szCs w:val="24"/>
    </w:rPr>
  </w:style>
  <w:style w:type="character" w:styleId="Emphasis">
    <w:name w:val="Emphasis"/>
    <w:uiPriority w:val="20"/>
    <w:qFormat/>
    <w:rsid w:val="00461E4D"/>
    <w:rPr>
      <w:rFonts w:ascii="Times New Roman" w:hAnsi="Times New Roman"/>
      <w:i/>
      <w:iCs/>
      <w:sz w:val="24"/>
    </w:rPr>
  </w:style>
  <w:style w:type="paragraph" w:styleId="EnvelopeAddress">
    <w:name w:val="envelope address"/>
    <w:basedOn w:val="Normal"/>
    <w:semiHidden/>
    <w:rsid w:val="00461E4D"/>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461E4D"/>
    <w:rPr>
      <w:rFonts w:ascii="Arial" w:hAnsi="Arial" w:cs="Arial"/>
      <w:sz w:val="20"/>
      <w:szCs w:val="20"/>
    </w:rPr>
  </w:style>
  <w:style w:type="character" w:styleId="FollowedHyperlink">
    <w:name w:val="FollowedHyperlink"/>
    <w:semiHidden/>
    <w:rsid w:val="00461E4D"/>
    <w:rPr>
      <w:color w:val="800080"/>
      <w:u w:val="single"/>
    </w:rPr>
  </w:style>
  <w:style w:type="character" w:styleId="FootnoteReference">
    <w:name w:val="footnote reference"/>
    <w:semiHidden/>
    <w:rsid w:val="00461E4D"/>
    <w:rPr>
      <w:vertAlign w:val="superscript"/>
    </w:rPr>
  </w:style>
  <w:style w:type="paragraph" w:styleId="FootnoteText">
    <w:name w:val="footnote text"/>
    <w:link w:val="FootnoteTextChar"/>
    <w:semiHidden/>
    <w:rsid w:val="00461E4D"/>
    <w:pPr>
      <w:spacing w:before="60" w:after="0" w:line="240" w:lineRule="auto"/>
      <w:ind w:left="360" w:hanging="360"/>
    </w:pPr>
    <w:rPr>
      <w:rFonts w:ascii="Arial" w:eastAsia="MS Mincho" w:hAnsi="Arial" w:cs="Times New Roman"/>
      <w:sz w:val="20"/>
      <w:szCs w:val="20"/>
    </w:rPr>
  </w:style>
  <w:style w:type="character" w:customStyle="1" w:styleId="FootnoteTextChar">
    <w:name w:val="Footnote Text Char"/>
    <w:basedOn w:val="DefaultParagraphFont"/>
    <w:link w:val="FootnoteText"/>
    <w:semiHidden/>
    <w:rsid w:val="00B1720F"/>
    <w:rPr>
      <w:rFonts w:ascii="Arial" w:eastAsia="MS Mincho" w:hAnsi="Arial" w:cs="Times New Roman"/>
      <w:sz w:val="20"/>
      <w:szCs w:val="20"/>
    </w:rPr>
  </w:style>
  <w:style w:type="character" w:styleId="HTMLAcronym">
    <w:name w:val="HTML Acronym"/>
    <w:semiHidden/>
    <w:rsid w:val="00461E4D"/>
  </w:style>
  <w:style w:type="paragraph" w:styleId="HTMLAddress">
    <w:name w:val="HTML Address"/>
    <w:basedOn w:val="Normal"/>
    <w:link w:val="HTMLAddressChar"/>
    <w:semiHidden/>
    <w:rsid w:val="00461E4D"/>
    <w:rPr>
      <w:i/>
      <w:iCs/>
    </w:rPr>
  </w:style>
  <w:style w:type="character" w:customStyle="1" w:styleId="HTMLAddressChar">
    <w:name w:val="HTML Address Char"/>
    <w:link w:val="HTMLAddress"/>
    <w:semiHidden/>
    <w:rsid w:val="00461E4D"/>
    <w:rPr>
      <w:rFonts w:ascii="Times New Roman" w:eastAsia="Times New Roman" w:hAnsi="Times New Roman" w:cs="Times New Roman"/>
      <w:i/>
      <w:iCs/>
      <w:sz w:val="24"/>
      <w:szCs w:val="24"/>
    </w:rPr>
  </w:style>
  <w:style w:type="character" w:styleId="HTMLCite">
    <w:name w:val="HTML Cite"/>
    <w:semiHidden/>
    <w:rsid w:val="00461E4D"/>
    <w:rPr>
      <w:i/>
      <w:iCs/>
    </w:rPr>
  </w:style>
  <w:style w:type="character" w:styleId="HTMLCode">
    <w:name w:val="HTML Code"/>
    <w:semiHidden/>
    <w:rsid w:val="00461E4D"/>
    <w:rPr>
      <w:rFonts w:ascii="Courier New" w:hAnsi="Courier New" w:cs="Courier New"/>
      <w:sz w:val="20"/>
      <w:szCs w:val="20"/>
    </w:rPr>
  </w:style>
  <w:style w:type="character" w:styleId="HTMLDefinition">
    <w:name w:val="HTML Definition"/>
    <w:semiHidden/>
    <w:rsid w:val="00461E4D"/>
    <w:rPr>
      <w:i/>
      <w:iCs/>
    </w:rPr>
  </w:style>
  <w:style w:type="character" w:styleId="HTMLKeyboard">
    <w:name w:val="HTML Keyboard"/>
    <w:semiHidden/>
    <w:rsid w:val="00461E4D"/>
    <w:rPr>
      <w:rFonts w:ascii="Courier New" w:hAnsi="Courier New" w:cs="Courier New"/>
      <w:sz w:val="20"/>
      <w:szCs w:val="20"/>
    </w:rPr>
  </w:style>
  <w:style w:type="paragraph" w:styleId="HTMLPreformatted">
    <w:name w:val="HTML Preformatted"/>
    <w:basedOn w:val="Normal"/>
    <w:link w:val="HTMLPreformattedChar"/>
    <w:semiHidden/>
    <w:rsid w:val="00461E4D"/>
    <w:rPr>
      <w:rFonts w:ascii="Courier New" w:hAnsi="Courier New" w:cs="Courier New"/>
      <w:sz w:val="20"/>
      <w:szCs w:val="20"/>
    </w:rPr>
  </w:style>
  <w:style w:type="character" w:customStyle="1" w:styleId="HTMLPreformattedChar">
    <w:name w:val="HTML Preformatted Char"/>
    <w:link w:val="HTMLPreformatted"/>
    <w:semiHidden/>
    <w:rsid w:val="00461E4D"/>
    <w:rPr>
      <w:rFonts w:ascii="Courier New" w:eastAsia="Times New Roman" w:hAnsi="Courier New" w:cs="Courier New"/>
      <w:sz w:val="20"/>
      <w:szCs w:val="20"/>
    </w:rPr>
  </w:style>
  <w:style w:type="character" w:styleId="HTMLSample">
    <w:name w:val="HTML Sample"/>
    <w:semiHidden/>
    <w:rsid w:val="00461E4D"/>
    <w:rPr>
      <w:rFonts w:ascii="Courier New" w:hAnsi="Courier New" w:cs="Courier New"/>
    </w:rPr>
  </w:style>
  <w:style w:type="character" w:styleId="HTMLTypewriter">
    <w:name w:val="HTML Typewriter"/>
    <w:semiHidden/>
    <w:rsid w:val="00461E4D"/>
    <w:rPr>
      <w:rFonts w:ascii="Courier New" w:hAnsi="Courier New" w:cs="Courier New"/>
      <w:sz w:val="20"/>
      <w:szCs w:val="20"/>
    </w:rPr>
  </w:style>
  <w:style w:type="character" w:styleId="HTMLVariable">
    <w:name w:val="HTML Variable"/>
    <w:semiHidden/>
    <w:rsid w:val="00461E4D"/>
    <w:rPr>
      <w:i/>
      <w:iCs/>
    </w:rPr>
  </w:style>
  <w:style w:type="paragraph" w:styleId="Index1">
    <w:name w:val="index 1"/>
    <w:basedOn w:val="Normal"/>
    <w:next w:val="Normal"/>
    <w:semiHidden/>
    <w:rsid w:val="00461E4D"/>
    <w:pPr>
      <w:ind w:left="240" w:hanging="240"/>
    </w:pPr>
  </w:style>
  <w:style w:type="paragraph" w:styleId="Index2">
    <w:name w:val="index 2"/>
    <w:basedOn w:val="Normal"/>
    <w:next w:val="Normal"/>
    <w:semiHidden/>
    <w:rsid w:val="00461E4D"/>
    <w:pPr>
      <w:ind w:left="480" w:hanging="240"/>
    </w:pPr>
  </w:style>
  <w:style w:type="paragraph" w:styleId="Index3">
    <w:name w:val="index 3"/>
    <w:basedOn w:val="Normal"/>
    <w:next w:val="Normal"/>
    <w:semiHidden/>
    <w:rsid w:val="00461E4D"/>
    <w:pPr>
      <w:ind w:left="720" w:hanging="240"/>
    </w:pPr>
  </w:style>
  <w:style w:type="paragraph" w:styleId="Index4">
    <w:name w:val="index 4"/>
    <w:basedOn w:val="Normal"/>
    <w:next w:val="Normal"/>
    <w:semiHidden/>
    <w:rsid w:val="00461E4D"/>
    <w:pPr>
      <w:ind w:left="960" w:hanging="240"/>
    </w:pPr>
  </w:style>
  <w:style w:type="paragraph" w:styleId="Index5">
    <w:name w:val="index 5"/>
    <w:basedOn w:val="Normal"/>
    <w:next w:val="Normal"/>
    <w:semiHidden/>
    <w:rsid w:val="00461E4D"/>
    <w:pPr>
      <w:ind w:left="1200" w:hanging="240"/>
    </w:pPr>
  </w:style>
  <w:style w:type="paragraph" w:styleId="Index6">
    <w:name w:val="index 6"/>
    <w:basedOn w:val="Normal"/>
    <w:next w:val="Normal"/>
    <w:semiHidden/>
    <w:rsid w:val="00461E4D"/>
    <w:pPr>
      <w:ind w:left="1440" w:hanging="240"/>
    </w:pPr>
  </w:style>
  <w:style w:type="paragraph" w:styleId="Index7">
    <w:name w:val="index 7"/>
    <w:basedOn w:val="Normal"/>
    <w:next w:val="Normal"/>
    <w:semiHidden/>
    <w:rsid w:val="00461E4D"/>
    <w:pPr>
      <w:ind w:left="1680" w:hanging="240"/>
    </w:pPr>
  </w:style>
  <w:style w:type="paragraph" w:styleId="Index8">
    <w:name w:val="index 8"/>
    <w:basedOn w:val="Normal"/>
    <w:next w:val="Normal"/>
    <w:semiHidden/>
    <w:rsid w:val="00461E4D"/>
    <w:pPr>
      <w:ind w:left="1920" w:hanging="240"/>
    </w:pPr>
  </w:style>
  <w:style w:type="paragraph" w:styleId="Index9">
    <w:name w:val="index 9"/>
    <w:basedOn w:val="Normal"/>
    <w:next w:val="Normal"/>
    <w:semiHidden/>
    <w:rsid w:val="00461E4D"/>
    <w:pPr>
      <w:ind w:left="2160" w:hanging="240"/>
    </w:pPr>
  </w:style>
  <w:style w:type="paragraph" w:styleId="IndexHeading">
    <w:name w:val="index heading"/>
    <w:basedOn w:val="Normal"/>
    <w:next w:val="Index1"/>
    <w:semiHidden/>
    <w:rsid w:val="00461E4D"/>
    <w:rPr>
      <w:rFonts w:ascii="Arial" w:hAnsi="Arial" w:cs="Arial"/>
      <w:b/>
      <w:bCs/>
    </w:rPr>
  </w:style>
  <w:style w:type="character" w:styleId="LineNumber">
    <w:name w:val="line number"/>
    <w:semiHidden/>
    <w:rsid w:val="00461E4D"/>
  </w:style>
  <w:style w:type="paragraph" w:styleId="List">
    <w:name w:val="List"/>
    <w:basedOn w:val="Normal"/>
    <w:semiHidden/>
    <w:rsid w:val="00461E4D"/>
    <w:pPr>
      <w:ind w:left="360" w:hanging="360"/>
    </w:pPr>
  </w:style>
  <w:style w:type="paragraph" w:styleId="List2">
    <w:name w:val="List 2"/>
    <w:basedOn w:val="Normal"/>
    <w:semiHidden/>
    <w:rsid w:val="00461E4D"/>
    <w:pPr>
      <w:ind w:left="720" w:hanging="360"/>
    </w:pPr>
  </w:style>
  <w:style w:type="paragraph" w:styleId="List3">
    <w:name w:val="List 3"/>
    <w:basedOn w:val="Normal"/>
    <w:semiHidden/>
    <w:rsid w:val="00461E4D"/>
    <w:pPr>
      <w:ind w:left="1080" w:hanging="360"/>
    </w:pPr>
  </w:style>
  <w:style w:type="paragraph" w:styleId="List4">
    <w:name w:val="List 4"/>
    <w:basedOn w:val="Normal"/>
    <w:semiHidden/>
    <w:rsid w:val="00461E4D"/>
    <w:pPr>
      <w:ind w:left="1440" w:hanging="360"/>
    </w:pPr>
  </w:style>
  <w:style w:type="paragraph" w:styleId="List5">
    <w:name w:val="List 5"/>
    <w:basedOn w:val="Normal"/>
    <w:semiHidden/>
    <w:rsid w:val="00461E4D"/>
    <w:pPr>
      <w:ind w:left="1800" w:hanging="360"/>
    </w:pPr>
  </w:style>
  <w:style w:type="paragraph" w:styleId="ListBullet2">
    <w:name w:val="List Bullet 2"/>
    <w:rsid w:val="00461E4D"/>
    <w:pPr>
      <w:keepLines/>
      <w:numPr>
        <w:numId w:val="12"/>
      </w:numPr>
      <w:spacing w:before="60" w:after="0" w:line="240" w:lineRule="auto"/>
    </w:pPr>
    <w:rPr>
      <w:rFonts w:ascii="Times New Roman" w:eastAsia="MS Gothic" w:hAnsi="Times New Roman" w:cs="Times New Roman"/>
      <w:sz w:val="24"/>
      <w:szCs w:val="24"/>
    </w:rPr>
  </w:style>
  <w:style w:type="paragraph" w:styleId="ListBullet3">
    <w:name w:val="List Bullet 3"/>
    <w:basedOn w:val="Normal"/>
    <w:rsid w:val="00461E4D"/>
    <w:pPr>
      <w:keepLines/>
      <w:numPr>
        <w:numId w:val="13"/>
      </w:numPr>
      <w:spacing w:before="60"/>
    </w:pPr>
    <w:rPr>
      <w:rFonts w:eastAsia="MS Gothic"/>
    </w:rPr>
  </w:style>
  <w:style w:type="paragraph" w:styleId="ListBullet4">
    <w:name w:val="List Bullet 4"/>
    <w:qFormat/>
    <w:rsid w:val="00461E4D"/>
    <w:pPr>
      <w:widowControl w:val="0"/>
      <w:numPr>
        <w:numId w:val="14"/>
      </w:numPr>
      <w:spacing w:before="60" w:after="0" w:line="240" w:lineRule="auto"/>
    </w:pPr>
    <w:rPr>
      <w:rFonts w:ascii="Times New Roman" w:eastAsia="Times New Roman" w:hAnsi="Times New Roman" w:cs="Times New Roman"/>
      <w:sz w:val="24"/>
      <w:szCs w:val="24"/>
    </w:rPr>
  </w:style>
  <w:style w:type="paragraph" w:styleId="ListBullet5">
    <w:name w:val="List Bullet 5"/>
    <w:qFormat/>
    <w:rsid w:val="00461E4D"/>
    <w:pPr>
      <w:widowControl w:val="0"/>
      <w:numPr>
        <w:numId w:val="15"/>
      </w:numPr>
      <w:spacing w:before="60" w:after="0" w:line="240" w:lineRule="auto"/>
    </w:pPr>
    <w:rPr>
      <w:rFonts w:ascii="Times New Roman" w:eastAsia="Times New Roman" w:hAnsi="Times New Roman" w:cs="Times New Roman"/>
      <w:sz w:val="24"/>
      <w:szCs w:val="24"/>
    </w:rPr>
  </w:style>
  <w:style w:type="paragraph" w:styleId="ListContinue">
    <w:name w:val="List Continue"/>
    <w:basedOn w:val="Normal"/>
    <w:rsid w:val="00461E4D"/>
    <w:pPr>
      <w:spacing w:after="120"/>
      <w:ind w:left="360"/>
    </w:pPr>
  </w:style>
  <w:style w:type="paragraph" w:styleId="ListContinue2">
    <w:name w:val="List Continue 2"/>
    <w:basedOn w:val="Normal"/>
    <w:rsid w:val="00461E4D"/>
    <w:pPr>
      <w:spacing w:after="120"/>
      <w:ind w:left="720"/>
    </w:pPr>
  </w:style>
  <w:style w:type="paragraph" w:styleId="ListContinue3">
    <w:name w:val="List Continue 3"/>
    <w:basedOn w:val="Normal"/>
    <w:rsid w:val="00461E4D"/>
    <w:pPr>
      <w:spacing w:after="120"/>
      <w:ind w:left="1080"/>
    </w:pPr>
  </w:style>
  <w:style w:type="paragraph" w:styleId="ListContinue4">
    <w:name w:val="List Continue 4"/>
    <w:basedOn w:val="Normal"/>
    <w:rsid w:val="00461E4D"/>
    <w:pPr>
      <w:spacing w:after="120"/>
      <w:ind w:left="1440"/>
    </w:pPr>
  </w:style>
  <w:style w:type="paragraph" w:styleId="ListContinue5">
    <w:name w:val="List Continue 5"/>
    <w:basedOn w:val="Normal"/>
    <w:rsid w:val="00461E4D"/>
    <w:pPr>
      <w:spacing w:after="120"/>
      <w:ind w:left="1800"/>
    </w:pPr>
  </w:style>
  <w:style w:type="paragraph" w:styleId="ListNumber4">
    <w:name w:val="List Number 4"/>
    <w:rsid w:val="00461E4D"/>
    <w:pPr>
      <w:numPr>
        <w:numId w:val="28"/>
      </w:numPr>
      <w:tabs>
        <w:tab w:val="num" w:pos="1440"/>
      </w:tabs>
      <w:spacing w:before="60" w:after="0" w:line="240" w:lineRule="auto"/>
    </w:pPr>
    <w:rPr>
      <w:rFonts w:ascii="Times New Roman" w:eastAsia="Times New Roman" w:hAnsi="Times New Roman" w:cs="Times New Roman"/>
      <w:sz w:val="24"/>
      <w:szCs w:val="24"/>
    </w:rPr>
  </w:style>
  <w:style w:type="paragraph" w:styleId="ListNumber5">
    <w:name w:val="List Number 5"/>
    <w:rsid w:val="00461E4D"/>
    <w:pPr>
      <w:numPr>
        <w:numId w:val="30"/>
      </w:numPr>
      <w:tabs>
        <w:tab w:val="num" w:pos="1800"/>
      </w:tabs>
      <w:spacing w:before="60" w:after="0" w:line="240" w:lineRule="auto"/>
    </w:pPr>
    <w:rPr>
      <w:rFonts w:ascii="Times New Roman" w:eastAsia="Times New Roman" w:hAnsi="Times New Roman" w:cs="Times New Roman"/>
      <w:sz w:val="24"/>
      <w:szCs w:val="24"/>
    </w:rPr>
  </w:style>
  <w:style w:type="paragraph" w:styleId="MacroText">
    <w:name w:val="macro"/>
    <w:link w:val="MacroTextChar"/>
    <w:semiHidden/>
    <w:rsid w:val="00461E4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B1720F"/>
    <w:rPr>
      <w:rFonts w:ascii="Courier New" w:eastAsia="Times New Roman" w:hAnsi="Courier New" w:cs="Courier New"/>
      <w:sz w:val="20"/>
      <w:szCs w:val="20"/>
    </w:rPr>
  </w:style>
  <w:style w:type="paragraph" w:styleId="MessageHeader">
    <w:name w:val="Message Header"/>
    <w:basedOn w:val="Normal"/>
    <w:link w:val="MessageHeaderChar"/>
    <w:semiHidden/>
    <w:rsid w:val="00461E4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461E4D"/>
    <w:rPr>
      <w:rFonts w:ascii="Arial" w:eastAsia="Times New Roman" w:hAnsi="Arial" w:cs="Arial"/>
      <w:sz w:val="24"/>
      <w:szCs w:val="24"/>
      <w:shd w:val="pct20" w:color="auto" w:fill="auto"/>
    </w:rPr>
  </w:style>
  <w:style w:type="paragraph" w:styleId="NormalWeb">
    <w:name w:val="Normal (Web)"/>
    <w:basedOn w:val="Normal"/>
    <w:uiPriority w:val="99"/>
    <w:semiHidden/>
    <w:rsid w:val="00461E4D"/>
  </w:style>
  <w:style w:type="paragraph" w:styleId="NormalIndent">
    <w:name w:val="Normal Indent"/>
    <w:basedOn w:val="Normal"/>
    <w:semiHidden/>
    <w:rsid w:val="00461E4D"/>
    <w:pPr>
      <w:ind w:left="720"/>
    </w:pPr>
  </w:style>
  <w:style w:type="paragraph" w:styleId="NoteHeading">
    <w:name w:val="Note Heading"/>
    <w:basedOn w:val="Normal"/>
    <w:next w:val="Normal"/>
    <w:link w:val="NoteHeadingChar"/>
    <w:semiHidden/>
    <w:rsid w:val="00461E4D"/>
  </w:style>
  <w:style w:type="character" w:customStyle="1" w:styleId="NoteHeadingChar">
    <w:name w:val="Note Heading Char"/>
    <w:basedOn w:val="DefaultParagraphFont"/>
    <w:link w:val="NoteHeading"/>
    <w:semiHidden/>
    <w:rsid w:val="00B1720F"/>
    <w:rPr>
      <w:rFonts w:ascii="Times New Roman" w:eastAsia="Times New Roman" w:hAnsi="Times New Roman" w:cs="Times New Roman"/>
      <w:sz w:val="24"/>
      <w:szCs w:val="24"/>
    </w:rPr>
  </w:style>
  <w:style w:type="paragraph" w:styleId="PlainText">
    <w:name w:val="Plain Text"/>
    <w:basedOn w:val="Normal"/>
    <w:link w:val="PlainTextChar"/>
    <w:semiHidden/>
    <w:rsid w:val="00461E4D"/>
    <w:rPr>
      <w:rFonts w:ascii="Courier New" w:hAnsi="Courier New" w:cs="Courier New"/>
      <w:sz w:val="20"/>
      <w:szCs w:val="20"/>
    </w:rPr>
  </w:style>
  <w:style w:type="character" w:customStyle="1" w:styleId="PlainTextChar">
    <w:name w:val="Plain Text Char"/>
    <w:link w:val="PlainText"/>
    <w:semiHidden/>
    <w:rsid w:val="00461E4D"/>
    <w:rPr>
      <w:rFonts w:ascii="Courier New" w:eastAsia="Times New Roman" w:hAnsi="Courier New" w:cs="Courier New"/>
      <w:sz w:val="20"/>
      <w:szCs w:val="20"/>
    </w:rPr>
  </w:style>
  <w:style w:type="paragraph" w:styleId="Salutation">
    <w:name w:val="Salutation"/>
    <w:basedOn w:val="Normal"/>
    <w:next w:val="Normal"/>
    <w:link w:val="SalutationChar"/>
    <w:semiHidden/>
    <w:rsid w:val="00461E4D"/>
  </w:style>
  <w:style w:type="character" w:customStyle="1" w:styleId="SalutationChar">
    <w:name w:val="Salutation Char"/>
    <w:link w:val="Salutation"/>
    <w:semiHidden/>
    <w:rsid w:val="00461E4D"/>
    <w:rPr>
      <w:rFonts w:ascii="Times New Roman" w:eastAsia="Times New Roman" w:hAnsi="Times New Roman" w:cs="Times New Roman"/>
      <w:sz w:val="24"/>
      <w:szCs w:val="24"/>
    </w:rPr>
  </w:style>
  <w:style w:type="paragraph" w:styleId="Signature">
    <w:name w:val="Signature"/>
    <w:basedOn w:val="Normal"/>
    <w:link w:val="SignatureChar"/>
    <w:semiHidden/>
    <w:rsid w:val="00461E4D"/>
    <w:pPr>
      <w:ind w:left="4320"/>
    </w:pPr>
  </w:style>
  <w:style w:type="character" w:customStyle="1" w:styleId="SignatureChar">
    <w:name w:val="Signature Char"/>
    <w:link w:val="Signature"/>
    <w:semiHidden/>
    <w:rsid w:val="00461E4D"/>
    <w:rPr>
      <w:rFonts w:ascii="Times New Roman" w:eastAsia="Times New Roman" w:hAnsi="Times New Roman" w:cs="Times New Roman"/>
      <w:sz w:val="24"/>
      <w:szCs w:val="24"/>
    </w:rPr>
  </w:style>
  <w:style w:type="character" w:styleId="Strong">
    <w:name w:val="Strong"/>
    <w:qFormat/>
    <w:rsid w:val="00461E4D"/>
    <w:rPr>
      <w:rFonts w:ascii="Times New Roman" w:hAnsi="Times New Roman"/>
      <w:b/>
      <w:bCs/>
      <w:sz w:val="24"/>
    </w:rPr>
  </w:style>
  <w:style w:type="paragraph" w:styleId="Subtitle">
    <w:name w:val="Subtitle"/>
    <w:basedOn w:val="Normal"/>
    <w:link w:val="SubtitleChar"/>
    <w:qFormat/>
    <w:rsid w:val="00461E4D"/>
    <w:pPr>
      <w:spacing w:after="60"/>
      <w:jc w:val="center"/>
      <w:outlineLvl w:val="1"/>
    </w:pPr>
    <w:rPr>
      <w:rFonts w:cs="Arial"/>
    </w:rPr>
  </w:style>
  <w:style w:type="character" w:customStyle="1" w:styleId="SubtitleChar">
    <w:name w:val="Subtitle Char"/>
    <w:link w:val="Subtitle"/>
    <w:rsid w:val="00461E4D"/>
    <w:rPr>
      <w:rFonts w:ascii="Times New Roman" w:eastAsia="Times New Roman" w:hAnsi="Times New Roman" w:cs="Arial"/>
      <w:sz w:val="24"/>
      <w:szCs w:val="24"/>
    </w:rPr>
  </w:style>
  <w:style w:type="paragraph" w:styleId="TableofAuthorities">
    <w:name w:val="table of authorities"/>
    <w:basedOn w:val="Normal"/>
    <w:next w:val="Normal"/>
    <w:semiHidden/>
    <w:rsid w:val="00461E4D"/>
    <w:pPr>
      <w:ind w:left="240" w:hanging="240"/>
    </w:pPr>
  </w:style>
  <w:style w:type="paragraph" w:styleId="TableofFigures">
    <w:name w:val="table of figures"/>
    <w:basedOn w:val="Normal"/>
    <w:next w:val="Normal"/>
    <w:uiPriority w:val="99"/>
    <w:rsid w:val="00461E4D"/>
    <w:pPr>
      <w:tabs>
        <w:tab w:val="left" w:pos="720"/>
        <w:tab w:val="right" w:leader="dot" w:pos="9000"/>
      </w:tabs>
      <w:spacing w:before="60"/>
      <w:ind w:left="1440" w:right="360" w:hanging="1080"/>
    </w:pPr>
    <w:rPr>
      <w:rFonts w:eastAsia="MS Gothic"/>
    </w:rPr>
  </w:style>
  <w:style w:type="paragraph" w:styleId="TOAHeading">
    <w:name w:val="toa heading"/>
    <w:basedOn w:val="Normal"/>
    <w:next w:val="Normal"/>
    <w:semiHidden/>
    <w:rsid w:val="00461E4D"/>
    <w:pPr>
      <w:spacing w:before="120"/>
    </w:pPr>
    <w:rPr>
      <w:rFonts w:ascii="Arial" w:hAnsi="Arial" w:cs="Arial"/>
      <w:b/>
      <w:bCs/>
    </w:rPr>
  </w:style>
  <w:style w:type="paragraph" w:customStyle="1" w:styleId="Heading1NoTOC">
    <w:name w:val="Heading 1 No TOC"/>
    <w:next w:val="Paragraph"/>
    <w:rsid w:val="00461E4D"/>
    <w:pPr>
      <w:keepNext/>
      <w:keepLines/>
      <w:spacing w:before="60" w:after="240" w:line="240" w:lineRule="auto"/>
    </w:pPr>
    <w:rPr>
      <w:rFonts w:ascii="Times New Roman" w:eastAsia="Times New Roman" w:hAnsi="Times New Roman" w:cs="Arial"/>
      <w:b/>
      <w:bCs/>
      <w:caps/>
      <w:kern w:val="32"/>
      <w:sz w:val="24"/>
      <w:szCs w:val="48"/>
    </w:rPr>
  </w:style>
  <w:style w:type="character" w:customStyle="1" w:styleId="Citation">
    <w:name w:val="Citation"/>
    <w:rsid w:val="00461E4D"/>
    <w:rPr>
      <w:rFonts w:ascii="Times New Roman" w:hAnsi="Times New Roman"/>
      <w:sz w:val="24"/>
      <w:vertAlign w:val="superscript"/>
    </w:rPr>
  </w:style>
  <w:style w:type="table" w:styleId="TableGrid">
    <w:name w:val="Table Grid"/>
    <w:basedOn w:val="TableNormal"/>
    <w:uiPriority w:val="59"/>
    <w:rsid w:val="00461E4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461E4D"/>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61E4D"/>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61E4D"/>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61E4D"/>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61E4D"/>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61E4D"/>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61E4D"/>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61E4D"/>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61E4D"/>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61E4D"/>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461E4D"/>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461E4D"/>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461E4D"/>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61E4D"/>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461E4D"/>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61E4D"/>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61E4D"/>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61E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461E4D"/>
    <w:pPr>
      <w:numPr>
        <w:numId w:val="5"/>
      </w:numPr>
    </w:pPr>
  </w:style>
  <w:style w:type="paragraph" w:styleId="BlockText">
    <w:name w:val="Block Text"/>
    <w:basedOn w:val="Normal"/>
    <w:rsid w:val="00461E4D"/>
    <w:pPr>
      <w:spacing w:after="120"/>
      <w:ind w:left="1440" w:right="1440"/>
    </w:pPr>
  </w:style>
  <w:style w:type="numbering" w:styleId="1ai">
    <w:name w:val="Outline List 1"/>
    <w:basedOn w:val="NoList"/>
    <w:rsid w:val="00461E4D"/>
    <w:pPr>
      <w:numPr>
        <w:numId w:val="6"/>
      </w:numPr>
    </w:pPr>
  </w:style>
  <w:style w:type="numbering" w:styleId="ArticleSection">
    <w:name w:val="Outline List 3"/>
    <w:basedOn w:val="NoList"/>
    <w:rsid w:val="00461E4D"/>
    <w:pPr>
      <w:numPr>
        <w:numId w:val="8"/>
      </w:numPr>
    </w:pPr>
  </w:style>
  <w:style w:type="character" w:styleId="PlaceholderText">
    <w:name w:val="Placeholder Text"/>
    <w:uiPriority w:val="99"/>
    <w:semiHidden/>
    <w:rsid w:val="00461E4D"/>
    <w:rPr>
      <w:color w:val="808080"/>
    </w:rPr>
  </w:style>
  <w:style w:type="paragraph" w:customStyle="1" w:styleId="Attachment">
    <w:name w:val="Attachment"/>
    <w:basedOn w:val="Appendix"/>
    <w:next w:val="Paragraph"/>
    <w:qFormat/>
    <w:rsid w:val="00461E4D"/>
    <w:pPr>
      <w:numPr>
        <w:numId w:val="9"/>
      </w:numPr>
      <w:tabs>
        <w:tab w:val="left" w:pos="2160"/>
      </w:tabs>
    </w:pPr>
    <w:rPr>
      <w:rFonts w:cs="Times New Roman"/>
    </w:rPr>
  </w:style>
  <w:style w:type="paragraph" w:customStyle="1" w:styleId="Heading3NoTOC">
    <w:name w:val="Heading 3 No TOC"/>
    <w:basedOn w:val="Heading3"/>
    <w:next w:val="Paragraph"/>
    <w:qFormat/>
    <w:rsid w:val="00B1720F"/>
    <w:pPr>
      <w:numPr>
        <w:ilvl w:val="0"/>
        <w:numId w:val="0"/>
      </w:numPr>
      <w:spacing w:before="0"/>
      <w:ind w:left="965" w:hanging="965"/>
      <w:outlineLvl w:val="9"/>
    </w:pPr>
  </w:style>
  <w:style w:type="paragraph" w:customStyle="1" w:styleId="Heading3Unnumbered">
    <w:name w:val="Heading 3 Unnumbered"/>
    <w:basedOn w:val="Heading3"/>
    <w:next w:val="Paragraph"/>
    <w:qFormat/>
    <w:rsid w:val="00B1720F"/>
    <w:pPr>
      <w:numPr>
        <w:ilvl w:val="0"/>
        <w:numId w:val="0"/>
      </w:numPr>
      <w:spacing w:before="0"/>
    </w:pPr>
  </w:style>
  <w:style w:type="paragraph" w:customStyle="1" w:styleId="Heading4Unnumbered">
    <w:name w:val="Heading 4 Unnumbered"/>
    <w:basedOn w:val="Heading4"/>
    <w:next w:val="Paragraph"/>
    <w:qFormat/>
    <w:rsid w:val="00B1720F"/>
    <w:pPr>
      <w:numPr>
        <w:ilvl w:val="0"/>
        <w:numId w:val="0"/>
      </w:numPr>
      <w:spacing w:before="0"/>
      <w:ind w:left="1195" w:hanging="1195"/>
    </w:pPr>
  </w:style>
  <w:style w:type="paragraph" w:customStyle="1" w:styleId="Heading5Unnumbered">
    <w:name w:val="Heading 5 Unnumbered"/>
    <w:basedOn w:val="Heading5"/>
    <w:next w:val="Paragraph"/>
    <w:qFormat/>
    <w:rsid w:val="00B1720F"/>
    <w:pPr>
      <w:numPr>
        <w:ilvl w:val="0"/>
        <w:numId w:val="0"/>
      </w:numPr>
      <w:spacing w:before="0"/>
    </w:pPr>
  </w:style>
  <w:style w:type="paragraph" w:customStyle="1" w:styleId="ParagraphSingle">
    <w:name w:val="Paragraph Single"/>
    <w:next w:val="Paragraph"/>
    <w:qFormat/>
    <w:rsid w:val="00B1720F"/>
    <w:pPr>
      <w:spacing w:after="0" w:line="240" w:lineRule="auto"/>
      <w:contextualSpacing/>
    </w:pPr>
    <w:rPr>
      <w:rFonts w:ascii="Times New Roman" w:eastAsia="Times New Roman" w:hAnsi="Times New Roman" w:cs="Arial"/>
      <w:bCs/>
      <w:kern w:val="32"/>
      <w:sz w:val="24"/>
      <w:szCs w:val="14"/>
    </w:rPr>
  </w:style>
  <w:style w:type="paragraph" w:customStyle="1" w:styleId="TableTitleCenter">
    <w:name w:val="Table Title Center"/>
    <w:next w:val="ParagraphSingle"/>
    <w:qFormat/>
    <w:rsid w:val="00B1720F"/>
    <w:pPr>
      <w:keepLines/>
      <w:tabs>
        <w:tab w:val="left" w:pos="1728"/>
      </w:tabs>
      <w:spacing w:after="240" w:line="280" w:lineRule="exact"/>
      <w:ind w:left="1728" w:hanging="1728"/>
      <w:jc w:val="center"/>
    </w:pPr>
    <w:rPr>
      <w:rFonts w:ascii="Times New Roman" w:eastAsia="Times New Roman" w:hAnsi="Times New Roman" w:cs="Arial"/>
      <w:b/>
      <w:bCs/>
      <w:kern w:val="32"/>
      <w:sz w:val="24"/>
      <w:szCs w:val="14"/>
    </w:rPr>
  </w:style>
  <w:style w:type="character" w:styleId="UnresolvedMention">
    <w:name w:val="Unresolved Mention"/>
    <w:basedOn w:val="DefaultParagraphFont"/>
    <w:uiPriority w:val="99"/>
    <w:unhideWhenUsed/>
    <w:rsid w:val="00D32AEF"/>
    <w:rPr>
      <w:color w:val="605E5C"/>
      <w:shd w:val="clear" w:color="auto" w:fill="E1DFDD"/>
    </w:rPr>
  </w:style>
  <w:style w:type="paragraph" w:styleId="Revision">
    <w:name w:val="Revision"/>
    <w:hidden/>
    <w:uiPriority w:val="99"/>
    <w:semiHidden/>
    <w:rsid w:val="00096F83"/>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EF2E8C"/>
    <w:rPr>
      <w:color w:val="2B579A"/>
      <w:shd w:val="clear" w:color="auto" w:fill="E1DFDD"/>
    </w:rPr>
  </w:style>
  <w:style w:type="character" w:customStyle="1" w:styleId="id-label">
    <w:name w:val="id-label"/>
    <w:basedOn w:val="DefaultParagraphFont"/>
    <w:rsid w:val="00601EA7"/>
  </w:style>
  <w:style w:type="paragraph" w:customStyle="1" w:styleId="TableParagraph">
    <w:name w:val="Table Paragraph"/>
    <w:basedOn w:val="Normal"/>
    <w:uiPriority w:val="1"/>
    <w:qFormat/>
    <w:rsid w:val="00E56EB5"/>
    <w:pPr>
      <w:widowControl w:val="0"/>
      <w:autoSpaceDE w:val="0"/>
      <w:autoSpaceDN w:val="0"/>
      <w:ind w:left="108"/>
    </w:pPr>
    <w:rPr>
      <w:rFonts w:ascii="Arial" w:eastAsia="Arial" w:hAnsi="Arial" w:cs="Arial"/>
      <w:sz w:val="22"/>
      <w:szCs w:val="22"/>
    </w:rPr>
  </w:style>
  <w:style w:type="paragraph" w:customStyle="1" w:styleId="get-citation-citation">
    <w:name w:val="get-citation-citation"/>
    <w:basedOn w:val="Normal"/>
    <w:rsid w:val="00BC7580"/>
    <w:pPr>
      <w:spacing w:before="100" w:beforeAutospacing="1" w:after="100" w:afterAutospacing="1"/>
    </w:pPr>
  </w:style>
  <w:style w:type="character" w:customStyle="1" w:styleId="normaltextrun">
    <w:name w:val="normaltextrun"/>
    <w:basedOn w:val="DefaultParagraphFont"/>
    <w:rsid w:val="00346E38"/>
  </w:style>
  <w:style w:type="character" w:customStyle="1" w:styleId="Instructionsnothidden">
    <w:name w:val="Instructions not hidden"/>
    <w:rsid w:val="00461E4D"/>
    <w:rPr>
      <w:rFonts w:ascii="Verdana" w:hAnsi="Verdana"/>
      <w:color w:val="008000"/>
    </w:rPr>
  </w:style>
  <w:style w:type="paragraph" w:customStyle="1" w:styleId="ListHyphen">
    <w:name w:val="List Hyphen"/>
    <w:semiHidden/>
    <w:rsid w:val="00461E4D"/>
    <w:pPr>
      <w:numPr>
        <w:numId w:val="16"/>
      </w:numPr>
      <w:spacing w:after="0" w:line="240" w:lineRule="auto"/>
    </w:pPr>
    <w:rPr>
      <w:rFonts w:ascii="Times New Roman" w:eastAsia="Times New Roman" w:hAnsi="Times New Roman" w:cs="Times New Roman"/>
      <w:sz w:val="24"/>
      <w:szCs w:val="20"/>
    </w:rPr>
  </w:style>
  <w:style w:type="paragraph" w:customStyle="1" w:styleId="ListLetter4">
    <w:name w:val="List Letter 4"/>
    <w:qFormat/>
    <w:rsid w:val="00461E4D"/>
    <w:pPr>
      <w:numPr>
        <w:numId w:val="20"/>
      </w:numPr>
      <w:spacing w:after="0" w:line="240" w:lineRule="auto"/>
    </w:pPr>
    <w:rPr>
      <w:rFonts w:ascii="Times New Roman" w:eastAsia="MS Gothic" w:hAnsi="Times New Roman" w:cs="Arial"/>
      <w:bCs/>
      <w:iCs/>
      <w:sz w:val="24"/>
      <w:szCs w:val="48"/>
    </w:rPr>
  </w:style>
  <w:style w:type="numbering" w:customStyle="1" w:styleId="ListLetter4b">
    <w:name w:val="List Letter 4b"/>
    <w:uiPriority w:val="99"/>
    <w:rsid w:val="00461E4D"/>
    <w:pPr>
      <w:numPr>
        <w:numId w:val="21"/>
      </w:numPr>
    </w:pPr>
  </w:style>
  <w:style w:type="paragraph" w:customStyle="1" w:styleId="ListLetter5">
    <w:name w:val="List Letter 5"/>
    <w:qFormat/>
    <w:rsid w:val="00461E4D"/>
    <w:pPr>
      <w:numPr>
        <w:numId w:val="22"/>
      </w:numPr>
      <w:tabs>
        <w:tab w:val="left" w:pos="1800"/>
      </w:tabs>
      <w:spacing w:before="60" w:after="0" w:line="240" w:lineRule="auto"/>
    </w:pPr>
    <w:rPr>
      <w:rFonts w:ascii="Times New Roman" w:eastAsia="Times New Roman" w:hAnsi="Times New Roman" w:cs="Times New Roman"/>
      <w:sz w:val="24"/>
      <w:szCs w:val="24"/>
    </w:rPr>
  </w:style>
  <w:style w:type="paragraph" w:customStyle="1" w:styleId="ListNumber2Roman">
    <w:name w:val="List Number 2 Roman"/>
    <w:qFormat/>
    <w:rsid w:val="00461E4D"/>
    <w:pPr>
      <w:numPr>
        <w:numId w:val="25"/>
      </w:numPr>
      <w:spacing w:before="60" w:after="0" w:line="240" w:lineRule="auto"/>
    </w:pPr>
    <w:rPr>
      <w:rFonts w:ascii="Times New Roman" w:eastAsia="Times New Roman" w:hAnsi="Times New Roman" w:cs="Times New Roman"/>
      <w:sz w:val="24"/>
      <w:szCs w:val="24"/>
    </w:rPr>
  </w:style>
  <w:style w:type="paragraph" w:customStyle="1" w:styleId="ListNumber3Roman">
    <w:name w:val="List Number 3 Roman"/>
    <w:qFormat/>
    <w:rsid w:val="00461E4D"/>
    <w:pPr>
      <w:numPr>
        <w:numId w:val="27"/>
      </w:numPr>
      <w:spacing w:before="60" w:after="0" w:line="240" w:lineRule="auto"/>
    </w:pPr>
    <w:rPr>
      <w:rFonts w:ascii="Times New Roman" w:eastAsia="MS Gothic" w:hAnsi="Times New Roman" w:cs="Arial"/>
      <w:bCs/>
      <w:sz w:val="24"/>
      <w:szCs w:val="32"/>
    </w:rPr>
  </w:style>
  <w:style w:type="paragraph" w:customStyle="1" w:styleId="ListNumber4Roman">
    <w:name w:val="List Number 4 Roman"/>
    <w:qFormat/>
    <w:rsid w:val="00461E4D"/>
    <w:pPr>
      <w:numPr>
        <w:numId w:val="29"/>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461E4D"/>
    <w:pPr>
      <w:numPr>
        <w:numId w:val="31"/>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461E4D"/>
    <w:pPr>
      <w:numPr>
        <w:numId w:val="32"/>
      </w:numPr>
      <w:spacing w:before="60" w:after="0" w:line="240" w:lineRule="auto"/>
    </w:pPr>
    <w:rPr>
      <w:rFonts w:ascii="Times New Roman" w:eastAsia="Times New Roman" w:hAnsi="Times New Roman" w:cs="Times New Roman"/>
      <w:sz w:val="24"/>
      <w:szCs w:val="24"/>
    </w:rPr>
  </w:style>
  <w:style w:type="paragraph" w:customStyle="1" w:styleId="ParagraphBold">
    <w:name w:val="Paragraph Bold"/>
    <w:next w:val="Paragraph"/>
    <w:qFormat/>
    <w:rsid w:val="00461E4D"/>
    <w:pPr>
      <w:spacing w:before="60" w:after="240" w:line="240" w:lineRule="auto"/>
    </w:pPr>
    <w:rPr>
      <w:rFonts w:ascii="Times New Roman" w:eastAsia="MS Gothic" w:hAnsi="Times New Roman" w:cs="Times New Roman"/>
      <w:b/>
      <w:sz w:val="24"/>
      <w:szCs w:val="24"/>
    </w:rPr>
  </w:style>
  <w:style w:type="paragraph" w:customStyle="1" w:styleId="ParagraphBoldItalic">
    <w:name w:val="Paragraph Bold Italic"/>
    <w:next w:val="Paragraph"/>
    <w:qFormat/>
    <w:rsid w:val="00461E4D"/>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461E4D"/>
    <w:pPr>
      <w:spacing w:before="60" w:after="240" w:line="240" w:lineRule="auto"/>
    </w:pPr>
    <w:rPr>
      <w:rFonts w:ascii="Times New Roman" w:eastAsia="MS Gothic" w:hAnsi="Times New Roman" w:cs="Times New Roman"/>
      <w:b/>
      <w:sz w:val="24"/>
      <w:szCs w:val="24"/>
      <w:u w:val="single"/>
    </w:rPr>
  </w:style>
  <w:style w:type="numbering" w:customStyle="1" w:styleId="Style1">
    <w:name w:val="Style1"/>
    <w:uiPriority w:val="99"/>
    <w:rsid w:val="00461E4D"/>
    <w:pPr>
      <w:numPr>
        <w:numId w:val="34"/>
      </w:numPr>
    </w:pPr>
  </w:style>
  <w:style w:type="character" w:customStyle="1" w:styleId="SuggestedOptional">
    <w:name w:val="Suggested Optional"/>
    <w:qFormat/>
    <w:rsid w:val="00461E4D"/>
    <w:rPr>
      <w:vanish w:val="0"/>
      <w:color w:val="0000FF"/>
    </w:rPr>
  </w:style>
  <w:style w:type="paragraph" w:customStyle="1" w:styleId="TableCellCenter10pt">
    <w:name w:val="Table Cell Center 10 pt"/>
    <w:qFormat/>
    <w:rsid w:val="00461E4D"/>
    <w:pPr>
      <w:keepLines/>
      <w:spacing w:after="0" w:line="240" w:lineRule="exact"/>
      <w:jc w:val="center"/>
    </w:pPr>
    <w:rPr>
      <w:rFonts w:ascii="Times New Roman" w:eastAsia="MS Gothic" w:hAnsi="Times New Roman" w:cs="Times New Roman"/>
      <w:sz w:val="20"/>
      <w:szCs w:val="24"/>
    </w:rPr>
  </w:style>
  <w:style w:type="paragraph" w:customStyle="1" w:styleId="TableCellDecimal10pt">
    <w:name w:val="Table Cell Decimal 10 pt"/>
    <w:qFormat/>
    <w:rsid w:val="00461E4D"/>
    <w:pPr>
      <w:tabs>
        <w:tab w:val="decimal" w:pos="540"/>
      </w:tabs>
      <w:spacing w:after="0" w:line="240" w:lineRule="auto"/>
    </w:pPr>
    <w:rPr>
      <w:rFonts w:ascii="Times New Roman" w:eastAsia="MS Gothic" w:hAnsi="Times New Roman" w:cs="Times New Roman"/>
      <w:sz w:val="20"/>
      <w:szCs w:val="24"/>
    </w:rPr>
  </w:style>
  <w:style w:type="paragraph" w:customStyle="1" w:styleId="TableCellLeft10pt">
    <w:name w:val="Table Cell Left 10 pt"/>
    <w:qFormat/>
    <w:rsid w:val="00461E4D"/>
    <w:pPr>
      <w:keepLines/>
      <w:spacing w:after="0" w:line="240" w:lineRule="exact"/>
    </w:pPr>
    <w:rPr>
      <w:rFonts w:ascii="Times New Roman" w:eastAsia="MS Gothic" w:hAnsi="Times New Roman" w:cs="Times New Roman"/>
      <w:sz w:val="20"/>
      <w:szCs w:val="24"/>
    </w:rPr>
  </w:style>
  <w:style w:type="paragraph" w:customStyle="1" w:styleId="TableColHeadingCenter10pt">
    <w:name w:val="Table Col Heading Center 10 pt"/>
    <w:qFormat/>
    <w:rsid w:val="00461E4D"/>
    <w:pPr>
      <w:keepNext/>
      <w:keepLines/>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461E4D"/>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461E4D"/>
    <w:pPr>
      <w:keepNext/>
      <w:keepLines/>
      <w:spacing w:after="0" w:line="240" w:lineRule="auto"/>
      <w:jc w:val="right"/>
    </w:pPr>
    <w:rPr>
      <w:rFonts w:ascii="Times New Roman" w:eastAsia="MS Gothic" w:hAnsi="Times New Roman" w:cs="Times New Roman"/>
      <w:sz w:val="20"/>
      <w:szCs w:val="24"/>
    </w:rPr>
  </w:style>
  <w:style w:type="paragraph" w:customStyle="1" w:styleId="TableFootnoteLetter9pt">
    <w:name w:val="Table Footnote Letter 9 pt"/>
    <w:rsid w:val="00461E4D"/>
    <w:pPr>
      <w:numPr>
        <w:numId w:val="37"/>
      </w:numPr>
      <w:spacing w:after="0" w:line="240" w:lineRule="auto"/>
    </w:pPr>
    <w:rPr>
      <w:rFonts w:ascii="Times New Roman" w:eastAsia="MS Gothic" w:hAnsi="Times New Roman" w:cs="Times New Roman"/>
      <w:sz w:val="18"/>
      <w:szCs w:val="24"/>
    </w:rPr>
  </w:style>
  <w:style w:type="paragraph" w:customStyle="1" w:styleId="TableHeadingTextCenter10pt">
    <w:name w:val="Table Heading Text Center 10 pt"/>
    <w:rsid w:val="00461E4D"/>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461E4D"/>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461E4D"/>
    <w:pPr>
      <w:numPr>
        <w:numId w:val="38"/>
      </w:numPr>
      <w:spacing w:after="0" w:line="240" w:lineRule="auto"/>
    </w:pPr>
    <w:rPr>
      <w:rFonts w:ascii="Times New Roman" w:eastAsia="MS Gothic" w:hAnsi="Times New Roman" w:cs="Times New Roman"/>
      <w:sz w:val="20"/>
      <w:szCs w:val="48"/>
    </w:rPr>
  </w:style>
  <w:style w:type="paragraph" w:customStyle="1" w:styleId="TableListNumber10pt">
    <w:name w:val="Table List Number 10 pt"/>
    <w:qFormat/>
    <w:rsid w:val="00461E4D"/>
    <w:pPr>
      <w:numPr>
        <w:numId w:val="39"/>
      </w:numPr>
      <w:spacing w:after="0" w:line="240" w:lineRule="auto"/>
    </w:pPr>
    <w:rPr>
      <w:rFonts w:ascii="Times New Roman" w:eastAsia="MS Gothic" w:hAnsi="Times New Roman" w:cs="Times New Roman"/>
      <w:sz w:val="20"/>
      <w:szCs w:val="48"/>
    </w:rPr>
  </w:style>
  <w:style w:type="paragraph" w:customStyle="1" w:styleId="TableNote9pt">
    <w:name w:val="Table Note 9 pt"/>
    <w:next w:val="Paragraph"/>
    <w:qFormat/>
    <w:rsid w:val="00461E4D"/>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paragraph" w:customStyle="1" w:styleId="TableRowHead">
    <w:name w:val="Table Row Head"/>
    <w:semiHidden/>
    <w:rsid w:val="00461E4D"/>
    <w:pPr>
      <w:tabs>
        <w:tab w:val="left" w:pos="360"/>
      </w:tabs>
      <w:spacing w:after="0" w:line="240" w:lineRule="auto"/>
    </w:pPr>
    <w:rPr>
      <w:rFonts w:ascii="Times New Roman" w:eastAsia="Times New Roman" w:hAnsi="Times New Roman" w:cs="Arial"/>
      <w:sz w:val="24"/>
      <w:szCs w:val="20"/>
    </w:rPr>
  </w:style>
  <w:style w:type="paragraph" w:customStyle="1" w:styleId="TableText">
    <w:name w:val="Table Text"/>
    <w:semiHidden/>
    <w:rsid w:val="00461E4D"/>
    <w:pPr>
      <w:spacing w:after="60" w:line="240" w:lineRule="auto"/>
      <w:jc w:val="center"/>
    </w:pPr>
    <w:rPr>
      <w:rFonts w:ascii="Times New Roman" w:eastAsia="Times New Roman" w:hAnsi="Times New Roman" w:cs="Times New Roman"/>
      <w:sz w:val="24"/>
      <w:szCs w:val="20"/>
    </w:rPr>
  </w:style>
  <w:style w:type="character" w:customStyle="1" w:styleId="al-author-delim">
    <w:name w:val="al-author-delim"/>
    <w:basedOn w:val="DefaultParagraphFont"/>
    <w:rsid w:val="00816155"/>
  </w:style>
  <w:style w:type="character" w:customStyle="1" w:styleId="author">
    <w:name w:val="author"/>
    <w:basedOn w:val="DefaultParagraphFont"/>
    <w:rsid w:val="00F5348D"/>
  </w:style>
  <w:style w:type="character" w:customStyle="1" w:styleId="articletitle">
    <w:name w:val="articletitle"/>
    <w:basedOn w:val="DefaultParagraphFont"/>
    <w:rsid w:val="00F5348D"/>
  </w:style>
  <w:style w:type="character" w:customStyle="1" w:styleId="pubyear">
    <w:name w:val="pubyear"/>
    <w:basedOn w:val="DefaultParagraphFont"/>
    <w:rsid w:val="00F5348D"/>
  </w:style>
  <w:style w:type="character" w:customStyle="1" w:styleId="vol">
    <w:name w:val="vol"/>
    <w:basedOn w:val="DefaultParagraphFont"/>
    <w:rsid w:val="00F5348D"/>
  </w:style>
  <w:style w:type="character" w:customStyle="1" w:styleId="pagefirst">
    <w:name w:val="pagefirst"/>
    <w:basedOn w:val="DefaultParagraphFont"/>
    <w:rsid w:val="00F5348D"/>
  </w:style>
  <w:style w:type="character" w:customStyle="1" w:styleId="pagelast">
    <w:name w:val="pagelast"/>
    <w:basedOn w:val="DefaultParagraphFont"/>
    <w:rsid w:val="00F53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7194">
      <w:bodyDiv w:val="1"/>
      <w:marLeft w:val="0"/>
      <w:marRight w:val="0"/>
      <w:marTop w:val="0"/>
      <w:marBottom w:val="0"/>
      <w:divBdr>
        <w:top w:val="none" w:sz="0" w:space="0" w:color="auto"/>
        <w:left w:val="none" w:sz="0" w:space="0" w:color="auto"/>
        <w:bottom w:val="none" w:sz="0" w:space="0" w:color="auto"/>
        <w:right w:val="none" w:sz="0" w:space="0" w:color="auto"/>
      </w:divBdr>
    </w:div>
    <w:div w:id="65690665">
      <w:bodyDiv w:val="1"/>
      <w:marLeft w:val="0"/>
      <w:marRight w:val="0"/>
      <w:marTop w:val="0"/>
      <w:marBottom w:val="0"/>
      <w:divBdr>
        <w:top w:val="none" w:sz="0" w:space="0" w:color="auto"/>
        <w:left w:val="none" w:sz="0" w:space="0" w:color="auto"/>
        <w:bottom w:val="none" w:sz="0" w:space="0" w:color="auto"/>
        <w:right w:val="none" w:sz="0" w:space="0" w:color="auto"/>
      </w:divBdr>
      <w:divsChild>
        <w:div w:id="1943107335">
          <w:marLeft w:val="0"/>
          <w:marRight w:val="0"/>
          <w:marTop w:val="0"/>
          <w:marBottom w:val="0"/>
          <w:divBdr>
            <w:top w:val="none" w:sz="0" w:space="0" w:color="auto"/>
            <w:left w:val="none" w:sz="0" w:space="0" w:color="auto"/>
            <w:bottom w:val="none" w:sz="0" w:space="0" w:color="auto"/>
            <w:right w:val="none" w:sz="0" w:space="0" w:color="auto"/>
          </w:divBdr>
        </w:div>
      </w:divsChild>
    </w:div>
    <w:div w:id="258684594">
      <w:bodyDiv w:val="1"/>
      <w:marLeft w:val="0"/>
      <w:marRight w:val="0"/>
      <w:marTop w:val="0"/>
      <w:marBottom w:val="0"/>
      <w:divBdr>
        <w:top w:val="none" w:sz="0" w:space="0" w:color="auto"/>
        <w:left w:val="none" w:sz="0" w:space="0" w:color="auto"/>
        <w:bottom w:val="none" w:sz="0" w:space="0" w:color="auto"/>
        <w:right w:val="none" w:sz="0" w:space="0" w:color="auto"/>
      </w:divBdr>
    </w:div>
    <w:div w:id="287517272">
      <w:bodyDiv w:val="1"/>
      <w:marLeft w:val="0"/>
      <w:marRight w:val="0"/>
      <w:marTop w:val="0"/>
      <w:marBottom w:val="0"/>
      <w:divBdr>
        <w:top w:val="none" w:sz="0" w:space="0" w:color="auto"/>
        <w:left w:val="none" w:sz="0" w:space="0" w:color="auto"/>
        <w:bottom w:val="none" w:sz="0" w:space="0" w:color="auto"/>
        <w:right w:val="none" w:sz="0" w:space="0" w:color="auto"/>
      </w:divBdr>
    </w:div>
    <w:div w:id="429549046">
      <w:bodyDiv w:val="1"/>
      <w:marLeft w:val="0"/>
      <w:marRight w:val="0"/>
      <w:marTop w:val="0"/>
      <w:marBottom w:val="0"/>
      <w:divBdr>
        <w:top w:val="none" w:sz="0" w:space="0" w:color="auto"/>
        <w:left w:val="none" w:sz="0" w:space="0" w:color="auto"/>
        <w:bottom w:val="none" w:sz="0" w:space="0" w:color="auto"/>
        <w:right w:val="none" w:sz="0" w:space="0" w:color="auto"/>
      </w:divBdr>
    </w:div>
    <w:div w:id="471870386">
      <w:bodyDiv w:val="1"/>
      <w:marLeft w:val="0"/>
      <w:marRight w:val="0"/>
      <w:marTop w:val="0"/>
      <w:marBottom w:val="0"/>
      <w:divBdr>
        <w:top w:val="none" w:sz="0" w:space="0" w:color="auto"/>
        <w:left w:val="none" w:sz="0" w:space="0" w:color="auto"/>
        <w:bottom w:val="none" w:sz="0" w:space="0" w:color="auto"/>
        <w:right w:val="none" w:sz="0" w:space="0" w:color="auto"/>
      </w:divBdr>
    </w:div>
    <w:div w:id="612321147">
      <w:bodyDiv w:val="1"/>
      <w:marLeft w:val="0"/>
      <w:marRight w:val="0"/>
      <w:marTop w:val="0"/>
      <w:marBottom w:val="0"/>
      <w:divBdr>
        <w:top w:val="none" w:sz="0" w:space="0" w:color="auto"/>
        <w:left w:val="none" w:sz="0" w:space="0" w:color="auto"/>
        <w:bottom w:val="none" w:sz="0" w:space="0" w:color="auto"/>
        <w:right w:val="none" w:sz="0" w:space="0" w:color="auto"/>
      </w:divBdr>
    </w:div>
    <w:div w:id="640960636">
      <w:bodyDiv w:val="1"/>
      <w:marLeft w:val="0"/>
      <w:marRight w:val="0"/>
      <w:marTop w:val="0"/>
      <w:marBottom w:val="0"/>
      <w:divBdr>
        <w:top w:val="none" w:sz="0" w:space="0" w:color="auto"/>
        <w:left w:val="none" w:sz="0" w:space="0" w:color="auto"/>
        <w:bottom w:val="none" w:sz="0" w:space="0" w:color="auto"/>
        <w:right w:val="none" w:sz="0" w:space="0" w:color="auto"/>
      </w:divBdr>
    </w:div>
    <w:div w:id="786855846">
      <w:bodyDiv w:val="1"/>
      <w:marLeft w:val="0"/>
      <w:marRight w:val="0"/>
      <w:marTop w:val="0"/>
      <w:marBottom w:val="0"/>
      <w:divBdr>
        <w:top w:val="none" w:sz="0" w:space="0" w:color="auto"/>
        <w:left w:val="none" w:sz="0" w:space="0" w:color="auto"/>
        <w:bottom w:val="none" w:sz="0" w:space="0" w:color="auto"/>
        <w:right w:val="none" w:sz="0" w:space="0" w:color="auto"/>
      </w:divBdr>
    </w:div>
    <w:div w:id="822818942">
      <w:bodyDiv w:val="1"/>
      <w:marLeft w:val="0"/>
      <w:marRight w:val="0"/>
      <w:marTop w:val="0"/>
      <w:marBottom w:val="0"/>
      <w:divBdr>
        <w:top w:val="none" w:sz="0" w:space="0" w:color="auto"/>
        <w:left w:val="none" w:sz="0" w:space="0" w:color="auto"/>
        <w:bottom w:val="none" w:sz="0" w:space="0" w:color="auto"/>
        <w:right w:val="none" w:sz="0" w:space="0" w:color="auto"/>
      </w:divBdr>
    </w:div>
    <w:div w:id="849611736">
      <w:bodyDiv w:val="1"/>
      <w:marLeft w:val="0"/>
      <w:marRight w:val="0"/>
      <w:marTop w:val="0"/>
      <w:marBottom w:val="0"/>
      <w:divBdr>
        <w:top w:val="none" w:sz="0" w:space="0" w:color="auto"/>
        <w:left w:val="none" w:sz="0" w:space="0" w:color="auto"/>
        <w:bottom w:val="none" w:sz="0" w:space="0" w:color="auto"/>
        <w:right w:val="none" w:sz="0" w:space="0" w:color="auto"/>
      </w:divBdr>
    </w:div>
    <w:div w:id="885945558">
      <w:bodyDiv w:val="1"/>
      <w:marLeft w:val="0"/>
      <w:marRight w:val="0"/>
      <w:marTop w:val="0"/>
      <w:marBottom w:val="0"/>
      <w:divBdr>
        <w:top w:val="none" w:sz="0" w:space="0" w:color="auto"/>
        <w:left w:val="none" w:sz="0" w:space="0" w:color="auto"/>
        <w:bottom w:val="none" w:sz="0" w:space="0" w:color="auto"/>
        <w:right w:val="none" w:sz="0" w:space="0" w:color="auto"/>
      </w:divBdr>
    </w:div>
    <w:div w:id="961154497">
      <w:bodyDiv w:val="1"/>
      <w:marLeft w:val="0"/>
      <w:marRight w:val="0"/>
      <w:marTop w:val="0"/>
      <w:marBottom w:val="0"/>
      <w:divBdr>
        <w:top w:val="none" w:sz="0" w:space="0" w:color="auto"/>
        <w:left w:val="none" w:sz="0" w:space="0" w:color="auto"/>
        <w:bottom w:val="none" w:sz="0" w:space="0" w:color="auto"/>
        <w:right w:val="none" w:sz="0" w:space="0" w:color="auto"/>
      </w:divBdr>
    </w:div>
    <w:div w:id="1198011789">
      <w:bodyDiv w:val="1"/>
      <w:marLeft w:val="0"/>
      <w:marRight w:val="0"/>
      <w:marTop w:val="0"/>
      <w:marBottom w:val="0"/>
      <w:divBdr>
        <w:top w:val="none" w:sz="0" w:space="0" w:color="auto"/>
        <w:left w:val="none" w:sz="0" w:space="0" w:color="auto"/>
        <w:bottom w:val="none" w:sz="0" w:space="0" w:color="auto"/>
        <w:right w:val="none" w:sz="0" w:space="0" w:color="auto"/>
      </w:divBdr>
    </w:div>
    <w:div w:id="1225875332">
      <w:bodyDiv w:val="1"/>
      <w:marLeft w:val="0"/>
      <w:marRight w:val="0"/>
      <w:marTop w:val="0"/>
      <w:marBottom w:val="0"/>
      <w:divBdr>
        <w:top w:val="none" w:sz="0" w:space="0" w:color="auto"/>
        <w:left w:val="none" w:sz="0" w:space="0" w:color="auto"/>
        <w:bottom w:val="none" w:sz="0" w:space="0" w:color="auto"/>
        <w:right w:val="none" w:sz="0" w:space="0" w:color="auto"/>
      </w:divBdr>
    </w:div>
    <w:div w:id="1296645096">
      <w:bodyDiv w:val="1"/>
      <w:marLeft w:val="0"/>
      <w:marRight w:val="0"/>
      <w:marTop w:val="0"/>
      <w:marBottom w:val="0"/>
      <w:divBdr>
        <w:top w:val="none" w:sz="0" w:space="0" w:color="auto"/>
        <w:left w:val="none" w:sz="0" w:space="0" w:color="auto"/>
        <w:bottom w:val="none" w:sz="0" w:space="0" w:color="auto"/>
        <w:right w:val="none" w:sz="0" w:space="0" w:color="auto"/>
      </w:divBdr>
    </w:div>
    <w:div w:id="1332099853">
      <w:bodyDiv w:val="1"/>
      <w:marLeft w:val="0"/>
      <w:marRight w:val="0"/>
      <w:marTop w:val="0"/>
      <w:marBottom w:val="0"/>
      <w:divBdr>
        <w:top w:val="none" w:sz="0" w:space="0" w:color="auto"/>
        <w:left w:val="none" w:sz="0" w:space="0" w:color="auto"/>
        <w:bottom w:val="none" w:sz="0" w:space="0" w:color="auto"/>
        <w:right w:val="none" w:sz="0" w:space="0" w:color="auto"/>
      </w:divBdr>
    </w:div>
    <w:div w:id="1446457995">
      <w:bodyDiv w:val="1"/>
      <w:marLeft w:val="0"/>
      <w:marRight w:val="0"/>
      <w:marTop w:val="0"/>
      <w:marBottom w:val="0"/>
      <w:divBdr>
        <w:top w:val="none" w:sz="0" w:space="0" w:color="auto"/>
        <w:left w:val="none" w:sz="0" w:space="0" w:color="auto"/>
        <w:bottom w:val="none" w:sz="0" w:space="0" w:color="auto"/>
        <w:right w:val="none" w:sz="0" w:space="0" w:color="auto"/>
      </w:divBdr>
    </w:div>
    <w:div w:id="1537506822">
      <w:bodyDiv w:val="1"/>
      <w:marLeft w:val="0"/>
      <w:marRight w:val="0"/>
      <w:marTop w:val="0"/>
      <w:marBottom w:val="0"/>
      <w:divBdr>
        <w:top w:val="none" w:sz="0" w:space="0" w:color="auto"/>
        <w:left w:val="none" w:sz="0" w:space="0" w:color="auto"/>
        <w:bottom w:val="none" w:sz="0" w:space="0" w:color="auto"/>
        <w:right w:val="none" w:sz="0" w:space="0" w:color="auto"/>
      </w:divBdr>
    </w:div>
    <w:div w:id="1643659069">
      <w:bodyDiv w:val="1"/>
      <w:marLeft w:val="0"/>
      <w:marRight w:val="0"/>
      <w:marTop w:val="0"/>
      <w:marBottom w:val="0"/>
      <w:divBdr>
        <w:top w:val="none" w:sz="0" w:space="0" w:color="auto"/>
        <w:left w:val="none" w:sz="0" w:space="0" w:color="auto"/>
        <w:bottom w:val="none" w:sz="0" w:space="0" w:color="auto"/>
        <w:right w:val="none" w:sz="0" w:space="0" w:color="auto"/>
      </w:divBdr>
    </w:div>
    <w:div w:id="1691445264">
      <w:bodyDiv w:val="1"/>
      <w:marLeft w:val="0"/>
      <w:marRight w:val="0"/>
      <w:marTop w:val="0"/>
      <w:marBottom w:val="0"/>
      <w:divBdr>
        <w:top w:val="none" w:sz="0" w:space="0" w:color="auto"/>
        <w:left w:val="none" w:sz="0" w:space="0" w:color="auto"/>
        <w:bottom w:val="none" w:sz="0" w:space="0" w:color="auto"/>
        <w:right w:val="none" w:sz="0" w:space="0" w:color="auto"/>
      </w:divBdr>
    </w:div>
    <w:div w:id="1694720162">
      <w:bodyDiv w:val="1"/>
      <w:marLeft w:val="0"/>
      <w:marRight w:val="0"/>
      <w:marTop w:val="0"/>
      <w:marBottom w:val="0"/>
      <w:divBdr>
        <w:top w:val="none" w:sz="0" w:space="0" w:color="auto"/>
        <w:left w:val="none" w:sz="0" w:space="0" w:color="auto"/>
        <w:bottom w:val="none" w:sz="0" w:space="0" w:color="auto"/>
        <w:right w:val="none" w:sz="0" w:space="0" w:color="auto"/>
      </w:divBdr>
    </w:div>
    <w:div w:id="1893930786">
      <w:bodyDiv w:val="1"/>
      <w:marLeft w:val="0"/>
      <w:marRight w:val="0"/>
      <w:marTop w:val="0"/>
      <w:marBottom w:val="0"/>
      <w:divBdr>
        <w:top w:val="none" w:sz="0" w:space="0" w:color="auto"/>
        <w:left w:val="none" w:sz="0" w:space="0" w:color="auto"/>
        <w:bottom w:val="none" w:sz="0" w:space="0" w:color="auto"/>
        <w:right w:val="none" w:sz="0" w:space="0" w:color="auto"/>
      </w:divBdr>
    </w:div>
    <w:div w:id="1898935844">
      <w:bodyDiv w:val="1"/>
      <w:marLeft w:val="0"/>
      <w:marRight w:val="0"/>
      <w:marTop w:val="0"/>
      <w:marBottom w:val="0"/>
      <w:divBdr>
        <w:top w:val="none" w:sz="0" w:space="0" w:color="auto"/>
        <w:left w:val="none" w:sz="0" w:space="0" w:color="auto"/>
        <w:bottom w:val="none" w:sz="0" w:space="0" w:color="auto"/>
        <w:right w:val="none" w:sz="0" w:space="0" w:color="auto"/>
      </w:divBdr>
    </w:div>
    <w:div w:id="1975678009">
      <w:bodyDiv w:val="1"/>
      <w:marLeft w:val="0"/>
      <w:marRight w:val="0"/>
      <w:marTop w:val="0"/>
      <w:marBottom w:val="0"/>
      <w:divBdr>
        <w:top w:val="none" w:sz="0" w:space="0" w:color="auto"/>
        <w:left w:val="none" w:sz="0" w:space="0" w:color="auto"/>
        <w:bottom w:val="none" w:sz="0" w:space="0" w:color="auto"/>
        <w:right w:val="none" w:sz="0" w:space="0" w:color="auto"/>
      </w:divBdr>
    </w:div>
    <w:div w:id="2009090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a10f9ac0-5937-4b4f-b459-96aedd9ed2c5" origin="userSelected">
  <element uid="9920fcc9-9f43-4d43-9e3e-b98a219cfd55" value=""/>
</si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2220C8831B2740931DAE7333D75845" ma:contentTypeVersion="9" ma:contentTypeDescription="Create a new document." ma:contentTypeScope="" ma:versionID="973858cf6cbdcb93461a1c2f783a0075">
  <xsd:schema xmlns:xsd="http://www.w3.org/2001/XMLSchema" xmlns:xs="http://www.w3.org/2001/XMLSchema" xmlns:p="http://schemas.microsoft.com/office/2006/metadata/properties" xmlns:ns2="b37aed0c-03fc-42fa-a6ee-0d9e5c3f64df" targetNamespace="http://schemas.microsoft.com/office/2006/metadata/properties" ma:root="true" ma:fieldsID="f54dbc0fc9abd494aa44505b1c576494" ns2:_="">
    <xsd:import namespace="b37aed0c-03fc-42fa-a6ee-0d9e5c3f64df"/>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7aed0c-03fc-42fa-a6ee-0d9e5c3f64df"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imary_x0020_Group xmlns="b37aed0c-03fc-42fa-a6ee-0d9e5c3f64df" xsi:nil="true"/>
    <Artifact_x0020_Name xmlns="b37aed0c-03fc-42fa-a6ee-0d9e5c3f64df" xsi:nil="true"/>
    <Document_x0020_Title xmlns="b37aed0c-03fc-42fa-a6ee-0d9e5c3f64df" xsi:nil="true"/>
    <Product_x0020_Code xmlns="b37aed0c-03fc-42fa-a6ee-0d9e5c3f64df" xsi:nil="true"/>
    <dctm_isservice xmlns="b37aed0c-03fc-42fa-a6ee-0d9e5c3f64df">true</dctm_isservic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A682E-4E51-4716-A86C-4E770C5DC6D6}">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937F6996-FF06-47FA-952E-3DF012C0F77D}">
  <ds:schemaRefs>
    <ds:schemaRef ds:uri="http://schemas.microsoft.com/sharepoint/v3/contenttype/forms"/>
  </ds:schemaRefs>
</ds:datastoreItem>
</file>

<file path=customXml/itemProps3.xml><?xml version="1.0" encoding="utf-8"?>
<ds:datastoreItem xmlns:ds="http://schemas.openxmlformats.org/officeDocument/2006/customXml" ds:itemID="{F4E4CAD1-C580-48FE-8D84-38BC1DA45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7aed0c-03fc-42fa-a6ee-0d9e5c3f6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76B5C4-CD66-424F-A6A4-C5149BFC94EC}">
  <ds:schemaRefs>
    <ds:schemaRef ds:uri="http://purl.org/dc/terms/"/>
    <ds:schemaRef ds:uri="http://purl.org/dc/elements/1.1/"/>
    <ds:schemaRef ds:uri="http://schemas.microsoft.com/office/infopath/2007/PartnerControls"/>
    <ds:schemaRef ds:uri="http://purl.org/dc/dcmitype/"/>
    <ds:schemaRef ds:uri="http://schemas.microsoft.com/office/2006/documentManagement/types"/>
    <ds:schemaRef ds:uri="http://schemas.microsoft.com/office/2006/metadata/properties"/>
    <ds:schemaRef ds:uri="b37aed0c-03fc-42fa-a6ee-0d9e5c3f64df"/>
    <ds:schemaRef ds:uri="http://schemas.openxmlformats.org/package/2006/metadata/core-properties"/>
    <ds:schemaRef ds:uri="http://www.w3.org/XML/1998/namespace"/>
  </ds:schemaRefs>
</ds:datastoreItem>
</file>

<file path=customXml/itemProps5.xml><?xml version="1.0" encoding="utf-8"?>
<ds:datastoreItem xmlns:ds="http://schemas.openxmlformats.org/officeDocument/2006/customXml" ds:itemID="{2E2D6919-28AE-4F12-85AB-E9BED1085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ISIWriter.dotm</Template>
  <TotalTime>97</TotalTime>
  <Pages>4</Pages>
  <Words>8539</Words>
  <Characters>50854</Characters>
  <Application>Microsoft Office Word</Application>
  <DocSecurity>0</DocSecurity>
  <Lines>1214</Lines>
  <Paragraphs>534</Paragraphs>
  <ScaleCrop>false</ScaleCrop>
  <HeadingPairs>
    <vt:vector size="2" baseType="variant">
      <vt:variant>
        <vt:lpstr>Title</vt:lpstr>
      </vt:variant>
      <vt:variant>
        <vt:i4>1</vt:i4>
      </vt:variant>
    </vt:vector>
  </HeadingPairs>
  <TitlesOfParts>
    <vt:vector size="1" baseType="lpstr">
      <vt:lpstr>diversity-plan template-indication-version5.0 template_clean.docx</vt:lpstr>
    </vt:vector>
  </TitlesOfParts>
  <Company/>
  <LinksUpToDate>false</LinksUpToDate>
  <CharactersWithSpaces>58959</CharactersWithSpaces>
  <SharedDoc>false</SharedDoc>
  <HLinks>
    <vt:vector size="162" baseType="variant">
      <vt:variant>
        <vt:i4>1245242</vt:i4>
      </vt:variant>
      <vt:variant>
        <vt:i4>161</vt:i4>
      </vt:variant>
      <vt:variant>
        <vt:i4>0</vt:i4>
      </vt:variant>
      <vt:variant>
        <vt:i4>5</vt:i4>
      </vt:variant>
      <vt:variant>
        <vt:lpwstr/>
      </vt:variant>
      <vt:variant>
        <vt:lpwstr>_Toc146297458</vt:lpwstr>
      </vt:variant>
      <vt:variant>
        <vt:i4>1245242</vt:i4>
      </vt:variant>
      <vt:variant>
        <vt:i4>155</vt:i4>
      </vt:variant>
      <vt:variant>
        <vt:i4>0</vt:i4>
      </vt:variant>
      <vt:variant>
        <vt:i4>5</vt:i4>
      </vt:variant>
      <vt:variant>
        <vt:lpwstr/>
      </vt:variant>
      <vt:variant>
        <vt:lpwstr>_Toc146297457</vt:lpwstr>
      </vt:variant>
      <vt:variant>
        <vt:i4>1245242</vt:i4>
      </vt:variant>
      <vt:variant>
        <vt:i4>149</vt:i4>
      </vt:variant>
      <vt:variant>
        <vt:i4>0</vt:i4>
      </vt:variant>
      <vt:variant>
        <vt:i4>5</vt:i4>
      </vt:variant>
      <vt:variant>
        <vt:lpwstr/>
      </vt:variant>
      <vt:variant>
        <vt:lpwstr>_Toc146297456</vt:lpwstr>
      </vt:variant>
      <vt:variant>
        <vt:i4>1245242</vt:i4>
      </vt:variant>
      <vt:variant>
        <vt:i4>140</vt:i4>
      </vt:variant>
      <vt:variant>
        <vt:i4>0</vt:i4>
      </vt:variant>
      <vt:variant>
        <vt:i4>5</vt:i4>
      </vt:variant>
      <vt:variant>
        <vt:lpwstr/>
      </vt:variant>
      <vt:variant>
        <vt:lpwstr>_Toc146297455</vt:lpwstr>
      </vt:variant>
      <vt:variant>
        <vt:i4>1245242</vt:i4>
      </vt:variant>
      <vt:variant>
        <vt:i4>134</vt:i4>
      </vt:variant>
      <vt:variant>
        <vt:i4>0</vt:i4>
      </vt:variant>
      <vt:variant>
        <vt:i4>5</vt:i4>
      </vt:variant>
      <vt:variant>
        <vt:lpwstr/>
      </vt:variant>
      <vt:variant>
        <vt:lpwstr>_Toc146297454</vt:lpwstr>
      </vt:variant>
      <vt:variant>
        <vt:i4>1245242</vt:i4>
      </vt:variant>
      <vt:variant>
        <vt:i4>128</vt:i4>
      </vt:variant>
      <vt:variant>
        <vt:i4>0</vt:i4>
      </vt:variant>
      <vt:variant>
        <vt:i4>5</vt:i4>
      </vt:variant>
      <vt:variant>
        <vt:lpwstr/>
      </vt:variant>
      <vt:variant>
        <vt:lpwstr>_Toc146297453</vt:lpwstr>
      </vt:variant>
      <vt:variant>
        <vt:i4>1245242</vt:i4>
      </vt:variant>
      <vt:variant>
        <vt:i4>122</vt:i4>
      </vt:variant>
      <vt:variant>
        <vt:i4>0</vt:i4>
      </vt:variant>
      <vt:variant>
        <vt:i4>5</vt:i4>
      </vt:variant>
      <vt:variant>
        <vt:lpwstr/>
      </vt:variant>
      <vt:variant>
        <vt:lpwstr>_Toc146297452</vt:lpwstr>
      </vt:variant>
      <vt:variant>
        <vt:i4>1245242</vt:i4>
      </vt:variant>
      <vt:variant>
        <vt:i4>116</vt:i4>
      </vt:variant>
      <vt:variant>
        <vt:i4>0</vt:i4>
      </vt:variant>
      <vt:variant>
        <vt:i4>5</vt:i4>
      </vt:variant>
      <vt:variant>
        <vt:lpwstr/>
      </vt:variant>
      <vt:variant>
        <vt:lpwstr>_Toc146297451</vt:lpwstr>
      </vt:variant>
      <vt:variant>
        <vt:i4>1245242</vt:i4>
      </vt:variant>
      <vt:variant>
        <vt:i4>110</vt:i4>
      </vt:variant>
      <vt:variant>
        <vt:i4>0</vt:i4>
      </vt:variant>
      <vt:variant>
        <vt:i4>5</vt:i4>
      </vt:variant>
      <vt:variant>
        <vt:lpwstr/>
      </vt:variant>
      <vt:variant>
        <vt:lpwstr>_Toc146297450</vt:lpwstr>
      </vt:variant>
      <vt:variant>
        <vt:i4>1179706</vt:i4>
      </vt:variant>
      <vt:variant>
        <vt:i4>104</vt:i4>
      </vt:variant>
      <vt:variant>
        <vt:i4>0</vt:i4>
      </vt:variant>
      <vt:variant>
        <vt:i4>5</vt:i4>
      </vt:variant>
      <vt:variant>
        <vt:lpwstr/>
      </vt:variant>
      <vt:variant>
        <vt:lpwstr>_Toc146297449</vt:lpwstr>
      </vt:variant>
      <vt:variant>
        <vt:i4>1179706</vt:i4>
      </vt:variant>
      <vt:variant>
        <vt:i4>98</vt:i4>
      </vt:variant>
      <vt:variant>
        <vt:i4>0</vt:i4>
      </vt:variant>
      <vt:variant>
        <vt:i4>5</vt:i4>
      </vt:variant>
      <vt:variant>
        <vt:lpwstr/>
      </vt:variant>
      <vt:variant>
        <vt:lpwstr>_Toc146297448</vt:lpwstr>
      </vt:variant>
      <vt:variant>
        <vt:i4>1179706</vt:i4>
      </vt:variant>
      <vt:variant>
        <vt:i4>92</vt:i4>
      </vt:variant>
      <vt:variant>
        <vt:i4>0</vt:i4>
      </vt:variant>
      <vt:variant>
        <vt:i4>5</vt:i4>
      </vt:variant>
      <vt:variant>
        <vt:lpwstr/>
      </vt:variant>
      <vt:variant>
        <vt:lpwstr>_Toc146297447</vt:lpwstr>
      </vt:variant>
      <vt:variant>
        <vt:i4>1179706</vt:i4>
      </vt:variant>
      <vt:variant>
        <vt:i4>86</vt:i4>
      </vt:variant>
      <vt:variant>
        <vt:i4>0</vt:i4>
      </vt:variant>
      <vt:variant>
        <vt:i4>5</vt:i4>
      </vt:variant>
      <vt:variant>
        <vt:lpwstr/>
      </vt:variant>
      <vt:variant>
        <vt:lpwstr>_Toc146297446</vt:lpwstr>
      </vt:variant>
      <vt:variant>
        <vt:i4>1179706</vt:i4>
      </vt:variant>
      <vt:variant>
        <vt:i4>80</vt:i4>
      </vt:variant>
      <vt:variant>
        <vt:i4>0</vt:i4>
      </vt:variant>
      <vt:variant>
        <vt:i4>5</vt:i4>
      </vt:variant>
      <vt:variant>
        <vt:lpwstr/>
      </vt:variant>
      <vt:variant>
        <vt:lpwstr>_Toc146297445</vt:lpwstr>
      </vt:variant>
      <vt:variant>
        <vt:i4>1179706</vt:i4>
      </vt:variant>
      <vt:variant>
        <vt:i4>74</vt:i4>
      </vt:variant>
      <vt:variant>
        <vt:i4>0</vt:i4>
      </vt:variant>
      <vt:variant>
        <vt:i4>5</vt:i4>
      </vt:variant>
      <vt:variant>
        <vt:lpwstr/>
      </vt:variant>
      <vt:variant>
        <vt:lpwstr>_Toc146297444</vt:lpwstr>
      </vt:variant>
      <vt:variant>
        <vt:i4>1179706</vt:i4>
      </vt:variant>
      <vt:variant>
        <vt:i4>68</vt:i4>
      </vt:variant>
      <vt:variant>
        <vt:i4>0</vt:i4>
      </vt:variant>
      <vt:variant>
        <vt:i4>5</vt:i4>
      </vt:variant>
      <vt:variant>
        <vt:lpwstr/>
      </vt:variant>
      <vt:variant>
        <vt:lpwstr>_Toc146297443</vt:lpwstr>
      </vt:variant>
      <vt:variant>
        <vt:i4>1179706</vt:i4>
      </vt:variant>
      <vt:variant>
        <vt:i4>62</vt:i4>
      </vt:variant>
      <vt:variant>
        <vt:i4>0</vt:i4>
      </vt:variant>
      <vt:variant>
        <vt:i4>5</vt:i4>
      </vt:variant>
      <vt:variant>
        <vt:lpwstr/>
      </vt:variant>
      <vt:variant>
        <vt:lpwstr>_Toc146297442</vt:lpwstr>
      </vt:variant>
      <vt:variant>
        <vt:i4>1179706</vt:i4>
      </vt:variant>
      <vt:variant>
        <vt:i4>56</vt:i4>
      </vt:variant>
      <vt:variant>
        <vt:i4>0</vt:i4>
      </vt:variant>
      <vt:variant>
        <vt:i4>5</vt:i4>
      </vt:variant>
      <vt:variant>
        <vt:lpwstr/>
      </vt:variant>
      <vt:variant>
        <vt:lpwstr>_Toc146297441</vt:lpwstr>
      </vt:variant>
      <vt:variant>
        <vt:i4>1179706</vt:i4>
      </vt:variant>
      <vt:variant>
        <vt:i4>50</vt:i4>
      </vt:variant>
      <vt:variant>
        <vt:i4>0</vt:i4>
      </vt:variant>
      <vt:variant>
        <vt:i4>5</vt:i4>
      </vt:variant>
      <vt:variant>
        <vt:lpwstr/>
      </vt:variant>
      <vt:variant>
        <vt:lpwstr>_Toc146297440</vt:lpwstr>
      </vt:variant>
      <vt:variant>
        <vt:i4>1376314</vt:i4>
      </vt:variant>
      <vt:variant>
        <vt:i4>44</vt:i4>
      </vt:variant>
      <vt:variant>
        <vt:i4>0</vt:i4>
      </vt:variant>
      <vt:variant>
        <vt:i4>5</vt:i4>
      </vt:variant>
      <vt:variant>
        <vt:lpwstr/>
      </vt:variant>
      <vt:variant>
        <vt:lpwstr>_Toc146297439</vt:lpwstr>
      </vt:variant>
      <vt:variant>
        <vt:i4>1376314</vt:i4>
      </vt:variant>
      <vt:variant>
        <vt:i4>38</vt:i4>
      </vt:variant>
      <vt:variant>
        <vt:i4>0</vt:i4>
      </vt:variant>
      <vt:variant>
        <vt:i4>5</vt:i4>
      </vt:variant>
      <vt:variant>
        <vt:lpwstr/>
      </vt:variant>
      <vt:variant>
        <vt:lpwstr>_Toc146297438</vt:lpwstr>
      </vt:variant>
      <vt:variant>
        <vt:i4>1376314</vt:i4>
      </vt:variant>
      <vt:variant>
        <vt:i4>32</vt:i4>
      </vt:variant>
      <vt:variant>
        <vt:i4>0</vt:i4>
      </vt:variant>
      <vt:variant>
        <vt:i4>5</vt:i4>
      </vt:variant>
      <vt:variant>
        <vt:lpwstr/>
      </vt:variant>
      <vt:variant>
        <vt:lpwstr>_Toc146297437</vt:lpwstr>
      </vt:variant>
      <vt:variant>
        <vt:i4>1376314</vt:i4>
      </vt:variant>
      <vt:variant>
        <vt:i4>26</vt:i4>
      </vt:variant>
      <vt:variant>
        <vt:i4>0</vt:i4>
      </vt:variant>
      <vt:variant>
        <vt:i4>5</vt:i4>
      </vt:variant>
      <vt:variant>
        <vt:lpwstr/>
      </vt:variant>
      <vt:variant>
        <vt:lpwstr>_Toc146297436</vt:lpwstr>
      </vt:variant>
      <vt:variant>
        <vt:i4>1376314</vt:i4>
      </vt:variant>
      <vt:variant>
        <vt:i4>20</vt:i4>
      </vt:variant>
      <vt:variant>
        <vt:i4>0</vt:i4>
      </vt:variant>
      <vt:variant>
        <vt:i4>5</vt:i4>
      </vt:variant>
      <vt:variant>
        <vt:lpwstr/>
      </vt:variant>
      <vt:variant>
        <vt:lpwstr>_Toc146297435</vt:lpwstr>
      </vt:variant>
      <vt:variant>
        <vt:i4>1376314</vt:i4>
      </vt:variant>
      <vt:variant>
        <vt:i4>14</vt:i4>
      </vt:variant>
      <vt:variant>
        <vt:i4>0</vt:i4>
      </vt:variant>
      <vt:variant>
        <vt:i4>5</vt:i4>
      </vt:variant>
      <vt:variant>
        <vt:lpwstr/>
      </vt:variant>
      <vt:variant>
        <vt:lpwstr>_Toc146297434</vt:lpwstr>
      </vt:variant>
      <vt:variant>
        <vt:i4>1376314</vt:i4>
      </vt:variant>
      <vt:variant>
        <vt:i4>8</vt:i4>
      </vt:variant>
      <vt:variant>
        <vt:i4>0</vt:i4>
      </vt:variant>
      <vt:variant>
        <vt:i4>5</vt:i4>
      </vt:variant>
      <vt:variant>
        <vt:lpwstr/>
      </vt:variant>
      <vt:variant>
        <vt:lpwstr>_Toc146297433</vt:lpwstr>
      </vt:variant>
      <vt:variant>
        <vt:i4>1376314</vt:i4>
      </vt:variant>
      <vt:variant>
        <vt:i4>2</vt:i4>
      </vt:variant>
      <vt:variant>
        <vt:i4>0</vt:i4>
      </vt:variant>
      <vt:variant>
        <vt:i4>5</vt:i4>
      </vt:variant>
      <vt:variant>
        <vt:lpwstr/>
      </vt:variant>
      <vt:variant>
        <vt:lpwstr>_Toc146297432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diversity-plan template-indication-version5.0 template_clean.docx</dc:title>
  <dc:subject/>
  <dc:creator>Perry, Kelly Ann</dc:creator>
  <cp:keywords/>
  <dc:description/>
  <cp:lastModifiedBy>Powell, Deana</cp:lastModifiedBy>
  <cp:revision>7</cp:revision>
  <cp:lastPrinted>2022-08-09T23:13:00Z</cp:lastPrinted>
  <dcterms:created xsi:type="dcterms:W3CDTF">2024-02-12T14:53:00Z</dcterms:created>
  <dcterms:modified xsi:type="dcterms:W3CDTF">2026-03-23T18:48:00Z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rlEwbwkfUisf5IbnGEN72PKC6Kk4k2Yy</vt:lpwstr>
  </property>
  <property fmtid="{D5CDD505-2E9C-101B-9397-08002B2CF9AE}" pid="3" name="bjDocumentSecurityLabel">
    <vt:lpwstr>Not Classified</vt:lpwstr>
  </property>
  <property fmtid="{D5CDD505-2E9C-101B-9397-08002B2CF9AE}" pid="4" name="ContentTypeId">
    <vt:lpwstr>0x010100A62220C8831B2740931DAE7333D75845</vt:lpwstr>
  </property>
  <property fmtid="{D5CDD505-2E9C-101B-9397-08002B2CF9AE}" pid="5" name="Module">
    <vt:lpwstr>ecf4ebef-7074-4f65-bb17-c7f1a7c81e46</vt:lpwstr>
  </property>
  <property fmtid="{D5CDD505-2E9C-101B-9397-08002B2CF9AE}" pid="6" name="docIndexRef">
    <vt:lpwstr>fcbb80e0-5d65-492e-ae51-56b9775c5c8b</vt:lpwstr>
  </property>
  <property fmtid="{D5CDD505-2E9C-101B-9397-08002B2CF9AE}" pid="7"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8" name="bjDocumentLabelXML-0">
    <vt:lpwstr>ames.com/2008/01/sie/internal/label"&gt;&lt;element uid="9920fcc9-9f43-4d43-9e3e-b98a219cfd55" value="" /&gt;&lt;/sisl&gt;</vt:lpwstr>
  </property>
  <property fmtid="{D5CDD505-2E9C-101B-9397-08002B2CF9AE}" pid="9" name="MSIP_Label_e81acc0d-dcc4-4dc9-a2c5-be70b05a2fe6_Enabled">
    <vt:lpwstr>true</vt:lpwstr>
  </property>
  <property fmtid="{D5CDD505-2E9C-101B-9397-08002B2CF9AE}" pid="10" name="MSIP_Label_e81acc0d-dcc4-4dc9-a2c5-be70b05a2fe6_SetDate">
    <vt:lpwstr>2021-12-15T18:17:15Z</vt:lpwstr>
  </property>
  <property fmtid="{D5CDD505-2E9C-101B-9397-08002B2CF9AE}" pid="11" name="MSIP_Label_e81acc0d-dcc4-4dc9-a2c5-be70b05a2fe6_Method">
    <vt:lpwstr>Privileged</vt:lpwstr>
  </property>
  <property fmtid="{D5CDD505-2E9C-101B-9397-08002B2CF9AE}" pid="12" name="MSIP_Label_e81acc0d-dcc4-4dc9-a2c5-be70b05a2fe6_Name">
    <vt:lpwstr>e81acc0d-dcc4-4dc9-a2c5-be70b05a2fe6</vt:lpwstr>
  </property>
  <property fmtid="{D5CDD505-2E9C-101B-9397-08002B2CF9AE}" pid="13" name="MSIP_Label_e81acc0d-dcc4-4dc9-a2c5-be70b05a2fe6_SiteId">
    <vt:lpwstr>a00de4ec-48a8-43a6-be74-e31274e2060d</vt:lpwstr>
  </property>
  <property fmtid="{D5CDD505-2E9C-101B-9397-08002B2CF9AE}" pid="14" name="MSIP_Label_e81acc0d-dcc4-4dc9-a2c5-be70b05a2fe6_ActionId">
    <vt:lpwstr>48ee8931-e331-450d-88b2-8393b520b31d</vt:lpwstr>
  </property>
  <property fmtid="{D5CDD505-2E9C-101B-9397-08002B2CF9AE}" pid="15" name="MSIP_Label_e81acc0d-dcc4-4dc9-a2c5-be70b05a2fe6_ContentBits">
    <vt:lpwstr>0</vt:lpwstr>
  </property>
  <property fmtid="{D5CDD505-2E9C-101B-9397-08002B2CF9AE}" pid="16" name="MerckAIPLabel">
    <vt:lpwstr>NotClassified</vt:lpwstr>
  </property>
  <property fmtid="{D5CDD505-2E9C-101B-9397-08002B2CF9AE}" pid="17" name="MerckAIPDataExchange">
    <vt:lpwstr>!MRKMIP@NotClassified</vt:lpwstr>
  </property>
  <property fmtid="{D5CDD505-2E9C-101B-9397-08002B2CF9AE}" pid="18" name="MediaServiceImageTags">
    <vt:lpwstr/>
  </property>
  <property fmtid="{D5CDD505-2E9C-101B-9397-08002B2CF9AE}" pid="19" name="_AdHocReviewCycleID">
    <vt:i4>9283812</vt:i4>
  </property>
  <property fmtid="{D5CDD505-2E9C-101B-9397-08002B2CF9AE}" pid="20" name="_NewReviewCycle">
    <vt:lpwstr/>
  </property>
  <property fmtid="{D5CDD505-2E9C-101B-9397-08002B2CF9AE}" pid="21" name="_EmailSubject">
    <vt:lpwstr>Merck compare examples - Email 1 of 3 - Diversity Plan</vt:lpwstr>
  </property>
  <property fmtid="{D5CDD505-2E9C-101B-9397-08002B2CF9AE}" pid="22" name="_AuthorEmail">
    <vt:lpwstr>deana.powell@merck.com</vt:lpwstr>
  </property>
  <property fmtid="{D5CDD505-2E9C-101B-9397-08002B2CF9AE}" pid="23" name="_AuthorEmailDisplayName">
    <vt:lpwstr>Powell, Deana</vt:lpwstr>
  </property>
  <property fmtid="{D5CDD505-2E9C-101B-9397-08002B2CF9AE}" pid="25" name="Primary Group">
    <vt:lpwstr/>
  </property>
  <property fmtid="{D5CDD505-2E9C-101B-9397-08002B2CF9AE}" pid="26" name="Artifact Name">
    <vt:lpwstr/>
  </property>
  <property fmtid="{D5CDD505-2E9C-101B-9397-08002B2CF9AE}" pid="27" name="Document Title">
    <vt:lpwstr/>
  </property>
  <property fmtid="{D5CDD505-2E9C-101B-9397-08002B2CF9AE}" pid="28" name="Product Code">
    <vt:lpwstr/>
  </property>
  <property fmtid="{D5CDD505-2E9C-101B-9397-08002B2CF9AE}" pid="29" name="RCAM_CITATION_TYPE">
    <vt:lpwstr>CTD|1|1</vt:lpwstr>
  </property>
  <property fmtid="{D5CDD505-2E9C-101B-9397-08002B2CF9AE}" pid="30" name="RCAM_DOC_TYPE">
    <vt:lpwstr>CTD|1</vt:lpwstr>
  </property>
  <property fmtid="{D5CDD505-2E9C-101B-9397-08002B2CF9AE}" pid="31" name="RCAM_CITATION_LIMIT">
    <vt:lpwstr/>
  </property>
  <property fmtid="{D5CDD505-2E9C-101B-9397-08002B2CF9AE}" pid="32" name="RCAM_CITATION_TYPE_CTD">
    <vt:lpwstr>0</vt:lpwstr>
  </property>
  <property fmtid="{D5CDD505-2E9C-101B-9397-08002B2CF9AE}" pid="33" name="RCAM_MK_NUMBER">
    <vt:lpwstr>2870</vt:lpwstr>
  </property>
  <property fmtid="{D5CDD505-2E9C-101B-9397-08002B2CF9AE}" pid="34" name="RCAM_COMPOUND_TYPE">
    <vt:lpwstr>MK</vt:lpwstr>
  </property>
  <property fmtid="{D5CDD505-2E9C-101B-9397-08002B2CF9AE}" pid="35" name="RCAM_CLINICAL_DOC">
    <vt:bool>true</vt:bool>
  </property>
  <property fmtid="{D5CDD505-2E9C-101B-9397-08002B2CF9AE}" pid="36" name="RCAM_REF_INCLUDED_FINAL_LOR">
    <vt:lpwstr>A</vt:lpwstr>
  </property>
  <property fmtid="{D5CDD505-2E9C-101B-9397-08002B2CF9AE}" pid="37" name="RCAM_REF_INCLUDED_REFERENCE_ID_LIST">
    <vt:lpwstr>A</vt:lpwstr>
  </property>
  <property fmtid="{D5CDD505-2E9C-101B-9397-08002B2CF9AE}" pid="38" name="RCAM_FINAL_LOR_DOCIDS">
    <vt:lpwstr>0</vt:lpwstr>
  </property>
  <property fmtid="{D5CDD505-2E9C-101B-9397-08002B2CF9AE}" pid="39" name="RCAM_CHILDREN_INCLUDED">
    <vt:lpwstr>1</vt:lpwstr>
  </property>
  <property fmtid="{D5CDD505-2E9C-101B-9397-08002B2CF9AE}" pid="40" name="REDS_BIBILO_NAME_INCLUDED">
    <vt:lpwstr>0</vt:lpwstr>
  </property>
  <property fmtid="{D5CDD505-2E9C-101B-9397-08002B2CF9AE}" pid="41" name="_PreviousAdHocReviewCycleID">
    <vt:i4>1933734484</vt:i4>
  </property>
</Properties>
</file>