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2691" w14:textId="0B58BB00" w:rsidR="007F3048" w:rsidRPr="000D1AAB" w:rsidRDefault="007F3048" w:rsidP="007F3048">
      <w:pPr>
        <w:pStyle w:val="Paragraph"/>
        <w:tabs>
          <w:tab w:val="left" w:pos="2520"/>
        </w:tabs>
        <w:spacing w:before="0" w:after="0"/>
        <w:rPr>
          <w:ins w:id="0" w:author="Sell, Jaquelyne Alexis" w:date="2025-06-26T14:59:00Z" w16du:dateUtc="2025-06-26T18:59:00Z"/>
        </w:rPr>
      </w:pPr>
      <w:bookmarkStart w:id="1" w:name="_Hlk79579375"/>
      <w:ins w:id="2" w:author="Sell, Jaquelyne Alexis" w:date="2025-06-26T14:59:00Z" w16du:dateUtc="2025-06-26T18:59:00Z">
        <w:r w:rsidRPr="000D1AAB">
          <w:t>SPONSOR’S NAME:</w:t>
        </w:r>
        <w:r w:rsidRPr="000D1AAB">
          <w:tab/>
          <w:t xml:space="preserve">Merck Sharp &amp; Dohme </w:t>
        </w:r>
        <w:r>
          <w:t>LLC</w:t>
        </w:r>
      </w:ins>
    </w:p>
    <w:p w14:paraId="38F66D01" w14:textId="77777777" w:rsidR="007F3048" w:rsidRPr="000D1AAB" w:rsidRDefault="007F3048" w:rsidP="007F3048">
      <w:pPr>
        <w:pStyle w:val="Paragraph"/>
        <w:spacing w:before="0"/>
        <w:ind w:left="2160" w:firstLine="360"/>
        <w:rPr>
          <w:ins w:id="3" w:author="Sell, Jaquelyne Alexis" w:date="2025-06-26T14:59:00Z" w16du:dateUtc="2025-06-26T18:59:00Z"/>
        </w:rPr>
      </w:pPr>
      <w:ins w:id="4" w:author="Sell, Jaquelyne Alexis" w:date="2025-06-26T14:59:00Z" w16du:dateUtc="2025-06-26T18:59:00Z">
        <w:r>
          <w:t xml:space="preserve">Rahway, NJ, USA </w:t>
        </w:r>
        <w:r w:rsidRPr="007D547A">
          <w:t>(MSD)</w:t>
        </w:r>
      </w:ins>
    </w:p>
    <w:p w14:paraId="60C0A198" w14:textId="77777777" w:rsidR="007F3048" w:rsidRPr="00DE1D69" w:rsidRDefault="007F3048" w:rsidP="007F3048">
      <w:pPr>
        <w:pStyle w:val="Paragraph"/>
        <w:rPr>
          <w:ins w:id="5" w:author="Sell, Jaquelyne Alexis" w:date="2025-06-26T14:59:00Z" w16du:dateUtc="2025-06-26T18:59:00Z"/>
        </w:rPr>
      </w:pPr>
    </w:p>
    <w:p w14:paraId="59042314" w14:textId="3FFA8D8F" w:rsidR="007F3048" w:rsidRPr="00651140" w:rsidRDefault="007F3048" w:rsidP="007F3048">
      <w:pPr>
        <w:pStyle w:val="Paragraph"/>
        <w:rPr>
          <w:ins w:id="6" w:author="Sell, Jaquelyne Alexis" w:date="2025-06-26T14:59:00Z" w16du:dateUtc="2025-06-26T18:59:00Z"/>
        </w:rPr>
      </w:pPr>
      <w:bookmarkStart w:id="7" w:name="bmkInsertNames"/>
      <w:bookmarkEnd w:id="7"/>
      <w:ins w:id="8" w:author="Sell, Jaquelyne Alexis" w:date="2025-06-26T14:59:00Z" w16du:dateUtc="2025-06-26T18:59:00Z">
        <w:r w:rsidRPr="006C0276">
          <w:rPr>
            <w:rStyle w:val="ParagraphChar"/>
          </w:rPr>
          <w:t>Product</w:t>
        </w:r>
        <w:r>
          <w:rPr>
            <w:rStyle w:val="ParagraphChar"/>
          </w:rPr>
          <w:t xml:space="preserve"> number and indication</w:t>
        </w:r>
        <w:r w:rsidRPr="006C0276">
          <w:rPr>
            <w:rStyle w:val="ParagraphChar"/>
          </w:rPr>
          <w:t>:</w:t>
        </w:r>
        <w:r w:rsidRPr="006C0276">
          <w:rPr>
            <w:rStyle w:val="ParagraphChar"/>
          </w:rPr>
          <w:tab/>
        </w:r>
        <w:r>
          <w:t>MK-2870 (</w:t>
        </w:r>
        <w:proofErr w:type="spellStart"/>
        <w:r w:rsidRPr="00651140">
          <w:t>sacituzumab</w:t>
        </w:r>
        <w:proofErr w:type="spellEnd"/>
        <w:r w:rsidRPr="00651140">
          <w:t xml:space="preserve"> </w:t>
        </w:r>
        <w:proofErr w:type="spellStart"/>
        <w:r w:rsidRPr="00651140">
          <w:t>tirumotecan</w:t>
        </w:r>
        <w:proofErr w:type="spellEnd"/>
        <w:r>
          <w:t>)</w:t>
        </w:r>
        <w:r w:rsidRPr="00651140">
          <w:t xml:space="preserve"> </w:t>
        </w:r>
        <w:r w:rsidR="00DD35E5">
          <w:t>c</w:t>
        </w:r>
        <w:r>
          <w:t xml:space="preserve">ervical </w:t>
        </w:r>
        <w:r w:rsidR="00DD35E5">
          <w:t>c</w:t>
        </w:r>
        <w:r>
          <w:t>ancer</w:t>
        </w:r>
      </w:ins>
    </w:p>
    <w:p w14:paraId="0EC28E76" w14:textId="46438658" w:rsidR="007F3048" w:rsidRPr="00651140" w:rsidRDefault="007F3048" w:rsidP="007F3048">
      <w:pPr>
        <w:pStyle w:val="Paragraph"/>
        <w:rPr>
          <w:ins w:id="9" w:author="Sell, Jaquelyne Alexis" w:date="2025-06-26T14:59:00Z" w16du:dateUtc="2025-06-26T18:59:00Z"/>
        </w:rPr>
      </w:pPr>
      <w:ins w:id="10" w:author="Sell, Jaquelyne Alexis" w:date="2025-06-26T14:59:00Z" w16du:dateUtc="2025-06-26T18:59:00Z">
        <w:r w:rsidRPr="001B1745">
          <w:rPr>
            <w:b/>
            <w:bCs/>
          </w:rPr>
          <w:t>Studies included in this Diversity Plan:</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3"/>
        <w:gridCol w:w="1875"/>
        <w:gridCol w:w="5052"/>
      </w:tblGrid>
      <w:tr w:rsidR="007F3048" w:rsidRPr="00C82EE8" w14:paraId="7C344F9F" w14:textId="77777777" w:rsidTr="002212AC">
        <w:trPr>
          <w:ins w:id="11" w:author="Sell, Jaquelyne Alexis" w:date="2025-06-26T14:59:00Z" w16du:dateUtc="2025-06-26T18:59:00Z"/>
        </w:trPr>
        <w:tc>
          <w:tcPr>
            <w:tcW w:w="1147" w:type="pct"/>
            <w:shd w:val="clear" w:color="auto" w:fill="auto"/>
          </w:tcPr>
          <w:p w14:paraId="58DFF053" w14:textId="77777777" w:rsidR="007F3048" w:rsidRPr="009F2995" w:rsidRDefault="007F3048" w:rsidP="002212AC">
            <w:pPr>
              <w:pStyle w:val="Paragraph"/>
              <w:spacing w:before="120" w:after="120"/>
              <w:rPr>
                <w:ins w:id="12" w:author="Sell, Jaquelyne Alexis" w:date="2025-06-26T14:59:00Z" w16du:dateUtc="2025-06-26T18:59:00Z"/>
                <w:b/>
                <w:bCs/>
              </w:rPr>
            </w:pPr>
            <w:bookmarkStart w:id="13" w:name="DeleteChemical"/>
            <w:bookmarkEnd w:id="13"/>
            <w:ins w:id="14" w:author="Sell, Jaquelyne Alexis" w:date="2025-06-26T14:59:00Z" w16du:dateUtc="2025-06-26T18:59:00Z">
              <w:r w:rsidRPr="009F2995">
                <w:rPr>
                  <w:b/>
                  <w:bCs/>
                </w:rPr>
                <w:t>Study ID</w:t>
              </w:r>
            </w:ins>
          </w:p>
        </w:tc>
        <w:tc>
          <w:tcPr>
            <w:tcW w:w="1043" w:type="pct"/>
            <w:shd w:val="clear" w:color="auto" w:fill="auto"/>
          </w:tcPr>
          <w:p w14:paraId="2213877B" w14:textId="77777777" w:rsidR="007F3048" w:rsidRPr="009F2995" w:rsidRDefault="007F3048" w:rsidP="002212AC">
            <w:pPr>
              <w:pStyle w:val="Paragraph"/>
              <w:spacing w:before="120" w:after="120"/>
              <w:rPr>
                <w:ins w:id="15" w:author="Sell, Jaquelyne Alexis" w:date="2025-06-26T14:59:00Z" w16du:dateUtc="2025-06-26T18:59:00Z"/>
                <w:b/>
                <w:bCs/>
              </w:rPr>
            </w:pPr>
            <w:ins w:id="16" w:author="Sell, Jaquelyne Alexis" w:date="2025-06-26T14:59:00Z" w16du:dateUtc="2025-06-26T18:59:00Z">
              <w:r w:rsidRPr="009F2995">
                <w:rPr>
                  <w:b/>
                  <w:bCs/>
                </w:rPr>
                <w:t>NCT number</w:t>
              </w:r>
            </w:ins>
          </w:p>
        </w:tc>
        <w:tc>
          <w:tcPr>
            <w:tcW w:w="2809" w:type="pct"/>
          </w:tcPr>
          <w:p w14:paraId="62413FAA" w14:textId="77777777" w:rsidR="007F3048" w:rsidRPr="009F2995" w:rsidRDefault="007F3048" w:rsidP="002212AC">
            <w:pPr>
              <w:pStyle w:val="Paragraph"/>
              <w:spacing w:before="120" w:after="120"/>
              <w:rPr>
                <w:ins w:id="17" w:author="Sell, Jaquelyne Alexis" w:date="2025-06-26T14:59:00Z" w16du:dateUtc="2025-06-26T18:59:00Z"/>
                <w:b/>
                <w:bCs/>
              </w:rPr>
            </w:pPr>
            <w:ins w:id="18" w:author="Sell, Jaquelyne Alexis" w:date="2025-06-26T14:59:00Z" w16du:dateUtc="2025-06-26T18:59:00Z">
              <w:r w:rsidRPr="009F2995">
                <w:rPr>
                  <w:b/>
                  <w:bCs/>
                </w:rPr>
                <w:t>Study title</w:t>
              </w:r>
            </w:ins>
          </w:p>
        </w:tc>
      </w:tr>
      <w:tr w:rsidR="007F3048" w:rsidRPr="00C82EE8" w14:paraId="26684DBA" w14:textId="77777777" w:rsidTr="002212AC">
        <w:trPr>
          <w:ins w:id="19" w:author="Sell, Jaquelyne Alexis" w:date="2025-06-26T14:59:00Z" w16du:dateUtc="2025-06-26T18:59:00Z"/>
        </w:trPr>
        <w:tc>
          <w:tcPr>
            <w:tcW w:w="1147" w:type="pct"/>
            <w:shd w:val="clear" w:color="auto" w:fill="auto"/>
          </w:tcPr>
          <w:p w14:paraId="7DDF720E" w14:textId="4B676803" w:rsidR="007F3048" w:rsidRPr="00C82EE8" w:rsidRDefault="007F3048" w:rsidP="002212AC">
            <w:pPr>
              <w:pStyle w:val="Paragraph"/>
              <w:spacing w:before="120" w:after="120"/>
              <w:rPr>
                <w:ins w:id="20" w:author="Sell, Jaquelyne Alexis" w:date="2025-06-26T14:59:00Z" w16du:dateUtc="2025-06-26T18:59:00Z"/>
              </w:rPr>
            </w:pPr>
            <w:bookmarkStart w:id="21" w:name="DeleteGeneric"/>
            <w:bookmarkEnd w:id="21"/>
            <w:ins w:id="22" w:author="Sell, Jaquelyne Alexis" w:date="2025-06-26T14:59:00Z" w16du:dateUtc="2025-06-26T18:59:00Z">
              <w:r w:rsidRPr="00651140">
                <w:t>TroFuse-0</w:t>
              </w:r>
              <w:r w:rsidR="00720C14">
                <w:t>20</w:t>
              </w:r>
            </w:ins>
          </w:p>
        </w:tc>
        <w:tc>
          <w:tcPr>
            <w:tcW w:w="1043" w:type="pct"/>
            <w:shd w:val="clear" w:color="auto" w:fill="auto"/>
          </w:tcPr>
          <w:p w14:paraId="0027877D" w14:textId="37FB3079" w:rsidR="007F3048" w:rsidRPr="00C82EE8" w:rsidRDefault="00281682" w:rsidP="002212AC">
            <w:pPr>
              <w:pStyle w:val="Paragraph"/>
              <w:spacing w:before="120" w:after="120"/>
              <w:rPr>
                <w:ins w:id="23" w:author="Sell, Jaquelyne Alexis" w:date="2025-06-26T14:59:00Z" w16du:dateUtc="2025-06-26T18:59:00Z"/>
              </w:rPr>
            </w:pPr>
            <w:ins w:id="24" w:author="Sell, Jaquelyne Alexis" w:date="2025-06-26T14:59:00Z" w16du:dateUtc="2025-06-26T18:59:00Z">
              <w:r w:rsidRPr="00281682">
                <w:t>NCT06459180</w:t>
              </w:r>
            </w:ins>
          </w:p>
        </w:tc>
        <w:tc>
          <w:tcPr>
            <w:tcW w:w="2809" w:type="pct"/>
          </w:tcPr>
          <w:p w14:paraId="07857864" w14:textId="00689D03" w:rsidR="007F3048" w:rsidRPr="00C82EE8" w:rsidRDefault="00281682" w:rsidP="002212AC">
            <w:pPr>
              <w:pStyle w:val="Paragraph"/>
              <w:spacing w:before="120" w:after="120"/>
              <w:rPr>
                <w:ins w:id="25" w:author="Sell, Jaquelyne Alexis" w:date="2025-06-26T14:59:00Z" w16du:dateUtc="2025-06-26T18:59:00Z"/>
              </w:rPr>
            </w:pPr>
            <w:ins w:id="26" w:author="Sell, Jaquelyne Alexis" w:date="2025-06-26T14:59:00Z" w16du:dateUtc="2025-06-26T18:59:00Z">
              <w:r>
                <w:t>A Phase 3 Randomized, Active-controlled, Open</w:t>
              </w:r>
              <w:r w:rsidR="00A9564D">
                <w:noBreakHyphen/>
              </w:r>
              <w:r>
                <w:t>label, Multicenter Study to Compare the Efficacy and Safety of MK-2870 Monotherapy Versus Treatment of Physician’s Choice as Second-line Treatment for Participants with Recurrent or Metastatic Cervical Cancer (TroFuse</w:t>
              </w:r>
              <w:r w:rsidR="000133DB">
                <w:noBreakHyphen/>
              </w:r>
              <w:r>
                <w:t>020/GOG</w:t>
              </w:r>
              <w:r w:rsidR="000133DB">
                <w:noBreakHyphen/>
              </w:r>
              <w:r>
                <w:t>3101/ENGOT-cx20)</w:t>
              </w:r>
            </w:ins>
          </w:p>
        </w:tc>
      </w:tr>
      <w:tr w:rsidR="007F3048" w:rsidRPr="00C82EE8" w14:paraId="6358B02B" w14:textId="77777777" w:rsidTr="002212AC">
        <w:trPr>
          <w:ins w:id="27" w:author="Sell, Jaquelyne Alexis" w:date="2025-06-26T14:59:00Z" w16du:dateUtc="2025-06-26T18:59:00Z"/>
        </w:trPr>
        <w:tc>
          <w:tcPr>
            <w:tcW w:w="1147" w:type="pct"/>
            <w:shd w:val="clear" w:color="auto" w:fill="auto"/>
          </w:tcPr>
          <w:p w14:paraId="0A7A9FAC" w14:textId="51B77D86" w:rsidR="007F3048" w:rsidRPr="00C82EE8" w:rsidRDefault="007F3048" w:rsidP="002212AC">
            <w:pPr>
              <w:pStyle w:val="Paragraph"/>
              <w:spacing w:before="120" w:after="120"/>
              <w:rPr>
                <w:ins w:id="28" w:author="Sell, Jaquelyne Alexis" w:date="2025-06-26T14:59:00Z" w16du:dateUtc="2025-06-26T18:59:00Z"/>
              </w:rPr>
            </w:pPr>
            <w:ins w:id="29" w:author="Sell, Jaquelyne Alexis" w:date="2025-06-26T14:59:00Z" w16du:dateUtc="2025-06-26T18:59:00Z">
              <w:r w:rsidRPr="00651140">
                <w:t>TroFuse-0</w:t>
              </w:r>
              <w:r w:rsidR="00720C14">
                <w:t>36</w:t>
              </w:r>
            </w:ins>
          </w:p>
        </w:tc>
        <w:tc>
          <w:tcPr>
            <w:tcW w:w="1043" w:type="pct"/>
            <w:shd w:val="clear" w:color="auto" w:fill="auto"/>
          </w:tcPr>
          <w:p w14:paraId="1D4C3C2D" w14:textId="77777777" w:rsidR="007F3048" w:rsidRPr="00C82EE8" w:rsidRDefault="007F3048" w:rsidP="002212AC">
            <w:pPr>
              <w:pStyle w:val="Paragraph"/>
              <w:spacing w:before="120" w:after="120"/>
              <w:rPr>
                <w:ins w:id="30" w:author="Sell, Jaquelyne Alexis" w:date="2025-06-26T14:59:00Z" w16du:dateUtc="2025-06-26T18:59:00Z"/>
              </w:rPr>
            </w:pPr>
            <w:ins w:id="31" w:author="Sell, Jaquelyne Alexis" w:date="2025-06-26T14:59:00Z" w16du:dateUtc="2025-06-26T18:59:00Z">
              <w:r>
                <w:t>Pending</w:t>
              </w:r>
            </w:ins>
          </w:p>
        </w:tc>
        <w:tc>
          <w:tcPr>
            <w:tcW w:w="2809" w:type="pct"/>
          </w:tcPr>
          <w:p w14:paraId="10AD4C66" w14:textId="7C558D8C" w:rsidR="007F3048" w:rsidRPr="00C82EE8" w:rsidRDefault="00DE0386" w:rsidP="002212AC">
            <w:pPr>
              <w:pStyle w:val="Paragraph"/>
              <w:spacing w:before="120" w:after="120"/>
              <w:rPr>
                <w:ins w:id="32" w:author="Sell, Jaquelyne Alexis" w:date="2025-06-26T14:59:00Z" w16du:dateUtc="2025-06-26T18:59:00Z"/>
              </w:rPr>
            </w:pPr>
            <w:ins w:id="33" w:author="Sell, Jaquelyne Alexis" w:date="2025-06-26T14:59:00Z" w16du:dateUtc="2025-06-26T18:59:00Z">
              <w:r w:rsidRPr="00DE0386">
                <w:t xml:space="preserve">A Phase 3, Randomized, Open-label, Multicenter Study to Evaluate the Efficacy and Safety of Sacituzumab </w:t>
              </w:r>
              <w:proofErr w:type="spellStart"/>
              <w:r w:rsidRPr="00DE0386">
                <w:t>Tirumotecan</w:t>
              </w:r>
              <w:proofErr w:type="spellEnd"/>
              <w:r w:rsidRPr="00DE0386">
                <w:t xml:space="preserve"> (MK-2870) in Combination With Pembrolizumab With or Without Bevacizumab Compared With Standard of Care as First-</w:t>
              </w:r>
              <w:r w:rsidR="00615EEA">
                <w:t>L</w:t>
              </w:r>
              <w:r w:rsidRPr="00DE0386">
                <w:t>ine Maintenance Treatment for Participants With Persistent, Recurrent, or Newly Diagnosed Metastatic Cervical Cancer With PD</w:t>
              </w:r>
              <w:r>
                <w:noBreakHyphen/>
              </w:r>
              <w:r w:rsidRPr="00DE0386">
                <w:t>L1 CPS Greater Than or Equal to 1 (</w:t>
              </w:r>
              <w:proofErr w:type="spellStart"/>
              <w:r w:rsidRPr="00DE0386">
                <w:t>TroFuse</w:t>
              </w:r>
              <w:proofErr w:type="spellEnd"/>
              <w:r w:rsidRPr="00DE0386">
                <w:t xml:space="preserve"> 036/GOG-3123/ENGOT-cx22)</w:t>
              </w:r>
            </w:ins>
          </w:p>
        </w:tc>
      </w:tr>
    </w:tbl>
    <w:p w14:paraId="5C6B5246" w14:textId="77777777" w:rsidR="007F3048" w:rsidRPr="00D42A36" w:rsidRDefault="007F3048" w:rsidP="007F3048">
      <w:pPr>
        <w:pStyle w:val="Paragraph"/>
        <w:jc w:val="center"/>
        <w:rPr>
          <w:ins w:id="34" w:author="Sell, Jaquelyne Alexis" w:date="2025-06-26T14:59:00Z" w16du:dateUtc="2025-06-26T18:59:00Z"/>
          <w:b/>
        </w:rPr>
      </w:pPr>
      <w:bookmarkStart w:id="35" w:name="DeleteTrade"/>
      <w:bookmarkEnd w:id="35"/>
    </w:p>
    <w:p w14:paraId="1C403820" w14:textId="77777777" w:rsidR="007F3048" w:rsidRPr="001B1745" w:rsidRDefault="007F3048" w:rsidP="007F3048">
      <w:pPr>
        <w:pStyle w:val="Paragraph"/>
        <w:jc w:val="center"/>
        <w:rPr>
          <w:ins w:id="36" w:author="Sell, Jaquelyne Alexis" w:date="2025-06-26T14:59:00Z" w16du:dateUtc="2025-06-26T18:59:00Z"/>
          <w:b/>
          <w:sz w:val="36"/>
          <w:szCs w:val="36"/>
        </w:rPr>
      </w:pPr>
      <w:ins w:id="37" w:author="Sell, Jaquelyne Alexis" w:date="2025-06-26T14:59:00Z" w16du:dateUtc="2025-06-26T18:59:00Z">
        <w:r w:rsidRPr="001B1745">
          <w:rPr>
            <w:b/>
            <w:sz w:val="36"/>
            <w:szCs w:val="36"/>
          </w:rPr>
          <w:t>DIVERSITY PLAN</w:t>
        </w:r>
      </w:ins>
    </w:p>
    <w:p w14:paraId="66B5DE4B" w14:textId="77777777" w:rsidR="007F3048" w:rsidRPr="000D1AAB" w:rsidRDefault="007F3048" w:rsidP="007F3048">
      <w:pPr>
        <w:pStyle w:val="Paragraph"/>
        <w:rPr>
          <w:ins w:id="38" w:author="Sell, Jaquelyne Alexis" w:date="2025-06-26T14:59:00Z" w16du:dateUtc="2025-06-26T18:59:00Z"/>
        </w:rPr>
      </w:pPr>
    </w:p>
    <w:p w14:paraId="6A1DC5B3" w14:textId="77777777" w:rsidR="007F3048" w:rsidRPr="000D1AAB" w:rsidRDefault="007F3048" w:rsidP="007F3048">
      <w:pPr>
        <w:pStyle w:val="Paragraph"/>
        <w:tabs>
          <w:tab w:val="left" w:pos="6480"/>
        </w:tabs>
        <w:ind w:left="4320"/>
        <w:rPr>
          <w:ins w:id="39" w:author="Sell, Jaquelyne Alexis" w:date="2025-06-26T14:59:00Z" w16du:dateUtc="2025-06-26T18:59:00Z"/>
        </w:rPr>
      </w:pPr>
      <w:ins w:id="40" w:author="Sell, Jaquelyne Alexis" w:date="2025-06-26T14:59:00Z" w16du:dateUtc="2025-06-26T18:59:00Z">
        <w:r>
          <w:t>Version</w:t>
        </w:r>
        <w:r w:rsidRPr="000D1AAB">
          <w:t xml:space="preserve"> Number:</w:t>
        </w:r>
        <w:r w:rsidRPr="000D1AAB">
          <w:tab/>
        </w:r>
        <w:r>
          <w:t>2</w:t>
        </w:r>
      </w:ins>
    </w:p>
    <w:p w14:paraId="133657CB" w14:textId="61FF51AE" w:rsidR="007F3048" w:rsidRDefault="007F3048" w:rsidP="007F3048">
      <w:pPr>
        <w:pStyle w:val="Paragraph"/>
        <w:tabs>
          <w:tab w:val="left" w:pos="6480"/>
        </w:tabs>
        <w:ind w:left="4320"/>
        <w:rPr>
          <w:ins w:id="41" w:author="Sell, Jaquelyne Alexis" w:date="2025-06-26T14:59:00Z" w16du:dateUtc="2025-06-26T18:59:00Z"/>
        </w:rPr>
      </w:pPr>
      <w:ins w:id="42" w:author="Sell, Jaquelyne Alexis" w:date="2025-06-26T14:59:00Z" w16du:dateUtc="2025-06-26T18:59:00Z">
        <w:r w:rsidRPr="000D1AAB">
          <w:t>Release Date:</w:t>
        </w:r>
        <w:r w:rsidRPr="000D1AAB">
          <w:tab/>
        </w:r>
        <w:r w:rsidR="00B66E41">
          <w:t>26-JUN-2025</w:t>
        </w:r>
      </w:ins>
    </w:p>
    <w:p w14:paraId="207BE130" w14:textId="77777777" w:rsidR="00B66E41" w:rsidRDefault="00B66E41" w:rsidP="007F3048">
      <w:pPr>
        <w:pStyle w:val="Paragraph"/>
        <w:tabs>
          <w:tab w:val="left" w:pos="6480"/>
        </w:tabs>
        <w:ind w:left="4320"/>
        <w:rPr>
          <w:ins w:id="43" w:author="Sell, Jaquelyne Alexis" w:date="2025-06-26T14:59:00Z" w16du:dateUtc="2025-06-26T18:59:00Z"/>
        </w:rPr>
      </w:pPr>
    </w:p>
    <w:p w14:paraId="7C74C963" w14:textId="77777777" w:rsidR="007F3048" w:rsidRDefault="007F3048" w:rsidP="009239C2">
      <w:pPr>
        <w:pStyle w:val="TOCTitle"/>
        <w:rPr>
          <w:ins w:id="44" w:author="Sell, Jaquelyne Alexis" w:date="2025-06-26T14:59:00Z" w16du:dateUtc="2025-06-26T18:59:00Z"/>
        </w:rPr>
        <w:sectPr w:rsidR="007F3048" w:rsidSect="00B1720F">
          <w:headerReference w:type="default" r:id="rId13"/>
          <w:footerReference w:type="default" r:id="rId14"/>
          <w:pgSz w:w="12240" w:h="15840"/>
          <w:pgMar w:top="1440" w:right="1440" w:bottom="1440" w:left="1800" w:header="720" w:footer="720" w:gutter="0"/>
          <w:cols w:space="720"/>
          <w:docGrid w:linePitch="360"/>
        </w:sectPr>
      </w:pPr>
    </w:p>
    <w:p w14:paraId="6A38CEAD" w14:textId="66B007F4" w:rsidR="009239C2" w:rsidRDefault="009239C2" w:rsidP="008656B2">
      <w:pPr>
        <w:pStyle w:val="Heading1Unnumbered"/>
        <w:jc w:val="center"/>
      </w:pPr>
      <w:bookmarkStart w:id="49" w:name="_Toc201820662"/>
      <w:r w:rsidRPr="009239C2">
        <w:lastRenderedPageBreak/>
        <w:t xml:space="preserve">TABLE </w:t>
      </w:r>
      <w:r>
        <w:t>O</w:t>
      </w:r>
      <w:r w:rsidRPr="009239C2">
        <w:t>F CONTENTS</w:t>
      </w:r>
      <w:bookmarkEnd w:id="49"/>
    </w:p>
    <w:p w14:paraId="67EE57D2" w14:textId="7D8C95C9" w:rsidR="008656B2" w:rsidRDefault="008656B2">
      <w:pPr>
        <w:pStyle w:val="TOC1"/>
        <w:rPr>
          <w:ins w:id="50" w:author="Sell, Jaquelyne Alexis" w:date="2025-06-26T14:59:00Z" w16du:dateUtc="2025-06-26T18:59:00Z"/>
          <w:rFonts w:asciiTheme="minorHAnsi" w:eastAsiaTheme="minorEastAsia" w:hAnsiTheme="minorHAnsi" w:cstheme="minorBidi"/>
          <w:b w:val="0"/>
          <w:caps w:val="0"/>
          <w:noProof/>
          <w:kern w:val="2"/>
          <w:szCs w:val="24"/>
          <w14:ligatures w14:val="standardContextual"/>
        </w:rPr>
      </w:pPr>
      <w:bookmarkStart w:id="51" w:name="_Hlk89617995"/>
      <w:bookmarkStart w:id="52" w:name="_Hlk89618008"/>
      <w:ins w:id="53" w:author="Sell, Jaquelyne Alexis" w:date="2025-06-26T14:59:00Z" w16du:dateUtc="2025-06-26T18:59:00Z">
        <w:r w:rsidRPr="005F7B41">
          <w:rPr>
            <w:noProof/>
          </w:rPr>
          <w:t>TABLE OF CONTENTS</w:t>
        </w:r>
        <w:r>
          <w:rPr>
            <w:noProof/>
            <w:webHidden/>
          </w:rPr>
          <w:tab/>
          <w:t>2</w:t>
        </w:r>
      </w:ins>
    </w:p>
    <w:p w14:paraId="3DAC0B06" w14:textId="3891EF35"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LIST OF TABLES</w:t>
      </w:r>
      <w:r>
        <w:rPr>
          <w:noProof/>
          <w:webHidden/>
        </w:rPr>
        <w:tab/>
      </w:r>
      <w:del w:id="54" w:author="Sell, Jaquelyne Alexis" w:date="2025-06-26T14:59:00Z" w16du:dateUtc="2025-06-26T18:59:00Z">
        <w:r w:rsidR="006967EE">
          <w:rPr>
            <w:noProof/>
            <w:webHidden/>
          </w:rPr>
          <w:delText>2</w:delText>
        </w:r>
      </w:del>
      <w:ins w:id="55" w:author="Sell, Jaquelyne Alexis" w:date="2025-06-26T14:59:00Z" w16du:dateUtc="2025-06-26T18:59:00Z">
        <w:r>
          <w:rPr>
            <w:noProof/>
            <w:webHidden/>
          </w:rPr>
          <w:t>3</w:t>
        </w:r>
      </w:ins>
    </w:p>
    <w:p w14:paraId="0C2FC910" w14:textId="5192A5F6"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LIST OF ABBREVIATIONS AND DEFINITION OF TERMS</w:t>
      </w:r>
      <w:r>
        <w:rPr>
          <w:noProof/>
          <w:webHidden/>
        </w:rPr>
        <w:tab/>
      </w:r>
      <w:del w:id="56" w:author="Sell, Jaquelyne Alexis" w:date="2025-06-26T14:59:00Z" w16du:dateUtc="2025-06-26T18:59:00Z">
        <w:r w:rsidR="006967EE">
          <w:rPr>
            <w:noProof/>
            <w:webHidden/>
          </w:rPr>
          <w:delText>3</w:delText>
        </w:r>
      </w:del>
      <w:ins w:id="57" w:author="Sell, Jaquelyne Alexis" w:date="2025-06-26T14:59:00Z" w16du:dateUtc="2025-06-26T18:59:00Z">
        <w:r>
          <w:rPr>
            <w:noProof/>
            <w:webHidden/>
          </w:rPr>
          <w:t>4</w:t>
        </w:r>
      </w:ins>
    </w:p>
    <w:p w14:paraId="20412329" w14:textId="7F0ECE5B" w:rsidR="008656B2" w:rsidRDefault="008656B2">
      <w:pPr>
        <w:pStyle w:val="TOC1"/>
        <w:rPr>
          <w:ins w:id="58" w:author="Sell, Jaquelyne Alexis" w:date="2025-06-26T14:59:00Z" w16du:dateUtc="2025-06-26T18:59:00Z"/>
          <w:rFonts w:asciiTheme="minorHAnsi" w:eastAsiaTheme="minorEastAsia" w:hAnsiTheme="minorHAnsi" w:cstheme="minorBidi"/>
          <w:b w:val="0"/>
          <w:caps w:val="0"/>
          <w:noProof/>
          <w:kern w:val="2"/>
          <w:szCs w:val="24"/>
          <w14:ligatures w14:val="standardContextual"/>
        </w:rPr>
      </w:pPr>
      <w:ins w:id="59" w:author="Sell, Jaquelyne Alexis" w:date="2025-06-26T14:59:00Z" w16du:dateUtc="2025-06-26T18:59:00Z">
        <w:r w:rsidRPr="005F7B41">
          <w:rPr>
            <w:rFonts w:ascii="Times New Roman Bold" w:hAnsi="Times New Roman Bold"/>
            <w:noProof/>
          </w:rPr>
          <w:t>TABLE OF REVISIONS</w:t>
        </w:r>
        <w:r>
          <w:rPr>
            <w:noProof/>
            <w:webHidden/>
          </w:rPr>
          <w:tab/>
          <w:t>6</w:t>
        </w:r>
      </w:ins>
    </w:p>
    <w:p w14:paraId="7DEEA625" w14:textId="01F5A2D1"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EXECUTIVE SUMMARY OF THE SPONSOR’S US CLINICAL STUDY EFFORT</w:t>
      </w:r>
      <w:r>
        <w:rPr>
          <w:noProof/>
          <w:webHidden/>
        </w:rPr>
        <w:tab/>
      </w:r>
      <w:del w:id="60" w:author="Sell, Jaquelyne Alexis" w:date="2025-06-26T14:59:00Z" w16du:dateUtc="2025-06-26T18:59:00Z">
        <w:r w:rsidR="006967EE">
          <w:rPr>
            <w:noProof/>
            <w:webHidden/>
          </w:rPr>
          <w:delText>4</w:delText>
        </w:r>
      </w:del>
      <w:ins w:id="61" w:author="Sell, Jaquelyne Alexis" w:date="2025-06-26T14:59:00Z" w16du:dateUtc="2025-06-26T18:59:00Z">
        <w:r>
          <w:rPr>
            <w:noProof/>
            <w:webHidden/>
          </w:rPr>
          <w:t>7</w:t>
        </w:r>
      </w:ins>
    </w:p>
    <w:p w14:paraId="4768D9DE" w14:textId="4773D43D"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1</w:t>
      </w:r>
      <w:r>
        <w:rPr>
          <w:rFonts w:asciiTheme="minorHAnsi" w:eastAsiaTheme="minorEastAsia" w:hAnsiTheme="minorHAnsi" w:cstheme="minorBidi"/>
          <w:b w:val="0"/>
          <w:caps w:val="0"/>
          <w:noProof/>
          <w:kern w:val="2"/>
          <w:szCs w:val="24"/>
          <w14:ligatures w14:val="standardContextual"/>
        </w:rPr>
        <w:tab/>
      </w:r>
      <w:r w:rsidRPr="005F7B41">
        <w:rPr>
          <w:noProof/>
        </w:rPr>
        <w:t>OVERVIEW OF THE DISEASE/CONDITION: CERVICAL CANCER</w:t>
      </w:r>
      <w:r>
        <w:rPr>
          <w:noProof/>
          <w:webHidden/>
        </w:rPr>
        <w:tab/>
      </w:r>
      <w:del w:id="62" w:author="Sell, Jaquelyne Alexis" w:date="2025-06-26T14:59:00Z" w16du:dateUtc="2025-06-26T18:59:00Z">
        <w:r w:rsidR="006967EE">
          <w:rPr>
            <w:noProof/>
            <w:webHidden/>
          </w:rPr>
          <w:delText>5</w:delText>
        </w:r>
      </w:del>
      <w:ins w:id="63" w:author="Sell, Jaquelyne Alexis" w:date="2025-06-26T14:59:00Z" w16du:dateUtc="2025-06-26T18:59:00Z">
        <w:r>
          <w:rPr>
            <w:noProof/>
            <w:webHidden/>
          </w:rPr>
          <w:t>8</w:t>
        </w:r>
      </w:ins>
    </w:p>
    <w:p w14:paraId="1C7B0061" w14:textId="7D9B7509"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1.1</w:t>
      </w:r>
      <w:r>
        <w:rPr>
          <w:rFonts w:asciiTheme="minorHAnsi" w:eastAsiaTheme="minorEastAsia" w:hAnsiTheme="minorHAnsi" w:cstheme="minorBidi"/>
          <w:b w:val="0"/>
          <w:noProof/>
          <w:kern w:val="2"/>
          <w14:ligatures w14:val="standardContextual"/>
        </w:rPr>
        <w:tab/>
      </w:r>
      <w:del w:id="64" w:author="Sell, Jaquelyne Alexis" w:date="2025-06-26T14:59:00Z" w16du:dateUtc="2025-06-26T18:59:00Z">
        <w:r w:rsidR="006967EE" w:rsidRPr="00D718D2">
          <w:rPr>
            <w:noProof/>
          </w:rPr>
          <w:delText>Incidence, Mortality, and Prevalence</w:delText>
        </w:r>
      </w:del>
      <w:ins w:id="65" w:author="Sell, Jaquelyne Alexis" w:date="2025-06-26T14:59:00Z" w16du:dateUtc="2025-06-26T18:59:00Z">
        <w:r w:rsidRPr="005F7B41">
          <w:rPr>
            <w:noProof/>
          </w:rPr>
          <w:t>Disease Epidemiology</w:t>
        </w:r>
      </w:ins>
      <w:r w:rsidRPr="005F7B41">
        <w:rPr>
          <w:noProof/>
        </w:rPr>
        <w:t xml:space="preserve"> in the Overall Population and Underrepresented Racial and Ethnic Populations</w:t>
      </w:r>
      <w:r>
        <w:rPr>
          <w:noProof/>
          <w:webHidden/>
        </w:rPr>
        <w:tab/>
      </w:r>
      <w:del w:id="66" w:author="Sell, Jaquelyne Alexis" w:date="2025-06-26T14:59:00Z" w16du:dateUtc="2025-06-26T18:59:00Z">
        <w:r w:rsidR="006967EE">
          <w:rPr>
            <w:noProof/>
            <w:webHidden/>
          </w:rPr>
          <w:delText>5</w:delText>
        </w:r>
      </w:del>
      <w:ins w:id="67" w:author="Sell, Jaquelyne Alexis" w:date="2025-06-26T14:59:00Z" w16du:dateUtc="2025-06-26T18:59:00Z">
        <w:r>
          <w:rPr>
            <w:noProof/>
            <w:webHidden/>
          </w:rPr>
          <w:t>8</w:t>
        </w:r>
      </w:ins>
    </w:p>
    <w:p w14:paraId="35CA3DD7" w14:textId="4003C564"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1.2</w:t>
      </w:r>
      <w:r>
        <w:rPr>
          <w:rFonts w:asciiTheme="minorHAnsi" w:eastAsiaTheme="minorEastAsia" w:hAnsiTheme="minorHAnsi" w:cstheme="minorBidi"/>
          <w:b w:val="0"/>
          <w:noProof/>
          <w:kern w:val="2"/>
          <w14:ligatures w14:val="standardContextual"/>
        </w:rPr>
        <w:tab/>
      </w:r>
      <w:ins w:id="68" w:author="Sell, Jaquelyne Alexis" w:date="2025-06-26T14:59:00Z" w16du:dateUtc="2025-06-26T18:59:00Z">
        <w:r w:rsidRPr="005F7B41">
          <w:rPr>
            <w:noProof/>
          </w:rPr>
          <w:t xml:space="preserve">Differences in </w:t>
        </w:r>
      </w:ins>
      <w:r w:rsidRPr="005F7B41">
        <w:rPr>
          <w:noProof/>
        </w:rPr>
        <w:t xml:space="preserve">Pathophysiology, Diagnosis, Prevention, Screening, or Diagnostic Strategies, and Treatment </w:t>
      </w:r>
      <w:del w:id="69" w:author="Sell, Jaquelyne Alexis" w:date="2025-06-26T14:59:00Z" w16du:dateUtc="2025-06-26T18:59:00Z">
        <w:r w:rsidR="006967EE" w:rsidRPr="00D718D2">
          <w:rPr>
            <w:noProof/>
          </w:rPr>
          <w:delText>across</w:delText>
        </w:r>
      </w:del>
      <w:ins w:id="70" w:author="Sell, Jaquelyne Alexis" w:date="2025-06-26T14:59:00Z" w16du:dateUtc="2025-06-26T18:59:00Z">
        <w:r w:rsidRPr="005F7B41">
          <w:rPr>
            <w:noProof/>
          </w:rPr>
          <w:t>Across</w:t>
        </w:r>
      </w:ins>
      <w:r w:rsidRPr="005F7B41">
        <w:rPr>
          <w:noProof/>
        </w:rPr>
        <w:t xml:space="preserve"> Underrepresented Racial and Ethnic Populations</w:t>
      </w:r>
      <w:r>
        <w:rPr>
          <w:noProof/>
          <w:webHidden/>
        </w:rPr>
        <w:tab/>
      </w:r>
      <w:del w:id="71" w:author="Sell, Jaquelyne Alexis" w:date="2025-06-26T14:59:00Z" w16du:dateUtc="2025-06-26T18:59:00Z">
        <w:r w:rsidR="006967EE">
          <w:rPr>
            <w:noProof/>
            <w:webHidden/>
          </w:rPr>
          <w:delText>9</w:delText>
        </w:r>
      </w:del>
      <w:ins w:id="72" w:author="Sell, Jaquelyne Alexis" w:date="2025-06-26T14:59:00Z" w16du:dateUtc="2025-06-26T18:59:00Z">
        <w:r>
          <w:rPr>
            <w:noProof/>
            <w:webHidden/>
          </w:rPr>
          <w:t>12</w:t>
        </w:r>
      </w:ins>
    </w:p>
    <w:p w14:paraId="2AB32837" w14:textId="6BB8684A" w:rsidR="008656B2" w:rsidRDefault="008656B2">
      <w:pPr>
        <w:pStyle w:val="TOC3"/>
        <w:rPr>
          <w:rFonts w:asciiTheme="minorHAnsi" w:eastAsiaTheme="minorEastAsia" w:hAnsiTheme="minorHAnsi" w:cstheme="minorBidi"/>
          <w:noProof/>
          <w:kern w:val="2"/>
          <w14:ligatures w14:val="standardContextual"/>
        </w:rPr>
      </w:pPr>
      <w:r w:rsidRPr="005F7B41">
        <w:rPr>
          <w:noProof/>
        </w:rPr>
        <w:t>1.2.1</w:t>
      </w:r>
      <w:r>
        <w:rPr>
          <w:rFonts w:asciiTheme="minorHAnsi" w:eastAsiaTheme="minorEastAsia" w:hAnsiTheme="minorHAnsi" w:cstheme="minorBidi"/>
          <w:noProof/>
          <w:kern w:val="2"/>
          <w14:ligatures w14:val="standardContextual"/>
        </w:rPr>
        <w:tab/>
      </w:r>
      <w:ins w:id="73" w:author="Sell, Jaquelyne Alexis" w:date="2025-06-26T14:59:00Z" w16du:dateUtc="2025-06-26T18:59:00Z">
        <w:r w:rsidRPr="005F7B41">
          <w:rPr>
            <w:noProof/>
          </w:rPr>
          <w:t xml:space="preserve">Differences in </w:t>
        </w:r>
      </w:ins>
      <w:r w:rsidRPr="005F7B41">
        <w:rPr>
          <w:noProof/>
        </w:rPr>
        <w:t>Pathophysiology</w:t>
      </w:r>
      <w:r>
        <w:rPr>
          <w:noProof/>
          <w:webHidden/>
        </w:rPr>
        <w:tab/>
      </w:r>
      <w:del w:id="74" w:author="Sell, Jaquelyne Alexis" w:date="2025-06-26T14:59:00Z" w16du:dateUtc="2025-06-26T18:59:00Z">
        <w:r w:rsidR="006967EE">
          <w:rPr>
            <w:noProof/>
            <w:webHidden/>
          </w:rPr>
          <w:delText>9</w:delText>
        </w:r>
      </w:del>
      <w:ins w:id="75" w:author="Sell, Jaquelyne Alexis" w:date="2025-06-26T14:59:00Z" w16du:dateUtc="2025-06-26T18:59:00Z">
        <w:r>
          <w:rPr>
            <w:noProof/>
            <w:webHidden/>
          </w:rPr>
          <w:t>12</w:t>
        </w:r>
      </w:ins>
    </w:p>
    <w:p w14:paraId="361A87EB" w14:textId="05029F08" w:rsidR="008656B2" w:rsidRDefault="008656B2">
      <w:pPr>
        <w:pStyle w:val="TOC4"/>
        <w:rPr>
          <w:ins w:id="76" w:author="Sell, Jaquelyne Alexis" w:date="2025-06-26T14:59:00Z" w16du:dateUtc="2025-06-26T18:59:00Z"/>
          <w:rFonts w:asciiTheme="minorHAnsi" w:eastAsiaTheme="minorEastAsia" w:hAnsiTheme="minorHAnsi" w:cstheme="minorBidi"/>
          <w:noProof/>
          <w:kern w:val="2"/>
          <w14:ligatures w14:val="standardContextual"/>
        </w:rPr>
      </w:pPr>
      <w:r w:rsidRPr="005F7B41">
        <w:rPr>
          <w:noProof/>
        </w:rPr>
        <w:t>1.2.</w:t>
      </w:r>
      <w:ins w:id="77" w:author="Sell, Jaquelyne Alexis" w:date="2025-06-26T14:59:00Z" w16du:dateUtc="2025-06-26T18:59:00Z">
        <w:r w:rsidRPr="005F7B41">
          <w:rPr>
            <w:noProof/>
          </w:rPr>
          <w:t>1.1</w:t>
        </w:r>
        <w:r>
          <w:rPr>
            <w:rFonts w:asciiTheme="minorHAnsi" w:eastAsiaTheme="minorEastAsia" w:hAnsiTheme="minorHAnsi" w:cstheme="minorBidi"/>
            <w:noProof/>
            <w:kern w:val="2"/>
            <w14:ligatures w14:val="standardContextual"/>
          </w:rPr>
          <w:tab/>
        </w:r>
        <w:r w:rsidRPr="005F7B41">
          <w:rPr>
            <w:noProof/>
          </w:rPr>
          <w:t>HPV Infection</w:t>
        </w:r>
        <w:r>
          <w:rPr>
            <w:noProof/>
            <w:webHidden/>
          </w:rPr>
          <w:tab/>
          <w:t>12</w:t>
        </w:r>
      </w:ins>
    </w:p>
    <w:p w14:paraId="32DD1638" w14:textId="6A3D8222" w:rsidR="008656B2" w:rsidRDefault="008656B2">
      <w:pPr>
        <w:pStyle w:val="TOC4"/>
        <w:rPr>
          <w:ins w:id="78" w:author="Sell, Jaquelyne Alexis" w:date="2025-06-26T14:59:00Z" w16du:dateUtc="2025-06-26T18:59:00Z"/>
          <w:rFonts w:asciiTheme="minorHAnsi" w:eastAsiaTheme="minorEastAsia" w:hAnsiTheme="minorHAnsi" w:cstheme="minorBidi"/>
          <w:noProof/>
          <w:kern w:val="2"/>
          <w14:ligatures w14:val="standardContextual"/>
        </w:rPr>
      </w:pPr>
      <w:ins w:id="79" w:author="Sell, Jaquelyne Alexis" w:date="2025-06-26T14:59:00Z" w16du:dateUtc="2025-06-26T18:59:00Z">
        <w:r w:rsidRPr="005F7B41">
          <w:rPr>
            <w:noProof/>
          </w:rPr>
          <w:t>1.</w:t>
        </w:r>
      </w:ins>
      <w:r w:rsidRPr="005F7B41">
        <w:rPr>
          <w:noProof/>
        </w:rPr>
        <w:t>2</w:t>
      </w:r>
      <w:ins w:id="80" w:author="Sell, Jaquelyne Alexis" w:date="2025-06-26T14:59:00Z" w16du:dateUtc="2025-06-26T18:59:00Z">
        <w:r w:rsidRPr="005F7B41">
          <w:rPr>
            <w:noProof/>
          </w:rPr>
          <w:t>.1.2</w:t>
        </w:r>
        <w:r>
          <w:rPr>
            <w:rFonts w:asciiTheme="minorHAnsi" w:eastAsiaTheme="minorEastAsia" w:hAnsiTheme="minorHAnsi" w:cstheme="minorBidi"/>
            <w:noProof/>
            <w:kern w:val="2"/>
            <w14:ligatures w14:val="standardContextual"/>
          </w:rPr>
          <w:tab/>
        </w:r>
        <w:r w:rsidRPr="005F7B41">
          <w:rPr>
            <w:noProof/>
          </w:rPr>
          <w:t>Environmental Factors</w:t>
        </w:r>
        <w:r>
          <w:rPr>
            <w:noProof/>
            <w:webHidden/>
          </w:rPr>
          <w:tab/>
          <w:t>12</w:t>
        </w:r>
      </w:ins>
    </w:p>
    <w:p w14:paraId="66AA1FA2" w14:textId="1C85CC5B" w:rsidR="008656B2" w:rsidRDefault="008656B2">
      <w:pPr>
        <w:pStyle w:val="TOC3"/>
        <w:rPr>
          <w:rFonts w:asciiTheme="minorHAnsi" w:eastAsiaTheme="minorEastAsia" w:hAnsiTheme="minorHAnsi" w:cstheme="minorBidi"/>
          <w:noProof/>
          <w:kern w:val="2"/>
          <w14:ligatures w14:val="standardContextual"/>
        </w:rPr>
      </w:pPr>
      <w:ins w:id="81" w:author="Sell, Jaquelyne Alexis" w:date="2025-06-26T14:59:00Z" w16du:dateUtc="2025-06-26T18:59:00Z">
        <w:r w:rsidRPr="005F7B41">
          <w:rPr>
            <w:noProof/>
          </w:rPr>
          <w:t>1.2.2</w:t>
        </w:r>
        <w:r>
          <w:rPr>
            <w:rFonts w:asciiTheme="minorHAnsi" w:eastAsiaTheme="minorEastAsia" w:hAnsiTheme="minorHAnsi" w:cstheme="minorBidi"/>
            <w:noProof/>
            <w:kern w:val="2"/>
            <w14:ligatures w14:val="standardContextual"/>
          </w:rPr>
          <w:tab/>
        </w:r>
        <w:r w:rsidRPr="005F7B41">
          <w:rPr>
            <w:noProof/>
          </w:rPr>
          <w:t xml:space="preserve">Differences in </w:t>
        </w:r>
      </w:ins>
      <w:r w:rsidRPr="005F7B41">
        <w:rPr>
          <w:noProof/>
        </w:rPr>
        <w:t>Prevention, Screening</w:t>
      </w:r>
      <w:ins w:id="82" w:author="Sell, Jaquelyne Alexis" w:date="2025-06-26T14:59:00Z" w16du:dateUtc="2025-06-26T18:59:00Z">
        <w:r w:rsidRPr="005F7B41">
          <w:rPr>
            <w:noProof/>
          </w:rPr>
          <w:t>,</w:t>
        </w:r>
      </w:ins>
      <w:r w:rsidRPr="005F7B41">
        <w:rPr>
          <w:noProof/>
        </w:rPr>
        <w:t xml:space="preserve"> or Diagnostic Strategies</w:t>
      </w:r>
      <w:r>
        <w:rPr>
          <w:noProof/>
          <w:webHidden/>
        </w:rPr>
        <w:tab/>
      </w:r>
      <w:del w:id="83" w:author="Sell, Jaquelyne Alexis" w:date="2025-06-26T14:59:00Z" w16du:dateUtc="2025-06-26T18:59:00Z">
        <w:r w:rsidR="006967EE">
          <w:rPr>
            <w:noProof/>
            <w:webHidden/>
          </w:rPr>
          <w:delText>10</w:delText>
        </w:r>
      </w:del>
      <w:ins w:id="84" w:author="Sell, Jaquelyne Alexis" w:date="2025-06-26T14:59:00Z" w16du:dateUtc="2025-06-26T18:59:00Z">
        <w:r>
          <w:rPr>
            <w:noProof/>
            <w:webHidden/>
          </w:rPr>
          <w:t>13</w:t>
        </w:r>
      </w:ins>
    </w:p>
    <w:p w14:paraId="278C7A05" w14:textId="53FD8112" w:rsidR="008656B2" w:rsidRDefault="008656B2">
      <w:pPr>
        <w:pStyle w:val="TOC3"/>
        <w:rPr>
          <w:rFonts w:asciiTheme="minorHAnsi" w:eastAsiaTheme="minorEastAsia" w:hAnsiTheme="minorHAnsi" w:cstheme="minorBidi"/>
          <w:noProof/>
          <w:kern w:val="2"/>
          <w14:ligatures w14:val="standardContextual"/>
        </w:rPr>
      </w:pPr>
      <w:r w:rsidRPr="005F7B41">
        <w:rPr>
          <w:noProof/>
        </w:rPr>
        <w:t>1.2.3</w:t>
      </w:r>
      <w:r>
        <w:rPr>
          <w:rFonts w:asciiTheme="minorHAnsi" w:eastAsiaTheme="minorEastAsia" w:hAnsiTheme="minorHAnsi" w:cstheme="minorBidi"/>
          <w:noProof/>
          <w:kern w:val="2"/>
          <w14:ligatures w14:val="standardContextual"/>
        </w:rPr>
        <w:tab/>
      </w:r>
      <w:ins w:id="85" w:author="Sell, Jaquelyne Alexis" w:date="2025-06-26T14:59:00Z" w16du:dateUtc="2025-06-26T18:59:00Z">
        <w:r w:rsidRPr="005F7B41">
          <w:rPr>
            <w:noProof/>
          </w:rPr>
          <w:t xml:space="preserve">Differences in </w:t>
        </w:r>
      </w:ins>
      <w:r w:rsidRPr="005F7B41">
        <w:rPr>
          <w:noProof/>
        </w:rPr>
        <w:t>Treatment</w:t>
      </w:r>
      <w:r>
        <w:rPr>
          <w:noProof/>
          <w:webHidden/>
        </w:rPr>
        <w:tab/>
      </w:r>
      <w:del w:id="86" w:author="Sell, Jaquelyne Alexis" w:date="2025-06-26T14:59:00Z" w16du:dateUtc="2025-06-26T18:59:00Z">
        <w:r w:rsidR="006967EE">
          <w:rPr>
            <w:noProof/>
            <w:webHidden/>
          </w:rPr>
          <w:delText>11</w:delText>
        </w:r>
      </w:del>
      <w:ins w:id="87" w:author="Sell, Jaquelyne Alexis" w:date="2025-06-26T14:59:00Z" w16du:dateUtc="2025-06-26T18:59:00Z">
        <w:r>
          <w:rPr>
            <w:noProof/>
            <w:webHidden/>
          </w:rPr>
          <w:t>16</w:t>
        </w:r>
      </w:ins>
    </w:p>
    <w:p w14:paraId="5331E86F" w14:textId="3F4D6A5A"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2</w:t>
      </w:r>
      <w:r>
        <w:rPr>
          <w:rFonts w:asciiTheme="minorHAnsi" w:eastAsiaTheme="minorEastAsia" w:hAnsiTheme="minorHAnsi" w:cstheme="minorBidi"/>
          <w:b w:val="0"/>
          <w:caps w:val="0"/>
          <w:noProof/>
          <w:kern w:val="2"/>
          <w:szCs w:val="24"/>
          <w14:ligatures w14:val="standardContextual"/>
        </w:rPr>
        <w:tab/>
      </w:r>
      <w:r w:rsidRPr="005F7B41">
        <w:rPr>
          <w:noProof/>
        </w:rPr>
        <w:t xml:space="preserve">SCOPE OF MEDICAL PRODUCT DEVELOPMENT PROGRAM: </w:t>
      </w:r>
      <w:del w:id="88" w:author="Sell, Jaquelyne Alexis" w:date="2025-06-26T14:59:00Z" w16du:dateUtc="2025-06-26T18:59:00Z">
        <w:r w:rsidR="006967EE" w:rsidRPr="00D718D2">
          <w:rPr>
            <w:noProof/>
          </w:rPr>
          <w:delText>MK-2870</w:delText>
        </w:r>
        <w:r w:rsidR="006967EE">
          <w:rPr>
            <w:noProof/>
            <w:webHidden/>
          </w:rPr>
          <w:tab/>
          <w:delText>11</w:delText>
        </w:r>
      </w:del>
      <w:ins w:id="89" w:author="Sell, Jaquelyne Alexis" w:date="2025-06-26T14:59:00Z" w16du:dateUtc="2025-06-26T18:59:00Z">
        <w:r w:rsidRPr="005F7B41">
          <w:rPr>
            <w:noProof/>
          </w:rPr>
          <w:t>sacituzumab tirumotecan</w:t>
        </w:r>
        <w:r>
          <w:rPr>
            <w:noProof/>
            <w:webHidden/>
          </w:rPr>
          <w:tab/>
          <w:t>18</w:t>
        </w:r>
      </w:ins>
    </w:p>
    <w:p w14:paraId="3CAEC344" w14:textId="17F5DE3B"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2.1</w:t>
      </w:r>
      <w:r>
        <w:rPr>
          <w:rFonts w:asciiTheme="minorHAnsi" w:eastAsiaTheme="minorEastAsia" w:hAnsiTheme="minorHAnsi" w:cstheme="minorBidi"/>
          <w:b w:val="0"/>
          <w:noProof/>
          <w:kern w:val="2"/>
          <w14:ligatures w14:val="standardContextual"/>
        </w:rPr>
        <w:tab/>
      </w:r>
      <w:r w:rsidRPr="005F7B41">
        <w:rPr>
          <w:noProof/>
        </w:rPr>
        <w:t>Clinical Pharmacology</w:t>
      </w:r>
      <w:r>
        <w:rPr>
          <w:noProof/>
          <w:webHidden/>
        </w:rPr>
        <w:tab/>
      </w:r>
      <w:del w:id="90" w:author="Sell, Jaquelyne Alexis" w:date="2025-06-26T14:59:00Z" w16du:dateUtc="2025-06-26T18:59:00Z">
        <w:r w:rsidR="006967EE">
          <w:rPr>
            <w:noProof/>
            <w:webHidden/>
          </w:rPr>
          <w:delText>11</w:delText>
        </w:r>
      </w:del>
      <w:ins w:id="91" w:author="Sell, Jaquelyne Alexis" w:date="2025-06-26T14:59:00Z" w16du:dateUtc="2025-06-26T18:59:00Z">
        <w:r>
          <w:rPr>
            <w:noProof/>
            <w:webHidden/>
          </w:rPr>
          <w:t>18</w:t>
        </w:r>
      </w:ins>
    </w:p>
    <w:p w14:paraId="1785D27C" w14:textId="4E5B479D"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2.2</w:t>
      </w:r>
      <w:r>
        <w:rPr>
          <w:rFonts w:asciiTheme="minorHAnsi" w:eastAsiaTheme="minorEastAsia" w:hAnsiTheme="minorHAnsi" w:cstheme="minorBidi"/>
          <w:b w:val="0"/>
          <w:noProof/>
          <w:kern w:val="2"/>
          <w14:ligatures w14:val="standardContextual"/>
        </w:rPr>
        <w:tab/>
      </w:r>
      <w:r w:rsidRPr="005F7B41">
        <w:rPr>
          <w:noProof/>
        </w:rPr>
        <w:t>Summary of the Clinical Studies Included in This Diversity Plan</w:t>
      </w:r>
      <w:r>
        <w:rPr>
          <w:noProof/>
          <w:webHidden/>
        </w:rPr>
        <w:tab/>
      </w:r>
      <w:del w:id="92" w:author="Sell, Jaquelyne Alexis" w:date="2025-06-26T14:59:00Z" w16du:dateUtc="2025-06-26T18:59:00Z">
        <w:r w:rsidR="006967EE">
          <w:rPr>
            <w:noProof/>
            <w:webHidden/>
          </w:rPr>
          <w:delText>12</w:delText>
        </w:r>
      </w:del>
      <w:ins w:id="93" w:author="Sell, Jaquelyne Alexis" w:date="2025-06-26T14:59:00Z" w16du:dateUtc="2025-06-26T18:59:00Z">
        <w:r>
          <w:rPr>
            <w:noProof/>
            <w:webHidden/>
          </w:rPr>
          <w:t>18</w:t>
        </w:r>
      </w:ins>
    </w:p>
    <w:p w14:paraId="03E89D2B" w14:textId="3EB84DB0" w:rsidR="008656B2" w:rsidRDefault="008656B2">
      <w:pPr>
        <w:pStyle w:val="TOC3"/>
        <w:rPr>
          <w:rFonts w:asciiTheme="minorHAnsi" w:eastAsiaTheme="minorEastAsia" w:hAnsiTheme="minorHAnsi" w:cstheme="minorBidi"/>
          <w:noProof/>
          <w:kern w:val="2"/>
          <w14:ligatures w14:val="standardContextual"/>
        </w:rPr>
      </w:pPr>
      <w:r w:rsidRPr="005F7B41">
        <w:rPr>
          <w:noProof/>
        </w:rPr>
        <w:t>2.2.1</w:t>
      </w:r>
      <w:r>
        <w:rPr>
          <w:rFonts w:asciiTheme="minorHAnsi" w:eastAsiaTheme="minorEastAsia" w:hAnsiTheme="minorHAnsi" w:cstheme="minorBidi"/>
          <w:noProof/>
          <w:kern w:val="2"/>
          <w14:ligatures w14:val="standardContextual"/>
        </w:rPr>
        <w:tab/>
      </w:r>
      <w:del w:id="94" w:author="Sell, Jaquelyne Alexis" w:date="2025-06-26T14:59:00Z" w16du:dateUtc="2025-06-26T18:59:00Z">
        <w:r w:rsidR="006967EE" w:rsidRPr="00D718D2">
          <w:rPr>
            <w:noProof/>
          </w:rPr>
          <w:delText>MK-2870</w:delText>
        </w:r>
      </w:del>
      <w:ins w:id="95" w:author="Sell, Jaquelyne Alexis" w:date="2025-06-26T14:59:00Z" w16du:dateUtc="2025-06-26T18:59:00Z">
        <w:r w:rsidRPr="005F7B41">
          <w:rPr>
            <w:noProof/>
          </w:rPr>
          <w:t>TroFuse</w:t>
        </w:r>
      </w:ins>
      <w:r w:rsidRPr="005F7B41">
        <w:rPr>
          <w:noProof/>
        </w:rPr>
        <w:t>-020</w:t>
      </w:r>
      <w:r>
        <w:rPr>
          <w:noProof/>
          <w:webHidden/>
        </w:rPr>
        <w:tab/>
      </w:r>
      <w:del w:id="96" w:author="Sell, Jaquelyne Alexis" w:date="2025-06-26T14:59:00Z" w16du:dateUtc="2025-06-26T18:59:00Z">
        <w:r w:rsidR="006967EE">
          <w:rPr>
            <w:noProof/>
            <w:webHidden/>
          </w:rPr>
          <w:delText>12</w:delText>
        </w:r>
      </w:del>
      <w:ins w:id="97" w:author="Sell, Jaquelyne Alexis" w:date="2025-06-26T14:59:00Z" w16du:dateUtc="2025-06-26T18:59:00Z">
        <w:r>
          <w:rPr>
            <w:noProof/>
            <w:webHidden/>
          </w:rPr>
          <w:t>18</w:t>
        </w:r>
      </w:ins>
    </w:p>
    <w:p w14:paraId="0DE21DFE" w14:textId="2CBE3504" w:rsidR="008656B2" w:rsidRDefault="008656B2">
      <w:pPr>
        <w:pStyle w:val="TOC3"/>
        <w:rPr>
          <w:ins w:id="98" w:author="Sell, Jaquelyne Alexis" w:date="2025-06-26T14:59:00Z" w16du:dateUtc="2025-06-26T18:59:00Z"/>
          <w:rFonts w:asciiTheme="minorHAnsi" w:eastAsiaTheme="minorEastAsia" w:hAnsiTheme="minorHAnsi" w:cstheme="minorBidi"/>
          <w:noProof/>
          <w:kern w:val="2"/>
          <w14:ligatures w14:val="standardContextual"/>
        </w:rPr>
      </w:pPr>
      <w:ins w:id="99" w:author="Sell, Jaquelyne Alexis" w:date="2025-06-26T14:59:00Z" w16du:dateUtc="2025-06-26T18:59:00Z">
        <w:r w:rsidRPr="005F7B41">
          <w:rPr>
            <w:noProof/>
          </w:rPr>
          <w:t>2.2.2</w:t>
        </w:r>
        <w:r>
          <w:rPr>
            <w:rFonts w:asciiTheme="minorHAnsi" w:eastAsiaTheme="minorEastAsia" w:hAnsiTheme="minorHAnsi" w:cstheme="minorBidi"/>
            <w:noProof/>
            <w:kern w:val="2"/>
            <w14:ligatures w14:val="standardContextual"/>
          </w:rPr>
          <w:tab/>
        </w:r>
        <w:r w:rsidRPr="005F7B41">
          <w:rPr>
            <w:noProof/>
          </w:rPr>
          <w:t>TroFuse-036</w:t>
        </w:r>
        <w:r>
          <w:rPr>
            <w:noProof/>
            <w:webHidden/>
          </w:rPr>
          <w:tab/>
          <w:t>18</w:t>
        </w:r>
      </w:ins>
    </w:p>
    <w:p w14:paraId="36A5428F" w14:textId="3F892597"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3</w:t>
      </w:r>
      <w:r>
        <w:rPr>
          <w:rFonts w:asciiTheme="minorHAnsi" w:eastAsiaTheme="minorEastAsia" w:hAnsiTheme="minorHAnsi" w:cstheme="minorBidi"/>
          <w:b w:val="0"/>
          <w:caps w:val="0"/>
          <w:noProof/>
          <w:kern w:val="2"/>
          <w:szCs w:val="24"/>
          <w14:ligatures w14:val="standardContextual"/>
        </w:rPr>
        <w:tab/>
      </w:r>
      <w:r w:rsidRPr="005F7B41">
        <w:rPr>
          <w:noProof/>
        </w:rPr>
        <w:t>GOALS FOR ENROLLMENT OF UNDERREPRESENTED RACIAL AND ETHNIC PARTICIPANTS</w:t>
      </w:r>
      <w:r>
        <w:rPr>
          <w:noProof/>
          <w:webHidden/>
        </w:rPr>
        <w:tab/>
      </w:r>
      <w:del w:id="100" w:author="Sell, Jaquelyne Alexis" w:date="2025-06-26T14:59:00Z" w16du:dateUtc="2025-06-26T18:59:00Z">
        <w:r w:rsidR="006967EE">
          <w:rPr>
            <w:noProof/>
            <w:webHidden/>
          </w:rPr>
          <w:delText>12</w:delText>
        </w:r>
      </w:del>
      <w:ins w:id="101" w:author="Sell, Jaquelyne Alexis" w:date="2025-06-26T14:59:00Z" w16du:dateUtc="2025-06-26T18:59:00Z">
        <w:r>
          <w:rPr>
            <w:noProof/>
            <w:webHidden/>
          </w:rPr>
          <w:t>20</w:t>
        </w:r>
      </w:ins>
    </w:p>
    <w:p w14:paraId="7CF74502" w14:textId="0B73E4BB"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4</w:t>
      </w:r>
      <w:r>
        <w:rPr>
          <w:rFonts w:asciiTheme="minorHAnsi" w:eastAsiaTheme="minorEastAsia" w:hAnsiTheme="minorHAnsi" w:cstheme="minorBidi"/>
          <w:b w:val="0"/>
          <w:caps w:val="0"/>
          <w:noProof/>
          <w:kern w:val="2"/>
          <w:szCs w:val="24"/>
          <w14:ligatures w14:val="standardContextual"/>
        </w:rPr>
        <w:tab/>
      </w:r>
      <w:r w:rsidRPr="005F7B41">
        <w:rPr>
          <w:noProof/>
        </w:rPr>
        <w:t>SPECIFIC PLAN OF ACTION TO ENROLL AND RETAIN DIVERSE POPULATIONS: INITIATIVES, PARTICIPANT RECRUITMENT AND RETENTION STRATEGIES</w:t>
      </w:r>
      <w:r>
        <w:rPr>
          <w:noProof/>
          <w:webHidden/>
        </w:rPr>
        <w:tab/>
      </w:r>
      <w:del w:id="102" w:author="Sell, Jaquelyne Alexis" w:date="2025-06-26T14:59:00Z" w16du:dateUtc="2025-06-26T18:59:00Z">
        <w:r w:rsidR="006967EE">
          <w:rPr>
            <w:noProof/>
            <w:webHidden/>
          </w:rPr>
          <w:delText>13</w:delText>
        </w:r>
      </w:del>
      <w:ins w:id="103" w:author="Sell, Jaquelyne Alexis" w:date="2025-06-26T14:59:00Z" w16du:dateUtc="2025-06-26T18:59:00Z">
        <w:r>
          <w:rPr>
            <w:noProof/>
            <w:webHidden/>
          </w:rPr>
          <w:t>21</w:t>
        </w:r>
      </w:ins>
    </w:p>
    <w:p w14:paraId="351F4E7F" w14:textId="781A895C"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4.1</w:t>
      </w:r>
      <w:r>
        <w:rPr>
          <w:rFonts w:asciiTheme="minorHAnsi" w:eastAsiaTheme="minorEastAsia" w:hAnsiTheme="minorHAnsi" w:cstheme="minorBidi"/>
          <w:b w:val="0"/>
          <w:noProof/>
          <w:kern w:val="2"/>
          <w14:ligatures w14:val="standardContextual"/>
        </w:rPr>
        <w:tab/>
      </w:r>
      <w:r w:rsidRPr="005F7B41">
        <w:rPr>
          <w:noProof/>
        </w:rPr>
        <w:t>Validation and Site Selection</w:t>
      </w:r>
      <w:r>
        <w:rPr>
          <w:noProof/>
          <w:webHidden/>
        </w:rPr>
        <w:tab/>
      </w:r>
      <w:del w:id="104" w:author="Sell, Jaquelyne Alexis" w:date="2025-06-26T14:59:00Z" w16du:dateUtc="2025-06-26T18:59:00Z">
        <w:r w:rsidR="006967EE">
          <w:rPr>
            <w:noProof/>
            <w:webHidden/>
          </w:rPr>
          <w:delText>13</w:delText>
        </w:r>
      </w:del>
      <w:ins w:id="105" w:author="Sell, Jaquelyne Alexis" w:date="2025-06-26T14:59:00Z" w16du:dateUtc="2025-06-26T18:59:00Z">
        <w:r>
          <w:rPr>
            <w:noProof/>
            <w:webHidden/>
          </w:rPr>
          <w:t>21</w:t>
        </w:r>
      </w:ins>
    </w:p>
    <w:p w14:paraId="0D131FDA" w14:textId="2D148DCD"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4.2</w:t>
      </w:r>
      <w:r>
        <w:rPr>
          <w:rFonts w:asciiTheme="minorHAnsi" w:eastAsiaTheme="minorEastAsia" w:hAnsiTheme="minorHAnsi" w:cstheme="minorBidi"/>
          <w:b w:val="0"/>
          <w:noProof/>
          <w:kern w:val="2"/>
          <w14:ligatures w14:val="standardContextual"/>
        </w:rPr>
        <w:tab/>
      </w:r>
      <w:r w:rsidRPr="005F7B41">
        <w:rPr>
          <w:noProof/>
        </w:rPr>
        <w:t>Implement Activities Focused on Diverse Clinical Study Enrollment</w:t>
      </w:r>
      <w:r>
        <w:rPr>
          <w:noProof/>
          <w:webHidden/>
        </w:rPr>
        <w:tab/>
      </w:r>
      <w:del w:id="106" w:author="Sell, Jaquelyne Alexis" w:date="2025-06-26T14:59:00Z" w16du:dateUtc="2025-06-26T18:59:00Z">
        <w:r w:rsidR="006967EE">
          <w:rPr>
            <w:noProof/>
            <w:webHidden/>
          </w:rPr>
          <w:delText>14</w:delText>
        </w:r>
      </w:del>
      <w:ins w:id="107" w:author="Sell, Jaquelyne Alexis" w:date="2025-06-26T14:59:00Z" w16du:dateUtc="2025-06-26T18:59:00Z">
        <w:r>
          <w:rPr>
            <w:noProof/>
            <w:webHidden/>
          </w:rPr>
          <w:t>22</w:t>
        </w:r>
      </w:ins>
    </w:p>
    <w:p w14:paraId="31B9AD23" w14:textId="0890C339"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4.3</w:t>
      </w:r>
      <w:r>
        <w:rPr>
          <w:rFonts w:asciiTheme="minorHAnsi" w:eastAsiaTheme="minorEastAsia" w:hAnsiTheme="minorHAnsi" w:cstheme="minorBidi"/>
          <w:b w:val="0"/>
          <w:noProof/>
          <w:kern w:val="2"/>
          <w14:ligatures w14:val="standardContextual"/>
        </w:rPr>
        <w:tab/>
      </w:r>
      <w:r w:rsidRPr="005F7B41">
        <w:rPr>
          <w:noProof/>
        </w:rPr>
        <w:t>Key Partnerships and Patient Advocacy Organizations</w:t>
      </w:r>
      <w:r>
        <w:rPr>
          <w:noProof/>
          <w:webHidden/>
        </w:rPr>
        <w:tab/>
      </w:r>
      <w:del w:id="108" w:author="Sell, Jaquelyne Alexis" w:date="2025-06-26T14:59:00Z" w16du:dateUtc="2025-06-26T18:59:00Z">
        <w:r w:rsidR="006967EE">
          <w:rPr>
            <w:noProof/>
            <w:webHidden/>
          </w:rPr>
          <w:delText>18</w:delText>
        </w:r>
      </w:del>
      <w:ins w:id="109" w:author="Sell, Jaquelyne Alexis" w:date="2025-06-26T14:59:00Z" w16du:dateUtc="2025-06-26T18:59:00Z">
        <w:r>
          <w:rPr>
            <w:noProof/>
            <w:webHidden/>
          </w:rPr>
          <w:t>25</w:t>
        </w:r>
      </w:ins>
    </w:p>
    <w:p w14:paraId="3B33E15F" w14:textId="349E1BB4"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4.4</w:t>
      </w:r>
      <w:r>
        <w:rPr>
          <w:rFonts w:asciiTheme="minorHAnsi" w:eastAsiaTheme="minorEastAsia" w:hAnsiTheme="minorHAnsi" w:cstheme="minorBidi"/>
          <w:b w:val="0"/>
          <w:noProof/>
          <w:kern w:val="2"/>
          <w14:ligatures w14:val="standardContextual"/>
        </w:rPr>
        <w:tab/>
      </w:r>
      <w:r w:rsidRPr="005F7B41">
        <w:rPr>
          <w:noProof/>
        </w:rPr>
        <w:t>Study Procedures Considerations</w:t>
      </w:r>
      <w:r>
        <w:rPr>
          <w:noProof/>
          <w:webHidden/>
        </w:rPr>
        <w:tab/>
      </w:r>
      <w:del w:id="110" w:author="Sell, Jaquelyne Alexis" w:date="2025-06-26T14:59:00Z" w16du:dateUtc="2025-06-26T18:59:00Z">
        <w:r w:rsidR="006967EE">
          <w:rPr>
            <w:noProof/>
            <w:webHidden/>
          </w:rPr>
          <w:delText>20</w:delText>
        </w:r>
      </w:del>
      <w:ins w:id="111" w:author="Sell, Jaquelyne Alexis" w:date="2025-06-26T14:59:00Z" w16du:dateUtc="2025-06-26T18:59:00Z">
        <w:r>
          <w:rPr>
            <w:noProof/>
            <w:webHidden/>
          </w:rPr>
          <w:t>27</w:t>
        </w:r>
      </w:ins>
    </w:p>
    <w:p w14:paraId="5059C231" w14:textId="3099927F"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4.5</w:t>
      </w:r>
      <w:r>
        <w:rPr>
          <w:rFonts w:asciiTheme="minorHAnsi" w:eastAsiaTheme="minorEastAsia" w:hAnsiTheme="minorHAnsi" w:cstheme="minorBidi"/>
          <w:b w:val="0"/>
          <w:noProof/>
          <w:kern w:val="2"/>
          <w14:ligatures w14:val="standardContextual"/>
        </w:rPr>
        <w:tab/>
      </w:r>
      <w:r w:rsidRPr="005F7B41">
        <w:rPr>
          <w:noProof/>
        </w:rPr>
        <w:t>Planned Use of Data From Underrepresented Racial and Ethnic Participants</w:t>
      </w:r>
      <w:r>
        <w:rPr>
          <w:noProof/>
          <w:webHidden/>
        </w:rPr>
        <w:tab/>
      </w:r>
      <w:del w:id="112" w:author="Sell, Jaquelyne Alexis" w:date="2025-06-26T14:59:00Z" w16du:dateUtc="2025-06-26T18:59:00Z">
        <w:r w:rsidR="006967EE">
          <w:rPr>
            <w:noProof/>
            <w:webHidden/>
          </w:rPr>
          <w:delText>21</w:delText>
        </w:r>
      </w:del>
      <w:ins w:id="113" w:author="Sell, Jaquelyne Alexis" w:date="2025-06-26T14:59:00Z" w16du:dateUtc="2025-06-26T18:59:00Z">
        <w:r>
          <w:rPr>
            <w:noProof/>
            <w:webHidden/>
          </w:rPr>
          <w:t>28</w:t>
        </w:r>
      </w:ins>
    </w:p>
    <w:p w14:paraId="1E7BB2FC" w14:textId="0E95DE44" w:rsidR="008656B2" w:rsidRDefault="008656B2">
      <w:pPr>
        <w:pStyle w:val="TOC2"/>
        <w:rPr>
          <w:rFonts w:asciiTheme="minorHAnsi" w:eastAsiaTheme="minorEastAsia" w:hAnsiTheme="minorHAnsi" w:cstheme="minorBidi"/>
          <w:b w:val="0"/>
          <w:noProof/>
          <w:kern w:val="2"/>
          <w14:ligatures w14:val="standardContextual"/>
        </w:rPr>
      </w:pPr>
      <w:r w:rsidRPr="005F7B41">
        <w:rPr>
          <w:noProof/>
        </w:rPr>
        <w:t>4.6</w:t>
      </w:r>
      <w:r>
        <w:rPr>
          <w:rFonts w:asciiTheme="minorHAnsi" w:eastAsiaTheme="minorEastAsia" w:hAnsiTheme="minorHAnsi" w:cstheme="minorBidi"/>
          <w:b w:val="0"/>
          <w:noProof/>
          <w:kern w:val="2"/>
          <w14:ligatures w14:val="standardContextual"/>
        </w:rPr>
        <w:tab/>
      </w:r>
      <w:r w:rsidRPr="005F7B41">
        <w:rPr>
          <w:noProof/>
        </w:rPr>
        <w:t>Study Oversight of Underrepresented Racial and Ethnic Enrollment</w:t>
      </w:r>
      <w:r>
        <w:rPr>
          <w:noProof/>
          <w:webHidden/>
        </w:rPr>
        <w:tab/>
      </w:r>
      <w:del w:id="114" w:author="Sell, Jaquelyne Alexis" w:date="2025-06-26T14:59:00Z" w16du:dateUtc="2025-06-26T18:59:00Z">
        <w:r w:rsidR="006967EE">
          <w:rPr>
            <w:noProof/>
            <w:webHidden/>
          </w:rPr>
          <w:delText>21</w:delText>
        </w:r>
      </w:del>
      <w:ins w:id="115" w:author="Sell, Jaquelyne Alexis" w:date="2025-06-26T14:59:00Z" w16du:dateUtc="2025-06-26T18:59:00Z">
        <w:r>
          <w:rPr>
            <w:noProof/>
            <w:webHidden/>
          </w:rPr>
          <w:t>28</w:t>
        </w:r>
      </w:ins>
    </w:p>
    <w:p w14:paraId="0A8E3794" w14:textId="267C9F29"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5</w:t>
      </w:r>
      <w:r>
        <w:rPr>
          <w:rFonts w:asciiTheme="minorHAnsi" w:eastAsiaTheme="minorEastAsia" w:hAnsiTheme="minorHAnsi" w:cstheme="minorBidi"/>
          <w:b w:val="0"/>
          <w:caps w:val="0"/>
          <w:noProof/>
          <w:kern w:val="2"/>
          <w:szCs w:val="24"/>
          <w14:ligatures w14:val="standardContextual"/>
        </w:rPr>
        <w:tab/>
      </w:r>
      <w:r w:rsidRPr="005F7B41">
        <w:rPr>
          <w:noProof/>
        </w:rPr>
        <w:t>STATUS OF MEETING ENROLLMENT GOALS</w:t>
      </w:r>
      <w:r>
        <w:rPr>
          <w:noProof/>
          <w:webHidden/>
        </w:rPr>
        <w:tab/>
      </w:r>
      <w:del w:id="116" w:author="Sell, Jaquelyne Alexis" w:date="2025-06-26T14:59:00Z" w16du:dateUtc="2025-06-26T18:59:00Z">
        <w:r w:rsidR="006967EE">
          <w:rPr>
            <w:noProof/>
            <w:webHidden/>
          </w:rPr>
          <w:delText>22</w:delText>
        </w:r>
      </w:del>
      <w:ins w:id="117" w:author="Sell, Jaquelyne Alexis" w:date="2025-06-26T14:59:00Z" w16du:dateUtc="2025-06-26T18:59:00Z">
        <w:r>
          <w:rPr>
            <w:noProof/>
            <w:webHidden/>
          </w:rPr>
          <w:t>30</w:t>
        </w:r>
      </w:ins>
    </w:p>
    <w:p w14:paraId="0CF6EDEE" w14:textId="15F2B42D" w:rsidR="008656B2" w:rsidRDefault="008656B2">
      <w:pPr>
        <w:pStyle w:val="TOC1"/>
        <w:rPr>
          <w:rFonts w:asciiTheme="minorHAnsi" w:eastAsiaTheme="minorEastAsia" w:hAnsiTheme="minorHAnsi" w:cstheme="minorBidi"/>
          <w:b w:val="0"/>
          <w:caps w:val="0"/>
          <w:noProof/>
          <w:kern w:val="2"/>
          <w:szCs w:val="24"/>
          <w14:ligatures w14:val="standardContextual"/>
        </w:rPr>
      </w:pPr>
      <w:r w:rsidRPr="005F7B41">
        <w:rPr>
          <w:noProof/>
        </w:rPr>
        <w:t>6</w:t>
      </w:r>
      <w:r>
        <w:rPr>
          <w:rFonts w:asciiTheme="minorHAnsi" w:eastAsiaTheme="minorEastAsia" w:hAnsiTheme="minorHAnsi" w:cstheme="minorBidi"/>
          <w:b w:val="0"/>
          <w:caps w:val="0"/>
          <w:noProof/>
          <w:kern w:val="2"/>
          <w:szCs w:val="24"/>
          <w14:ligatures w14:val="standardContextual"/>
        </w:rPr>
        <w:tab/>
      </w:r>
      <w:r w:rsidRPr="005F7B41">
        <w:rPr>
          <w:noProof/>
        </w:rPr>
        <w:t>REFERENCES</w:t>
      </w:r>
      <w:r>
        <w:rPr>
          <w:noProof/>
          <w:webHidden/>
        </w:rPr>
        <w:tab/>
      </w:r>
      <w:del w:id="118" w:author="Sell, Jaquelyne Alexis" w:date="2025-06-26T14:59:00Z" w16du:dateUtc="2025-06-26T18:59:00Z">
        <w:r w:rsidR="006967EE">
          <w:rPr>
            <w:noProof/>
            <w:webHidden/>
          </w:rPr>
          <w:delText>23</w:delText>
        </w:r>
      </w:del>
      <w:ins w:id="119" w:author="Sell, Jaquelyne Alexis" w:date="2025-06-26T14:59:00Z" w16du:dateUtc="2025-06-26T18:59:00Z">
        <w:r>
          <w:rPr>
            <w:noProof/>
            <w:webHidden/>
          </w:rPr>
          <w:t>31</w:t>
        </w:r>
      </w:ins>
    </w:p>
    <w:bookmarkEnd w:id="51"/>
    <w:p w14:paraId="47DCDDB9" w14:textId="070C4A57" w:rsidR="009239C2" w:rsidRDefault="009239C2" w:rsidP="009239C2">
      <w:pPr>
        <w:pStyle w:val="Paragraph"/>
      </w:pPr>
    </w:p>
    <w:p w14:paraId="72A6F759" w14:textId="43411775" w:rsidR="0086717B" w:rsidRDefault="0086717B" w:rsidP="234F5B5E">
      <w:pPr>
        <w:pStyle w:val="Heading1Unnumbered"/>
        <w:pageBreakBefore/>
      </w:pPr>
      <w:bookmarkStart w:id="120" w:name="_Toc201820663"/>
      <w:bookmarkStart w:id="121" w:name="_Toc158725647"/>
      <w:r>
        <w:rPr>
          <w:caps w:val="0"/>
        </w:rPr>
        <w:lastRenderedPageBreak/>
        <w:t>LIST OF TABLES</w:t>
      </w:r>
      <w:bookmarkEnd w:id="120"/>
      <w:bookmarkEnd w:id="121"/>
    </w:p>
    <w:p w14:paraId="1AC85886" w14:textId="09F19747"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5F7B41">
        <w:rPr>
          <w:noProof/>
        </w:rPr>
        <w:t>Table 1</w:t>
      </w:r>
      <w:r>
        <w:rPr>
          <w:rFonts w:asciiTheme="minorHAnsi" w:eastAsiaTheme="minorEastAsia" w:hAnsiTheme="minorHAnsi" w:cstheme="minorBidi"/>
          <w:noProof/>
          <w:kern w:val="2"/>
          <w14:ligatures w14:val="standardContextual"/>
        </w:rPr>
        <w:tab/>
      </w:r>
      <w:r w:rsidRPr="005F7B41">
        <w:rPr>
          <w:noProof/>
        </w:rPr>
        <w:t>Age-</w:t>
      </w:r>
      <w:del w:id="122" w:author="Sell, Jaquelyne Alexis" w:date="2025-06-26T14:59:00Z" w16du:dateUtc="2025-06-26T18:59:00Z">
        <w:r w:rsidR="006967EE" w:rsidRPr="00D718D2">
          <w:rPr>
            <w:noProof/>
          </w:rPr>
          <w:delText>adjusted</w:delText>
        </w:r>
      </w:del>
      <w:ins w:id="123" w:author="Sell, Jaquelyne Alexis" w:date="2025-06-26T14:59:00Z" w16du:dateUtc="2025-06-26T18:59:00Z">
        <w:r w:rsidRPr="005F7B41">
          <w:rPr>
            <w:noProof/>
          </w:rPr>
          <w:t>Adjusted</w:t>
        </w:r>
      </w:ins>
      <w:r w:rsidRPr="005F7B41">
        <w:rPr>
          <w:noProof/>
        </w:rPr>
        <w:t xml:space="preserve"> Incidence and Estimated Number of New Cases of Cervical Cancer in the US, by Age, Race, and Ethnicity, </w:t>
      </w:r>
      <w:del w:id="124" w:author="Sell, Jaquelyne Alexis" w:date="2025-06-26T14:59:00Z" w16du:dateUtc="2025-06-26T18:59:00Z">
        <w:r w:rsidR="006967EE" w:rsidRPr="00D718D2">
          <w:rPr>
            <w:noProof/>
          </w:rPr>
          <w:delText>2016-2020</w:delText>
        </w:r>
        <w:r w:rsidR="006967EE">
          <w:rPr>
            <w:noProof/>
            <w:webHidden/>
          </w:rPr>
          <w:tab/>
          <w:delText>7</w:delText>
        </w:r>
      </w:del>
      <w:ins w:id="125" w:author="Sell, Jaquelyne Alexis" w:date="2025-06-26T14:59:00Z" w16du:dateUtc="2025-06-26T18:59:00Z">
        <w:r w:rsidRPr="005F7B41">
          <w:rPr>
            <w:noProof/>
          </w:rPr>
          <w:t>2017-2021</w:t>
        </w:r>
        <w:r>
          <w:rPr>
            <w:noProof/>
            <w:webHidden/>
          </w:rPr>
          <w:tab/>
          <w:t>10</w:t>
        </w:r>
      </w:ins>
    </w:p>
    <w:p w14:paraId="12F8C6AD" w14:textId="14452F93"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5F7B41">
        <w:rPr>
          <w:noProof/>
        </w:rPr>
        <w:t>Table 2</w:t>
      </w:r>
      <w:r>
        <w:rPr>
          <w:rFonts w:asciiTheme="minorHAnsi" w:eastAsiaTheme="minorEastAsia" w:hAnsiTheme="minorHAnsi" w:cstheme="minorBidi"/>
          <w:noProof/>
          <w:kern w:val="2"/>
          <w14:ligatures w14:val="standardContextual"/>
        </w:rPr>
        <w:tab/>
      </w:r>
      <w:r w:rsidRPr="005F7B41">
        <w:rPr>
          <w:noProof/>
        </w:rPr>
        <w:t xml:space="preserve">Prevalence and Estimated Number of Prevalent Cases of Cervical Cancer in the US, by Age, Race, and Ethnicity, </w:t>
      </w:r>
      <w:del w:id="126" w:author="Sell, Jaquelyne Alexis" w:date="2025-06-26T14:59:00Z" w16du:dateUtc="2025-06-26T18:59:00Z">
        <w:r w:rsidR="006967EE" w:rsidRPr="00D718D2">
          <w:rPr>
            <w:noProof/>
          </w:rPr>
          <w:delText>2023</w:delText>
        </w:r>
        <w:r w:rsidR="006967EE">
          <w:rPr>
            <w:noProof/>
            <w:webHidden/>
          </w:rPr>
          <w:tab/>
          <w:delText>8</w:delText>
        </w:r>
      </w:del>
      <w:ins w:id="127" w:author="Sell, Jaquelyne Alexis" w:date="2025-06-26T14:59:00Z" w16du:dateUtc="2025-06-26T18:59:00Z">
        <w:r w:rsidRPr="005F7B41">
          <w:rPr>
            <w:noProof/>
          </w:rPr>
          <w:t>2025</w:t>
        </w:r>
        <w:r>
          <w:rPr>
            <w:noProof/>
            <w:webHidden/>
          </w:rPr>
          <w:tab/>
          <w:t>11</w:t>
        </w:r>
      </w:ins>
    </w:p>
    <w:p w14:paraId="6CEAA4F3" w14:textId="3D3ED765" w:rsidR="008656B2" w:rsidRDefault="008656B2">
      <w:pPr>
        <w:pStyle w:val="TableofFigures"/>
        <w:tabs>
          <w:tab w:val="left" w:pos="1680"/>
        </w:tabs>
        <w:rPr>
          <w:rFonts w:asciiTheme="minorHAnsi" w:eastAsiaTheme="minorEastAsia" w:hAnsiTheme="minorHAnsi" w:cstheme="minorBidi"/>
          <w:noProof/>
          <w:kern w:val="2"/>
          <w14:ligatures w14:val="standardContextual"/>
        </w:rPr>
      </w:pPr>
      <w:r w:rsidRPr="005F7B41">
        <w:rPr>
          <w:noProof/>
        </w:rPr>
        <w:t>Table 3</w:t>
      </w:r>
      <w:r>
        <w:rPr>
          <w:rFonts w:asciiTheme="minorHAnsi" w:eastAsiaTheme="minorEastAsia" w:hAnsiTheme="minorHAnsi" w:cstheme="minorBidi"/>
          <w:noProof/>
          <w:kern w:val="2"/>
          <w14:ligatures w14:val="standardContextual"/>
        </w:rPr>
        <w:tab/>
      </w:r>
      <w:r w:rsidRPr="005F7B41">
        <w:rPr>
          <w:noProof/>
        </w:rPr>
        <w:t>Expected Enrollment Goals by Race and Ethnicity</w:t>
      </w:r>
      <w:r>
        <w:rPr>
          <w:noProof/>
          <w:webHidden/>
        </w:rPr>
        <w:tab/>
      </w:r>
      <w:del w:id="128" w:author="Sell, Jaquelyne Alexis" w:date="2025-06-26T14:59:00Z" w16du:dateUtc="2025-06-26T18:59:00Z">
        <w:r w:rsidR="006967EE">
          <w:rPr>
            <w:noProof/>
            <w:webHidden/>
          </w:rPr>
          <w:delText>13</w:delText>
        </w:r>
      </w:del>
      <w:ins w:id="129" w:author="Sell, Jaquelyne Alexis" w:date="2025-06-26T14:59:00Z" w16du:dateUtc="2025-06-26T18:59:00Z">
        <w:r>
          <w:rPr>
            <w:noProof/>
            <w:webHidden/>
          </w:rPr>
          <w:t>20</w:t>
        </w:r>
      </w:ins>
    </w:p>
    <w:p w14:paraId="4A30649D" w14:textId="78A4ECB5" w:rsidR="004177DD" w:rsidRDefault="004177DD" w:rsidP="0086717B">
      <w:pPr>
        <w:pStyle w:val="Paragraph"/>
      </w:pPr>
      <w:r>
        <w:br w:type="page"/>
      </w:r>
    </w:p>
    <w:p w14:paraId="41472A91" w14:textId="2DBACF14" w:rsidR="00B4667E" w:rsidRPr="00CA7F8B" w:rsidRDefault="00B4667E" w:rsidP="00CA7F8B">
      <w:pPr>
        <w:pStyle w:val="Heading1Unnumbered"/>
      </w:pPr>
      <w:bookmarkStart w:id="130" w:name="_Toc201820664"/>
      <w:bookmarkStart w:id="131" w:name="_Toc158725648"/>
      <w:r w:rsidRPr="00CA7F8B">
        <w:lastRenderedPageBreak/>
        <w:t>LIST OF ABBREVIATIONS AND DEFINITION OF TERMS</w:t>
      </w:r>
      <w:bookmarkEnd w:id="130"/>
      <w:bookmarkEnd w:id="131"/>
    </w:p>
    <w:bookmarkEnd w:id="52"/>
    <w:p w14:paraId="306F1565" w14:textId="715E70D9" w:rsidR="00AF7071" w:rsidRDefault="0089451F" w:rsidP="008546FB">
      <w:pPr>
        <w:pStyle w:val="Paragraph"/>
        <w:spacing w:after="120"/>
      </w:pPr>
      <w:r w:rsidRPr="0089451F">
        <w:t>This list serves as the first appearance in text.</w:t>
      </w:r>
    </w:p>
    <w:p w14:paraId="2EDA11FD" w14:textId="77777777" w:rsidR="00E4191A" w:rsidRPr="00F054F7" w:rsidRDefault="00E4191A" w:rsidP="008546FB">
      <w:pPr>
        <w:pStyle w:val="Paragraph"/>
        <w:spacing w:after="120"/>
        <w:rPr>
          <w:del w:id="132" w:author="Sell, Jaquelyne Alexis" w:date="2025-06-26T14:59:00Z" w16du:dateUtc="2025-06-26T18:59:00Z"/>
        </w:rPr>
      </w:pPr>
      <w:del w:id="133" w:author="Sell, Jaquelyne Alexis" w:date="2025-06-26T14:59:00Z" w16du:dateUtc="2025-06-26T18:59:00Z">
        <w:r>
          <w:delText>The following terms may be used interchangeably in this report:</w:delText>
        </w:r>
      </w:del>
    </w:p>
    <w:p w14:paraId="7EF0D7A5" w14:textId="77777777" w:rsidR="00F054F7" w:rsidRDefault="00F054F7" w:rsidP="00F054F7">
      <w:pPr>
        <w:pStyle w:val="ListBullet"/>
        <w:rPr>
          <w:del w:id="134" w:author="Sell, Jaquelyne Alexis" w:date="2025-06-26T14:59:00Z" w16du:dateUtc="2025-06-26T18:59:00Z"/>
        </w:rPr>
      </w:pPr>
      <w:del w:id="135" w:author="Sell, Jaquelyne Alexis" w:date="2025-06-26T14:59:00Z" w16du:dateUtc="2025-06-26T18:59:00Z">
        <w:r>
          <w:delText xml:space="preserve">Study and trial </w:delText>
        </w:r>
      </w:del>
    </w:p>
    <w:p w14:paraId="788DD2BE" w14:textId="77777777" w:rsidR="00F054F7" w:rsidRDefault="00F054F7" w:rsidP="00F054F7">
      <w:pPr>
        <w:pStyle w:val="ListBullet"/>
        <w:rPr>
          <w:del w:id="136" w:author="Sell, Jaquelyne Alexis" w:date="2025-06-26T14:59:00Z" w16du:dateUtc="2025-06-26T18:59:00Z"/>
        </w:rPr>
      </w:pPr>
      <w:del w:id="137" w:author="Sell, Jaquelyne Alexis" w:date="2025-06-26T14:59:00Z" w16du:dateUtc="2025-06-26T18:59:00Z">
        <w:r>
          <w:delText>Black and African American</w:delText>
        </w:r>
      </w:del>
    </w:p>
    <w:p w14:paraId="73DAC253" w14:textId="77777777" w:rsidR="00F054F7" w:rsidRPr="00E4191A" w:rsidRDefault="00F054F7" w:rsidP="008546FB">
      <w:pPr>
        <w:pStyle w:val="ListBullet"/>
        <w:spacing w:after="120"/>
        <w:rPr>
          <w:del w:id="138" w:author="Sell, Jaquelyne Alexis" w:date="2025-06-26T14:59:00Z" w16du:dateUtc="2025-06-26T18:59:00Z"/>
        </w:rPr>
      </w:pPr>
      <w:del w:id="139" w:author="Sell, Jaquelyne Alexis" w:date="2025-06-26T14:59:00Z" w16du:dateUtc="2025-06-26T18:59:00Z">
        <w:r>
          <w:delText>White and non-Hispanic White</w:delText>
        </w:r>
      </w:del>
    </w:p>
    <w:p w14:paraId="1AE544B4" w14:textId="58B75F50" w:rsidR="00F054F7" w:rsidRPr="001567E6" w:rsidRDefault="001567E6" w:rsidP="00500FB2">
      <w:pPr>
        <w:pStyle w:val="Paragraph"/>
        <w:rPr>
          <w:ins w:id="140" w:author="Sell, Jaquelyne Alexis" w:date="2025-06-26T14:59:00Z" w16du:dateUtc="2025-06-26T18:59:00Z"/>
        </w:rPr>
      </w:pPr>
      <w:ins w:id="141" w:author="Sell, Jaquelyne Alexis" w:date="2025-06-26T14:59:00Z" w16du:dateUtc="2025-06-26T18:59:00Z">
        <w:r w:rsidRPr="001567E6">
          <w:t>Terms describing racial and ethnic categories may differ in this Diversity Plan (</w:t>
        </w:r>
        <w:proofErr w:type="spellStart"/>
        <w:r w:rsidRPr="001567E6">
          <w:t>eg</w:t>
        </w:r>
        <w:proofErr w:type="spellEnd"/>
        <w:r w:rsidRPr="001567E6">
          <w:t>, Black or African American when referring to people of African descent); this document will use the terms from the cited literature. Categories such as Black and African American are not interchangeable.</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1649"/>
        <w:gridCol w:w="7341"/>
      </w:tblGrid>
      <w:tr w:rsidR="00B4667E" w:rsidRPr="0052155E" w14:paraId="14E7BD87" w14:textId="77777777" w:rsidTr="00C5327F">
        <w:trPr>
          <w:cantSplit/>
          <w:tblHeader/>
        </w:trPr>
        <w:tc>
          <w:tcPr>
            <w:tcW w:w="917" w:type="pct"/>
            <w:vAlign w:val="bottom"/>
          </w:tcPr>
          <w:p w14:paraId="4DA996B9" w14:textId="78C6434D" w:rsidR="00B4667E" w:rsidRPr="0052155E" w:rsidRDefault="00B4667E" w:rsidP="00D17B1D">
            <w:pPr>
              <w:pStyle w:val="TableCenter"/>
              <w:spacing w:before="40"/>
              <w:rPr>
                <w:b/>
                <w:sz w:val="22"/>
              </w:rPr>
            </w:pPr>
            <w:bookmarkStart w:id="142" w:name="_Hlk188866710"/>
            <w:r w:rsidRPr="0052155E">
              <w:rPr>
                <w:b/>
                <w:sz w:val="22"/>
              </w:rPr>
              <w:t>Abbreviation</w:t>
            </w:r>
          </w:p>
        </w:tc>
        <w:tc>
          <w:tcPr>
            <w:tcW w:w="4083" w:type="pct"/>
            <w:vAlign w:val="bottom"/>
          </w:tcPr>
          <w:p w14:paraId="7E080654" w14:textId="054D50B5" w:rsidR="00B4667E" w:rsidRPr="0052155E" w:rsidRDefault="00B4667E" w:rsidP="00D17B1D">
            <w:pPr>
              <w:pStyle w:val="TableCenter"/>
              <w:spacing w:before="40"/>
              <w:rPr>
                <w:b/>
                <w:sz w:val="22"/>
              </w:rPr>
            </w:pPr>
            <w:r w:rsidRPr="0052155E">
              <w:rPr>
                <w:b/>
                <w:sz w:val="22"/>
              </w:rPr>
              <w:t>Definition</w:t>
            </w:r>
          </w:p>
        </w:tc>
      </w:tr>
      <w:tr w:rsidR="00CA7542" w:rsidRPr="0052155E" w14:paraId="50DF4A1A" w14:textId="77777777" w:rsidTr="00C5327F">
        <w:tc>
          <w:tcPr>
            <w:tcW w:w="917" w:type="pct"/>
          </w:tcPr>
          <w:p w14:paraId="4A3E3257" w14:textId="1B769FED" w:rsidR="00CA7542" w:rsidRDefault="00CA7542" w:rsidP="00D17B1D">
            <w:pPr>
              <w:pStyle w:val="TableCenter"/>
              <w:spacing w:before="40"/>
              <w:jc w:val="left"/>
              <w:rPr>
                <w:sz w:val="20"/>
                <w:szCs w:val="20"/>
              </w:rPr>
            </w:pPr>
            <w:r>
              <w:rPr>
                <w:sz w:val="20"/>
                <w:szCs w:val="20"/>
              </w:rPr>
              <w:t>ADA</w:t>
            </w:r>
          </w:p>
        </w:tc>
        <w:tc>
          <w:tcPr>
            <w:tcW w:w="4083" w:type="pct"/>
          </w:tcPr>
          <w:p w14:paraId="4F1E1A2F" w14:textId="2476DCD2" w:rsidR="00CA7542" w:rsidRPr="001A0E01" w:rsidRDefault="00CA7542" w:rsidP="00D17B1D">
            <w:pPr>
              <w:pStyle w:val="TableCenter"/>
              <w:spacing w:before="40"/>
              <w:jc w:val="left"/>
              <w:rPr>
                <w:sz w:val="20"/>
                <w:szCs w:val="20"/>
              </w:rPr>
            </w:pPr>
            <w:r>
              <w:rPr>
                <w:sz w:val="20"/>
                <w:szCs w:val="20"/>
              </w:rPr>
              <w:t>Antidrug antibody</w:t>
            </w:r>
          </w:p>
        </w:tc>
      </w:tr>
      <w:tr w:rsidR="00B83B1D" w:rsidRPr="0052155E" w14:paraId="36013A14" w14:textId="77777777" w:rsidTr="00C5327F">
        <w:trPr>
          <w:ins w:id="143" w:author="Sell, Jaquelyne Alexis" w:date="2025-06-26T14:59:00Z" w16du:dateUtc="2025-06-26T18:59:00Z"/>
        </w:trPr>
        <w:tc>
          <w:tcPr>
            <w:tcW w:w="917" w:type="pct"/>
          </w:tcPr>
          <w:p w14:paraId="2E9FDA5E" w14:textId="444DB095" w:rsidR="00B83B1D" w:rsidRDefault="00B83B1D" w:rsidP="00D17B1D">
            <w:pPr>
              <w:pStyle w:val="TableCenter"/>
              <w:spacing w:before="40"/>
              <w:jc w:val="left"/>
              <w:rPr>
                <w:ins w:id="144" w:author="Sell, Jaquelyne Alexis" w:date="2025-06-26T14:59:00Z" w16du:dateUtc="2025-06-26T18:59:00Z"/>
                <w:sz w:val="20"/>
                <w:szCs w:val="20"/>
              </w:rPr>
            </w:pPr>
            <w:ins w:id="145" w:author="Sell, Jaquelyne Alexis" w:date="2025-06-26T14:59:00Z" w16du:dateUtc="2025-06-26T18:59:00Z">
              <w:r>
                <w:rPr>
                  <w:sz w:val="20"/>
                  <w:szCs w:val="20"/>
                </w:rPr>
                <w:t>AI/AN</w:t>
              </w:r>
            </w:ins>
          </w:p>
        </w:tc>
        <w:tc>
          <w:tcPr>
            <w:tcW w:w="4083" w:type="pct"/>
          </w:tcPr>
          <w:p w14:paraId="45890E95" w14:textId="4B846C31" w:rsidR="00B83B1D" w:rsidRDefault="00B83B1D" w:rsidP="00D17B1D">
            <w:pPr>
              <w:pStyle w:val="TableCenter"/>
              <w:spacing w:before="40"/>
              <w:jc w:val="left"/>
              <w:rPr>
                <w:ins w:id="146" w:author="Sell, Jaquelyne Alexis" w:date="2025-06-26T14:59:00Z" w16du:dateUtc="2025-06-26T18:59:00Z"/>
                <w:sz w:val="20"/>
                <w:szCs w:val="20"/>
              </w:rPr>
            </w:pPr>
            <w:ins w:id="147" w:author="Sell, Jaquelyne Alexis" w:date="2025-06-26T14:59:00Z" w16du:dateUtc="2025-06-26T18:59:00Z">
              <w:r>
                <w:rPr>
                  <w:sz w:val="20"/>
                  <w:szCs w:val="20"/>
                </w:rPr>
                <w:t>American Indian/Alaska Native</w:t>
              </w:r>
            </w:ins>
          </w:p>
        </w:tc>
      </w:tr>
      <w:tr w:rsidR="00887832" w:rsidRPr="0052155E" w14:paraId="21B6E6B8" w14:textId="77777777" w:rsidTr="00C5327F">
        <w:tc>
          <w:tcPr>
            <w:tcW w:w="917" w:type="pct"/>
          </w:tcPr>
          <w:p w14:paraId="3E87D16F" w14:textId="04220A49" w:rsidR="00887832" w:rsidRDefault="00887832" w:rsidP="00D17B1D">
            <w:pPr>
              <w:pStyle w:val="TableCenter"/>
              <w:spacing w:before="40"/>
              <w:jc w:val="left"/>
              <w:rPr>
                <w:sz w:val="20"/>
                <w:szCs w:val="20"/>
              </w:rPr>
            </w:pPr>
            <w:r>
              <w:rPr>
                <w:sz w:val="20"/>
                <w:szCs w:val="20"/>
              </w:rPr>
              <w:t>ASCO-ACCC</w:t>
            </w:r>
          </w:p>
        </w:tc>
        <w:tc>
          <w:tcPr>
            <w:tcW w:w="4083" w:type="pct"/>
          </w:tcPr>
          <w:p w14:paraId="7B7A6663" w14:textId="5B0B1252" w:rsidR="00887832" w:rsidRPr="001A0E01" w:rsidRDefault="00887832" w:rsidP="00D17B1D">
            <w:pPr>
              <w:pStyle w:val="TableCenter"/>
              <w:spacing w:before="40"/>
              <w:jc w:val="left"/>
              <w:rPr>
                <w:sz w:val="20"/>
                <w:szCs w:val="20"/>
              </w:rPr>
            </w:pPr>
            <w:r w:rsidRPr="008A1089">
              <w:rPr>
                <w:sz w:val="20"/>
                <w:szCs w:val="20"/>
              </w:rPr>
              <w:t>American Society of Clinical Oncology</w:t>
            </w:r>
            <w:r>
              <w:rPr>
                <w:sz w:val="20"/>
                <w:szCs w:val="20"/>
              </w:rPr>
              <w:t>-</w:t>
            </w:r>
            <w:r w:rsidRPr="008A1089">
              <w:rPr>
                <w:sz w:val="20"/>
                <w:szCs w:val="20"/>
              </w:rPr>
              <w:t>Association of Community Cancer Centers</w:t>
            </w:r>
          </w:p>
        </w:tc>
      </w:tr>
      <w:tr w:rsidR="002D429B" w:rsidRPr="0052155E" w14:paraId="79649458" w14:textId="77777777" w:rsidTr="00C5327F">
        <w:trPr>
          <w:ins w:id="148" w:author="Sell, Jaquelyne Alexis" w:date="2025-06-26T14:59:00Z" w16du:dateUtc="2025-06-26T18:59:00Z"/>
        </w:trPr>
        <w:tc>
          <w:tcPr>
            <w:tcW w:w="917" w:type="pct"/>
          </w:tcPr>
          <w:p w14:paraId="7AEB3A8D" w14:textId="5D9F5B15" w:rsidR="002D429B" w:rsidRDefault="002D429B" w:rsidP="00D17B1D">
            <w:pPr>
              <w:pStyle w:val="TableCenter"/>
              <w:spacing w:before="40"/>
              <w:jc w:val="left"/>
              <w:rPr>
                <w:ins w:id="149" w:author="Sell, Jaquelyne Alexis" w:date="2025-06-26T14:59:00Z" w16du:dateUtc="2025-06-26T18:59:00Z"/>
                <w:sz w:val="20"/>
                <w:szCs w:val="20"/>
              </w:rPr>
            </w:pPr>
            <w:ins w:id="150" w:author="Sell, Jaquelyne Alexis" w:date="2025-06-26T14:59:00Z" w16du:dateUtc="2025-06-26T18:59:00Z">
              <w:r>
                <w:rPr>
                  <w:sz w:val="20"/>
                  <w:szCs w:val="20"/>
                </w:rPr>
                <w:t>AUC</w:t>
              </w:r>
            </w:ins>
          </w:p>
        </w:tc>
        <w:tc>
          <w:tcPr>
            <w:tcW w:w="4083" w:type="pct"/>
          </w:tcPr>
          <w:p w14:paraId="2D322FE8" w14:textId="370DAD6D" w:rsidR="002D429B" w:rsidRPr="008A1089" w:rsidRDefault="00267149" w:rsidP="00D17B1D">
            <w:pPr>
              <w:pStyle w:val="TableCenter"/>
              <w:spacing w:before="40"/>
              <w:jc w:val="left"/>
              <w:rPr>
                <w:ins w:id="151" w:author="Sell, Jaquelyne Alexis" w:date="2025-06-26T14:59:00Z" w16du:dateUtc="2025-06-26T18:59:00Z"/>
                <w:sz w:val="20"/>
                <w:szCs w:val="20"/>
              </w:rPr>
            </w:pPr>
            <w:ins w:id="152" w:author="Sell, Jaquelyne Alexis" w:date="2025-06-26T14:59:00Z" w16du:dateUtc="2025-06-26T18:59:00Z">
              <w:r>
                <w:rPr>
                  <w:sz w:val="20"/>
                  <w:szCs w:val="20"/>
                </w:rPr>
                <w:t>A</w:t>
              </w:r>
              <w:r w:rsidRPr="00267149">
                <w:rPr>
                  <w:sz w:val="20"/>
                  <w:szCs w:val="20"/>
                </w:rPr>
                <w:t>rea under the curve</w:t>
              </w:r>
            </w:ins>
          </w:p>
        </w:tc>
      </w:tr>
      <w:tr w:rsidR="002C41B4" w:rsidRPr="0052155E" w14:paraId="643C064F" w14:textId="77777777" w:rsidTr="00C5327F">
        <w:trPr>
          <w:ins w:id="153" w:author="Sell, Jaquelyne Alexis" w:date="2025-06-26T14:59:00Z" w16du:dateUtc="2025-06-26T18:59:00Z"/>
        </w:trPr>
        <w:tc>
          <w:tcPr>
            <w:tcW w:w="917" w:type="pct"/>
          </w:tcPr>
          <w:p w14:paraId="15487294" w14:textId="3DBA83AD" w:rsidR="002C41B4" w:rsidRDefault="002C41B4" w:rsidP="00D17B1D">
            <w:pPr>
              <w:pStyle w:val="TableCenter"/>
              <w:spacing w:before="40"/>
              <w:jc w:val="left"/>
              <w:rPr>
                <w:ins w:id="154" w:author="Sell, Jaquelyne Alexis" w:date="2025-06-26T14:59:00Z" w16du:dateUtc="2025-06-26T18:59:00Z"/>
                <w:sz w:val="20"/>
                <w:szCs w:val="20"/>
              </w:rPr>
            </w:pPr>
            <w:ins w:id="155" w:author="Sell, Jaquelyne Alexis" w:date="2025-06-26T14:59:00Z" w16du:dateUtc="2025-06-26T18:59:00Z">
              <w:r>
                <w:rPr>
                  <w:sz w:val="20"/>
                  <w:szCs w:val="20"/>
                </w:rPr>
                <w:t>BICR</w:t>
              </w:r>
            </w:ins>
          </w:p>
        </w:tc>
        <w:tc>
          <w:tcPr>
            <w:tcW w:w="4083" w:type="pct"/>
          </w:tcPr>
          <w:p w14:paraId="17604B78" w14:textId="6A1FFF42" w:rsidR="002C41B4" w:rsidRDefault="0052297F" w:rsidP="00D17B1D">
            <w:pPr>
              <w:pStyle w:val="TableCenter"/>
              <w:spacing w:before="40"/>
              <w:jc w:val="left"/>
              <w:rPr>
                <w:ins w:id="156" w:author="Sell, Jaquelyne Alexis" w:date="2025-06-26T14:59:00Z" w16du:dateUtc="2025-06-26T18:59:00Z"/>
                <w:sz w:val="20"/>
                <w:szCs w:val="20"/>
              </w:rPr>
            </w:pPr>
            <w:ins w:id="157" w:author="Sell, Jaquelyne Alexis" w:date="2025-06-26T14:59:00Z" w16du:dateUtc="2025-06-26T18:59:00Z">
              <w:r>
                <w:rPr>
                  <w:sz w:val="20"/>
                  <w:szCs w:val="20"/>
                </w:rPr>
                <w:t>B</w:t>
              </w:r>
              <w:r w:rsidRPr="0052297F">
                <w:rPr>
                  <w:sz w:val="20"/>
                  <w:szCs w:val="20"/>
                </w:rPr>
                <w:t>linded independent central review</w:t>
              </w:r>
            </w:ins>
          </w:p>
        </w:tc>
      </w:tr>
      <w:tr w:rsidR="00887832" w:rsidRPr="0052155E" w14:paraId="5A74DDC8" w14:textId="77777777" w:rsidTr="00C5327F">
        <w:tc>
          <w:tcPr>
            <w:tcW w:w="917" w:type="pct"/>
          </w:tcPr>
          <w:p w14:paraId="5BCEADEA" w14:textId="22C8F105" w:rsidR="00887832" w:rsidRDefault="00887832" w:rsidP="00D17B1D">
            <w:pPr>
              <w:pStyle w:val="TableCenter"/>
              <w:spacing w:before="40"/>
              <w:jc w:val="left"/>
              <w:rPr>
                <w:sz w:val="20"/>
              </w:rPr>
            </w:pPr>
            <w:r>
              <w:rPr>
                <w:sz w:val="20"/>
              </w:rPr>
              <w:t>CBO</w:t>
            </w:r>
          </w:p>
        </w:tc>
        <w:tc>
          <w:tcPr>
            <w:tcW w:w="4083" w:type="pct"/>
          </w:tcPr>
          <w:p w14:paraId="22F2DF7F" w14:textId="1A69A5C1" w:rsidR="00887832" w:rsidRPr="00F94A2F" w:rsidRDefault="00887832" w:rsidP="00D17B1D">
            <w:pPr>
              <w:pStyle w:val="TableCenter"/>
              <w:spacing w:before="40"/>
              <w:jc w:val="left"/>
              <w:rPr>
                <w:sz w:val="20"/>
              </w:rPr>
            </w:pPr>
            <w:r>
              <w:rPr>
                <w:sz w:val="20"/>
                <w:szCs w:val="20"/>
              </w:rPr>
              <w:t>Community-based organization</w:t>
            </w:r>
          </w:p>
        </w:tc>
      </w:tr>
      <w:tr w:rsidR="004177DD" w:rsidRPr="0052155E" w14:paraId="527CBDBD" w14:textId="77777777" w:rsidTr="00C5327F">
        <w:trPr>
          <w:ins w:id="158" w:author="Sell, Jaquelyne Alexis" w:date="2025-06-26T14:59:00Z" w16du:dateUtc="2025-06-26T18:59:00Z"/>
        </w:trPr>
        <w:tc>
          <w:tcPr>
            <w:tcW w:w="917" w:type="pct"/>
          </w:tcPr>
          <w:p w14:paraId="13427701" w14:textId="4838F8C3" w:rsidR="004177DD" w:rsidRDefault="004177DD" w:rsidP="00D17B1D">
            <w:pPr>
              <w:pStyle w:val="TableCenter"/>
              <w:spacing w:before="40"/>
              <w:jc w:val="left"/>
              <w:rPr>
                <w:ins w:id="159" w:author="Sell, Jaquelyne Alexis" w:date="2025-06-26T14:59:00Z" w16du:dateUtc="2025-06-26T18:59:00Z"/>
                <w:sz w:val="20"/>
              </w:rPr>
            </w:pPr>
            <w:ins w:id="160" w:author="Sell, Jaquelyne Alexis" w:date="2025-06-26T14:59:00Z" w16du:dateUtc="2025-06-26T18:59:00Z">
              <w:r>
                <w:rPr>
                  <w:sz w:val="20"/>
                </w:rPr>
                <w:t>CPS</w:t>
              </w:r>
            </w:ins>
          </w:p>
        </w:tc>
        <w:tc>
          <w:tcPr>
            <w:tcW w:w="4083" w:type="pct"/>
          </w:tcPr>
          <w:p w14:paraId="77DC1E21" w14:textId="1F6AA692" w:rsidR="004177DD" w:rsidRDefault="00FB66F7" w:rsidP="00D17B1D">
            <w:pPr>
              <w:pStyle w:val="TableCenter"/>
              <w:spacing w:before="40"/>
              <w:jc w:val="left"/>
              <w:rPr>
                <w:ins w:id="161" w:author="Sell, Jaquelyne Alexis" w:date="2025-06-26T14:59:00Z" w16du:dateUtc="2025-06-26T18:59:00Z"/>
                <w:sz w:val="20"/>
                <w:szCs w:val="20"/>
              </w:rPr>
            </w:pPr>
            <w:ins w:id="162" w:author="Sell, Jaquelyne Alexis" w:date="2025-06-26T14:59:00Z" w16du:dateUtc="2025-06-26T18:59:00Z">
              <w:r>
                <w:rPr>
                  <w:sz w:val="20"/>
                  <w:szCs w:val="20"/>
                </w:rPr>
                <w:t>Combined positive score</w:t>
              </w:r>
            </w:ins>
          </w:p>
        </w:tc>
      </w:tr>
      <w:tr w:rsidR="00A36FA8" w:rsidRPr="0052155E" w14:paraId="3D80F9FA" w14:textId="77777777" w:rsidTr="00C5327F">
        <w:trPr>
          <w:ins w:id="163" w:author="Sell, Jaquelyne Alexis" w:date="2025-06-26T14:59:00Z" w16du:dateUtc="2025-06-26T18:59:00Z"/>
        </w:trPr>
        <w:tc>
          <w:tcPr>
            <w:tcW w:w="917" w:type="pct"/>
          </w:tcPr>
          <w:p w14:paraId="2C37FDA0" w14:textId="39F05DE6" w:rsidR="00A36FA8" w:rsidRDefault="00A36FA8" w:rsidP="00D17B1D">
            <w:pPr>
              <w:pStyle w:val="TableCenter"/>
              <w:spacing w:before="40"/>
              <w:jc w:val="left"/>
              <w:rPr>
                <w:ins w:id="164" w:author="Sell, Jaquelyne Alexis" w:date="2025-06-26T14:59:00Z" w16du:dateUtc="2025-06-26T18:59:00Z"/>
                <w:sz w:val="20"/>
              </w:rPr>
            </w:pPr>
            <w:ins w:id="165" w:author="Sell, Jaquelyne Alexis" w:date="2025-06-26T14:59:00Z" w16du:dateUtc="2025-06-26T18:59:00Z">
              <w:r>
                <w:rPr>
                  <w:sz w:val="20"/>
                </w:rPr>
                <w:t>CR</w:t>
              </w:r>
            </w:ins>
          </w:p>
        </w:tc>
        <w:tc>
          <w:tcPr>
            <w:tcW w:w="4083" w:type="pct"/>
          </w:tcPr>
          <w:p w14:paraId="7B09AEB9" w14:textId="73103E37" w:rsidR="00A36FA8" w:rsidRDefault="00A36FA8" w:rsidP="00D17B1D">
            <w:pPr>
              <w:pStyle w:val="TableCenter"/>
              <w:spacing w:before="40"/>
              <w:jc w:val="left"/>
              <w:rPr>
                <w:ins w:id="166" w:author="Sell, Jaquelyne Alexis" w:date="2025-06-26T14:59:00Z" w16du:dateUtc="2025-06-26T18:59:00Z"/>
                <w:sz w:val="20"/>
                <w:szCs w:val="20"/>
              </w:rPr>
            </w:pPr>
            <w:ins w:id="167" w:author="Sell, Jaquelyne Alexis" w:date="2025-06-26T14:59:00Z" w16du:dateUtc="2025-06-26T18:59:00Z">
              <w:r>
                <w:rPr>
                  <w:sz w:val="20"/>
                  <w:szCs w:val="20"/>
                </w:rPr>
                <w:t>Complete response</w:t>
              </w:r>
            </w:ins>
          </w:p>
        </w:tc>
      </w:tr>
      <w:tr w:rsidR="00887832" w:rsidRPr="0052155E" w14:paraId="7D710881" w14:textId="77777777" w:rsidTr="00C5327F">
        <w:tc>
          <w:tcPr>
            <w:tcW w:w="917" w:type="pct"/>
          </w:tcPr>
          <w:p w14:paraId="7E1DAF5F" w14:textId="2B9825B4" w:rsidR="00887832" w:rsidRDefault="00887832" w:rsidP="00D17B1D">
            <w:pPr>
              <w:pStyle w:val="TableCenter"/>
              <w:spacing w:before="40"/>
              <w:jc w:val="left"/>
              <w:rPr>
                <w:sz w:val="20"/>
              </w:rPr>
            </w:pPr>
            <w:r>
              <w:rPr>
                <w:sz w:val="20"/>
              </w:rPr>
              <w:t>CRA</w:t>
            </w:r>
          </w:p>
        </w:tc>
        <w:tc>
          <w:tcPr>
            <w:tcW w:w="4083" w:type="pct"/>
          </w:tcPr>
          <w:p w14:paraId="53DDC23A" w14:textId="7A547312" w:rsidR="00887832" w:rsidRPr="00227A11" w:rsidRDefault="00887832" w:rsidP="00D17B1D">
            <w:pPr>
              <w:pStyle w:val="TableCenter"/>
              <w:spacing w:before="40"/>
              <w:jc w:val="left"/>
              <w:rPr>
                <w:sz w:val="20"/>
              </w:rPr>
            </w:pPr>
            <w:r>
              <w:rPr>
                <w:sz w:val="20"/>
              </w:rPr>
              <w:t>Clinical Research Associate</w:t>
            </w:r>
          </w:p>
        </w:tc>
      </w:tr>
      <w:tr w:rsidR="00B83B1D" w:rsidRPr="0052155E" w14:paraId="3E2E1212" w14:textId="77777777" w:rsidTr="00C5327F">
        <w:trPr>
          <w:ins w:id="168" w:author="Sell, Jaquelyne Alexis" w:date="2025-06-26T14:59:00Z" w16du:dateUtc="2025-06-26T18:59:00Z"/>
        </w:trPr>
        <w:tc>
          <w:tcPr>
            <w:tcW w:w="917" w:type="pct"/>
          </w:tcPr>
          <w:p w14:paraId="0ADE449F" w14:textId="53DA4776" w:rsidR="00B83B1D" w:rsidRDefault="00B83B1D" w:rsidP="00D17B1D">
            <w:pPr>
              <w:pStyle w:val="TableCenter"/>
              <w:spacing w:before="40"/>
              <w:jc w:val="left"/>
              <w:rPr>
                <w:ins w:id="169" w:author="Sell, Jaquelyne Alexis" w:date="2025-06-26T14:59:00Z" w16du:dateUtc="2025-06-26T18:59:00Z"/>
                <w:sz w:val="20"/>
              </w:rPr>
            </w:pPr>
            <w:ins w:id="170" w:author="Sell, Jaquelyne Alexis" w:date="2025-06-26T14:59:00Z" w16du:dateUtc="2025-06-26T18:59:00Z">
              <w:r>
                <w:rPr>
                  <w:sz w:val="20"/>
                </w:rPr>
                <w:t>CDC</w:t>
              </w:r>
            </w:ins>
          </w:p>
        </w:tc>
        <w:tc>
          <w:tcPr>
            <w:tcW w:w="4083" w:type="pct"/>
          </w:tcPr>
          <w:p w14:paraId="0BFB2E5B" w14:textId="516073A0" w:rsidR="00B83B1D" w:rsidRDefault="00021347" w:rsidP="00D17B1D">
            <w:pPr>
              <w:pStyle w:val="TableCenter"/>
              <w:spacing w:before="40"/>
              <w:jc w:val="left"/>
              <w:rPr>
                <w:ins w:id="171" w:author="Sell, Jaquelyne Alexis" w:date="2025-06-26T14:59:00Z" w16du:dateUtc="2025-06-26T18:59:00Z"/>
                <w:sz w:val="20"/>
              </w:rPr>
            </w:pPr>
            <w:ins w:id="172" w:author="Sell, Jaquelyne Alexis" w:date="2025-06-26T14:59:00Z" w16du:dateUtc="2025-06-26T18:59:00Z">
              <w:r w:rsidRPr="00021347">
                <w:rPr>
                  <w:sz w:val="20"/>
                </w:rPr>
                <w:t>Centers for Disease Control and Prevention</w:t>
              </w:r>
            </w:ins>
          </w:p>
        </w:tc>
      </w:tr>
      <w:tr w:rsidR="00BB4D54" w:rsidRPr="0052155E" w14:paraId="157EBB21" w14:textId="77777777" w:rsidTr="00C5327F">
        <w:trPr>
          <w:ins w:id="173" w:author="Sell, Jaquelyne Alexis" w:date="2025-06-26T14:59:00Z" w16du:dateUtc="2025-06-26T18:59:00Z"/>
        </w:trPr>
        <w:tc>
          <w:tcPr>
            <w:tcW w:w="917" w:type="pct"/>
          </w:tcPr>
          <w:p w14:paraId="00E76D6A" w14:textId="77F0D34E" w:rsidR="00BB4D54" w:rsidRDefault="00BB4D54" w:rsidP="00D17B1D">
            <w:pPr>
              <w:pStyle w:val="TableCenter"/>
              <w:spacing w:before="40"/>
              <w:jc w:val="left"/>
              <w:rPr>
                <w:ins w:id="174" w:author="Sell, Jaquelyne Alexis" w:date="2025-06-26T14:59:00Z" w16du:dateUtc="2025-06-26T18:59:00Z"/>
                <w:sz w:val="20"/>
              </w:rPr>
            </w:pPr>
            <w:ins w:id="175" w:author="Sell, Jaquelyne Alexis" w:date="2025-06-26T14:59:00Z" w16du:dateUtc="2025-06-26T18:59:00Z">
              <w:r>
                <w:rPr>
                  <w:sz w:val="20"/>
                </w:rPr>
                <w:t>CR</w:t>
              </w:r>
            </w:ins>
          </w:p>
        </w:tc>
        <w:tc>
          <w:tcPr>
            <w:tcW w:w="4083" w:type="pct"/>
          </w:tcPr>
          <w:p w14:paraId="495D25C4" w14:textId="4A2C5E8F" w:rsidR="00BB4D54" w:rsidRPr="00021347" w:rsidRDefault="00BB4D54" w:rsidP="00D17B1D">
            <w:pPr>
              <w:pStyle w:val="TableCenter"/>
              <w:spacing w:before="40"/>
              <w:jc w:val="left"/>
              <w:rPr>
                <w:ins w:id="176" w:author="Sell, Jaquelyne Alexis" w:date="2025-06-26T14:59:00Z" w16du:dateUtc="2025-06-26T18:59:00Z"/>
                <w:sz w:val="20"/>
              </w:rPr>
            </w:pPr>
            <w:ins w:id="177" w:author="Sell, Jaquelyne Alexis" w:date="2025-06-26T14:59:00Z" w16du:dateUtc="2025-06-26T18:59:00Z">
              <w:r>
                <w:rPr>
                  <w:sz w:val="20"/>
                </w:rPr>
                <w:t>Complete response</w:t>
              </w:r>
            </w:ins>
          </w:p>
        </w:tc>
      </w:tr>
      <w:tr w:rsidR="00887832" w:rsidRPr="0052155E" w14:paraId="21E66532" w14:textId="77777777" w:rsidTr="00C5327F">
        <w:tc>
          <w:tcPr>
            <w:tcW w:w="917" w:type="pct"/>
          </w:tcPr>
          <w:p w14:paraId="1D2F3691" w14:textId="27A32062" w:rsidR="00887832" w:rsidRDefault="00887832" w:rsidP="00D17B1D">
            <w:pPr>
              <w:pStyle w:val="TableCenter"/>
              <w:spacing w:before="40"/>
              <w:jc w:val="left"/>
              <w:rPr>
                <w:sz w:val="20"/>
              </w:rPr>
            </w:pPr>
            <w:r>
              <w:rPr>
                <w:sz w:val="20"/>
              </w:rPr>
              <w:t>CSP</w:t>
            </w:r>
          </w:p>
        </w:tc>
        <w:tc>
          <w:tcPr>
            <w:tcW w:w="4083" w:type="pct"/>
          </w:tcPr>
          <w:p w14:paraId="374D0C87" w14:textId="37F7BB6C" w:rsidR="00887832" w:rsidRPr="00227A11" w:rsidRDefault="00887832" w:rsidP="00D17B1D">
            <w:pPr>
              <w:pStyle w:val="TableCenter"/>
              <w:spacing w:before="40"/>
              <w:jc w:val="left"/>
              <w:rPr>
                <w:sz w:val="20"/>
              </w:rPr>
            </w:pPr>
            <w:r>
              <w:rPr>
                <w:sz w:val="20"/>
              </w:rPr>
              <w:t>Clinical Site Partnership</w:t>
            </w:r>
          </w:p>
        </w:tc>
      </w:tr>
      <w:tr w:rsidR="00887832" w:rsidRPr="0052155E" w14:paraId="1054CE8B" w14:textId="77777777" w:rsidTr="00C5327F">
        <w:tc>
          <w:tcPr>
            <w:tcW w:w="917" w:type="pct"/>
          </w:tcPr>
          <w:p w14:paraId="2515512A" w14:textId="4FBE47B8" w:rsidR="00887832" w:rsidRDefault="00887832" w:rsidP="00D17B1D">
            <w:pPr>
              <w:pStyle w:val="TableCenter"/>
              <w:spacing w:before="40"/>
              <w:jc w:val="left"/>
              <w:rPr>
                <w:sz w:val="20"/>
              </w:rPr>
            </w:pPr>
            <w:proofErr w:type="spellStart"/>
            <w:r>
              <w:rPr>
                <w:sz w:val="20"/>
              </w:rPr>
              <w:t>DCoE</w:t>
            </w:r>
            <w:proofErr w:type="spellEnd"/>
          </w:p>
        </w:tc>
        <w:tc>
          <w:tcPr>
            <w:tcW w:w="4083" w:type="pct"/>
          </w:tcPr>
          <w:p w14:paraId="3DD786A2" w14:textId="4299648D" w:rsidR="00887832" w:rsidRDefault="00887832" w:rsidP="00D17B1D">
            <w:pPr>
              <w:pStyle w:val="TableCenter"/>
              <w:spacing w:before="40"/>
              <w:jc w:val="left"/>
              <w:rPr>
                <w:sz w:val="20"/>
              </w:rPr>
            </w:pPr>
            <w:r w:rsidRPr="00887832">
              <w:rPr>
                <w:sz w:val="20"/>
              </w:rPr>
              <w:t>Diverse Centers of Excellence sites</w:t>
            </w:r>
          </w:p>
        </w:tc>
      </w:tr>
      <w:tr w:rsidR="00887832" w:rsidRPr="0052155E" w14:paraId="75B0E3E7" w14:textId="77777777" w:rsidTr="00C5327F">
        <w:tc>
          <w:tcPr>
            <w:tcW w:w="917" w:type="pct"/>
          </w:tcPr>
          <w:p w14:paraId="2D853D00" w14:textId="0AA5939F" w:rsidR="00887832" w:rsidRPr="00D62AE2" w:rsidRDefault="00887832" w:rsidP="00D17B1D">
            <w:pPr>
              <w:pStyle w:val="TableCenter"/>
              <w:spacing w:before="40"/>
              <w:jc w:val="left"/>
              <w:rPr>
                <w:sz w:val="20"/>
              </w:rPr>
            </w:pPr>
            <w:r>
              <w:rPr>
                <w:sz w:val="20"/>
              </w:rPr>
              <w:t>EMR</w:t>
            </w:r>
          </w:p>
        </w:tc>
        <w:tc>
          <w:tcPr>
            <w:tcW w:w="4083" w:type="pct"/>
          </w:tcPr>
          <w:p w14:paraId="6B8202C3" w14:textId="770CD3F3" w:rsidR="00887832" w:rsidRPr="00D62AE2" w:rsidRDefault="00887832" w:rsidP="00D17B1D">
            <w:pPr>
              <w:pStyle w:val="TableCenter"/>
              <w:spacing w:before="40"/>
              <w:jc w:val="left"/>
              <w:rPr>
                <w:sz w:val="20"/>
              </w:rPr>
            </w:pPr>
            <w:r>
              <w:rPr>
                <w:sz w:val="20"/>
              </w:rPr>
              <w:t>Electronic medical record</w:t>
            </w:r>
          </w:p>
        </w:tc>
      </w:tr>
      <w:tr w:rsidR="009859B1" w:rsidRPr="0052155E" w14:paraId="472A2990" w14:textId="77777777" w:rsidTr="00C5327F">
        <w:tc>
          <w:tcPr>
            <w:tcW w:w="917" w:type="pct"/>
          </w:tcPr>
          <w:p w14:paraId="4390932C" w14:textId="09A294B5" w:rsidR="009859B1" w:rsidRDefault="009859B1" w:rsidP="00D17B1D">
            <w:pPr>
              <w:pStyle w:val="TableCenter"/>
              <w:spacing w:before="40"/>
              <w:jc w:val="left"/>
              <w:rPr>
                <w:sz w:val="20"/>
              </w:rPr>
            </w:pPr>
            <w:r>
              <w:rPr>
                <w:sz w:val="20"/>
              </w:rPr>
              <w:t>ePRO</w:t>
            </w:r>
          </w:p>
        </w:tc>
        <w:tc>
          <w:tcPr>
            <w:tcW w:w="4083" w:type="pct"/>
          </w:tcPr>
          <w:p w14:paraId="1C6AC592" w14:textId="18517FDA" w:rsidR="009859B1" w:rsidRDefault="009859B1" w:rsidP="00D17B1D">
            <w:pPr>
              <w:pStyle w:val="TableCenter"/>
              <w:spacing w:before="40"/>
              <w:jc w:val="left"/>
              <w:rPr>
                <w:sz w:val="20"/>
              </w:rPr>
            </w:pPr>
            <w:r>
              <w:rPr>
                <w:sz w:val="20"/>
                <w:szCs w:val="20"/>
              </w:rPr>
              <w:t>Electronic patient-reported outcome</w:t>
            </w:r>
          </w:p>
        </w:tc>
      </w:tr>
      <w:tr w:rsidR="009859B1" w:rsidRPr="0052155E" w14:paraId="70D24D0C" w14:textId="77777777" w:rsidTr="00C5327F">
        <w:tc>
          <w:tcPr>
            <w:tcW w:w="917" w:type="pct"/>
          </w:tcPr>
          <w:p w14:paraId="238E7815" w14:textId="6A1C08DC" w:rsidR="009859B1" w:rsidRPr="00274DCE" w:rsidRDefault="009859B1" w:rsidP="00D17B1D">
            <w:pPr>
              <w:pStyle w:val="TableCenter"/>
              <w:spacing w:before="40"/>
              <w:jc w:val="left"/>
              <w:rPr>
                <w:sz w:val="20"/>
                <w:szCs w:val="20"/>
              </w:rPr>
            </w:pPr>
            <w:r w:rsidRPr="00334223">
              <w:rPr>
                <w:sz w:val="20"/>
                <w:szCs w:val="20"/>
              </w:rPr>
              <w:t>FDA</w:t>
            </w:r>
          </w:p>
        </w:tc>
        <w:tc>
          <w:tcPr>
            <w:tcW w:w="4083" w:type="pct"/>
          </w:tcPr>
          <w:p w14:paraId="2BA194B2" w14:textId="0B94E4D9" w:rsidR="009859B1" w:rsidRPr="00274DCE" w:rsidRDefault="009859B1" w:rsidP="00D17B1D">
            <w:pPr>
              <w:pStyle w:val="TableCenter"/>
              <w:spacing w:before="40"/>
              <w:jc w:val="left"/>
              <w:rPr>
                <w:sz w:val="20"/>
                <w:szCs w:val="20"/>
              </w:rPr>
            </w:pPr>
            <w:r w:rsidRPr="00334223">
              <w:rPr>
                <w:sz w:val="20"/>
                <w:szCs w:val="20"/>
              </w:rPr>
              <w:t>Food and Drug Administration</w:t>
            </w:r>
          </w:p>
        </w:tc>
      </w:tr>
      <w:tr w:rsidR="00726BB2" w:rsidRPr="0052155E" w14:paraId="6EA52EDA" w14:textId="77777777" w:rsidTr="00C5327F">
        <w:trPr>
          <w:ins w:id="178" w:author="Sell, Jaquelyne Alexis" w:date="2025-06-26T14:59:00Z" w16du:dateUtc="2025-06-26T18:59:00Z"/>
        </w:trPr>
        <w:tc>
          <w:tcPr>
            <w:tcW w:w="917" w:type="pct"/>
          </w:tcPr>
          <w:p w14:paraId="5D7C22A3" w14:textId="3F9890B7" w:rsidR="00726BB2" w:rsidRPr="00334223" w:rsidRDefault="00726BB2" w:rsidP="00D17B1D">
            <w:pPr>
              <w:pStyle w:val="TableCenter"/>
              <w:spacing w:before="40"/>
              <w:jc w:val="left"/>
              <w:rPr>
                <w:ins w:id="179" w:author="Sell, Jaquelyne Alexis" w:date="2025-06-26T14:59:00Z" w16du:dateUtc="2025-06-26T18:59:00Z"/>
                <w:sz w:val="20"/>
                <w:szCs w:val="20"/>
              </w:rPr>
            </w:pPr>
            <w:ins w:id="180" w:author="Sell, Jaquelyne Alexis" w:date="2025-06-26T14:59:00Z" w16du:dateUtc="2025-06-26T18:59:00Z">
              <w:r>
                <w:rPr>
                  <w:sz w:val="20"/>
                  <w:szCs w:val="20"/>
                </w:rPr>
                <w:t>GED</w:t>
              </w:r>
            </w:ins>
          </w:p>
        </w:tc>
        <w:tc>
          <w:tcPr>
            <w:tcW w:w="4083" w:type="pct"/>
          </w:tcPr>
          <w:p w14:paraId="7E49C205" w14:textId="1B916DD9" w:rsidR="00726BB2" w:rsidRPr="00334223" w:rsidRDefault="00021347" w:rsidP="00D17B1D">
            <w:pPr>
              <w:pStyle w:val="TableCenter"/>
              <w:spacing w:before="40"/>
              <w:jc w:val="left"/>
              <w:rPr>
                <w:ins w:id="181" w:author="Sell, Jaquelyne Alexis" w:date="2025-06-26T14:59:00Z" w16du:dateUtc="2025-06-26T18:59:00Z"/>
                <w:sz w:val="20"/>
                <w:szCs w:val="20"/>
              </w:rPr>
            </w:pPr>
            <w:ins w:id="182" w:author="Sell, Jaquelyne Alexis" w:date="2025-06-26T14:59:00Z" w16du:dateUtc="2025-06-26T18:59:00Z">
              <w:r>
                <w:rPr>
                  <w:sz w:val="20"/>
                  <w:szCs w:val="20"/>
                </w:rPr>
                <w:t>General Education Development</w:t>
              </w:r>
            </w:ins>
          </w:p>
        </w:tc>
      </w:tr>
      <w:tr w:rsidR="00B11C9D" w:rsidRPr="0052155E" w14:paraId="4C392791" w14:textId="77777777" w:rsidTr="00C5327F">
        <w:tc>
          <w:tcPr>
            <w:tcW w:w="917" w:type="pct"/>
          </w:tcPr>
          <w:p w14:paraId="6504F54B" w14:textId="1ACF39BF" w:rsidR="00B11C9D" w:rsidRPr="00334223" w:rsidRDefault="00B11C9D" w:rsidP="00D17B1D">
            <w:pPr>
              <w:pStyle w:val="TableCenter"/>
              <w:spacing w:before="40"/>
              <w:jc w:val="left"/>
              <w:rPr>
                <w:sz w:val="20"/>
                <w:szCs w:val="20"/>
              </w:rPr>
            </w:pPr>
            <w:proofErr w:type="spellStart"/>
            <w:r>
              <w:rPr>
                <w:sz w:val="20"/>
                <w:szCs w:val="20"/>
              </w:rPr>
              <w:t>GOGp</w:t>
            </w:r>
            <w:proofErr w:type="spellEnd"/>
          </w:p>
        </w:tc>
        <w:tc>
          <w:tcPr>
            <w:tcW w:w="4083" w:type="pct"/>
          </w:tcPr>
          <w:p w14:paraId="0A432042" w14:textId="104DA059" w:rsidR="00B11C9D" w:rsidRPr="00B11C9D" w:rsidRDefault="00B11C9D" w:rsidP="00D17B1D">
            <w:pPr>
              <w:pStyle w:val="TableCenter"/>
              <w:spacing w:before="40"/>
              <w:jc w:val="left"/>
              <w:rPr>
                <w:sz w:val="20"/>
                <w:szCs w:val="20"/>
              </w:rPr>
            </w:pPr>
            <w:r w:rsidRPr="00BB28E8">
              <w:rPr>
                <w:sz w:val="20"/>
                <w:szCs w:val="20"/>
              </w:rPr>
              <w:t>Gynecologic Oncology Group partners</w:t>
            </w:r>
          </w:p>
        </w:tc>
      </w:tr>
      <w:tr w:rsidR="009859B1" w:rsidRPr="0052155E" w14:paraId="59EC7C7D" w14:textId="77777777" w:rsidTr="00C5327F">
        <w:tc>
          <w:tcPr>
            <w:tcW w:w="917" w:type="pct"/>
          </w:tcPr>
          <w:p w14:paraId="4FA6B1EE" w14:textId="4119E7B2" w:rsidR="009859B1" w:rsidRPr="00334223" w:rsidRDefault="009859B1" w:rsidP="00D17B1D">
            <w:pPr>
              <w:pStyle w:val="TableCenter"/>
              <w:spacing w:before="40"/>
              <w:jc w:val="left"/>
              <w:rPr>
                <w:sz w:val="20"/>
                <w:szCs w:val="20"/>
              </w:rPr>
            </w:pPr>
            <w:r>
              <w:rPr>
                <w:sz w:val="20"/>
                <w:szCs w:val="20"/>
              </w:rPr>
              <w:t>HIV</w:t>
            </w:r>
          </w:p>
        </w:tc>
        <w:tc>
          <w:tcPr>
            <w:tcW w:w="4083" w:type="pct"/>
          </w:tcPr>
          <w:p w14:paraId="4904D858" w14:textId="6A4FE9E8" w:rsidR="009859B1" w:rsidRPr="00334223" w:rsidRDefault="009859B1" w:rsidP="00D17B1D">
            <w:pPr>
              <w:pStyle w:val="TableCenter"/>
              <w:spacing w:before="40"/>
              <w:jc w:val="left"/>
              <w:rPr>
                <w:sz w:val="20"/>
                <w:szCs w:val="20"/>
              </w:rPr>
            </w:pPr>
            <w:r>
              <w:rPr>
                <w:sz w:val="20"/>
                <w:szCs w:val="20"/>
              </w:rPr>
              <w:t>H</w:t>
            </w:r>
            <w:r w:rsidRPr="00F94A2F">
              <w:rPr>
                <w:sz w:val="20"/>
                <w:szCs w:val="20"/>
              </w:rPr>
              <w:t>uman immunodeficiency virus</w:t>
            </w:r>
          </w:p>
        </w:tc>
      </w:tr>
      <w:tr w:rsidR="00B603AD" w:rsidRPr="0052155E" w14:paraId="5262F32F" w14:textId="77777777" w:rsidTr="00C5327F">
        <w:trPr>
          <w:del w:id="183" w:author="Sell, Jaquelyne Alexis" w:date="2025-06-26T14:59:00Z" w16du:dateUtc="2025-06-26T18:59:00Z"/>
        </w:trPr>
        <w:tc>
          <w:tcPr>
            <w:tcW w:w="917" w:type="pct"/>
          </w:tcPr>
          <w:p w14:paraId="2CA4023D" w14:textId="77777777" w:rsidR="00B603AD" w:rsidRDefault="00B603AD" w:rsidP="00D17B1D">
            <w:pPr>
              <w:pStyle w:val="TableCenter"/>
              <w:spacing w:before="40"/>
              <w:jc w:val="left"/>
              <w:rPr>
                <w:del w:id="184" w:author="Sell, Jaquelyne Alexis" w:date="2025-06-26T14:59:00Z" w16du:dateUtc="2025-06-26T18:59:00Z"/>
                <w:sz w:val="20"/>
                <w:szCs w:val="20"/>
              </w:rPr>
            </w:pPr>
            <w:del w:id="185" w:author="Sell, Jaquelyne Alexis" w:date="2025-06-26T14:59:00Z" w16du:dateUtc="2025-06-26T18:59:00Z">
              <w:r>
                <w:rPr>
                  <w:sz w:val="20"/>
                  <w:szCs w:val="20"/>
                </w:rPr>
                <w:delText>HLA</w:delText>
              </w:r>
            </w:del>
          </w:p>
        </w:tc>
        <w:tc>
          <w:tcPr>
            <w:tcW w:w="4083" w:type="pct"/>
          </w:tcPr>
          <w:p w14:paraId="2AF69FF3" w14:textId="77777777" w:rsidR="00B603AD" w:rsidRDefault="00836506" w:rsidP="00D17B1D">
            <w:pPr>
              <w:pStyle w:val="TableCenter"/>
              <w:spacing w:before="40"/>
              <w:jc w:val="left"/>
              <w:rPr>
                <w:del w:id="186" w:author="Sell, Jaquelyne Alexis" w:date="2025-06-26T14:59:00Z" w16du:dateUtc="2025-06-26T18:59:00Z"/>
                <w:sz w:val="20"/>
                <w:szCs w:val="20"/>
              </w:rPr>
            </w:pPr>
            <w:del w:id="187" w:author="Sell, Jaquelyne Alexis" w:date="2025-06-26T14:59:00Z" w16du:dateUtc="2025-06-26T18:59:00Z">
              <w:r>
                <w:rPr>
                  <w:sz w:val="20"/>
                  <w:szCs w:val="20"/>
                </w:rPr>
                <w:delText>Human leukocyte antigen</w:delText>
              </w:r>
            </w:del>
          </w:p>
        </w:tc>
      </w:tr>
      <w:tr w:rsidR="009859B1" w:rsidRPr="0052155E" w14:paraId="5644612E" w14:textId="77777777" w:rsidTr="00C5327F">
        <w:tc>
          <w:tcPr>
            <w:tcW w:w="917" w:type="pct"/>
          </w:tcPr>
          <w:p w14:paraId="26A89317" w14:textId="5C54A9DA" w:rsidR="009859B1" w:rsidRDefault="009859B1" w:rsidP="00D17B1D">
            <w:pPr>
              <w:pStyle w:val="TableCenter"/>
              <w:spacing w:before="40"/>
              <w:jc w:val="left"/>
              <w:rPr>
                <w:sz w:val="20"/>
                <w:szCs w:val="20"/>
              </w:rPr>
            </w:pPr>
            <w:r>
              <w:rPr>
                <w:sz w:val="20"/>
                <w:szCs w:val="20"/>
              </w:rPr>
              <w:t>HPV</w:t>
            </w:r>
          </w:p>
        </w:tc>
        <w:tc>
          <w:tcPr>
            <w:tcW w:w="4083" w:type="pct"/>
          </w:tcPr>
          <w:p w14:paraId="2C1FAD34" w14:textId="16CD5914" w:rsidR="009859B1" w:rsidRDefault="00FF26C9" w:rsidP="00D17B1D">
            <w:pPr>
              <w:pStyle w:val="TableCenter"/>
              <w:spacing w:before="40"/>
              <w:jc w:val="left"/>
              <w:rPr>
                <w:sz w:val="20"/>
                <w:szCs w:val="20"/>
              </w:rPr>
            </w:pPr>
            <w:r>
              <w:rPr>
                <w:sz w:val="20"/>
                <w:szCs w:val="20"/>
              </w:rPr>
              <w:t>H</w:t>
            </w:r>
            <w:r w:rsidR="009859B1" w:rsidRPr="004648B2">
              <w:rPr>
                <w:sz w:val="20"/>
                <w:szCs w:val="20"/>
              </w:rPr>
              <w:t>uman</w:t>
            </w:r>
            <w:r w:rsidR="009859B1" w:rsidRPr="00C87511">
              <w:rPr>
                <w:rFonts w:eastAsia="Invention Regular"/>
                <w:color w:val="000000" w:themeColor="text1"/>
              </w:rPr>
              <w:t xml:space="preserve"> </w:t>
            </w:r>
            <w:r w:rsidR="009859B1" w:rsidRPr="004648B2">
              <w:rPr>
                <w:sz w:val="20"/>
                <w:szCs w:val="20"/>
              </w:rPr>
              <w:t>papillomavirus</w:t>
            </w:r>
          </w:p>
        </w:tc>
      </w:tr>
      <w:tr w:rsidR="009859B1" w:rsidRPr="0052155E" w14:paraId="15E5EC7D" w14:textId="77777777" w:rsidTr="00C5327F">
        <w:tc>
          <w:tcPr>
            <w:tcW w:w="917" w:type="pct"/>
          </w:tcPr>
          <w:p w14:paraId="1794C0E7" w14:textId="3528543B" w:rsidR="009859B1" w:rsidRDefault="009859B1" w:rsidP="00D17B1D">
            <w:pPr>
              <w:pStyle w:val="TableCenter"/>
              <w:spacing w:before="40"/>
              <w:jc w:val="left"/>
              <w:rPr>
                <w:sz w:val="20"/>
                <w:szCs w:val="20"/>
              </w:rPr>
            </w:pPr>
            <w:r>
              <w:rPr>
                <w:sz w:val="20"/>
                <w:szCs w:val="20"/>
              </w:rPr>
              <w:t>ICD-10</w:t>
            </w:r>
          </w:p>
        </w:tc>
        <w:tc>
          <w:tcPr>
            <w:tcW w:w="4083" w:type="pct"/>
          </w:tcPr>
          <w:p w14:paraId="40B90AF3" w14:textId="6103BA54" w:rsidR="009859B1" w:rsidRDefault="009859B1" w:rsidP="00D17B1D">
            <w:pPr>
              <w:pStyle w:val="TableCenter"/>
              <w:spacing w:before="40"/>
              <w:jc w:val="left"/>
              <w:rPr>
                <w:sz w:val="20"/>
                <w:szCs w:val="20"/>
              </w:rPr>
            </w:pPr>
            <w:r w:rsidRPr="003129AA">
              <w:rPr>
                <w:sz w:val="20"/>
                <w:szCs w:val="20"/>
              </w:rPr>
              <w:t>International classification of diseases, tenth revision</w:t>
            </w:r>
          </w:p>
        </w:tc>
      </w:tr>
      <w:tr w:rsidR="00B603AD" w:rsidRPr="0052155E" w14:paraId="6860FBCE" w14:textId="77777777" w:rsidTr="00C5327F">
        <w:tc>
          <w:tcPr>
            <w:tcW w:w="917" w:type="pct"/>
          </w:tcPr>
          <w:p w14:paraId="6DC0DFB7" w14:textId="75BDB651" w:rsidR="00B603AD" w:rsidRDefault="00B603AD" w:rsidP="00D17B1D">
            <w:pPr>
              <w:pStyle w:val="TableCenter"/>
              <w:spacing w:before="40"/>
              <w:jc w:val="left"/>
              <w:rPr>
                <w:sz w:val="20"/>
                <w:szCs w:val="20"/>
              </w:rPr>
            </w:pPr>
            <w:r>
              <w:rPr>
                <w:sz w:val="20"/>
                <w:szCs w:val="20"/>
              </w:rPr>
              <w:t>IRB</w:t>
            </w:r>
          </w:p>
        </w:tc>
        <w:tc>
          <w:tcPr>
            <w:tcW w:w="4083" w:type="pct"/>
          </w:tcPr>
          <w:p w14:paraId="1B535E9A" w14:textId="1740204C" w:rsidR="00B603AD" w:rsidRPr="003129AA" w:rsidRDefault="00836506" w:rsidP="00D17B1D">
            <w:pPr>
              <w:pStyle w:val="TableCenter"/>
              <w:spacing w:before="40"/>
              <w:jc w:val="left"/>
              <w:rPr>
                <w:sz w:val="20"/>
                <w:szCs w:val="20"/>
              </w:rPr>
            </w:pPr>
            <w:r>
              <w:rPr>
                <w:sz w:val="20"/>
                <w:szCs w:val="20"/>
              </w:rPr>
              <w:t>Institutional Review Board</w:t>
            </w:r>
          </w:p>
        </w:tc>
      </w:tr>
      <w:tr w:rsidR="00726BB2" w:rsidRPr="0052155E" w14:paraId="6556AD26" w14:textId="77777777" w:rsidTr="00C5327F">
        <w:trPr>
          <w:ins w:id="188" w:author="Sell, Jaquelyne Alexis" w:date="2025-06-26T14:59:00Z" w16du:dateUtc="2025-06-26T18:59:00Z"/>
        </w:trPr>
        <w:tc>
          <w:tcPr>
            <w:tcW w:w="917" w:type="pct"/>
          </w:tcPr>
          <w:p w14:paraId="4687B1DC" w14:textId="7A087220" w:rsidR="00726BB2" w:rsidRDefault="00726BB2" w:rsidP="00D17B1D">
            <w:pPr>
              <w:pStyle w:val="TableCenter"/>
              <w:spacing w:before="40"/>
              <w:jc w:val="left"/>
              <w:rPr>
                <w:ins w:id="189" w:author="Sell, Jaquelyne Alexis" w:date="2025-06-26T14:59:00Z" w16du:dateUtc="2025-06-26T18:59:00Z"/>
                <w:sz w:val="20"/>
                <w:szCs w:val="20"/>
              </w:rPr>
            </w:pPr>
            <w:ins w:id="190" w:author="Sell, Jaquelyne Alexis" w:date="2025-06-26T14:59:00Z" w16du:dateUtc="2025-06-26T18:59:00Z">
              <w:r>
                <w:rPr>
                  <w:sz w:val="20"/>
                  <w:szCs w:val="20"/>
                </w:rPr>
                <w:t>LGBTQ+</w:t>
              </w:r>
            </w:ins>
          </w:p>
        </w:tc>
        <w:tc>
          <w:tcPr>
            <w:tcW w:w="4083" w:type="pct"/>
          </w:tcPr>
          <w:p w14:paraId="5EBF20B5" w14:textId="29EA3548" w:rsidR="00726BB2" w:rsidRDefault="0005662D" w:rsidP="00D17B1D">
            <w:pPr>
              <w:pStyle w:val="TableCenter"/>
              <w:spacing w:before="40"/>
              <w:jc w:val="left"/>
              <w:rPr>
                <w:ins w:id="191" w:author="Sell, Jaquelyne Alexis" w:date="2025-06-26T14:59:00Z" w16du:dateUtc="2025-06-26T18:59:00Z"/>
                <w:sz w:val="20"/>
                <w:szCs w:val="20"/>
              </w:rPr>
            </w:pPr>
            <w:ins w:id="192" w:author="Sell, Jaquelyne Alexis" w:date="2025-06-26T14:59:00Z" w16du:dateUtc="2025-06-26T18:59:00Z">
              <w:r>
                <w:rPr>
                  <w:sz w:val="20"/>
                  <w:szCs w:val="20"/>
                </w:rPr>
                <w:t>Lesbian, gay, bisexual, transgender, queer</w:t>
              </w:r>
            </w:ins>
          </w:p>
        </w:tc>
      </w:tr>
      <w:tr w:rsidR="001A5E70" w:rsidRPr="0052155E" w14:paraId="1574F120" w14:textId="77777777" w:rsidTr="00C5327F">
        <w:trPr>
          <w:ins w:id="193" w:author="Sell, Jaquelyne Alexis" w:date="2025-06-26T14:59:00Z" w16du:dateUtc="2025-06-26T18:59:00Z"/>
        </w:trPr>
        <w:tc>
          <w:tcPr>
            <w:tcW w:w="917" w:type="pct"/>
          </w:tcPr>
          <w:p w14:paraId="26100524" w14:textId="334A0C22" w:rsidR="001A5E70" w:rsidRDefault="001A5E70" w:rsidP="00D17B1D">
            <w:pPr>
              <w:pStyle w:val="TableCenter"/>
              <w:spacing w:before="40"/>
              <w:jc w:val="left"/>
              <w:rPr>
                <w:ins w:id="194" w:author="Sell, Jaquelyne Alexis" w:date="2025-06-26T14:59:00Z" w16du:dateUtc="2025-06-26T18:59:00Z"/>
                <w:sz w:val="20"/>
                <w:szCs w:val="20"/>
              </w:rPr>
            </w:pPr>
            <w:ins w:id="195" w:author="Sell, Jaquelyne Alexis" w:date="2025-06-26T14:59:00Z" w16du:dateUtc="2025-06-26T18:59:00Z">
              <w:r>
                <w:rPr>
                  <w:sz w:val="20"/>
                  <w:szCs w:val="20"/>
                </w:rPr>
                <w:t>NSCLC</w:t>
              </w:r>
            </w:ins>
          </w:p>
        </w:tc>
        <w:tc>
          <w:tcPr>
            <w:tcW w:w="4083" w:type="pct"/>
          </w:tcPr>
          <w:p w14:paraId="4FA203B4" w14:textId="6757CCC2" w:rsidR="001A5E70" w:rsidRDefault="00C041F7" w:rsidP="00D17B1D">
            <w:pPr>
              <w:pStyle w:val="TableCenter"/>
              <w:spacing w:before="40"/>
              <w:jc w:val="left"/>
              <w:rPr>
                <w:ins w:id="196" w:author="Sell, Jaquelyne Alexis" w:date="2025-06-26T14:59:00Z" w16du:dateUtc="2025-06-26T18:59:00Z"/>
                <w:sz w:val="20"/>
                <w:szCs w:val="20"/>
              </w:rPr>
            </w:pPr>
            <w:ins w:id="197" w:author="Sell, Jaquelyne Alexis" w:date="2025-06-26T14:59:00Z" w16du:dateUtc="2025-06-26T18:59:00Z">
              <w:r>
                <w:rPr>
                  <w:sz w:val="20"/>
                  <w:szCs w:val="20"/>
                </w:rPr>
                <w:t>N</w:t>
              </w:r>
              <w:r w:rsidR="001A5E70">
                <w:rPr>
                  <w:sz w:val="20"/>
                  <w:szCs w:val="20"/>
                </w:rPr>
                <w:t>on</w:t>
              </w:r>
              <w:r>
                <w:rPr>
                  <w:sz w:val="20"/>
                  <w:szCs w:val="20"/>
                </w:rPr>
                <w:t>-</w:t>
              </w:r>
              <w:r w:rsidR="001A5E70">
                <w:rPr>
                  <w:sz w:val="20"/>
                  <w:szCs w:val="20"/>
                </w:rPr>
                <w:t>small cell lung cancer</w:t>
              </w:r>
            </w:ins>
          </w:p>
        </w:tc>
      </w:tr>
      <w:tr w:rsidR="00255734" w:rsidRPr="0052155E" w14:paraId="3F3F0D32" w14:textId="77777777" w:rsidTr="00C5327F">
        <w:trPr>
          <w:ins w:id="198" w:author="Sell, Jaquelyne Alexis" w:date="2025-06-26T14:59:00Z" w16du:dateUtc="2025-06-26T18:59:00Z"/>
        </w:trPr>
        <w:tc>
          <w:tcPr>
            <w:tcW w:w="917" w:type="pct"/>
          </w:tcPr>
          <w:p w14:paraId="6891E3FF" w14:textId="5FE2D64A" w:rsidR="00255734" w:rsidRDefault="00255734" w:rsidP="00D17B1D">
            <w:pPr>
              <w:pStyle w:val="TableCenter"/>
              <w:spacing w:before="40"/>
              <w:jc w:val="left"/>
              <w:rPr>
                <w:ins w:id="199" w:author="Sell, Jaquelyne Alexis" w:date="2025-06-26T14:59:00Z" w16du:dateUtc="2025-06-26T18:59:00Z"/>
                <w:sz w:val="20"/>
                <w:szCs w:val="20"/>
              </w:rPr>
            </w:pPr>
            <w:ins w:id="200" w:author="Sell, Jaquelyne Alexis" w:date="2025-06-26T14:59:00Z" w16du:dateUtc="2025-06-26T18:59:00Z">
              <w:r>
                <w:rPr>
                  <w:sz w:val="20"/>
                  <w:szCs w:val="20"/>
                </w:rPr>
                <w:lastRenderedPageBreak/>
                <w:t>OR</w:t>
              </w:r>
            </w:ins>
          </w:p>
        </w:tc>
        <w:tc>
          <w:tcPr>
            <w:tcW w:w="4083" w:type="pct"/>
          </w:tcPr>
          <w:p w14:paraId="3FE49543" w14:textId="0431D974" w:rsidR="00255734" w:rsidRDefault="00255734" w:rsidP="00D17B1D">
            <w:pPr>
              <w:pStyle w:val="TableCenter"/>
              <w:spacing w:before="40"/>
              <w:jc w:val="left"/>
              <w:rPr>
                <w:ins w:id="201" w:author="Sell, Jaquelyne Alexis" w:date="2025-06-26T14:59:00Z" w16du:dateUtc="2025-06-26T18:59:00Z"/>
                <w:sz w:val="20"/>
                <w:szCs w:val="20"/>
              </w:rPr>
            </w:pPr>
            <w:ins w:id="202" w:author="Sell, Jaquelyne Alexis" w:date="2025-06-26T14:59:00Z" w16du:dateUtc="2025-06-26T18:59:00Z">
              <w:r>
                <w:rPr>
                  <w:sz w:val="20"/>
                  <w:szCs w:val="20"/>
                </w:rPr>
                <w:t>Odds ratio</w:t>
              </w:r>
            </w:ins>
          </w:p>
        </w:tc>
      </w:tr>
      <w:tr w:rsidR="009859B1" w:rsidRPr="0052155E" w14:paraId="7BE2FDDD" w14:textId="77777777" w:rsidTr="00C5327F">
        <w:tc>
          <w:tcPr>
            <w:tcW w:w="917" w:type="pct"/>
          </w:tcPr>
          <w:p w14:paraId="7F65ECBE" w14:textId="18151C3B" w:rsidR="009859B1" w:rsidRDefault="009859B1" w:rsidP="00D17B1D">
            <w:pPr>
              <w:pStyle w:val="TableCenter"/>
              <w:spacing w:before="40"/>
              <w:jc w:val="left"/>
              <w:rPr>
                <w:sz w:val="20"/>
              </w:rPr>
            </w:pPr>
            <w:r>
              <w:rPr>
                <w:sz w:val="20"/>
              </w:rPr>
              <w:t>PAO</w:t>
            </w:r>
          </w:p>
        </w:tc>
        <w:tc>
          <w:tcPr>
            <w:tcW w:w="4083" w:type="pct"/>
          </w:tcPr>
          <w:p w14:paraId="043838AD" w14:textId="12745E2F" w:rsidR="009859B1" w:rsidRPr="00D32208" w:rsidRDefault="009859B1" w:rsidP="00D17B1D">
            <w:pPr>
              <w:pStyle w:val="TableCenter"/>
              <w:spacing w:before="40"/>
              <w:jc w:val="left"/>
              <w:rPr>
                <w:sz w:val="20"/>
              </w:rPr>
            </w:pPr>
            <w:r>
              <w:rPr>
                <w:sz w:val="20"/>
                <w:szCs w:val="20"/>
              </w:rPr>
              <w:t>Patient Advocacy Organization</w:t>
            </w:r>
          </w:p>
        </w:tc>
      </w:tr>
      <w:tr w:rsidR="002C41B4" w:rsidRPr="0052155E" w14:paraId="159185D4" w14:textId="77777777" w:rsidTr="00C5327F">
        <w:trPr>
          <w:ins w:id="203" w:author="Sell, Jaquelyne Alexis" w:date="2025-06-26T14:59:00Z" w16du:dateUtc="2025-06-26T18:59:00Z"/>
        </w:trPr>
        <w:tc>
          <w:tcPr>
            <w:tcW w:w="917" w:type="pct"/>
          </w:tcPr>
          <w:p w14:paraId="308D02E0" w14:textId="0E0333F0" w:rsidR="002C41B4" w:rsidRDefault="002C41B4" w:rsidP="00D17B1D">
            <w:pPr>
              <w:pStyle w:val="TableCenter"/>
              <w:spacing w:before="40"/>
              <w:jc w:val="left"/>
              <w:rPr>
                <w:ins w:id="204" w:author="Sell, Jaquelyne Alexis" w:date="2025-06-26T14:59:00Z" w16du:dateUtc="2025-06-26T18:59:00Z"/>
                <w:sz w:val="20"/>
              </w:rPr>
            </w:pPr>
            <w:ins w:id="205" w:author="Sell, Jaquelyne Alexis" w:date="2025-06-26T14:59:00Z" w16du:dateUtc="2025-06-26T18:59:00Z">
              <w:r>
                <w:rPr>
                  <w:sz w:val="20"/>
                </w:rPr>
                <w:t>PD</w:t>
              </w:r>
            </w:ins>
          </w:p>
        </w:tc>
        <w:tc>
          <w:tcPr>
            <w:tcW w:w="4083" w:type="pct"/>
          </w:tcPr>
          <w:p w14:paraId="2CB42238" w14:textId="643F3BC4" w:rsidR="002C41B4" w:rsidRDefault="002C41B4" w:rsidP="00D17B1D">
            <w:pPr>
              <w:pStyle w:val="TableCenter"/>
              <w:spacing w:before="40"/>
              <w:jc w:val="left"/>
              <w:rPr>
                <w:ins w:id="206" w:author="Sell, Jaquelyne Alexis" w:date="2025-06-26T14:59:00Z" w16du:dateUtc="2025-06-26T18:59:00Z"/>
                <w:sz w:val="20"/>
                <w:szCs w:val="20"/>
              </w:rPr>
            </w:pPr>
            <w:ins w:id="207" w:author="Sell, Jaquelyne Alexis" w:date="2025-06-26T14:59:00Z" w16du:dateUtc="2025-06-26T18:59:00Z">
              <w:r>
                <w:rPr>
                  <w:sz w:val="20"/>
                  <w:szCs w:val="20"/>
                </w:rPr>
                <w:t>Progressive disease</w:t>
              </w:r>
            </w:ins>
          </w:p>
        </w:tc>
      </w:tr>
      <w:tr w:rsidR="004177DD" w:rsidRPr="0052155E" w14:paraId="325A34D5" w14:textId="77777777" w:rsidTr="00C5327F">
        <w:trPr>
          <w:ins w:id="208" w:author="Sell, Jaquelyne Alexis" w:date="2025-06-26T14:59:00Z" w16du:dateUtc="2025-06-26T18:59:00Z"/>
        </w:trPr>
        <w:tc>
          <w:tcPr>
            <w:tcW w:w="917" w:type="pct"/>
          </w:tcPr>
          <w:p w14:paraId="2C63A168" w14:textId="6298BC9A" w:rsidR="004177DD" w:rsidRDefault="004177DD" w:rsidP="00D17B1D">
            <w:pPr>
              <w:pStyle w:val="TableCenter"/>
              <w:spacing w:before="40"/>
              <w:jc w:val="left"/>
              <w:rPr>
                <w:ins w:id="209" w:author="Sell, Jaquelyne Alexis" w:date="2025-06-26T14:59:00Z" w16du:dateUtc="2025-06-26T18:59:00Z"/>
                <w:sz w:val="20"/>
              </w:rPr>
            </w:pPr>
            <w:proofErr w:type="gramStart"/>
            <w:ins w:id="210" w:author="Sell, Jaquelyne Alexis" w:date="2025-06-26T14:59:00Z" w16du:dateUtc="2025-06-26T18:59:00Z">
              <w:r>
                <w:rPr>
                  <w:sz w:val="20"/>
                </w:rPr>
                <w:t>PD</w:t>
              </w:r>
              <w:proofErr w:type="gramEnd"/>
              <w:r>
                <w:rPr>
                  <w:sz w:val="20"/>
                </w:rPr>
                <w:t>-L1</w:t>
              </w:r>
            </w:ins>
          </w:p>
        </w:tc>
        <w:tc>
          <w:tcPr>
            <w:tcW w:w="4083" w:type="pct"/>
          </w:tcPr>
          <w:p w14:paraId="0533E163" w14:textId="1A3FFD3A" w:rsidR="004177DD" w:rsidRDefault="00267149" w:rsidP="00D17B1D">
            <w:pPr>
              <w:pStyle w:val="TableCenter"/>
              <w:spacing w:before="40"/>
              <w:jc w:val="left"/>
              <w:rPr>
                <w:ins w:id="211" w:author="Sell, Jaquelyne Alexis" w:date="2025-06-26T14:59:00Z" w16du:dateUtc="2025-06-26T18:59:00Z"/>
                <w:sz w:val="20"/>
                <w:szCs w:val="20"/>
              </w:rPr>
            </w:pPr>
            <w:ins w:id="212" w:author="Sell, Jaquelyne Alexis" w:date="2025-06-26T14:59:00Z" w16du:dateUtc="2025-06-26T18:59:00Z">
              <w:r>
                <w:rPr>
                  <w:sz w:val="20"/>
                  <w:szCs w:val="20"/>
                </w:rPr>
                <w:t>P</w:t>
              </w:r>
              <w:r w:rsidRPr="00267149">
                <w:rPr>
                  <w:sz w:val="20"/>
                  <w:szCs w:val="20"/>
                </w:rPr>
                <w:t>rogrammed cell death ligand 1</w:t>
              </w:r>
            </w:ins>
          </w:p>
        </w:tc>
      </w:tr>
      <w:tr w:rsidR="009859B1" w:rsidRPr="0052155E" w14:paraId="38F24AB6" w14:textId="77777777" w:rsidTr="00C5327F">
        <w:tc>
          <w:tcPr>
            <w:tcW w:w="917" w:type="pct"/>
          </w:tcPr>
          <w:p w14:paraId="6A5ACE8B" w14:textId="460690CB" w:rsidR="009859B1" w:rsidRDefault="009859B1" w:rsidP="00D17B1D">
            <w:pPr>
              <w:pStyle w:val="TableCenter"/>
              <w:spacing w:before="40"/>
              <w:jc w:val="left"/>
              <w:rPr>
                <w:sz w:val="20"/>
                <w:szCs w:val="20"/>
              </w:rPr>
            </w:pPr>
            <w:r>
              <w:rPr>
                <w:sz w:val="20"/>
                <w:szCs w:val="20"/>
              </w:rPr>
              <w:t>PK</w:t>
            </w:r>
          </w:p>
        </w:tc>
        <w:tc>
          <w:tcPr>
            <w:tcW w:w="4083" w:type="pct"/>
          </w:tcPr>
          <w:p w14:paraId="38B2A860" w14:textId="7384BAFE" w:rsidR="009859B1" w:rsidRDefault="009859B1" w:rsidP="00D17B1D">
            <w:pPr>
              <w:pStyle w:val="TableCenter"/>
              <w:spacing w:before="40"/>
              <w:jc w:val="left"/>
              <w:rPr>
                <w:sz w:val="20"/>
                <w:szCs w:val="20"/>
              </w:rPr>
            </w:pPr>
            <w:r>
              <w:rPr>
                <w:sz w:val="20"/>
                <w:szCs w:val="20"/>
              </w:rPr>
              <w:t>Pharmacokinetics</w:t>
            </w:r>
          </w:p>
        </w:tc>
      </w:tr>
      <w:tr w:rsidR="00A36FA8" w:rsidRPr="0052155E" w14:paraId="2BBC580C" w14:textId="77777777" w:rsidTr="00C5327F">
        <w:trPr>
          <w:ins w:id="213" w:author="Sell, Jaquelyne Alexis" w:date="2025-06-26T14:59:00Z" w16du:dateUtc="2025-06-26T18:59:00Z"/>
        </w:trPr>
        <w:tc>
          <w:tcPr>
            <w:tcW w:w="917" w:type="pct"/>
          </w:tcPr>
          <w:p w14:paraId="4FF077D3" w14:textId="24858300" w:rsidR="00A36FA8" w:rsidRDefault="00A36FA8" w:rsidP="00D17B1D">
            <w:pPr>
              <w:pStyle w:val="TableCenter"/>
              <w:spacing w:before="40"/>
              <w:jc w:val="left"/>
              <w:rPr>
                <w:ins w:id="214" w:author="Sell, Jaquelyne Alexis" w:date="2025-06-26T14:59:00Z" w16du:dateUtc="2025-06-26T18:59:00Z"/>
                <w:sz w:val="20"/>
                <w:szCs w:val="20"/>
              </w:rPr>
            </w:pPr>
            <w:ins w:id="215" w:author="Sell, Jaquelyne Alexis" w:date="2025-06-26T14:59:00Z" w16du:dateUtc="2025-06-26T18:59:00Z">
              <w:r>
                <w:rPr>
                  <w:sz w:val="20"/>
                  <w:szCs w:val="20"/>
                </w:rPr>
                <w:t>PR</w:t>
              </w:r>
            </w:ins>
          </w:p>
        </w:tc>
        <w:tc>
          <w:tcPr>
            <w:tcW w:w="4083" w:type="pct"/>
          </w:tcPr>
          <w:p w14:paraId="5731C76C" w14:textId="67238C4A" w:rsidR="00A36FA8" w:rsidRDefault="00A36FA8" w:rsidP="00D17B1D">
            <w:pPr>
              <w:pStyle w:val="TableCenter"/>
              <w:spacing w:before="40"/>
              <w:jc w:val="left"/>
              <w:rPr>
                <w:ins w:id="216" w:author="Sell, Jaquelyne Alexis" w:date="2025-06-26T14:59:00Z" w16du:dateUtc="2025-06-26T18:59:00Z"/>
                <w:sz w:val="20"/>
                <w:szCs w:val="20"/>
              </w:rPr>
            </w:pPr>
            <w:ins w:id="217" w:author="Sell, Jaquelyne Alexis" w:date="2025-06-26T14:59:00Z" w16du:dateUtc="2025-06-26T18:59:00Z">
              <w:r>
                <w:rPr>
                  <w:sz w:val="20"/>
                  <w:szCs w:val="20"/>
                </w:rPr>
                <w:t>Partial response</w:t>
              </w:r>
            </w:ins>
          </w:p>
        </w:tc>
      </w:tr>
      <w:tr w:rsidR="009859B1" w:rsidRPr="0052155E" w14:paraId="2CE868E6" w14:textId="77777777" w:rsidTr="00C5327F">
        <w:tc>
          <w:tcPr>
            <w:tcW w:w="917" w:type="pct"/>
          </w:tcPr>
          <w:p w14:paraId="2FD4D8F5" w14:textId="20758395" w:rsidR="009859B1" w:rsidRDefault="009859B1" w:rsidP="00D17B1D">
            <w:pPr>
              <w:pStyle w:val="TableCenter"/>
              <w:spacing w:before="40"/>
              <w:jc w:val="left"/>
              <w:rPr>
                <w:sz w:val="20"/>
                <w:szCs w:val="20"/>
              </w:rPr>
            </w:pPr>
            <w:r>
              <w:rPr>
                <w:sz w:val="20"/>
                <w:szCs w:val="20"/>
              </w:rPr>
              <w:t>PRO</w:t>
            </w:r>
          </w:p>
        </w:tc>
        <w:tc>
          <w:tcPr>
            <w:tcW w:w="4083" w:type="pct"/>
          </w:tcPr>
          <w:p w14:paraId="1393EC99" w14:textId="39029DE2" w:rsidR="009859B1" w:rsidRDefault="009859B1" w:rsidP="00D17B1D">
            <w:pPr>
              <w:pStyle w:val="TableCenter"/>
              <w:spacing w:before="40"/>
              <w:jc w:val="left"/>
              <w:rPr>
                <w:sz w:val="20"/>
                <w:szCs w:val="20"/>
              </w:rPr>
            </w:pPr>
            <w:r>
              <w:rPr>
                <w:sz w:val="20"/>
                <w:szCs w:val="20"/>
              </w:rPr>
              <w:t>Patient-reported outcome</w:t>
            </w:r>
          </w:p>
        </w:tc>
      </w:tr>
      <w:tr w:rsidR="009859B1" w:rsidRPr="0052155E" w14:paraId="09F5336F" w14:textId="77777777" w:rsidTr="00C5327F">
        <w:tc>
          <w:tcPr>
            <w:tcW w:w="917" w:type="pct"/>
          </w:tcPr>
          <w:p w14:paraId="05813F84" w14:textId="39183DF9" w:rsidR="009859B1" w:rsidRDefault="009859B1" w:rsidP="00D17B1D">
            <w:pPr>
              <w:pStyle w:val="TableCenter"/>
              <w:spacing w:before="40"/>
              <w:jc w:val="left"/>
              <w:rPr>
                <w:sz w:val="20"/>
                <w:szCs w:val="20"/>
              </w:rPr>
            </w:pPr>
            <w:del w:id="218" w:author="Sell, Jaquelyne Alexis" w:date="2025-06-26T14:59:00Z" w16du:dateUtc="2025-06-26T18:59:00Z">
              <w:r>
                <w:rPr>
                  <w:sz w:val="20"/>
                  <w:szCs w:val="20"/>
                </w:rPr>
                <w:delText>q9w</w:delText>
              </w:r>
            </w:del>
            <w:proofErr w:type="spellStart"/>
            <w:ins w:id="219" w:author="Sell, Jaquelyne Alexis" w:date="2025-06-26T14:59:00Z" w16du:dateUtc="2025-06-26T18:59:00Z">
              <w:r>
                <w:rPr>
                  <w:sz w:val="20"/>
                  <w:szCs w:val="20"/>
                </w:rPr>
                <w:t>q</w:t>
              </w:r>
              <w:r w:rsidR="004177DD">
                <w:rPr>
                  <w:sz w:val="20"/>
                  <w:szCs w:val="20"/>
                </w:rPr>
                <w:t>X</w:t>
              </w:r>
              <w:r>
                <w:rPr>
                  <w:sz w:val="20"/>
                  <w:szCs w:val="20"/>
                </w:rPr>
                <w:t>w</w:t>
              </w:r>
            </w:ins>
            <w:proofErr w:type="spellEnd"/>
          </w:p>
        </w:tc>
        <w:tc>
          <w:tcPr>
            <w:tcW w:w="4083" w:type="pct"/>
          </w:tcPr>
          <w:p w14:paraId="4A6E7116" w14:textId="720E4282" w:rsidR="009859B1" w:rsidRDefault="009859B1" w:rsidP="00D17B1D">
            <w:pPr>
              <w:pStyle w:val="TableCenter"/>
              <w:spacing w:before="40"/>
              <w:jc w:val="left"/>
              <w:rPr>
                <w:sz w:val="20"/>
                <w:szCs w:val="20"/>
              </w:rPr>
            </w:pPr>
            <w:r>
              <w:rPr>
                <w:sz w:val="20"/>
                <w:szCs w:val="20"/>
              </w:rPr>
              <w:t xml:space="preserve">Every </w:t>
            </w:r>
            <w:del w:id="220" w:author="Sell, Jaquelyne Alexis" w:date="2025-06-26T14:59:00Z" w16du:dateUtc="2025-06-26T18:59:00Z">
              <w:r>
                <w:rPr>
                  <w:sz w:val="20"/>
                  <w:szCs w:val="20"/>
                </w:rPr>
                <w:delText>9</w:delText>
              </w:r>
            </w:del>
            <w:ins w:id="221" w:author="Sell, Jaquelyne Alexis" w:date="2025-06-26T14:59:00Z" w16du:dateUtc="2025-06-26T18:59:00Z">
              <w:r w:rsidR="004177DD">
                <w:rPr>
                  <w:sz w:val="20"/>
                  <w:szCs w:val="20"/>
                </w:rPr>
                <w:t>X</w:t>
              </w:r>
            </w:ins>
            <w:r>
              <w:rPr>
                <w:sz w:val="20"/>
                <w:szCs w:val="20"/>
              </w:rPr>
              <w:t xml:space="preserve"> weeks</w:t>
            </w:r>
          </w:p>
        </w:tc>
      </w:tr>
      <w:tr w:rsidR="00BB4D54" w:rsidRPr="0052155E" w14:paraId="3CFF6078" w14:textId="77777777" w:rsidTr="00C5327F">
        <w:tc>
          <w:tcPr>
            <w:tcW w:w="917" w:type="pct"/>
          </w:tcPr>
          <w:p w14:paraId="2DBDD0BA" w14:textId="281A7941" w:rsidR="00BB4D54" w:rsidRDefault="009859B1" w:rsidP="00D17B1D">
            <w:pPr>
              <w:pStyle w:val="TableCenter"/>
              <w:spacing w:before="40"/>
              <w:jc w:val="left"/>
              <w:rPr>
                <w:sz w:val="20"/>
                <w:szCs w:val="20"/>
              </w:rPr>
            </w:pPr>
            <w:del w:id="222" w:author="Sell, Jaquelyne Alexis" w:date="2025-06-26T14:59:00Z" w16du:dateUtc="2025-06-26T18:59:00Z">
              <w:r>
                <w:rPr>
                  <w:sz w:val="20"/>
                  <w:szCs w:val="20"/>
                </w:rPr>
                <w:delText>q12w</w:delText>
              </w:r>
            </w:del>
            <w:ins w:id="223" w:author="Sell, Jaquelyne Alexis" w:date="2025-06-26T14:59:00Z" w16du:dateUtc="2025-06-26T18:59:00Z">
              <w:r w:rsidR="00BB4D54">
                <w:rPr>
                  <w:sz w:val="20"/>
                  <w:szCs w:val="20"/>
                </w:rPr>
                <w:t>RECIST</w:t>
              </w:r>
            </w:ins>
          </w:p>
        </w:tc>
        <w:tc>
          <w:tcPr>
            <w:tcW w:w="4083" w:type="pct"/>
          </w:tcPr>
          <w:p w14:paraId="65FD2EF5" w14:textId="1AAA6831" w:rsidR="00BB4D54" w:rsidRDefault="009859B1" w:rsidP="00D17B1D">
            <w:pPr>
              <w:pStyle w:val="TableCenter"/>
              <w:spacing w:before="40"/>
              <w:jc w:val="left"/>
              <w:rPr>
                <w:sz w:val="20"/>
                <w:szCs w:val="20"/>
              </w:rPr>
            </w:pPr>
            <w:del w:id="224" w:author="Sell, Jaquelyne Alexis" w:date="2025-06-26T14:59:00Z" w16du:dateUtc="2025-06-26T18:59:00Z">
              <w:r>
                <w:rPr>
                  <w:sz w:val="20"/>
                  <w:szCs w:val="20"/>
                </w:rPr>
                <w:delText>Every 12 weeks</w:delText>
              </w:r>
            </w:del>
            <w:ins w:id="225" w:author="Sell, Jaquelyne Alexis" w:date="2025-06-26T14:59:00Z" w16du:dateUtc="2025-06-26T18:59:00Z">
              <w:r w:rsidR="0052297F" w:rsidRPr="0052297F">
                <w:rPr>
                  <w:sz w:val="20"/>
                  <w:szCs w:val="20"/>
                </w:rPr>
                <w:t xml:space="preserve">Response Evaluation Criteria </w:t>
              </w:r>
              <w:proofErr w:type="gramStart"/>
              <w:r w:rsidR="0052297F" w:rsidRPr="0052297F">
                <w:rPr>
                  <w:sz w:val="20"/>
                  <w:szCs w:val="20"/>
                </w:rPr>
                <w:t>In</w:t>
              </w:r>
              <w:proofErr w:type="gramEnd"/>
              <w:r w:rsidR="0052297F" w:rsidRPr="0052297F">
                <w:rPr>
                  <w:sz w:val="20"/>
                  <w:szCs w:val="20"/>
                </w:rPr>
                <w:t xml:space="preserve"> Solid Tumors</w:t>
              </w:r>
            </w:ins>
          </w:p>
        </w:tc>
      </w:tr>
      <w:tr w:rsidR="00B603AD" w:rsidRPr="0052155E" w14:paraId="4E825429" w14:textId="77777777" w:rsidTr="00C5327F">
        <w:tc>
          <w:tcPr>
            <w:tcW w:w="917" w:type="pct"/>
          </w:tcPr>
          <w:p w14:paraId="7BD37E03" w14:textId="2750D5DB" w:rsidR="00B603AD" w:rsidRDefault="00B603AD" w:rsidP="00D17B1D">
            <w:pPr>
              <w:pStyle w:val="TableCenter"/>
              <w:spacing w:before="40"/>
              <w:jc w:val="left"/>
              <w:rPr>
                <w:sz w:val="20"/>
                <w:szCs w:val="20"/>
              </w:rPr>
            </w:pPr>
            <w:r>
              <w:rPr>
                <w:sz w:val="20"/>
                <w:szCs w:val="20"/>
              </w:rPr>
              <w:t>RWD</w:t>
            </w:r>
          </w:p>
        </w:tc>
        <w:tc>
          <w:tcPr>
            <w:tcW w:w="4083" w:type="pct"/>
          </w:tcPr>
          <w:p w14:paraId="7B964281" w14:textId="07C8259C" w:rsidR="00B603AD" w:rsidRDefault="005A59C6" w:rsidP="00D17B1D">
            <w:pPr>
              <w:pStyle w:val="TableCenter"/>
              <w:spacing w:before="40"/>
              <w:jc w:val="left"/>
              <w:rPr>
                <w:sz w:val="20"/>
                <w:szCs w:val="20"/>
              </w:rPr>
            </w:pPr>
            <w:r w:rsidRPr="005A59C6">
              <w:rPr>
                <w:sz w:val="20"/>
                <w:szCs w:val="20"/>
              </w:rPr>
              <w:t>Real-world data</w:t>
            </w:r>
          </w:p>
        </w:tc>
      </w:tr>
      <w:tr w:rsidR="009859B1" w:rsidRPr="0052155E" w14:paraId="722CCA64" w14:textId="77777777" w:rsidTr="00C5327F">
        <w:tc>
          <w:tcPr>
            <w:tcW w:w="917" w:type="pct"/>
          </w:tcPr>
          <w:p w14:paraId="4226B050" w14:textId="71F61FE8" w:rsidR="009859B1" w:rsidRDefault="009859B1" w:rsidP="00D17B1D">
            <w:pPr>
              <w:pStyle w:val="TableCenter"/>
              <w:spacing w:before="40"/>
              <w:jc w:val="left"/>
              <w:rPr>
                <w:sz w:val="20"/>
              </w:rPr>
            </w:pPr>
            <w:r>
              <w:rPr>
                <w:sz w:val="20"/>
              </w:rPr>
              <w:t>SCC</w:t>
            </w:r>
          </w:p>
        </w:tc>
        <w:tc>
          <w:tcPr>
            <w:tcW w:w="4083" w:type="pct"/>
          </w:tcPr>
          <w:p w14:paraId="6146BF7B" w14:textId="1DEAA0A4" w:rsidR="009859B1" w:rsidRDefault="009859B1" w:rsidP="00D17B1D">
            <w:pPr>
              <w:pStyle w:val="TableCenter"/>
              <w:spacing w:before="40"/>
              <w:jc w:val="left"/>
              <w:rPr>
                <w:sz w:val="20"/>
              </w:rPr>
            </w:pPr>
            <w:r>
              <w:rPr>
                <w:sz w:val="20"/>
              </w:rPr>
              <w:t>Squamous cell carcinoma</w:t>
            </w:r>
          </w:p>
        </w:tc>
      </w:tr>
      <w:tr w:rsidR="00A36FA8" w:rsidRPr="0052155E" w14:paraId="63B46794" w14:textId="77777777" w:rsidTr="00C5327F">
        <w:trPr>
          <w:ins w:id="226" w:author="Sell, Jaquelyne Alexis" w:date="2025-06-26T14:59:00Z" w16du:dateUtc="2025-06-26T18:59:00Z"/>
        </w:trPr>
        <w:tc>
          <w:tcPr>
            <w:tcW w:w="917" w:type="pct"/>
          </w:tcPr>
          <w:p w14:paraId="61414A22" w14:textId="7E8B73F7" w:rsidR="00A36FA8" w:rsidRDefault="00A36FA8" w:rsidP="00D17B1D">
            <w:pPr>
              <w:pStyle w:val="TableCenter"/>
              <w:spacing w:before="40"/>
              <w:jc w:val="left"/>
              <w:rPr>
                <w:ins w:id="227" w:author="Sell, Jaquelyne Alexis" w:date="2025-06-26T14:59:00Z" w16du:dateUtc="2025-06-26T18:59:00Z"/>
                <w:sz w:val="20"/>
              </w:rPr>
            </w:pPr>
            <w:ins w:id="228" w:author="Sell, Jaquelyne Alexis" w:date="2025-06-26T14:59:00Z" w16du:dateUtc="2025-06-26T18:59:00Z">
              <w:r>
                <w:rPr>
                  <w:sz w:val="20"/>
                </w:rPr>
                <w:t>SD</w:t>
              </w:r>
            </w:ins>
          </w:p>
        </w:tc>
        <w:tc>
          <w:tcPr>
            <w:tcW w:w="4083" w:type="pct"/>
          </w:tcPr>
          <w:p w14:paraId="20C5EA26" w14:textId="221241BD" w:rsidR="00A36FA8" w:rsidRDefault="00A36FA8" w:rsidP="00D17B1D">
            <w:pPr>
              <w:pStyle w:val="TableCenter"/>
              <w:spacing w:before="40"/>
              <w:jc w:val="left"/>
              <w:rPr>
                <w:ins w:id="229" w:author="Sell, Jaquelyne Alexis" w:date="2025-06-26T14:59:00Z" w16du:dateUtc="2025-06-26T18:59:00Z"/>
                <w:sz w:val="20"/>
              </w:rPr>
            </w:pPr>
            <w:ins w:id="230" w:author="Sell, Jaquelyne Alexis" w:date="2025-06-26T14:59:00Z" w16du:dateUtc="2025-06-26T18:59:00Z">
              <w:r w:rsidRPr="00A36FA8">
                <w:rPr>
                  <w:sz w:val="20"/>
                </w:rPr>
                <w:t xml:space="preserve">Stable </w:t>
              </w:r>
              <w:r>
                <w:rPr>
                  <w:sz w:val="20"/>
                </w:rPr>
                <w:t>d</w:t>
              </w:r>
              <w:r w:rsidRPr="00A36FA8">
                <w:rPr>
                  <w:sz w:val="20"/>
                </w:rPr>
                <w:t>isease</w:t>
              </w:r>
            </w:ins>
          </w:p>
        </w:tc>
      </w:tr>
      <w:tr w:rsidR="009859B1" w:rsidRPr="0052155E" w14:paraId="337C135F" w14:textId="77777777" w:rsidTr="00C5327F">
        <w:tc>
          <w:tcPr>
            <w:tcW w:w="917" w:type="pct"/>
          </w:tcPr>
          <w:p w14:paraId="3AE6E245" w14:textId="11B9BFD4" w:rsidR="009859B1" w:rsidRDefault="009859B1" w:rsidP="00D17B1D">
            <w:pPr>
              <w:pStyle w:val="TableCenter"/>
              <w:spacing w:before="40"/>
              <w:jc w:val="left"/>
              <w:rPr>
                <w:sz w:val="20"/>
              </w:rPr>
            </w:pPr>
            <w:r>
              <w:rPr>
                <w:sz w:val="20"/>
              </w:rPr>
              <w:t>SEER</w:t>
            </w:r>
          </w:p>
        </w:tc>
        <w:tc>
          <w:tcPr>
            <w:tcW w:w="4083" w:type="pct"/>
          </w:tcPr>
          <w:p w14:paraId="46833B05" w14:textId="1EF20703" w:rsidR="009859B1" w:rsidRDefault="009859B1" w:rsidP="00D17B1D">
            <w:pPr>
              <w:pStyle w:val="TableCenter"/>
              <w:spacing w:before="40"/>
              <w:jc w:val="left"/>
              <w:rPr>
                <w:sz w:val="20"/>
              </w:rPr>
            </w:pPr>
            <w:r w:rsidRPr="003D15CE">
              <w:rPr>
                <w:sz w:val="20"/>
                <w:szCs w:val="20"/>
              </w:rPr>
              <w:t>Surveillance, Epidemiology, and End Results</w:t>
            </w:r>
          </w:p>
        </w:tc>
      </w:tr>
      <w:tr w:rsidR="00B603AD" w:rsidRPr="0052155E" w14:paraId="09855E0D" w14:textId="77777777" w:rsidTr="00C5327F">
        <w:tc>
          <w:tcPr>
            <w:tcW w:w="917" w:type="pct"/>
          </w:tcPr>
          <w:p w14:paraId="7126A2C6" w14:textId="44109966" w:rsidR="00B603AD" w:rsidRDefault="00B603AD" w:rsidP="00D17B1D">
            <w:pPr>
              <w:pStyle w:val="TableCenter"/>
              <w:spacing w:before="40"/>
              <w:jc w:val="left"/>
              <w:rPr>
                <w:sz w:val="20"/>
              </w:rPr>
            </w:pPr>
            <w:r w:rsidRPr="00D00E53">
              <w:rPr>
                <w:sz w:val="20"/>
              </w:rPr>
              <w:t>SIV</w:t>
            </w:r>
          </w:p>
        </w:tc>
        <w:tc>
          <w:tcPr>
            <w:tcW w:w="4083" w:type="pct"/>
          </w:tcPr>
          <w:p w14:paraId="723F82AF" w14:textId="15A5FB91" w:rsidR="00B603AD" w:rsidRPr="003D15CE" w:rsidRDefault="00D00E53" w:rsidP="00D17B1D">
            <w:pPr>
              <w:pStyle w:val="TableCenter"/>
              <w:spacing w:before="40"/>
              <w:jc w:val="left"/>
              <w:rPr>
                <w:sz w:val="20"/>
                <w:szCs w:val="20"/>
              </w:rPr>
            </w:pPr>
            <w:r>
              <w:rPr>
                <w:sz w:val="20"/>
                <w:szCs w:val="20"/>
              </w:rPr>
              <w:t>Site initiation visit</w:t>
            </w:r>
          </w:p>
        </w:tc>
      </w:tr>
      <w:tr w:rsidR="009859B1" w:rsidRPr="0052155E" w14:paraId="1F47FB2F" w14:textId="77777777" w:rsidTr="00C5327F">
        <w:tc>
          <w:tcPr>
            <w:tcW w:w="917" w:type="pct"/>
          </w:tcPr>
          <w:p w14:paraId="76C69A42" w14:textId="235AA93C" w:rsidR="009859B1" w:rsidRDefault="009859B1" w:rsidP="00D17B1D">
            <w:pPr>
              <w:pStyle w:val="TableCenter"/>
              <w:spacing w:before="40"/>
              <w:jc w:val="left"/>
              <w:rPr>
                <w:sz w:val="20"/>
              </w:rPr>
            </w:pPr>
            <w:r>
              <w:rPr>
                <w:sz w:val="20"/>
              </w:rPr>
              <w:t>SOC</w:t>
            </w:r>
          </w:p>
        </w:tc>
        <w:tc>
          <w:tcPr>
            <w:tcW w:w="4083" w:type="pct"/>
          </w:tcPr>
          <w:p w14:paraId="3C18D248" w14:textId="761256E6" w:rsidR="009859B1" w:rsidRDefault="009859B1" w:rsidP="00D17B1D">
            <w:pPr>
              <w:pStyle w:val="TableCenter"/>
              <w:spacing w:before="40"/>
              <w:jc w:val="left"/>
              <w:rPr>
                <w:sz w:val="20"/>
              </w:rPr>
            </w:pPr>
            <w:r>
              <w:rPr>
                <w:sz w:val="20"/>
              </w:rPr>
              <w:t>Standard of care</w:t>
            </w:r>
          </w:p>
        </w:tc>
      </w:tr>
      <w:tr w:rsidR="009859B1" w:rsidRPr="0052155E" w14:paraId="771FDFEC" w14:textId="77777777" w:rsidTr="00C5327F">
        <w:tc>
          <w:tcPr>
            <w:tcW w:w="917" w:type="pct"/>
          </w:tcPr>
          <w:p w14:paraId="67191D2C" w14:textId="3FF3744E" w:rsidR="009859B1" w:rsidRDefault="009859B1" w:rsidP="00D17B1D">
            <w:pPr>
              <w:pStyle w:val="TableCenter"/>
              <w:spacing w:before="40"/>
              <w:jc w:val="left"/>
              <w:rPr>
                <w:sz w:val="20"/>
              </w:rPr>
            </w:pPr>
            <w:r>
              <w:rPr>
                <w:sz w:val="20"/>
              </w:rPr>
              <w:t>SRM</w:t>
            </w:r>
          </w:p>
        </w:tc>
        <w:tc>
          <w:tcPr>
            <w:tcW w:w="4083" w:type="pct"/>
          </w:tcPr>
          <w:p w14:paraId="49810EC1" w14:textId="669192E7" w:rsidR="009859B1" w:rsidRPr="00334223" w:rsidRDefault="009859B1" w:rsidP="00D17B1D">
            <w:pPr>
              <w:pStyle w:val="TableCenter"/>
              <w:spacing w:before="40"/>
              <w:jc w:val="left"/>
              <w:rPr>
                <w:sz w:val="20"/>
              </w:rPr>
            </w:pPr>
            <w:r>
              <w:rPr>
                <w:sz w:val="20"/>
              </w:rPr>
              <w:t>Site Relationship Manager</w:t>
            </w:r>
          </w:p>
        </w:tc>
      </w:tr>
      <w:tr w:rsidR="009A1511" w:rsidRPr="0052155E" w14:paraId="4232D3DC" w14:textId="77777777" w:rsidTr="00C5327F">
        <w:tc>
          <w:tcPr>
            <w:tcW w:w="917" w:type="pct"/>
          </w:tcPr>
          <w:p w14:paraId="435024CA" w14:textId="0CAD99A8" w:rsidR="009A1511" w:rsidRDefault="009A1511" w:rsidP="00D17B1D">
            <w:pPr>
              <w:pStyle w:val="TableCenter"/>
              <w:spacing w:before="40"/>
              <w:jc w:val="left"/>
              <w:rPr>
                <w:sz w:val="20"/>
              </w:rPr>
            </w:pPr>
            <w:r>
              <w:rPr>
                <w:sz w:val="20"/>
              </w:rPr>
              <w:t>TPC</w:t>
            </w:r>
          </w:p>
        </w:tc>
        <w:tc>
          <w:tcPr>
            <w:tcW w:w="4083" w:type="pct"/>
          </w:tcPr>
          <w:p w14:paraId="74A03C36" w14:textId="166BCE69" w:rsidR="009A1511" w:rsidRDefault="009A1511" w:rsidP="00D17B1D">
            <w:pPr>
              <w:pStyle w:val="TableCenter"/>
              <w:spacing w:before="40"/>
              <w:jc w:val="left"/>
              <w:rPr>
                <w:sz w:val="20"/>
              </w:rPr>
            </w:pPr>
            <w:r>
              <w:rPr>
                <w:sz w:val="20"/>
              </w:rPr>
              <w:t xml:space="preserve">Treatment of </w:t>
            </w:r>
            <w:del w:id="231" w:author="Sell, Jaquelyne Alexis" w:date="2025-06-26T14:59:00Z" w16du:dateUtc="2025-06-26T18:59:00Z">
              <w:r>
                <w:rPr>
                  <w:sz w:val="20"/>
                </w:rPr>
                <w:delText>Physician’s Choice</w:delText>
              </w:r>
            </w:del>
            <w:ins w:id="232" w:author="Sell, Jaquelyne Alexis" w:date="2025-06-26T14:59:00Z" w16du:dateUtc="2025-06-26T18:59:00Z">
              <w:r w:rsidR="00615EEA">
                <w:rPr>
                  <w:sz w:val="20"/>
                </w:rPr>
                <w:t>p</w:t>
              </w:r>
              <w:r>
                <w:rPr>
                  <w:sz w:val="20"/>
                </w:rPr>
                <w:t xml:space="preserve">hysician’s </w:t>
              </w:r>
              <w:r w:rsidR="00615EEA">
                <w:rPr>
                  <w:sz w:val="20"/>
                </w:rPr>
                <w:t>c</w:t>
              </w:r>
              <w:r>
                <w:rPr>
                  <w:sz w:val="20"/>
                </w:rPr>
                <w:t>hoice</w:t>
              </w:r>
            </w:ins>
          </w:p>
        </w:tc>
      </w:tr>
      <w:tr w:rsidR="00BB4D54" w:rsidRPr="0052155E" w14:paraId="065EF031" w14:textId="77777777" w:rsidTr="00C5327F">
        <w:trPr>
          <w:ins w:id="233" w:author="Sell, Jaquelyne Alexis" w:date="2025-06-26T14:59:00Z" w16du:dateUtc="2025-06-26T18:59:00Z"/>
        </w:trPr>
        <w:tc>
          <w:tcPr>
            <w:tcW w:w="917" w:type="pct"/>
          </w:tcPr>
          <w:p w14:paraId="66A3B98E" w14:textId="0F0FFDA6" w:rsidR="00BB4D54" w:rsidRDefault="00BB4D54" w:rsidP="00D17B1D">
            <w:pPr>
              <w:pStyle w:val="TableCenter"/>
              <w:spacing w:before="40"/>
              <w:jc w:val="left"/>
              <w:rPr>
                <w:ins w:id="234" w:author="Sell, Jaquelyne Alexis" w:date="2025-06-26T14:59:00Z" w16du:dateUtc="2025-06-26T18:59:00Z"/>
                <w:sz w:val="20"/>
              </w:rPr>
            </w:pPr>
            <w:ins w:id="235" w:author="Sell, Jaquelyne Alexis" w:date="2025-06-26T14:59:00Z" w16du:dateUtc="2025-06-26T18:59:00Z">
              <w:r>
                <w:rPr>
                  <w:sz w:val="20"/>
                </w:rPr>
                <w:t>TROP2</w:t>
              </w:r>
            </w:ins>
          </w:p>
        </w:tc>
        <w:tc>
          <w:tcPr>
            <w:tcW w:w="4083" w:type="pct"/>
          </w:tcPr>
          <w:p w14:paraId="321262A4" w14:textId="40AC96A4" w:rsidR="00BB4D54" w:rsidRDefault="0052297F" w:rsidP="00D17B1D">
            <w:pPr>
              <w:pStyle w:val="TableCenter"/>
              <w:spacing w:before="40"/>
              <w:jc w:val="left"/>
              <w:rPr>
                <w:ins w:id="236" w:author="Sell, Jaquelyne Alexis" w:date="2025-06-26T14:59:00Z" w16du:dateUtc="2025-06-26T18:59:00Z"/>
                <w:sz w:val="20"/>
              </w:rPr>
            </w:pPr>
            <w:ins w:id="237" w:author="Sell, Jaquelyne Alexis" w:date="2025-06-26T14:59:00Z" w16du:dateUtc="2025-06-26T18:59:00Z">
              <w:r>
                <w:rPr>
                  <w:sz w:val="20"/>
                </w:rPr>
                <w:t>T</w:t>
              </w:r>
              <w:r w:rsidRPr="0052297F">
                <w:rPr>
                  <w:sz w:val="20"/>
                </w:rPr>
                <w:t>rophoblast cell surface antigen 2</w:t>
              </w:r>
            </w:ins>
          </w:p>
        </w:tc>
      </w:tr>
      <w:tr w:rsidR="009859B1" w:rsidRPr="0052155E" w14:paraId="587B41DF" w14:textId="77777777" w:rsidTr="00C5327F">
        <w:tc>
          <w:tcPr>
            <w:tcW w:w="917" w:type="pct"/>
          </w:tcPr>
          <w:p w14:paraId="1EB696FD" w14:textId="26C00865" w:rsidR="009859B1" w:rsidRPr="0052155E" w:rsidRDefault="009859B1" w:rsidP="00D17B1D">
            <w:pPr>
              <w:pStyle w:val="TableCenter"/>
              <w:spacing w:before="40"/>
              <w:jc w:val="left"/>
              <w:rPr>
                <w:sz w:val="20"/>
              </w:rPr>
            </w:pPr>
            <w:r>
              <w:rPr>
                <w:sz w:val="20"/>
              </w:rPr>
              <w:t>US</w:t>
            </w:r>
          </w:p>
        </w:tc>
        <w:tc>
          <w:tcPr>
            <w:tcW w:w="4083" w:type="pct"/>
          </w:tcPr>
          <w:p w14:paraId="5DCB39F5" w14:textId="7CBE5DE9" w:rsidR="009859B1" w:rsidRPr="0052155E" w:rsidRDefault="009859B1" w:rsidP="00D17B1D">
            <w:pPr>
              <w:pStyle w:val="TableCenter"/>
              <w:spacing w:before="40"/>
              <w:jc w:val="left"/>
              <w:rPr>
                <w:sz w:val="20"/>
              </w:rPr>
            </w:pPr>
            <w:r>
              <w:rPr>
                <w:sz w:val="20"/>
              </w:rPr>
              <w:t>United States</w:t>
            </w:r>
          </w:p>
        </w:tc>
      </w:tr>
      <w:tr w:rsidR="00726BB2" w:rsidRPr="0052155E" w14:paraId="4D8A85E6" w14:textId="77777777" w:rsidTr="00C5327F">
        <w:trPr>
          <w:ins w:id="238" w:author="Sell, Jaquelyne Alexis" w:date="2025-06-26T14:59:00Z" w16du:dateUtc="2025-06-26T18:59:00Z"/>
        </w:trPr>
        <w:tc>
          <w:tcPr>
            <w:tcW w:w="917" w:type="pct"/>
          </w:tcPr>
          <w:p w14:paraId="292F457B" w14:textId="0A97F0AB" w:rsidR="00726BB2" w:rsidRDefault="00726BB2" w:rsidP="00D17B1D">
            <w:pPr>
              <w:pStyle w:val="TableCenter"/>
              <w:spacing w:before="40"/>
              <w:jc w:val="left"/>
              <w:rPr>
                <w:ins w:id="239" w:author="Sell, Jaquelyne Alexis" w:date="2025-06-26T14:59:00Z" w16du:dateUtc="2025-06-26T18:59:00Z"/>
                <w:sz w:val="20"/>
              </w:rPr>
            </w:pPr>
            <w:ins w:id="240" w:author="Sell, Jaquelyne Alexis" w:date="2025-06-26T14:59:00Z" w16du:dateUtc="2025-06-26T18:59:00Z">
              <w:r>
                <w:rPr>
                  <w:sz w:val="20"/>
                </w:rPr>
                <w:t>USPSTF</w:t>
              </w:r>
            </w:ins>
          </w:p>
        </w:tc>
        <w:tc>
          <w:tcPr>
            <w:tcW w:w="4083" w:type="pct"/>
          </w:tcPr>
          <w:p w14:paraId="158940E0" w14:textId="4F3C6759" w:rsidR="00726BB2" w:rsidRDefault="0005662D" w:rsidP="00D17B1D">
            <w:pPr>
              <w:pStyle w:val="TableCenter"/>
              <w:spacing w:before="40"/>
              <w:jc w:val="left"/>
              <w:rPr>
                <w:ins w:id="241" w:author="Sell, Jaquelyne Alexis" w:date="2025-06-26T14:59:00Z" w16du:dateUtc="2025-06-26T18:59:00Z"/>
                <w:sz w:val="20"/>
              </w:rPr>
            </w:pPr>
            <w:ins w:id="242" w:author="Sell, Jaquelyne Alexis" w:date="2025-06-26T14:59:00Z" w16du:dateUtc="2025-06-26T18:59:00Z">
              <w:r w:rsidRPr="0005662D">
                <w:rPr>
                  <w:sz w:val="20"/>
                </w:rPr>
                <w:t>United States Preventive Services Task Force</w:t>
              </w:r>
            </w:ins>
          </w:p>
        </w:tc>
      </w:tr>
      <w:bookmarkEnd w:id="142"/>
    </w:tbl>
    <w:p w14:paraId="515479E3" w14:textId="77777777" w:rsidR="004B515E" w:rsidRDefault="004B515E">
      <w:pPr>
        <w:spacing w:after="160" w:line="259" w:lineRule="auto"/>
        <w:rPr>
          <w:ins w:id="243" w:author="Sell, Jaquelyne Alexis" w:date="2025-06-26T14:59:00Z" w16du:dateUtc="2025-06-26T18:59:00Z"/>
        </w:rPr>
        <w:sectPr w:rsidR="004B515E" w:rsidSect="00B1720F">
          <w:pgSz w:w="12240" w:h="15840"/>
          <w:pgMar w:top="1440" w:right="1440" w:bottom="1440" w:left="1800" w:header="720" w:footer="720" w:gutter="0"/>
          <w:cols w:space="720"/>
          <w:docGrid w:linePitch="360"/>
        </w:sectPr>
      </w:pPr>
    </w:p>
    <w:p w14:paraId="2C4C0B79" w14:textId="77777777" w:rsidR="004B515E" w:rsidRPr="00144830" w:rsidRDefault="004B515E" w:rsidP="004B515E">
      <w:pPr>
        <w:pStyle w:val="Heading1Unnumbered"/>
        <w:rPr>
          <w:ins w:id="244" w:author="Sell, Jaquelyne Alexis" w:date="2025-06-26T14:59:00Z" w16du:dateUtc="2025-06-26T18:59:00Z"/>
          <w:rFonts w:ascii="Times New Roman Bold" w:hAnsi="Times New Roman Bold"/>
        </w:rPr>
      </w:pPr>
      <w:bookmarkStart w:id="245" w:name="_Toc201820665"/>
      <w:ins w:id="246" w:author="Sell, Jaquelyne Alexis" w:date="2025-06-26T14:59:00Z" w16du:dateUtc="2025-06-26T18:59:00Z">
        <w:r w:rsidRPr="00144830">
          <w:rPr>
            <w:rFonts w:ascii="Times New Roman Bold" w:hAnsi="Times New Roman Bold"/>
          </w:rPr>
          <w:lastRenderedPageBreak/>
          <w:t>T</w:t>
        </w:r>
        <w:r>
          <w:rPr>
            <w:rFonts w:ascii="Times New Roman Bold" w:hAnsi="Times New Roman Bold"/>
          </w:rPr>
          <w:t>ABLE OF REVISIONS</w:t>
        </w:r>
        <w:bookmarkEnd w:id="245"/>
      </w:ins>
    </w:p>
    <w:tbl>
      <w:tblPr>
        <w:tblStyle w:val="TableGrid"/>
        <w:tblW w:w="0" w:type="auto"/>
        <w:tblLook w:val="04A0" w:firstRow="1" w:lastRow="0" w:firstColumn="1" w:lastColumn="0" w:noHBand="0" w:noVBand="1"/>
      </w:tblPr>
      <w:tblGrid>
        <w:gridCol w:w="2065"/>
        <w:gridCol w:w="3330"/>
        <w:gridCol w:w="3595"/>
      </w:tblGrid>
      <w:tr w:rsidR="004B515E" w:rsidRPr="0085335C" w14:paraId="47843C6E" w14:textId="77777777" w:rsidTr="00D27F29">
        <w:trPr>
          <w:ins w:id="247" w:author="Sell, Jaquelyne Alexis" w:date="2025-06-26T14:59:00Z" w16du:dateUtc="2025-06-26T18:59:00Z"/>
        </w:trPr>
        <w:tc>
          <w:tcPr>
            <w:tcW w:w="2065" w:type="dxa"/>
          </w:tcPr>
          <w:p w14:paraId="3AD28239" w14:textId="77777777" w:rsidR="004B515E" w:rsidRPr="0085335C" w:rsidRDefault="004B515E" w:rsidP="00A03DB1">
            <w:pPr>
              <w:pStyle w:val="TableCellLeft10pt"/>
              <w:spacing w:before="60" w:after="60" w:line="240" w:lineRule="auto"/>
              <w:jc w:val="center"/>
              <w:rPr>
                <w:ins w:id="248" w:author="Sell, Jaquelyne Alexis" w:date="2025-06-26T14:59:00Z" w16du:dateUtc="2025-06-26T18:59:00Z"/>
                <w:b/>
                <w:bCs/>
                <w:sz w:val="24"/>
              </w:rPr>
            </w:pPr>
            <w:ins w:id="249" w:author="Sell, Jaquelyne Alexis" w:date="2025-06-26T14:59:00Z" w16du:dateUtc="2025-06-26T18:59:00Z">
              <w:r w:rsidRPr="0085335C">
                <w:rPr>
                  <w:b/>
                  <w:bCs/>
                  <w:sz w:val="24"/>
                </w:rPr>
                <w:t xml:space="preserve">Section </w:t>
              </w:r>
              <w:r>
                <w:rPr>
                  <w:b/>
                  <w:bCs/>
                  <w:sz w:val="24"/>
                </w:rPr>
                <w:t>N</w:t>
              </w:r>
              <w:r w:rsidRPr="0085335C">
                <w:rPr>
                  <w:b/>
                  <w:bCs/>
                  <w:sz w:val="24"/>
                </w:rPr>
                <w:t>umber</w:t>
              </w:r>
            </w:ins>
          </w:p>
        </w:tc>
        <w:tc>
          <w:tcPr>
            <w:tcW w:w="3330" w:type="dxa"/>
          </w:tcPr>
          <w:p w14:paraId="38DA9CC9" w14:textId="77777777" w:rsidR="004B515E" w:rsidRPr="0085335C" w:rsidRDefault="004B515E" w:rsidP="00A03DB1">
            <w:pPr>
              <w:pStyle w:val="TableCellLeft10pt"/>
              <w:spacing w:before="60" w:after="60" w:line="240" w:lineRule="auto"/>
              <w:jc w:val="center"/>
              <w:rPr>
                <w:ins w:id="250" w:author="Sell, Jaquelyne Alexis" w:date="2025-06-26T14:59:00Z" w16du:dateUtc="2025-06-26T18:59:00Z"/>
                <w:b/>
                <w:bCs/>
                <w:sz w:val="24"/>
              </w:rPr>
            </w:pPr>
            <w:ins w:id="251" w:author="Sell, Jaquelyne Alexis" w:date="2025-06-26T14:59:00Z" w16du:dateUtc="2025-06-26T18:59:00Z">
              <w:r w:rsidRPr="0085335C">
                <w:rPr>
                  <w:b/>
                  <w:bCs/>
                  <w:sz w:val="24"/>
                </w:rPr>
                <w:t xml:space="preserve">Section </w:t>
              </w:r>
              <w:r>
                <w:rPr>
                  <w:b/>
                  <w:bCs/>
                  <w:sz w:val="24"/>
                </w:rPr>
                <w:t>T</w:t>
              </w:r>
              <w:r w:rsidRPr="0085335C">
                <w:rPr>
                  <w:b/>
                  <w:bCs/>
                  <w:sz w:val="24"/>
                </w:rPr>
                <w:t>itle</w:t>
              </w:r>
            </w:ins>
          </w:p>
        </w:tc>
        <w:tc>
          <w:tcPr>
            <w:tcW w:w="3595" w:type="dxa"/>
          </w:tcPr>
          <w:p w14:paraId="35BDA589" w14:textId="77777777" w:rsidR="004B515E" w:rsidRPr="0085335C" w:rsidRDefault="004B515E" w:rsidP="00A03DB1">
            <w:pPr>
              <w:pStyle w:val="TableCellLeft10pt"/>
              <w:spacing w:before="60" w:after="60" w:line="240" w:lineRule="auto"/>
              <w:jc w:val="center"/>
              <w:rPr>
                <w:ins w:id="252" w:author="Sell, Jaquelyne Alexis" w:date="2025-06-26T14:59:00Z" w16du:dateUtc="2025-06-26T18:59:00Z"/>
                <w:b/>
                <w:bCs/>
                <w:sz w:val="24"/>
              </w:rPr>
            </w:pPr>
            <w:ins w:id="253" w:author="Sell, Jaquelyne Alexis" w:date="2025-06-26T14:59:00Z" w16du:dateUtc="2025-06-26T18:59:00Z">
              <w:r w:rsidRPr="0085335C">
                <w:rPr>
                  <w:b/>
                  <w:bCs/>
                  <w:sz w:val="24"/>
                </w:rPr>
                <w:t xml:space="preserve">Description of </w:t>
              </w:r>
              <w:r>
                <w:rPr>
                  <w:b/>
                  <w:bCs/>
                  <w:sz w:val="24"/>
                </w:rPr>
                <w:t>A</w:t>
              </w:r>
              <w:r w:rsidRPr="0085335C">
                <w:rPr>
                  <w:b/>
                  <w:bCs/>
                  <w:sz w:val="24"/>
                </w:rPr>
                <w:t xml:space="preserve">dditions or </w:t>
              </w:r>
              <w:r>
                <w:rPr>
                  <w:b/>
                  <w:bCs/>
                  <w:sz w:val="24"/>
                </w:rPr>
                <w:t>C</w:t>
              </w:r>
              <w:r w:rsidRPr="0085335C">
                <w:rPr>
                  <w:b/>
                  <w:bCs/>
                  <w:sz w:val="24"/>
                </w:rPr>
                <w:t>hanges</w:t>
              </w:r>
            </w:ins>
          </w:p>
        </w:tc>
      </w:tr>
      <w:tr w:rsidR="004B515E" w:rsidRPr="0085335C" w14:paraId="581F7ED5" w14:textId="77777777" w:rsidTr="00D27F29">
        <w:trPr>
          <w:ins w:id="254" w:author="Sell, Jaquelyne Alexis" w:date="2025-06-26T14:59:00Z" w16du:dateUtc="2025-06-26T18:59:00Z"/>
        </w:trPr>
        <w:tc>
          <w:tcPr>
            <w:tcW w:w="2065" w:type="dxa"/>
          </w:tcPr>
          <w:p w14:paraId="370F22A0" w14:textId="77777777" w:rsidR="004B515E" w:rsidRPr="0085335C" w:rsidRDefault="004B515E" w:rsidP="00A03DB1">
            <w:pPr>
              <w:pStyle w:val="TableCellLeft10pt"/>
              <w:spacing w:before="60" w:after="60" w:line="240" w:lineRule="auto"/>
              <w:rPr>
                <w:ins w:id="255" w:author="Sell, Jaquelyne Alexis" w:date="2025-06-26T14:59:00Z" w16du:dateUtc="2025-06-26T18:59:00Z"/>
                <w:sz w:val="24"/>
              </w:rPr>
            </w:pPr>
            <w:ins w:id="256" w:author="Sell, Jaquelyne Alexis" w:date="2025-06-26T14:59:00Z" w16du:dateUtc="2025-06-26T18:59:00Z">
              <w:r>
                <w:rPr>
                  <w:sz w:val="24"/>
                </w:rPr>
                <w:t>Section 1.1</w:t>
              </w:r>
            </w:ins>
          </w:p>
        </w:tc>
        <w:tc>
          <w:tcPr>
            <w:tcW w:w="3330" w:type="dxa"/>
          </w:tcPr>
          <w:p w14:paraId="5AB025B8" w14:textId="77777777" w:rsidR="004B515E" w:rsidRPr="001F2874" w:rsidRDefault="004B515E" w:rsidP="00A03DB1">
            <w:pPr>
              <w:pStyle w:val="TableCellLeft10pt"/>
              <w:spacing w:before="60" w:after="60" w:line="240" w:lineRule="auto"/>
              <w:rPr>
                <w:ins w:id="257" w:author="Sell, Jaquelyne Alexis" w:date="2025-06-26T14:59:00Z" w16du:dateUtc="2025-06-26T18:59:00Z"/>
                <w:sz w:val="24"/>
              </w:rPr>
            </w:pPr>
            <w:ins w:id="258" w:author="Sell, Jaquelyne Alexis" w:date="2025-06-26T14:59:00Z" w16du:dateUtc="2025-06-26T18:59:00Z">
              <w:r w:rsidRPr="001F2874">
                <w:rPr>
                  <w:sz w:val="24"/>
                </w:rPr>
                <w:t>Disease Epidemiology in the Overall Population and Underrepresented Racial and Ethnic Populations</w:t>
              </w:r>
            </w:ins>
          </w:p>
        </w:tc>
        <w:tc>
          <w:tcPr>
            <w:tcW w:w="3595" w:type="dxa"/>
          </w:tcPr>
          <w:p w14:paraId="32A3FCA1" w14:textId="25DF429B" w:rsidR="004B515E" w:rsidRPr="001F2874" w:rsidRDefault="004B515E" w:rsidP="00A03DB1">
            <w:pPr>
              <w:pStyle w:val="TableCellLeft10pt"/>
              <w:spacing w:before="60" w:after="60" w:line="240" w:lineRule="auto"/>
              <w:rPr>
                <w:ins w:id="259" w:author="Sell, Jaquelyne Alexis" w:date="2025-06-26T14:59:00Z" w16du:dateUtc="2025-06-26T18:59:00Z"/>
                <w:sz w:val="24"/>
              </w:rPr>
            </w:pPr>
            <w:ins w:id="260" w:author="Sell, Jaquelyne Alexis" w:date="2025-06-26T14:59:00Z" w16du:dateUtc="2025-06-26T18:59:00Z">
              <w:r w:rsidRPr="001F2874">
                <w:rPr>
                  <w:sz w:val="24"/>
                </w:rPr>
                <w:t xml:space="preserve">Updated section with more recent disease epidemiology data and added information about the increased risk of </w:t>
              </w:r>
              <w:r w:rsidR="002A3F37">
                <w:rPr>
                  <w:sz w:val="24"/>
                </w:rPr>
                <w:t>cervical cancer</w:t>
              </w:r>
              <w:r w:rsidRPr="001F2874">
                <w:rPr>
                  <w:sz w:val="24"/>
                </w:rPr>
                <w:t xml:space="preserve"> for </w:t>
              </w:r>
              <w:r w:rsidR="002A3F37">
                <w:rPr>
                  <w:sz w:val="24"/>
                </w:rPr>
                <w:t>AI/AN people and for people living in rural and persistent poverty areas</w:t>
              </w:r>
              <w:r w:rsidRPr="001F2874">
                <w:rPr>
                  <w:sz w:val="24"/>
                </w:rPr>
                <w:t>.</w:t>
              </w:r>
            </w:ins>
          </w:p>
        </w:tc>
      </w:tr>
      <w:tr w:rsidR="004B515E" w:rsidRPr="0085335C" w14:paraId="7EC8A45F" w14:textId="77777777" w:rsidTr="00D27F29">
        <w:trPr>
          <w:ins w:id="261" w:author="Sell, Jaquelyne Alexis" w:date="2025-06-26T14:59:00Z" w16du:dateUtc="2025-06-26T18:59:00Z"/>
        </w:trPr>
        <w:tc>
          <w:tcPr>
            <w:tcW w:w="2065" w:type="dxa"/>
          </w:tcPr>
          <w:p w14:paraId="4B51A31F" w14:textId="77777777" w:rsidR="004B515E" w:rsidRDefault="004B515E" w:rsidP="00A03DB1">
            <w:pPr>
              <w:pStyle w:val="TableCellLeft10pt"/>
              <w:spacing w:before="60" w:after="60" w:line="240" w:lineRule="auto"/>
              <w:rPr>
                <w:ins w:id="262" w:author="Sell, Jaquelyne Alexis" w:date="2025-06-26T14:59:00Z" w16du:dateUtc="2025-06-26T18:59:00Z"/>
                <w:sz w:val="24"/>
              </w:rPr>
            </w:pPr>
            <w:ins w:id="263" w:author="Sell, Jaquelyne Alexis" w:date="2025-06-26T14:59:00Z" w16du:dateUtc="2025-06-26T18:59:00Z">
              <w:r>
                <w:rPr>
                  <w:sz w:val="24"/>
                </w:rPr>
                <w:t>Section 1.2</w:t>
              </w:r>
            </w:ins>
          </w:p>
        </w:tc>
        <w:tc>
          <w:tcPr>
            <w:tcW w:w="3330" w:type="dxa"/>
          </w:tcPr>
          <w:p w14:paraId="15EBABC3" w14:textId="77777777" w:rsidR="004B515E" w:rsidRPr="001F2874" w:rsidRDefault="004B515E" w:rsidP="00A03DB1">
            <w:pPr>
              <w:pStyle w:val="TableCellLeft10pt"/>
              <w:spacing w:before="60" w:after="60" w:line="240" w:lineRule="auto"/>
              <w:rPr>
                <w:ins w:id="264" w:author="Sell, Jaquelyne Alexis" w:date="2025-06-26T14:59:00Z" w16du:dateUtc="2025-06-26T18:59:00Z"/>
                <w:sz w:val="24"/>
              </w:rPr>
            </w:pPr>
            <w:ins w:id="265" w:author="Sell, Jaquelyne Alexis" w:date="2025-06-26T14:59:00Z" w16du:dateUtc="2025-06-26T18:59:00Z">
              <w:r w:rsidRPr="001F2874">
                <w:rPr>
                  <w:sz w:val="24"/>
                </w:rPr>
                <w:t>Differences in Pathophysiology, Diagnosis, Prevention, Screening, or Diagnostic Strategies, and Treatment Across Underrepresented Racial and Ethnic Populations</w:t>
              </w:r>
            </w:ins>
          </w:p>
        </w:tc>
        <w:tc>
          <w:tcPr>
            <w:tcW w:w="3595" w:type="dxa"/>
          </w:tcPr>
          <w:p w14:paraId="0D2926F8" w14:textId="7FD58948" w:rsidR="004B515E" w:rsidRPr="001F2874" w:rsidRDefault="004B515E" w:rsidP="00A03DB1">
            <w:pPr>
              <w:pStyle w:val="TableCellLeft10pt"/>
              <w:spacing w:before="60" w:after="60" w:line="240" w:lineRule="auto"/>
              <w:rPr>
                <w:ins w:id="266" w:author="Sell, Jaquelyne Alexis" w:date="2025-06-26T14:59:00Z" w16du:dateUtc="2025-06-26T18:59:00Z"/>
                <w:sz w:val="24"/>
              </w:rPr>
            </w:pPr>
            <w:ins w:id="267" w:author="Sell, Jaquelyne Alexis" w:date="2025-06-26T14:59:00Z" w16du:dateUtc="2025-06-26T18:59:00Z">
              <w:r w:rsidRPr="001F2874">
                <w:rPr>
                  <w:sz w:val="24"/>
                </w:rPr>
                <w:t xml:space="preserve">Added details about </w:t>
              </w:r>
              <w:r w:rsidR="002A3F37">
                <w:rPr>
                  <w:sz w:val="24"/>
                </w:rPr>
                <w:t>disparities by geographic area</w:t>
              </w:r>
              <w:r w:rsidRPr="001F2874">
                <w:rPr>
                  <w:sz w:val="24"/>
                </w:rPr>
                <w:t xml:space="preserve">, </w:t>
              </w:r>
              <w:r w:rsidR="002A3F37">
                <w:rPr>
                  <w:sz w:val="24"/>
                </w:rPr>
                <w:t>insurance status, sexual orientation, education, residence status, and disability status.</w:t>
              </w:r>
            </w:ins>
          </w:p>
        </w:tc>
      </w:tr>
      <w:tr w:rsidR="004B515E" w:rsidRPr="0085335C" w14:paraId="18E3F673" w14:textId="77777777" w:rsidTr="00D27F29">
        <w:trPr>
          <w:ins w:id="268" w:author="Sell, Jaquelyne Alexis" w:date="2025-06-26T14:59:00Z" w16du:dateUtc="2025-06-26T18:59:00Z"/>
        </w:trPr>
        <w:tc>
          <w:tcPr>
            <w:tcW w:w="2065" w:type="dxa"/>
          </w:tcPr>
          <w:p w14:paraId="7256DE20" w14:textId="77777777" w:rsidR="004B515E" w:rsidRDefault="004B515E" w:rsidP="00A03DB1">
            <w:pPr>
              <w:pStyle w:val="TableCellLeft10pt"/>
              <w:spacing w:before="60" w:after="60" w:line="240" w:lineRule="auto"/>
              <w:rPr>
                <w:ins w:id="269" w:author="Sell, Jaquelyne Alexis" w:date="2025-06-26T14:59:00Z" w16du:dateUtc="2025-06-26T18:59:00Z"/>
                <w:sz w:val="24"/>
              </w:rPr>
            </w:pPr>
            <w:ins w:id="270" w:author="Sell, Jaquelyne Alexis" w:date="2025-06-26T14:59:00Z" w16du:dateUtc="2025-06-26T18:59:00Z">
              <w:r>
                <w:rPr>
                  <w:sz w:val="24"/>
                </w:rPr>
                <w:t>Section 2.2</w:t>
              </w:r>
            </w:ins>
          </w:p>
        </w:tc>
        <w:tc>
          <w:tcPr>
            <w:tcW w:w="3330" w:type="dxa"/>
          </w:tcPr>
          <w:p w14:paraId="09945728" w14:textId="77777777" w:rsidR="004B515E" w:rsidRDefault="004B515E" w:rsidP="00A03DB1">
            <w:pPr>
              <w:pStyle w:val="TableCellLeft10pt"/>
              <w:spacing w:before="60" w:after="60" w:line="240" w:lineRule="auto"/>
              <w:rPr>
                <w:ins w:id="271" w:author="Sell, Jaquelyne Alexis" w:date="2025-06-26T14:59:00Z" w16du:dateUtc="2025-06-26T18:59:00Z"/>
                <w:sz w:val="24"/>
              </w:rPr>
            </w:pPr>
            <w:ins w:id="272" w:author="Sell, Jaquelyne Alexis" w:date="2025-06-26T14:59:00Z" w16du:dateUtc="2025-06-26T18:59:00Z">
              <w:r w:rsidRPr="00627624">
                <w:rPr>
                  <w:sz w:val="24"/>
                </w:rPr>
                <w:t>Summary of the Clinical Studies Included in This Diversity Plan</w:t>
              </w:r>
            </w:ins>
          </w:p>
        </w:tc>
        <w:tc>
          <w:tcPr>
            <w:tcW w:w="3595" w:type="dxa"/>
          </w:tcPr>
          <w:p w14:paraId="1AE051CE" w14:textId="1A17EE77" w:rsidR="004B515E" w:rsidRDefault="004B515E" w:rsidP="00A03DB1">
            <w:pPr>
              <w:pStyle w:val="TableCellLeft10pt"/>
              <w:numPr>
                <w:ilvl w:val="0"/>
                <w:numId w:val="49"/>
              </w:numPr>
              <w:spacing w:before="60" w:after="60" w:line="240" w:lineRule="auto"/>
              <w:rPr>
                <w:ins w:id="273" w:author="Sell, Jaquelyne Alexis" w:date="2025-06-26T14:59:00Z" w16du:dateUtc="2025-06-26T18:59:00Z"/>
                <w:sz w:val="24"/>
              </w:rPr>
            </w:pPr>
            <w:ins w:id="274" w:author="Sell, Jaquelyne Alexis" w:date="2025-06-26T14:59:00Z" w16du:dateUtc="2025-06-26T18:59:00Z">
              <w:r>
                <w:rPr>
                  <w:sz w:val="24"/>
                </w:rPr>
                <w:t>Updated MK-2870-0</w:t>
              </w:r>
              <w:r w:rsidR="002A3F37">
                <w:rPr>
                  <w:sz w:val="24"/>
                </w:rPr>
                <w:t>20</w:t>
              </w:r>
              <w:r>
                <w:rPr>
                  <w:sz w:val="24"/>
                </w:rPr>
                <w:t xml:space="preserve"> to TroFuse-0</w:t>
              </w:r>
              <w:r w:rsidR="002A3F37">
                <w:rPr>
                  <w:sz w:val="24"/>
                </w:rPr>
                <w:t>20</w:t>
              </w:r>
              <w:r w:rsidR="000A1679">
                <w:rPr>
                  <w:sz w:val="24"/>
                </w:rPr>
                <w:t>.</w:t>
              </w:r>
            </w:ins>
          </w:p>
          <w:p w14:paraId="2AAF0F20" w14:textId="0AB435D0" w:rsidR="004B515E" w:rsidRPr="0085335C" w:rsidRDefault="004B515E" w:rsidP="00A03DB1">
            <w:pPr>
              <w:pStyle w:val="TableCellLeft10pt"/>
              <w:numPr>
                <w:ilvl w:val="0"/>
                <w:numId w:val="49"/>
              </w:numPr>
              <w:spacing w:before="60" w:after="60" w:line="240" w:lineRule="auto"/>
              <w:rPr>
                <w:ins w:id="275" w:author="Sell, Jaquelyne Alexis" w:date="2025-06-26T14:59:00Z" w16du:dateUtc="2025-06-26T18:59:00Z"/>
                <w:sz w:val="24"/>
              </w:rPr>
            </w:pPr>
            <w:ins w:id="276" w:author="Sell, Jaquelyne Alexis" w:date="2025-06-26T14:59:00Z" w16du:dateUtc="2025-06-26T18:59:00Z">
              <w:r>
                <w:rPr>
                  <w:sz w:val="24"/>
                </w:rPr>
                <w:t>Added Study TroFuse-0</w:t>
              </w:r>
              <w:r w:rsidR="002A3F37">
                <w:rPr>
                  <w:sz w:val="24"/>
                </w:rPr>
                <w:t>36</w:t>
              </w:r>
              <w:r w:rsidR="000A1679">
                <w:rPr>
                  <w:sz w:val="24"/>
                </w:rPr>
                <w:t>.</w:t>
              </w:r>
            </w:ins>
          </w:p>
        </w:tc>
      </w:tr>
      <w:tr w:rsidR="004B515E" w:rsidRPr="0085335C" w14:paraId="4B4BC18A" w14:textId="77777777" w:rsidTr="00D27F29">
        <w:trPr>
          <w:ins w:id="277" w:author="Sell, Jaquelyne Alexis" w:date="2025-06-26T14:59:00Z" w16du:dateUtc="2025-06-26T18:59:00Z"/>
        </w:trPr>
        <w:tc>
          <w:tcPr>
            <w:tcW w:w="2065" w:type="dxa"/>
          </w:tcPr>
          <w:p w14:paraId="7C72599D" w14:textId="77777777" w:rsidR="004B515E" w:rsidRDefault="004B515E" w:rsidP="00A03DB1">
            <w:pPr>
              <w:pStyle w:val="TableCellLeft10pt"/>
              <w:spacing w:before="60" w:after="60" w:line="240" w:lineRule="auto"/>
              <w:rPr>
                <w:ins w:id="278" w:author="Sell, Jaquelyne Alexis" w:date="2025-06-26T14:59:00Z" w16du:dateUtc="2025-06-26T18:59:00Z"/>
                <w:sz w:val="24"/>
              </w:rPr>
            </w:pPr>
            <w:ins w:id="279" w:author="Sell, Jaquelyne Alexis" w:date="2025-06-26T14:59:00Z" w16du:dateUtc="2025-06-26T18:59:00Z">
              <w:r>
                <w:rPr>
                  <w:sz w:val="24"/>
                </w:rPr>
                <w:t>Section 3</w:t>
              </w:r>
            </w:ins>
          </w:p>
        </w:tc>
        <w:tc>
          <w:tcPr>
            <w:tcW w:w="3330" w:type="dxa"/>
          </w:tcPr>
          <w:p w14:paraId="49E4D2F2" w14:textId="77777777" w:rsidR="004B515E" w:rsidRPr="00541D6B" w:rsidRDefault="004B515E" w:rsidP="00A03DB1">
            <w:pPr>
              <w:pStyle w:val="TableCellLeft10pt"/>
              <w:spacing w:before="60" w:after="60" w:line="240" w:lineRule="auto"/>
              <w:rPr>
                <w:ins w:id="280" w:author="Sell, Jaquelyne Alexis" w:date="2025-06-26T14:59:00Z" w16du:dateUtc="2025-06-26T18:59:00Z"/>
                <w:sz w:val="24"/>
                <w:highlight w:val="yellow"/>
              </w:rPr>
            </w:pPr>
            <w:ins w:id="281" w:author="Sell, Jaquelyne Alexis" w:date="2025-06-26T14:59:00Z" w16du:dateUtc="2025-06-26T18:59:00Z">
              <w:r w:rsidRPr="001F2874">
                <w:rPr>
                  <w:sz w:val="24"/>
                </w:rPr>
                <w:t>Goals for Enrollment of Underrepresented Racial and Ethnic Participants</w:t>
              </w:r>
            </w:ins>
          </w:p>
        </w:tc>
        <w:tc>
          <w:tcPr>
            <w:tcW w:w="3595" w:type="dxa"/>
          </w:tcPr>
          <w:p w14:paraId="69891732" w14:textId="509AE2A3" w:rsidR="004B515E" w:rsidRPr="001F2874" w:rsidRDefault="004B515E" w:rsidP="00A03DB1">
            <w:pPr>
              <w:pStyle w:val="TableCellLeft10pt"/>
              <w:spacing w:before="60" w:after="60" w:line="240" w:lineRule="auto"/>
              <w:rPr>
                <w:ins w:id="282" w:author="Sell, Jaquelyne Alexis" w:date="2025-06-26T14:59:00Z" w16du:dateUtc="2025-06-26T18:59:00Z"/>
                <w:sz w:val="24"/>
              </w:rPr>
            </w:pPr>
            <w:ins w:id="283" w:author="Sell, Jaquelyne Alexis" w:date="2025-06-26T14:59:00Z" w16du:dateUtc="2025-06-26T18:59:00Z">
              <w:r w:rsidRPr="001F2874">
                <w:rPr>
                  <w:sz w:val="24"/>
                </w:rPr>
                <w:t>Added enrollment goals for Study TroFuse-0</w:t>
              </w:r>
              <w:r w:rsidR="008154E0">
                <w:rPr>
                  <w:sz w:val="24"/>
                </w:rPr>
                <w:t>36</w:t>
              </w:r>
              <w:r w:rsidR="000A1679">
                <w:rPr>
                  <w:sz w:val="24"/>
                </w:rPr>
                <w:t>.</w:t>
              </w:r>
            </w:ins>
          </w:p>
        </w:tc>
      </w:tr>
      <w:tr w:rsidR="004B515E" w:rsidRPr="0085335C" w14:paraId="19ED2D8A" w14:textId="77777777" w:rsidTr="00D27F29">
        <w:trPr>
          <w:ins w:id="284" w:author="Sell, Jaquelyne Alexis" w:date="2025-06-26T14:59:00Z" w16du:dateUtc="2025-06-26T18:59:00Z"/>
        </w:trPr>
        <w:tc>
          <w:tcPr>
            <w:tcW w:w="2065" w:type="dxa"/>
          </w:tcPr>
          <w:p w14:paraId="3ACF180B" w14:textId="77777777" w:rsidR="004B515E" w:rsidRPr="0085335C" w:rsidRDefault="004B515E" w:rsidP="00A03DB1">
            <w:pPr>
              <w:pStyle w:val="TableCellLeft10pt"/>
              <w:spacing w:before="60" w:after="60" w:line="240" w:lineRule="auto"/>
              <w:rPr>
                <w:ins w:id="285" w:author="Sell, Jaquelyne Alexis" w:date="2025-06-26T14:59:00Z" w16du:dateUtc="2025-06-26T18:59:00Z"/>
                <w:sz w:val="24"/>
              </w:rPr>
            </w:pPr>
            <w:ins w:id="286" w:author="Sell, Jaquelyne Alexis" w:date="2025-06-26T14:59:00Z" w16du:dateUtc="2025-06-26T18:59:00Z">
              <w:r>
                <w:rPr>
                  <w:sz w:val="24"/>
                </w:rPr>
                <w:t>Throughout</w:t>
              </w:r>
            </w:ins>
          </w:p>
        </w:tc>
        <w:tc>
          <w:tcPr>
            <w:tcW w:w="3330" w:type="dxa"/>
          </w:tcPr>
          <w:p w14:paraId="35DA36B6" w14:textId="77777777" w:rsidR="004B515E" w:rsidRPr="0085335C" w:rsidRDefault="004B515E" w:rsidP="00A03DB1">
            <w:pPr>
              <w:pStyle w:val="TableCellLeft10pt"/>
              <w:spacing w:before="60" w:after="60" w:line="240" w:lineRule="auto"/>
              <w:rPr>
                <w:ins w:id="287" w:author="Sell, Jaquelyne Alexis" w:date="2025-06-26T14:59:00Z" w16du:dateUtc="2025-06-26T18:59:00Z"/>
                <w:sz w:val="24"/>
              </w:rPr>
            </w:pPr>
            <w:ins w:id="288" w:author="Sell, Jaquelyne Alexis" w:date="2025-06-26T14:59:00Z" w16du:dateUtc="2025-06-26T18:59:00Z">
              <w:r>
                <w:rPr>
                  <w:sz w:val="24"/>
                </w:rPr>
                <w:t>Throughout</w:t>
              </w:r>
            </w:ins>
          </w:p>
        </w:tc>
        <w:tc>
          <w:tcPr>
            <w:tcW w:w="3595" w:type="dxa"/>
          </w:tcPr>
          <w:p w14:paraId="0F71C05B" w14:textId="77777777" w:rsidR="004B515E" w:rsidRPr="0085335C" w:rsidRDefault="004B515E" w:rsidP="00A03DB1">
            <w:pPr>
              <w:pStyle w:val="TableCellLeft10pt"/>
              <w:spacing w:before="60" w:after="60" w:line="240" w:lineRule="auto"/>
              <w:rPr>
                <w:ins w:id="289" w:author="Sell, Jaquelyne Alexis" w:date="2025-06-26T14:59:00Z" w16du:dateUtc="2025-06-26T18:59:00Z"/>
                <w:sz w:val="24"/>
              </w:rPr>
            </w:pPr>
            <w:ins w:id="290" w:author="Sell, Jaquelyne Alexis" w:date="2025-06-26T14:59:00Z" w16du:dateUtc="2025-06-26T18:59:00Z">
              <w:r>
                <w:rPr>
                  <w:sz w:val="24"/>
                </w:rPr>
                <w:t xml:space="preserve">Changed MK-2870 to </w:t>
              </w:r>
              <w:proofErr w:type="spellStart"/>
              <w:r w:rsidRPr="00D97160">
                <w:rPr>
                  <w:sz w:val="24"/>
                </w:rPr>
                <w:t>sacituzumab</w:t>
              </w:r>
              <w:proofErr w:type="spellEnd"/>
              <w:r w:rsidRPr="00D97160">
                <w:rPr>
                  <w:sz w:val="24"/>
                </w:rPr>
                <w:t xml:space="preserve"> </w:t>
              </w:r>
              <w:proofErr w:type="spellStart"/>
              <w:r w:rsidRPr="00D97160">
                <w:rPr>
                  <w:sz w:val="24"/>
                </w:rPr>
                <w:t>tirumotecan</w:t>
              </w:r>
              <w:proofErr w:type="spellEnd"/>
              <w:r>
                <w:rPr>
                  <w:sz w:val="24"/>
                </w:rPr>
                <w:t>.</w:t>
              </w:r>
            </w:ins>
          </w:p>
        </w:tc>
      </w:tr>
    </w:tbl>
    <w:p w14:paraId="0B607E0D" w14:textId="77777777" w:rsidR="004B515E" w:rsidRDefault="004B515E">
      <w:pPr>
        <w:spacing w:after="160" w:line="259" w:lineRule="auto"/>
        <w:rPr>
          <w:ins w:id="291" w:author="Sell, Jaquelyne Alexis" w:date="2025-06-26T14:59:00Z" w16du:dateUtc="2025-06-26T18:59:00Z"/>
        </w:rPr>
      </w:pPr>
    </w:p>
    <w:p w14:paraId="175F0C2B" w14:textId="00DF2379" w:rsidR="008C66FD" w:rsidRDefault="008C66FD">
      <w:pPr>
        <w:spacing w:after="160" w:line="259" w:lineRule="auto"/>
      </w:pPr>
      <w:r>
        <w:br w:type="page"/>
      </w:r>
    </w:p>
    <w:p w14:paraId="34174198" w14:textId="15C57850" w:rsidR="007665DA" w:rsidRPr="007665DA" w:rsidRDefault="0086717B" w:rsidP="00A81AB7">
      <w:pPr>
        <w:pStyle w:val="Heading1Unnumbered"/>
      </w:pPr>
      <w:bookmarkStart w:id="292" w:name="_Toc201820666"/>
      <w:bookmarkStart w:id="293" w:name="_Toc158725649"/>
      <w:r w:rsidRPr="007665DA">
        <w:rPr>
          <w:caps w:val="0"/>
        </w:rPr>
        <w:lastRenderedPageBreak/>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bookmarkEnd w:id="292"/>
      <w:bookmarkEnd w:id="293"/>
    </w:p>
    <w:p w14:paraId="6A4DF23A" w14:textId="40DA44DF" w:rsidR="00B4257D" w:rsidRDefault="00B4257D" w:rsidP="00FB7709">
      <w:pPr>
        <w:pStyle w:val="Paragraph"/>
      </w:pPr>
      <w:r w:rsidRPr="00B4257D">
        <w:t>The importance of diversity in the clinical study population has been and continues to be a priority for the Sponsor</w:t>
      </w:r>
      <w:r w:rsidR="003F57D5">
        <w:t xml:space="preserve"> so that clinical studies are representative of the populations who intend to use the product.</w:t>
      </w:r>
      <w:r w:rsidRPr="00B4257D">
        <w:t xml:space="preserve"> The </w:t>
      </w:r>
      <w:r w:rsidR="00773493">
        <w:t>D</w:t>
      </w:r>
      <w:r w:rsidRPr="00B4257D">
        <w:t xml:space="preserve">iversity </w:t>
      </w:r>
      <w:r w:rsidR="00773493">
        <w:t>P</w:t>
      </w:r>
      <w:r w:rsidRPr="00B4257D">
        <w:t>lan for the</w:t>
      </w:r>
      <w:r w:rsidRPr="00ED7CB1">
        <w:t xml:space="preserve"> </w:t>
      </w:r>
      <w:del w:id="294" w:author="Sell, Jaquelyne Alexis" w:date="2025-06-26T14:59:00Z" w16du:dateUtc="2025-06-26T18:59:00Z">
        <w:r w:rsidR="00343848" w:rsidRPr="00ED7CB1">
          <w:delText>MK-2870</w:delText>
        </w:r>
      </w:del>
      <w:proofErr w:type="spellStart"/>
      <w:ins w:id="295" w:author="Sell, Jaquelyne Alexis" w:date="2025-06-26T14:59:00Z" w16du:dateUtc="2025-06-26T18:59:00Z">
        <w:r w:rsidR="00D5193A" w:rsidRPr="00D5193A">
          <w:t>sacituzumab</w:t>
        </w:r>
        <w:proofErr w:type="spellEnd"/>
        <w:r w:rsidR="00D5193A" w:rsidRPr="00D5193A">
          <w:t xml:space="preserve"> </w:t>
        </w:r>
        <w:proofErr w:type="spellStart"/>
        <w:r w:rsidR="00D5193A" w:rsidRPr="00D5193A">
          <w:t>tirumotecan</w:t>
        </w:r>
        <w:proofErr w:type="spellEnd"/>
        <w:r w:rsidR="00D5193A" w:rsidRPr="00D5193A">
          <w:t xml:space="preserve"> </w:t>
        </w:r>
        <w:r w:rsidR="00D5193A">
          <w:t>cervical cancer</w:t>
        </w:r>
      </w:ins>
      <w:r w:rsidR="00D5193A">
        <w:t xml:space="preserve"> </w:t>
      </w:r>
      <w:r w:rsidRPr="00B4257D">
        <w:t xml:space="preserve">clinical study program is an integral component of the Sponsor’s overall </w:t>
      </w:r>
      <w:r w:rsidR="00736DBF">
        <w:t>d</w:t>
      </w:r>
      <w:r w:rsidRPr="00B4257D">
        <w:t xml:space="preserve">iversity and </w:t>
      </w:r>
      <w:r w:rsidR="00736DBF">
        <w:t>i</w:t>
      </w:r>
      <w:r w:rsidRPr="00B4257D">
        <w:t>nclusion strategy and commitments.</w:t>
      </w:r>
    </w:p>
    <w:p w14:paraId="0F83EE11" w14:textId="55E6ADAD" w:rsidR="00D52A16" w:rsidRPr="00553DB1" w:rsidRDefault="00B4257D" w:rsidP="00565A95">
      <w:pPr>
        <w:pStyle w:val="Paragraph"/>
      </w:pPr>
      <w:r w:rsidRPr="00B4257D">
        <w:t xml:space="preserve">The Sponsor </w:t>
      </w:r>
      <w:r w:rsidR="00216038">
        <w:t>will</w:t>
      </w:r>
      <w:r w:rsidRPr="00B4257D">
        <w:t xml:space="preserve"> </w:t>
      </w:r>
      <w:r w:rsidR="00C84777">
        <w:t xml:space="preserve">continue to build upon diversity efforts expected by </w:t>
      </w:r>
      <w:r w:rsidRPr="00B4257D">
        <w:t xml:space="preserve">the FDA and </w:t>
      </w:r>
      <w:r w:rsidR="00216038">
        <w:t>will embed</w:t>
      </w:r>
      <w:r w:rsidRPr="00B4257D">
        <w:t xml:space="preserve"> </w:t>
      </w:r>
      <w:r w:rsidR="0075256F">
        <w:t>participant</w:t>
      </w:r>
      <w:r w:rsidR="0075256F" w:rsidRPr="00B4257D">
        <w:t xml:space="preserve"> </w:t>
      </w:r>
      <w:r w:rsidRPr="00B4257D">
        <w:t xml:space="preserve">diversity and inclusion into product development, including infrastructure and processes, partnerships with community and patient organizations, and thought leadership. </w:t>
      </w:r>
      <w:del w:id="296" w:author="Sell, Jaquelyne Alexis" w:date="2025-06-26T14:59:00Z" w16du:dateUtc="2025-06-26T18:59:00Z">
        <w:r w:rsidRPr="00B4257D">
          <w:delText>The</w:delText>
        </w:r>
      </w:del>
      <w:ins w:id="297" w:author="Sell, Jaquelyne Alexis" w:date="2025-06-26T14:59:00Z" w16du:dateUtc="2025-06-26T18:59:00Z">
        <w:r w:rsidR="00D5193A" w:rsidRPr="00D5193A">
          <w:t>This</w:t>
        </w:r>
      </w:ins>
      <w:r w:rsidR="00D5193A" w:rsidRPr="00D5193A">
        <w:t xml:space="preserve"> Diversity Plan</w:t>
      </w:r>
      <w:del w:id="298" w:author="Sell, Jaquelyne Alexis" w:date="2025-06-26T14:59:00Z" w16du:dateUtc="2025-06-26T18:59:00Z">
        <w:r w:rsidRPr="00B4257D">
          <w:delText xml:space="preserve"> for</w:delText>
        </w:r>
        <w:r w:rsidRPr="00ED7CB1">
          <w:delText xml:space="preserve"> MK</w:delText>
        </w:r>
        <w:r w:rsidR="00343848" w:rsidRPr="00ED7CB1">
          <w:delText>-2870</w:delText>
        </w:r>
      </w:del>
      <w:r w:rsidR="00D5193A" w:rsidRPr="00D5193A">
        <w:t xml:space="preserve"> is aligned with the FDA Guidance for Industry on “Enhancing the Diversity of Clinical Trial Populations</w:t>
      </w:r>
      <w:del w:id="299" w:author="Sell, Jaquelyne Alexis" w:date="2025-06-26T14:59:00Z" w16du:dateUtc="2025-06-26T18:59:00Z">
        <w:r w:rsidR="00C46BAB">
          <w:delText>—</w:delText>
        </w:r>
      </w:del>
      <w:ins w:id="300" w:author="Sell, Jaquelyne Alexis" w:date="2025-06-26T14:59:00Z" w16du:dateUtc="2025-06-26T18:59:00Z">
        <w:r w:rsidR="00E465F4">
          <w:t xml:space="preserve"> – </w:t>
        </w:r>
      </w:ins>
      <w:r w:rsidR="00D5193A" w:rsidRPr="00D5193A">
        <w:t>Eligibility Criteria, Enrollment Practices, and Trial Designs</w:t>
      </w:r>
      <w:ins w:id="301" w:author="Sell, Jaquelyne Alexis" w:date="2025-06-26T14:59:00Z" w16du:dateUtc="2025-06-26T18:59:00Z">
        <w:r w:rsidR="00D5193A" w:rsidRPr="00D5193A">
          <w:t xml:space="preserve">” and the FDA Draft Guidance for Industry on “Diversity Plans to Improve Enrollment of Participants </w:t>
        </w:r>
        <w:proofErr w:type="gramStart"/>
        <w:r w:rsidR="00D5193A" w:rsidRPr="00D5193A">
          <w:t>From</w:t>
        </w:r>
        <w:proofErr w:type="gramEnd"/>
        <w:r w:rsidR="00D5193A" w:rsidRPr="00D5193A">
          <w:t xml:space="preserve"> Underrepresented Racial and Ethnic Populations in Clinical Trials</w:t>
        </w:r>
      </w:ins>
      <w:r w:rsidR="00D5193A" w:rsidRPr="00D5193A">
        <w:t>.”</w:t>
      </w:r>
    </w:p>
    <w:p w14:paraId="410F7CBF" w14:textId="5EB2B04B" w:rsidR="007665DA" w:rsidRDefault="007665DA">
      <w:pPr>
        <w:spacing w:after="160" w:line="259" w:lineRule="auto"/>
        <w:rPr>
          <w:rFonts w:eastAsia="MS Gothic"/>
        </w:rPr>
      </w:pPr>
      <w:r>
        <w:rPr>
          <w:rFonts w:eastAsia="MS Gothic"/>
        </w:rPr>
        <w:br w:type="page"/>
      </w:r>
    </w:p>
    <w:p w14:paraId="20D14A88" w14:textId="180B199E" w:rsidR="00FF2C20" w:rsidRPr="000D2B6B" w:rsidRDefault="5D0BEA65" w:rsidP="609081E5">
      <w:pPr>
        <w:pStyle w:val="Heading1"/>
        <w:rPr>
          <w:caps w:val="0"/>
        </w:rPr>
      </w:pPr>
      <w:bookmarkStart w:id="302" w:name="_Ref143091127"/>
      <w:bookmarkStart w:id="303" w:name="_Toc201820667"/>
      <w:bookmarkStart w:id="304" w:name="_Toc158725650"/>
      <w:r w:rsidRPr="609081E5">
        <w:rPr>
          <w:caps w:val="0"/>
        </w:rPr>
        <w:lastRenderedPageBreak/>
        <w:t>OVERVIEW OF THE DISEASE/CONDITION:</w:t>
      </w:r>
      <w:r w:rsidRPr="000C7DCA">
        <w:t xml:space="preserve"> </w:t>
      </w:r>
      <w:r w:rsidR="00343848" w:rsidRPr="000C7DCA">
        <w:t>CERVICAL CANCER</w:t>
      </w:r>
      <w:bookmarkEnd w:id="302"/>
      <w:bookmarkEnd w:id="303"/>
      <w:bookmarkEnd w:id="304"/>
    </w:p>
    <w:p w14:paraId="7B0EEEB0" w14:textId="0DA1B4D2" w:rsidR="00306C4B" w:rsidRDefault="5B2F8E20" w:rsidP="00500FB2">
      <w:pPr>
        <w:pStyle w:val="Heading2"/>
      </w:pPr>
      <w:bookmarkStart w:id="305" w:name="_Ref78873735"/>
      <w:bookmarkStart w:id="306" w:name="_Toc201820668"/>
      <w:bookmarkStart w:id="307" w:name="_Toc158725651"/>
      <w:del w:id="308" w:author="Sell, Jaquelyne Alexis" w:date="2025-06-26T14:59:00Z" w16du:dateUtc="2025-06-26T18:59:00Z">
        <w:r>
          <w:delText>Incidence</w:delText>
        </w:r>
        <w:r w:rsidR="5EF9A9EC">
          <w:delText>, Mortality,</w:delText>
        </w:r>
        <w:r>
          <w:delText xml:space="preserve"> and Prevalence</w:delText>
        </w:r>
      </w:del>
      <w:ins w:id="309" w:author="Sell, Jaquelyne Alexis" w:date="2025-06-26T14:59:00Z" w16du:dateUtc="2025-06-26T18:59:00Z">
        <w:r w:rsidR="004B515E" w:rsidRPr="004B515E">
          <w:t>Disease Epidemiology</w:t>
        </w:r>
      </w:ins>
      <w:r w:rsidR="004B515E" w:rsidRPr="004B515E">
        <w:t xml:space="preserve"> in the Overall Population and Underrepresented Racial and Ethnic Populations</w:t>
      </w:r>
      <w:bookmarkEnd w:id="305"/>
      <w:bookmarkEnd w:id="306"/>
      <w:bookmarkEnd w:id="307"/>
    </w:p>
    <w:p w14:paraId="39D6B68F" w14:textId="77777777" w:rsidR="00E46588" w:rsidRPr="00527749" w:rsidRDefault="00E46588" w:rsidP="00E46588">
      <w:pPr>
        <w:pStyle w:val="Paragraph"/>
        <w:rPr>
          <w:i/>
          <w:iCs/>
          <w:u w:val="single"/>
        </w:rPr>
      </w:pPr>
      <w:r w:rsidRPr="00527749">
        <w:rPr>
          <w:i/>
          <w:iCs/>
          <w:u w:val="single"/>
        </w:rPr>
        <w:t>Disease Burden</w:t>
      </w:r>
    </w:p>
    <w:p w14:paraId="2002DA97" w14:textId="4ACF988A" w:rsidR="00E46588" w:rsidRDefault="00E46588" w:rsidP="00E46588">
      <w:pPr>
        <w:pStyle w:val="Paragraph"/>
      </w:pPr>
      <w:r>
        <w:t xml:space="preserve">Globally, in </w:t>
      </w:r>
      <w:del w:id="310" w:author="Sell, Jaquelyne Alexis" w:date="2025-06-26T14:59:00Z" w16du:dateUtc="2025-06-26T18:59:00Z">
        <w:r>
          <w:delText>2020</w:delText>
        </w:r>
      </w:del>
      <w:ins w:id="311" w:author="Sell, Jaquelyne Alexis" w:date="2025-06-26T14:59:00Z" w16du:dateUtc="2025-06-26T18:59:00Z">
        <w:r>
          <w:t>202</w:t>
        </w:r>
        <w:r w:rsidR="000A3977">
          <w:t>2</w:t>
        </w:r>
      </w:ins>
      <w:r>
        <w:t xml:space="preserve">, it was estimated that </w:t>
      </w:r>
      <w:del w:id="312" w:author="Sell, Jaquelyne Alexis" w:date="2025-06-26T14:59:00Z" w16du:dateUtc="2025-06-26T18:59:00Z">
        <w:r>
          <w:delText>604,127</w:delText>
        </w:r>
      </w:del>
      <w:ins w:id="313" w:author="Sell, Jaquelyne Alexis" w:date="2025-06-26T14:59:00Z" w16du:dateUtc="2025-06-26T18:59:00Z">
        <w:r w:rsidR="000A3977" w:rsidRPr="000A3977">
          <w:t>661,021</w:t>
        </w:r>
      </w:ins>
      <w:r>
        <w:t xml:space="preserve"> (age-standardized rate </w:t>
      </w:r>
      <w:del w:id="314" w:author="Sell, Jaquelyne Alexis" w:date="2025-06-26T14:59:00Z" w16du:dateUtc="2025-06-26T18:59:00Z">
        <w:r>
          <w:delText>13.3</w:delText>
        </w:r>
      </w:del>
      <w:ins w:id="315" w:author="Sell, Jaquelyne Alexis" w:date="2025-06-26T14:59:00Z" w16du:dateUtc="2025-06-26T18:59:00Z">
        <w:r w:rsidR="000A3977">
          <w:t>14.1</w:t>
        </w:r>
      </w:ins>
      <w:r>
        <w:t xml:space="preserve"> per 100,000</w:t>
      </w:r>
      <w:r w:rsidR="00310CB2">
        <w:t> </w:t>
      </w:r>
      <w:r w:rsidR="00303724">
        <w:t>women</w:t>
      </w:r>
      <w:r>
        <w:t>) new cervical cancer cases would be diagnosed, representing 3.</w:t>
      </w:r>
      <w:del w:id="316" w:author="Sell, Jaquelyne Alexis" w:date="2025-06-26T14:59:00Z" w16du:dateUtc="2025-06-26T18:59:00Z">
        <w:r>
          <w:delText>1</w:delText>
        </w:r>
      </w:del>
      <w:ins w:id="317" w:author="Sell, Jaquelyne Alexis" w:date="2025-06-26T14:59:00Z" w16du:dateUtc="2025-06-26T18:59:00Z">
        <w:r w:rsidR="00EF1198">
          <w:t>3</w:t>
        </w:r>
      </w:ins>
      <w:r>
        <w:t>% of all new cancer diagnoses (6.</w:t>
      </w:r>
      <w:del w:id="318" w:author="Sell, Jaquelyne Alexis" w:date="2025-06-26T14:59:00Z" w16du:dateUtc="2025-06-26T18:59:00Z">
        <w:r>
          <w:delText>5</w:delText>
        </w:r>
      </w:del>
      <w:ins w:id="319" w:author="Sell, Jaquelyne Alexis" w:date="2025-06-26T14:59:00Z" w16du:dateUtc="2025-06-26T18:59:00Z">
        <w:r w:rsidR="000A3977">
          <w:t>8</w:t>
        </w:r>
      </w:ins>
      <w:r>
        <w:t>% of all new cancer diagnoses in women) and w</w:t>
      </w:r>
      <w:r w:rsidR="001B5F3D">
        <w:t>ould be</w:t>
      </w:r>
      <w:r>
        <w:t xml:space="preserve"> responsible for approximately </w:t>
      </w:r>
      <w:del w:id="320" w:author="Sell, Jaquelyne Alexis" w:date="2025-06-26T14:59:00Z" w16du:dateUtc="2025-06-26T18:59:00Z">
        <w:r>
          <w:delText>341,831</w:delText>
        </w:r>
      </w:del>
      <w:ins w:id="321" w:author="Sell, Jaquelyne Alexis" w:date="2025-06-26T14:59:00Z" w16du:dateUtc="2025-06-26T18:59:00Z">
        <w:r w:rsidR="000A3977" w:rsidRPr="000A3977">
          <w:t>348,189</w:t>
        </w:r>
      </w:ins>
      <w:r>
        <w:t xml:space="preserve"> (age-standardized rate 7.</w:t>
      </w:r>
      <w:del w:id="322" w:author="Sell, Jaquelyne Alexis" w:date="2025-06-26T14:59:00Z" w16du:dateUtc="2025-06-26T18:59:00Z">
        <w:r w:rsidR="00000C7E">
          <w:delText>3</w:delText>
        </w:r>
      </w:del>
      <w:ins w:id="323" w:author="Sell, Jaquelyne Alexis" w:date="2025-06-26T14:59:00Z" w16du:dateUtc="2025-06-26T18:59:00Z">
        <w:r w:rsidR="000A3977">
          <w:t>1</w:t>
        </w:r>
      </w:ins>
      <w:r>
        <w:t xml:space="preserve"> per 100,000 </w:t>
      </w:r>
      <w:r w:rsidR="00CA52C7">
        <w:t>women</w:t>
      </w:r>
      <w:r>
        <w:t xml:space="preserve">) deaths </w:t>
      </w:r>
      <w:del w:id="324" w:author="Sell, Jaquelyne Alexis" w:date="2025-06-26T14:59:00Z" w16du:dateUtc="2025-06-26T18:59:00Z">
        <w:r>
          <w:delText xml:space="preserve">worldwide </w:delText>
        </w:r>
      </w:del>
      <w:r w:rsidR="008656B2">
        <w:t>[Ref. 5.4: </w:t>
      </w:r>
      <w:del w:id="325" w:author="Sell, Jaquelyne Alexis" w:date="2025-06-26T14:59:00Z" w16du:dateUtc="2025-06-26T18:59:00Z">
        <w:r w:rsidR="006967EE">
          <w:delText>06DVK5</w:delText>
        </w:r>
      </w:del>
      <w:ins w:id="326" w:author="Sell, Jaquelyne Alexis" w:date="2025-06-26T14:59:00Z" w16du:dateUtc="2025-06-26T18:59:00Z">
        <w:r w:rsidR="008656B2">
          <w:t>08KHPG</w:t>
        </w:r>
      </w:ins>
      <w:r w:rsidR="008656B2">
        <w:t>]</w:t>
      </w:r>
      <w:r>
        <w:t xml:space="preserve">. In the US, in </w:t>
      </w:r>
      <w:del w:id="327" w:author="Sell, Jaquelyne Alexis" w:date="2025-06-26T14:59:00Z" w16du:dateUtc="2025-06-26T18:59:00Z">
        <w:r>
          <w:delText>2023</w:delText>
        </w:r>
      </w:del>
      <w:ins w:id="328" w:author="Sell, Jaquelyne Alexis" w:date="2025-06-26T14:59:00Z" w16du:dateUtc="2025-06-26T18:59:00Z">
        <w:r>
          <w:t>202</w:t>
        </w:r>
        <w:r w:rsidR="00DE0386">
          <w:t>5</w:t>
        </w:r>
      </w:ins>
      <w:r>
        <w:t>, it is estimated that 13,</w:t>
      </w:r>
      <w:del w:id="329" w:author="Sell, Jaquelyne Alexis" w:date="2025-06-26T14:59:00Z" w16du:dateUtc="2025-06-26T18:59:00Z">
        <w:r>
          <w:delText>960</w:delText>
        </w:r>
      </w:del>
      <w:ins w:id="330" w:author="Sell, Jaquelyne Alexis" w:date="2025-06-26T14:59:00Z" w16du:dateUtc="2025-06-26T18:59:00Z">
        <w:r w:rsidR="00DE0386">
          <w:t>360</w:t>
        </w:r>
      </w:ins>
      <w:r w:rsidR="00DE0386">
        <w:t xml:space="preserve"> </w:t>
      </w:r>
      <w:r>
        <w:t>women will be diagnosed with cervical cancer</w:t>
      </w:r>
      <w:r w:rsidR="00B0674C">
        <w:t xml:space="preserve"> (</w:t>
      </w:r>
      <w:r>
        <w:t>representing 0.7% of all newly diagnosed cancers</w:t>
      </w:r>
      <w:r w:rsidR="00B0674C">
        <w:t>)</w:t>
      </w:r>
      <w:r>
        <w:t xml:space="preserve"> and </w:t>
      </w:r>
      <w:del w:id="331" w:author="Sell, Jaquelyne Alexis" w:date="2025-06-26T14:59:00Z" w16du:dateUtc="2025-06-26T18:59:00Z">
        <w:r>
          <w:delText>4310</w:delText>
        </w:r>
      </w:del>
      <w:ins w:id="332" w:author="Sell, Jaquelyne Alexis" w:date="2025-06-26T14:59:00Z" w16du:dateUtc="2025-06-26T18:59:00Z">
        <w:r>
          <w:t>43</w:t>
        </w:r>
        <w:r w:rsidR="00DE0386">
          <w:t>2</w:t>
        </w:r>
        <w:r>
          <w:t>0</w:t>
        </w:r>
      </w:ins>
      <w:r w:rsidR="00830CFE">
        <w:t> </w:t>
      </w:r>
      <w:r>
        <w:t xml:space="preserve">women will die due to cervical cancer (0.7% of all cancer deaths) </w:t>
      </w:r>
      <w:r w:rsidR="008656B2">
        <w:t>[Ref. 5.4: </w:t>
      </w:r>
      <w:del w:id="333" w:author="Sell, Jaquelyne Alexis" w:date="2025-06-26T14:59:00Z" w16du:dateUtc="2025-06-26T18:59:00Z">
        <w:r w:rsidR="006967EE">
          <w:delText>08CJK3</w:delText>
        </w:r>
      </w:del>
      <w:ins w:id="334" w:author="Sell, Jaquelyne Alexis" w:date="2025-06-26T14:59:00Z" w16du:dateUtc="2025-06-26T18:59:00Z">
        <w:r w:rsidR="008656B2">
          <w:t>08W578</w:t>
        </w:r>
      </w:ins>
      <w:r w:rsidR="008656B2">
        <w:t>]</w:t>
      </w:r>
      <w:r>
        <w:t xml:space="preserve">. Based on </w:t>
      </w:r>
      <w:del w:id="335" w:author="Sell, Jaquelyne Alexis" w:date="2025-06-26T14:59:00Z" w16du:dateUtc="2025-06-26T18:59:00Z">
        <w:r>
          <w:delText>2017-2019</w:delText>
        </w:r>
      </w:del>
      <w:ins w:id="336" w:author="Sell, Jaquelyne Alexis" w:date="2025-06-26T14:59:00Z" w16du:dateUtc="2025-06-26T18:59:00Z">
        <w:r>
          <w:t>201</w:t>
        </w:r>
        <w:r w:rsidR="005B04FB">
          <w:t>8</w:t>
        </w:r>
        <w:r w:rsidR="00214E4D">
          <w:t xml:space="preserve"> to </w:t>
        </w:r>
        <w:r>
          <w:t>20</w:t>
        </w:r>
        <w:r w:rsidR="005B04FB">
          <w:t>21</w:t>
        </w:r>
      </w:ins>
      <w:r>
        <w:t xml:space="preserve"> data, approximately 0.</w:t>
      </w:r>
      <w:del w:id="337" w:author="Sell, Jaquelyne Alexis" w:date="2025-06-26T14:59:00Z" w16du:dateUtc="2025-06-26T18:59:00Z">
        <w:r>
          <w:delText>7</w:delText>
        </w:r>
      </w:del>
      <w:ins w:id="338" w:author="Sell, Jaquelyne Alexis" w:date="2025-06-26T14:59:00Z" w16du:dateUtc="2025-06-26T18:59:00Z">
        <w:r w:rsidR="005B04FB">
          <w:t>6</w:t>
        </w:r>
      </w:ins>
      <w:r>
        <w:t xml:space="preserve">% of women in the US will be diagnosed with cervical cancer at some point during their lifetime </w:t>
      </w:r>
      <w:r w:rsidR="008656B2">
        <w:t>[Ref. 5.4: </w:t>
      </w:r>
      <w:del w:id="339" w:author="Sell, Jaquelyne Alexis" w:date="2025-06-26T14:59:00Z" w16du:dateUtc="2025-06-26T18:59:00Z">
        <w:r w:rsidR="006967EE">
          <w:delText>08CJK3</w:delText>
        </w:r>
      </w:del>
      <w:ins w:id="340" w:author="Sell, Jaquelyne Alexis" w:date="2025-06-26T14:59:00Z" w16du:dateUtc="2025-06-26T18:59:00Z">
        <w:r w:rsidR="008656B2">
          <w:t>08SQRL</w:t>
        </w:r>
      </w:ins>
      <w:r w:rsidR="008656B2">
        <w:t>]</w:t>
      </w:r>
      <w:r>
        <w:t>.</w:t>
      </w:r>
    </w:p>
    <w:p w14:paraId="41850AE9" w14:textId="49A92AE1" w:rsidR="00E46588" w:rsidRPr="00527749" w:rsidRDefault="00BB3AEB" w:rsidP="00E46588">
      <w:pPr>
        <w:pStyle w:val="Paragraph"/>
        <w:rPr>
          <w:i/>
          <w:iCs/>
          <w:u w:val="single"/>
        </w:rPr>
      </w:pPr>
      <w:r w:rsidRPr="00527749">
        <w:rPr>
          <w:i/>
          <w:iCs/>
          <w:u w:val="single"/>
        </w:rPr>
        <w:t>Disparities in Disease Burden</w:t>
      </w:r>
    </w:p>
    <w:p w14:paraId="71900AF8" w14:textId="21AC6995" w:rsidR="00896C44" w:rsidRDefault="726977D3" w:rsidP="00DC07A9">
      <w:pPr>
        <w:pStyle w:val="Paragraph"/>
        <w:rPr>
          <w:ins w:id="341" w:author="Sell, Jaquelyne Alexis" w:date="2025-06-26T14:59:00Z" w16du:dateUtc="2025-06-26T18:59:00Z"/>
        </w:rPr>
      </w:pPr>
      <w:bookmarkStart w:id="342" w:name="_Hlk190345970"/>
      <w:del w:id="343" w:author="Sell, Jaquelyne Alexis" w:date="2025-06-26T14:59:00Z" w16du:dateUtc="2025-06-26T18:59:00Z">
        <w:r>
          <w:delText xml:space="preserve">A recently published study based on SEER data between 2000 and 2018 reported that Black and Hispanic </w:delText>
        </w:r>
      </w:del>
      <w:ins w:id="344" w:author="Sell, Jaquelyne Alexis" w:date="2025-06-26T14:59:00Z" w16du:dateUtc="2025-06-26T18:59:00Z">
        <w:r w:rsidR="00896C44" w:rsidRPr="00896C44">
          <w:t xml:space="preserve">The </w:t>
        </w:r>
        <w:r w:rsidR="001A5E70">
          <w:t>10</w:t>
        </w:r>
        <w:r w:rsidR="00896C44" w:rsidRPr="00896C44">
          <w:t xml:space="preserve"> most common oncogenic HPV types among </w:t>
        </w:r>
      </w:ins>
      <w:r w:rsidR="00896C44" w:rsidRPr="00896C44">
        <w:t xml:space="preserve">women in the </w:t>
      </w:r>
      <w:r w:rsidR="00214E4D">
        <w:t>US</w:t>
      </w:r>
      <w:r w:rsidR="00896C44" w:rsidRPr="00896C44">
        <w:t xml:space="preserve"> </w:t>
      </w:r>
      <w:del w:id="345" w:author="Sell, Jaquelyne Alexis" w:date="2025-06-26T14:59:00Z" w16du:dateUtc="2025-06-26T18:59:00Z">
        <w:r>
          <w:delText>had the highest incidence rates</w:delText>
        </w:r>
      </w:del>
      <w:ins w:id="346" w:author="Sell, Jaquelyne Alexis" w:date="2025-06-26T14:59:00Z" w16du:dateUtc="2025-06-26T18:59:00Z">
        <w:r w:rsidR="00896C44" w:rsidRPr="00896C44">
          <w:t xml:space="preserve">are 16, 18, 31, 39, 45, 51, 52, 56, 58, and 59. </w:t>
        </w:r>
        <w:r w:rsidR="005929D4">
          <w:t>A</w:t>
        </w:r>
        <w:r w:rsidR="00896C44" w:rsidRPr="00896C44">
          <w:t>pproximately 3.9%</w:t>
        </w:r>
      </w:ins>
      <w:r w:rsidR="00896C44" w:rsidRPr="00896C44">
        <w:t xml:space="preserve"> of </w:t>
      </w:r>
      <w:ins w:id="347" w:author="Sell, Jaquelyne Alexis" w:date="2025-06-26T14:59:00Z" w16du:dateUtc="2025-06-26T18:59:00Z">
        <w:r w:rsidR="00896C44" w:rsidRPr="00896C44">
          <w:t xml:space="preserve">women in the general population are infected with </w:t>
        </w:r>
      </w:ins>
      <w:r w:rsidR="00896C44" w:rsidRPr="00896C44">
        <w:t xml:space="preserve">cervical </w:t>
      </w:r>
      <w:del w:id="348" w:author="Sell, Jaquelyne Alexis" w:date="2025-06-26T14:59:00Z" w16du:dateUtc="2025-06-26T18:59:00Z">
        <w:r>
          <w:delText>SCC</w:delText>
        </w:r>
      </w:del>
      <w:ins w:id="349" w:author="Sell, Jaquelyne Alexis" w:date="2025-06-26T14:59:00Z" w16du:dateUtc="2025-06-26T18:59:00Z">
        <w:r w:rsidR="00896C44" w:rsidRPr="00896C44">
          <w:t xml:space="preserve">HPV types 16 or 18 at any given time, and these </w:t>
        </w:r>
        <w:r w:rsidR="00BA36DB">
          <w:t>2</w:t>
        </w:r>
        <w:r w:rsidR="00896C44" w:rsidRPr="00896C44">
          <w:t xml:space="preserve"> types account for 71.2% of invasive cervical cancers </w:t>
        </w:r>
        <w:r w:rsidR="008656B2">
          <w:t>[Ref. 5.4: 08S7BQ]</w:t>
        </w:r>
        <w:r w:rsidR="00896C44" w:rsidRPr="00896C44">
          <w:t xml:space="preserve">. </w:t>
        </w:r>
        <w:bookmarkStart w:id="350" w:name="_Hlk190325840"/>
        <w:r w:rsidR="00825700" w:rsidRPr="00825700">
          <w:t>An evaluation of 26,302</w:t>
        </w:r>
        <w:r w:rsidR="00585244">
          <w:t> </w:t>
        </w:r>
        <w:r w:rsidR="002D52DE" w:rsidRPr="002D52DE">
          <w:t xml:space="preserve">US </w:t>
        </w:r>
        <w:r w:rsidR="003D3FE5" w:rsidRPr="003D3FE5">
          <w:t>gynecologic cytolog</w:t>
        </w:r>
        <w:r w:rsidR="003D3FE5">
          <w:t>y specimens</w:t>
        </w:r>
        <w:r w:rsidR="002D52DE" w:rsidRPr="002D52DE">
          <w:t xml:space="preserve"> </w:t>
        </w:r>
        <w:r w:rsidR="003D3FE5">
          <w:t>reported</w:t>
        </w:r>
        <w:r w:rsidR="002D52DE" w:rsidRPr="002D52DE">
          <w:t xml:space="preserve"> a higher prevalence of non-16/18 high</w:t>
        </w:r>
        <w:r w:rsidR="00C87EF7">
          <w:noBreakHyphen/>
        </w:r>
        <w:r w:rsidR="002D52DE" w:rsidRPr="002D52DE">
          <w:t>risk HPV among Black women (15%)</w:t>
        </w:r>
      </w:ins>
      <w:r w:rsidR="002D52DE" w:rsidRPr="002D52DE">
        <w:t xml:space="preserve"> compared with </w:t>
      </w:r>
      <w:del w:id="351" w:author="Sell, Jaquelyne Alexis" w:date="2025-06-26T14:59:00Z" w16du:dateUtc="2025-06-26T18:59:00Z">
        <w:r>
          <w:delText>other racial</w:delText>
        </w:r>
        <w:r w:rsidR="6D919131">
          <w:delText xml:space="preserve"> and </w:delText>
        </w:r>
        <w:r>
          <w:delText xml:space="preserve">ethnic groups, while </w:delText>
        </w:r>
        <w:r w:rsidR="4B63A14D">
          <w:delText xml:space="preserve">the </w:delText>
        </w:r>
        <w:r>
          <w:delText xml:space="preserve">incidence of cervical adenocarcinoma was highest among White and </w:delText>
        </w:r>
      </w:del>
      <w:ins w:id="352" w:author="Sell, Jaquelyne Alexis" w:date="2025-06-26T14:59:00Z" w16du:dateUtc="2025-06-26T18:59:00Z">
        <w:r w:rsidR="002D52DE" w:rsidRPr="002D52DE">
          <w:t xml:space="preserve">White women (9%) </w:t>
        </w:r>
        <w:r w:rsidR="008656B2">
          <w:t>[Ref. 5.4: 08D7B6]</w:t>
        </w:r>
        <w:r w:rsidR="002D0424" w:rsidRPr="00215608">
          <w:t>.</w:t>
        </w:r>
        <w:r w:rsidR="002D0424" w:rsidRPr="002D0424">
          <w:t xml:space="preserve"> </w:t>
        </w:r>
        <w:r w:rsidR="002D52DE" w:rsidRPr="002D52DE">
          <w:t>A recent</w:t>
        </w:r>
        <w:r w:rsidR="00C66AA7" w:rsidRPr="00C66AA7">
          <w:t xml:space="preserve"> study of 60 </w:t>
        </w:r>
        <w:r w:rsidR="00C527E1">
          <w:t xml:space="preserve">patients with </w:t>
        </w:r>
        <w:r w:rsidR="00C66AA7" w:rsidRPr="00C66AA7">
          <w:t>cervical carcinoma</w:t>
        </w:r>
        <w:r w:rsidR="001D3385">
          <w:t xml:space="preserve"> where</w:t>
        </w:r>
        <w:r w:rsidR="00C66AA7" w:rsidRPr="00C66AA7">
          <w:t xml:space="preserve"> 90% self-identified as </w:t>
        </w:r>
        <w:r w:rsidR="00C66AA7">
          <w:t>B</w:t>
        </w:r>
        <w:r w:rsidR="00C66AA7" w:rsidRPr="00C66AA7">
          <w:t>lack or African American, found non</w:t>
        </w:r>
        <w:r w:rsidR="005929D4">
          <w:noBreakHyphen/>
        </w:r>
        <w:r w:rsidR="00C66AA7" w:rsidRPr="00C66AA7">
          <w:t>16/18</w:t>
        </w:r>
        <w:r w:rsidR="002D52DE" w:rsidRPr="002D52DE">
          <w:t xml:space="preserve"> </w:t>
        </w:r>
        <w:r w:rsidR="00C66AA7" w:rsidRPr="00C66AA7">
          <w:t xml:space="preserve">HPV genotypes </w:t>
        </w:r>
        <w:r w:rsidR="00CC6C0E">
          <w:t>to be</w:t>
        </w:r>
        <w:r w:rsidR="00C66AA7" w:rsidRPr="00C66AA7">
          <w:t xml:space="preserve"> more </w:t>
        </w:r>
        <w:r w:rsidR="00CC6C0E">
          <w:t>prevalent than</w:t>
        </w:r>
        <w:r w:rsidR="00585244">
          <w:t xml:space="preserve"> </w:t>
        </w:r>
        <w:r w:rsidR="002D52DE" w:rsidRPr="002D52DE">
          <w:t>16/18</w:t>
        </w:r>
        <w:r w:rsidR="003D747F">
          <w:t xml:space="preserve"> </w:t>
        </w:r>
        <w:r w:rsidR="003D747F" w:rsidRPr="003D747F">
          <w:t>HPV</w:t>
        </w:r>
        <w:r w:rsidR="00CC6C0E">
          <w:t xml:space="preserve"> genotypes</w:t>
        </w:r>
        <w:r w:rsidR="002D52DE" w:rsidRPr="002D52DE">
          <w:t>. Notably, the study identified HPV</w:t>
        </w:r>
        <w:r w:rsidR="00585244">
          <w:t xml:space="preserve"> </w:t>
        </w:r>
        <w:r w:rsidR="002D52DE" w:rsidRPr="002D52DE">
          <w:t>35 as the most frequently isolated high-risk genotype in the Black patient population</w:t>
        </w:r>
        <w:r w:rsidR="00D92604" w:rsidRPr="00D92604">
          <w:t xml:space="preserve"> </w:t>
        </w:r>
        <w:r w:rsidR="008656B2">
          <w:t>[Ref. 5.4: 08D7B3]</w:t>
        </w:r>
        <w:r w:rsidR="00D92604" w:rsidRPr="00D92604">
          <w:t xml:space="preserve">. </w:t>
        </w:r>
        <w:bookmarkEnd w:id="342"/>
        <w:r w:rsidR="00BD4E1B" w:rsidRPr="00BD4E1B">
          <w:t xml:space="preserve">A large proportion of cases of cervical intraepithelial neoplasia </w:t>
        </w:r>
        <w:r w:rsidR="00C871CA">
          <w:t>G</w:t>
        </w:r>
        <w:r w:rsidR="00BD4E1B" w:rsidRPr="00BD4E1B">
          <w:t xml:space="preserve">rade 3 </w:t>
        </w:r>
        <w:r w:rsidR="00BD4E1B">
          <w:t>have</w:t>
        </w:r>
        <w:r w:rsidR="00BD4E1B" w:rsidRPr="00BD4E1B">
          <w:t xml:space="preserve"> also</w:t>
        </w:r>
        <w:r w:rsidR="00BD4E1B">
          <w:t xml:space="preserve"> been</w:t>
        </w:r>
        <w:r w:rsidR="00BD4E1B" w:rsidRPr="00BD4E1B">
          <w:t xml:space="preserve"> attributed to HPV</w:t>
        </w:r>
        <w:r w:rsidR="00A91C71">
          <w:t> </w:t>
        </w:r>
        <w:r w:rsidR="00BD4E1B" w:rsidRPr="00BD4E1B">
          <w:t xml:space="preserve">35 in non-Hispanic </w:t>
        </w:r>
        <w:r w:rsidR="00A91C71">
          <w:t>B</w:t>
        </w:r>
        <w:r w:rsidR="00BD4E1B" w:rsidRPr="00BD4E1B">
          <w:t>lack women compared with non-</w:t>
        </w:r>
      </w:ins>
      <w:r w:rsidR="00BD4E1B" w:rsidRPr="00BD4E1B">
        <w:t xml:space="preserve">Hispanic </w:t>
      </w:r>
      <w:ins w:id="353" w:author="Sell, Jaquelyne Alexis" w:date="2025-06-26T14:59:00Z" w16du:dateUtc="2025-06-26T18:59:00Z">
        <w:r w:rsidR="00BD4E1B" w:rsidRPr="00BD4E1B">
          <w:t xml:space="preserve">Asian or Pacific Islander, non-Hispanic </w:t>
        </w:r>
        <w:r w:rsidR="00993902">
          <w:t>W</w:t>
        </w:r>
        <w:r w:rsidR="00BD4E1B" w:rsidRPr="00BD4E1B">
          <w:t xml:space="preserve">hite, and Hispanic </w:t>
        </w:r>
      </w:ins>
      <w:r w:rsidR="00BD4E1B" w:rsidRPr="00BD4E1B">
        <w:t>women</w:t>
      </w:r>
      <w:del w:id="354" w:author="Sell, Jaquelyne Alexis" w:date="2025-06-26T14:59:00Z" w16du:dateUtc="2025-06-26T18:59:00Z">
        <w:r>
          <w:delText xml:space="preserve">. </w:delText>
        </w:r>
      </w:del>
      <w:ins w:id="355" w:author="Sell, Jaquelyne Alexis" w:date="2025-06-26T14:59:00Z" w16du:dateUtc="2025-06-26T18:59:00Z">
        <w:r w:rsidR="00215608">
          <w:t xml:space="preserve"> </w:t>
        </w:r>
        <w:r w:rsidR="008656B2">
          <w:t>[Ref. 5.4: 08FCRY]</w:t>
        </w:r>
        <w:r w:rsidR="00BD4E1B" w:rsidRPr="00BD4E1B">
          <w:t>.</w:t>
        </w:r>
      </w:ins>
    </w:p>
    <w:p w14:paraId="363F459C" w14:textId="6E5B3598" w:rsidR="00F42BF5" w:rsidRDefault="00F42BF5" w:rsidP="00DC07A9">
      <w:pPr>
        <w:pStyle w:val="Paragraph"/>
      </w:pPr>
      <w:r w:rsidRPr="000A7E54">
        <w:t xml:space="preserve">Black women were more likely to be diagnosed with regional or distant cervical cancer than White women across </w:t>
      </w:r>
      <w:del w:id="356" w:author="Sell, Jaquelyne Alexis" w:date="2025-06-26T14:59:00Z" w16du:dateUtc="2025-06-26T18:59:00Z">
        <w:r w:rsidRPr="00F42BF5">
          <w:delText>histology</w:delText>
        </w:r>
      </w:del>
      <w:ins w:id="357" w:author="Sell, Jaquelyne Alexis" w:date="2025-06-26T14:59:00Z" w16du:dateUtc="2025-06-26T18:59:00Z">
        <w:r w:rsidR="00373A89" w:rsidRPr="000A7E54">
          <w:t>histolog</w:t>
        </w:r>
        <w:r w:rsidR="00373A89">
          <w:t>ic</w:t>
        </w:r>
      </w:ins>
      <w:r w:rsidR="00373A89" w:rsidRPr="000A7E54">
        <w:t xml:space="preserve"> </w:t>
      </w:r>
      <w:r w:rsidRPr="000A7E54">
        <w:t>subtypes</w:t>
      </w:r>
      <w:r w:rsidRPr="00F42BF5">
        <w:t xml:space="preserve"> </w:t>
      </w:r>
      <w:r w:rsidR="008656B2">
        <w:t>[Ref. 5.4: 08BZMY]</w:t>
      </w:r>
      <w:r w:rsidRPr="00F42BF5">
        <w:t>.</w:t>
      </w:r>
      <w:r>
        <w:t xml:space="preserve"> </w:t>
      </w:r>
      <w:ins w:id="358" w:author="Sell, Jaquelyne Alexis" w:date="2025-06-26T14:59:00Z" w16du:dateUtc="2025-06-26T18:59:00Z">
        <w:r w:rsidR="005C30CA">
          <w:t>Another study using SEER and CDC’s National Program of Cancer Registries reported that the incidence rate for cervical cancer is higher among AI/AN and Hispanic women compared with non-Hispanic White women</w:t>
        </w:r>
        <w:r w:rsidR="00F82884">
          <w:t xml:space="preserve"> </w:t>
        </w:r>
        <w:r w:rsidR="008656B2">
          <w:t>[Ref. 5.4: 08RS8S]</w:t>
        </w:r>
        <w:r w:rsidR="00F82884">
          <w:t>.</w:t>
        </w:r>
        <w:r w:rsidR="008975AA" w:rsidRPr="008975AA">
          <w:t xml:space="preserve"> AI/AN </w:t>
        </w:r>
        <w:r w:rsidR="00430CB3" w:rsidRPr="00430CB3">
          <w:t>women experience</w:t>
        </w:r>
        <w:r w:rsidR="0007204A">
          <w:t>d</w:t>
        </w:r>
        <w:r w:rsidR="00430CB3" w:rsidRPr="00430CB3">
          <w:t xml:space="preserve"> an incidence of cervical cancer that is 1.5</w:t>
        </w:r>
        <w:r w:rsidR="0007204A">
          <w:t> </w:t>
        </w:r>
        <w:r w:rsidR="00430CB3" w:rsidRPr="00430CB3">
          <w:t xml:space="preserve">times higher and a mortality rate that is twice that of </w:t>
        </w:r>
        <w:r w:rsidR="0007204A">
          <w:t>n</w:t>
        </w:r>
        <w:r w:rsidR="00430CB3" w:rsidRPr="00430CB3">
          <w:t>on-Hispanic White women</w:t>
        </w:r>
        <w:r w:rsidR="001C273D">
          <w:t xml:space="preserve"> </w:t>
        </w:r>
        <w:r w:rsidR="008656B2">
          <w:t>[Ref. 5.4: 08RQXS]</w:t>
        </w:r>
        <w:r w:rsidR="008975AA" w:rsidRPr="008975AA">
          <w:t>.</w:t>
        </w:r>
        <w:r w:rsidR="008975AA">
          <w:t xml:space="preserve"> </w:t>
        </w:r>
        <w:r w:rsidR="00DC07A9">
          <w:t xml:space="preserve">Data from the </w:t>
        </w:r>
        <w:r w:rsidR="00214E4D">
          <w:t>US</w:t>
        </w:r>
        <w:r w:rsidR="00DC07A9">
          <w:t xml:space="preserve"> National Cancer Database from 2004 to 2020 of patients newly diagnosed with cervical cancer revealed </w:t>
        </w:r>
        <w:r w:rsidR="00563D6A" w:rsidRPr="00563D6A">
          <w:t xml:space="preserve">Pacific Islander </w:t>
        </w:r>
        <w:r w:rsidR="00DC07A9">
          <w:t>patients had higher odds of presenting with metastatic disease relative to non</w:t>
        </w:r>
        <w:r w:rsidR="005929D4">
          <w:noBreakHyphen/>
        </w:r>
        <w:r w:rsidR="00DC07A9">
          <w:t>Hispanic White patients</w:t>
        </w:r>
        <w:r w:rsidR="00BB1809">
          <w:t xml:space="preserve"> </w:t>
        </w:r>
        <w:r w:rsidR="008656B2">
          <w:t>[Ref. 5.4: 08RQXV]</w:t>
        </w:r>
        <w:r w:rsidR="00BB1809">
          <w:t>.</w:t>
        </w:r>
      </w:ins>
      <w:bookmarkEnd w:id="350"/>
    </w:p>
    <w:p w14:paraId="20192D24" w14:textId="767B14A7" w:rsidR="00F42BF5" w:rsidRPr="000A7E54" w:rsidRDefault="004A6058" w:rsidP="00F42BF5">
      <w:pPr>
        <w:pStyle w:val="Paragraph"/>
      </w:pPr>
      <w:r w:rsidRPr="004A6058">
        <w:lastRenderedPageBreak/>
        <w:t>Based on SEER data between 2000 and 2018, the percentage of non-Hispanic Black</w:t>
      </w:r>
      <w:r w:rsidR="00A142BB">
        <w:t xml:space="preserve"> </w:t>
      </w:r>
      <w:del w:id="359" w:author="Sell, Jaquelyne Alexis" w:date="2025-06-26T14:59:00Z" w16du:dateUtc="2025-06-26T18:59:00Z">
        <w:r w:rsidRPr="004A6058">
          <w:delText>patients</w:delText>
        </w:r>
      </w:del>
      <w:ins w:id="360" w:author="Sell, Jaquelyne Alexis" w:date="2025-06-26T14:59:00Z" w16du:dateUtc="2025-06-26T18:59:00Z">
        <w:r w:rsidR="00A142BB">
          <w:t xml:space="preserve">females </w:t>
        </w:r>
        <w:r w:rsidR="00A142BB" w:rsidRPr="00286AD3">
          <w:t>diagnosed</w:t>
        </w:r>
        <w:r w:rsidR="00A142BB">
          <w:t xml:space="preserve"> with cervical cancer</w:t>
        </w:r>
      </w:ins>
      <w:r w:rsidRPr="004A6058">
        <w:t xml:space="preserve"> increased steadily from those who were diagnosed at localized stage to those diagnosed at distant stage. However, the percentage of non-Hispanic White and Hispanic patients diagnosed for cervical cancer remained consistent across the stages</w:t>
      </w:r>
      <w:del w:id="361" w:author="Sell, Jaquelyne Alexis" w:date="2025-06-26T14:59:00Z" w16du:dateUtc="2025-06-26T18:59:00Z">
        <w:r w:rsidR="00AB7BAA">
          <w:delText xml:space="preserve"> </w:delText>
        </w:r>
        <w:r w:rsidR="006967EE">
          <w:delText>[Ref. 5.4: 08BZMY]</w:delText>
        </w:r>
        <w:r>
          <w:delText>.</w:delText>
        </w:r>
      </w:del>
      <w:ins w:id="362" w:author="Sell, Jaquelyne Alexis" w:date="2025-06-26T14:59:00Z" w16du:dateUtc="2025-06-26T18:59:00Z">
        <w:r>
          <w:t>.</w:t>
        </w:r>
      </w:ins>
      <w:r w:rsidR="00AB7BAA">
        <w:t xml:space="preserve"> </w:t>
      </w:r>
      <w:r w:rsidR="726977D3">
        <w:t xml:space="preserve">In addition, </w:t>
      </w:r>
      <w:del w:id="363" w:author="Sell, Jaquelyne Alexis" w:date="2025-06-26T14:59:00Z" w16du:dateUtc="2025-06-26T18:59:00Z">
        <w:r w:rsidR="726977D3">
          <w:delText xml:space="preserve">it was observed that in White women, </w:delText>
        </w:r>
      </w:del>
      <w:r w:rsidR="726977D3">
        <w:t>incidence rates of SCC and adenocarcinoma</w:t>
      </w:r>
      <w:r w:rsidR="005929D4">
        <w:t xml:space="preserve"> </w:t>
      </w:r>
      <w:ins w:id="364" w:author="Sell, Jaquelyne Alexis" w:date="2025-06-26T14:59:00Z" w16du:dateUtc="2025-06-26T18:59:00Z">
        <w:r w:rsidR="005929D4">
          <w:t>in White women</w:t>
        </w:r>
        <w:r w:rsidR="726977D3">
          <w:t xml:space="preserve"> </w:t>
        </w:r>
      </w:ins>
      <w:r w:rsidR="726977D3">
        <w:t xml:space="preserve">peaked </w:t>
      </w:r>
      <w:r w:rsidR="0069557B">
        <w:t xml:space="preserve">between </w:t>
      </w:r>
      <w:r w:rsidR="4B63A14D">
        <w:t xml:space="preserve">the </w:t>
      </w:r>
      <w:r w:rsidR="726977D3">
        <w:t>age</w:t>
      </w:r>
      <w:r w:rsidR="0069557B">
        <w:t>s</w:t>
      </w:r>
      <w:r w:rsidR="726977D3">
        <w:t xml:space="preserve"> </w:t>
      </w:r>
      <w:r w:rsidR="4B63A14D">
        <w:t xml:space="preserve">of </w:t>
      </w:r>
      <w:r w:rsidR="726977D3">
        <w:t>35</w:t>
      </w:r>
      <w:del w:id="365" w:author="Sell, Jaquelyne Alexis" w:date="2025-06-26T14:59:00Z" w16du:dateUtc="2025-06-26T18:59:00Z">
        <w:r w:rsidR="726977D3">
          <w:delText>-</w:delText>
        </w:r>
      </w:del>
      <w:ins w:id="366" w:author="Sell, Jaquelyne Alexis" w:date="2025-06-26T14:59:00Z" w16du:dateUtc="2025-06-26T18:59:00Z">
        <w:r w:rsidR="003A2A43">
          <w:t xml:space="preserve"> to </w:t>
        </w:r>
      </w:ins>
      <w:r w:rsidR="726977D3">
        <w:t>44 years and remained stable thereafter, whereas</w:t>
      </w:r>
      <w:r w:rsidR="4B63A14D">
        <w:t xml:space="preserve"> the</w:t>
      </w:r>
      <w:r w:rsidR="726977D3">
        <w:t xml:space="preserve"> incidence rates continued to increase with age among Black women, peaking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65</w:t>
      </w:r>
      <w:del w:id="367" w:author="Sell, Jaquelyne Alexis" w:date="2025-06-26T14:59:00Z" w16du:dateUtc="2025-06-26T18:59:00Z">
        <w:r w:rsidR="726977D3">
          <w:delText>-</w:delText>
        </w:r>
      </w:del>
      <w:ins w:id="368" w:author="Sell, Jaquelyne Alexis" w:date="2025-06-26T14:59:00Z" w16du:dateUtc="2025-06-26T18:59:00Z">
        <w:r w:rsidR="003A2A43">
          <w:t xml:space="preserve"> to </w:t>
        </w:r>
      </w:ins>
      <w:r w:rsidR="726977D3">
        <w:t>74</w:t>
      </w:r>
      <w:r w:rsidR="00FD6F0C">
        <w:t> </w:t>
      </w:r>
      <w:r w:rsidR="726977D3">
        <w:t xml:space="preserve">years for both subtypes. Incidence rates of SCC also peaked </w:t>
      </w:r>
      <w:r w:rsidR="0069557B">
        <w:t>between</w:t>
      </w:r>
      <w:r w:rsidR="726977D3">
        <w:t xml:space="preserve"> </w:t>
      </w:r>
      <w:r w:rsidR="4B63A14D">
        <w:t xml:space="preserve">the </w:t>
      </w:r>
      <w:r w:rsidR="726977D3">
        <w:t>age</w:t>
      </w:r>
      <w:r w:rsidR="0069557B">
        <w:t>s</w:t>
      </w:r>
      <w:r w:rsidR="726977D3">
        <w:t xml:space="preserve"> </w:t>
      </w:r>
      <w:r w:rsidR="4B63A14D">
        <w:t xml:space="preserve">of </w:t>
      </w:r>
      <w:r w:rsidR="726977D3">
        <w:t>65</w:t>
      </w:r>
      <w:del w:id="369" w:author="Sell, Jaquelyne Alexis" w:date="2025-06-26T14:59:00Z" w16du:dateUtc="2025-06-26T18:59:00Z">
        <w:r w:rsidR="6FE2A7A1">
          <w:delText>-</w:delText>
        </w:r>
      </w:del>
      <w:ins w:id="370" w:author="Sell, Jaquelyne Alexis" w:date="2025-06-26T14:59:00Z" w16du:dateUtc="2025-06-26T18:59:00Z">
        <w:r w:rsidR="003A2A43">
          <w:t xml:space="preserve"> to </w:t>
        </w:r>
      </w:ins>
      <w:r w:rsidR="726977D3">
        <w:t>74</w:t>
      </w:r>
      <w:r w:rsidR="4B63A14D">
        <w:t> </w:t>
      </w:r>
      <w:r w:rsidR="726977D3">
        <w:t xml:space="preserve">years among Hispanic women. For </w:t>
      </w:r>
      <w:r w:rsidR="0037181C">
        <w:t xml:space="preserve">either </w:t>
      </w:r>
      <w:r w:rsidR="726977D3">
        <w:t xml:space="preserve">SCC </w:t>
      </w:r>
      <w:r w:rsidR="0037181C">
        <w:t xml:space="preserve">or </w:t>
      </w:r>
      <w:r w:rsidR="726977D3">
        <w:t>adenocarcinoma at every stage</w:t>
      </w:r>
      <w:r w:rsidR="6747B3F7" w:rsidRPr="000A7E54">
        <w:t xml:space="preserve">, Black women had the lowest </w:t>
      </w:r>
      <w:r w:rsidR="0069557B" w:rsidRPr="000A7E54">
        <w:t xml:space="preserve">reported </w:t>
      </w:r>
      <w:r w:rsidR="6747B3F7" w:rsidRPr="000A7E54">
        <w:t xml:space="preserve">5-year relative survival </w:t>
      </w:r>
      <w:r w:rsidR="4170C1A5" w:rsidRPr="000A7E54">
        <w:t>among all racial and ethnic groups</w:t>
      </w:r>
      <w:r w:rsidR="00996D73" w:rsidRPr="000A7E54">
        <w:t xml:space="preserve"> </w:t>
      </w:r>
      <w:r w:rsidR="008656B2">
        <w:t>[Ref. 5.4: 08BZMY]</w:t>
      </w:r>
      <w:r w:rsidR="00F42BF5" w:rsidRPr="000A7E54">
        <w:rPr>
          <w:color w:val="000000" w:themeColor="text1"/>
        </w:rPr>
        <w:t>.</w:t>
      </w:r>
    </w:p>
    <w:p w14:paraId="23E6D9AB" w14:textId="5F5267F1" w:rsidR="00A142BB" w:rsidRPr="006470C9" w:rsidRDefault="006470C9" w:rsidP="00290AC0">
      <w:pPr>
        <w:pStyle w:val="Paragraph"/>
      </w:pPr>
      <w:del w:id="371" w:author="Sell, Jaquelyne Alexis" w:date="2025-06-26T14:59:00Z" w16du:dateUtc="2025-06-26T18:59:00Z">
        <w:r w:rsidRPr="00707822">
          <w:delText>Racial and ethnic differences</w:delText>
        </w:r>
      </w:del>
      <w:ins w:id="372" w:author="Sell, Jaquelyne Alexis" w:date="2025-06-26T14:59:00Z" w16du:dateUtc="2025-06-26T18:59:00Z">
        <w:r w:rsidR="007731B8">
          <w:t>Disparities</w:t>
        </w:r>
      </w:ins>
      <w:r w:rsidR="007731B8">
        <w:t xml:space="preserve"> in cervical cancer incidence and mortality </w:t>
      </w:r>
      <w:del w:id="373" w:author="Sell, Jaquelyne Alexis" w:date="2025-06-26T14:59:00Z" w16du:dateUtc="2025-06-26T18:59:00Z">
        <w:r w:rsidRPr="00707822">
          <w:delText>in the US may be partly attributed to</w:delText>
        </w:r>
      </w:del>
      <w:ins w:id="374" w:author="Sell, Jaquelyne Alexis" w:date="2025-06-26T14:59:00Z" w16du:dateUtc="2025-06-26T18:59:00Z">
        <w:r w:rsidR="007731B8">
          <w:t>exist by geographic area</w:t>
        </w:r>
        <w:r w:rsidR="00F92FF6">
          <w:t xml:space="preserve"> and income level, which may reflect</w:t>
        </w:r>
      </w:ins>
      <w:r w:rsidR="00F92FF6">
        <w:t xml:space="preserve"> </w:t>
      </w:r>
      <w:r w:rsidR="00F92FF6" w:rsidRPr="00C80679">
        <w:t xml:space="preserve">differences in access to </w:t>
      </w:r>
      <w:del w:id="375" w:author="Sell, Jaquelyne Alexis" w:date="2025-06-26T14:59:00Z" w16du:dateUtc="2025-06-26T18:59:00Z">
        <w:r w:rsidRPr="00707822">
          <w:delText>healthcare</w:delText>
        </w:r>
      </w:del>
      <w:ins w:id="376" w:author="Sell, Jaquelyne Alexis" w:date="2025-06-26T14:59:00Z" w16du:dateUtc="2025-06-26T18:59:00Z">
        <w:r w:rsidR="00F92FF6" w:rsidRPr="00C80679">
          <w:t>health</w:t>
        </w:r>
        <w:r w:rsidR="008E609D">
          <w:t xml:space="preserve"> care</w:t>
        </w:r>
      </w:ins>
      <w:r w:rsidR="00F92FF6" w:rsidRPr="00C80679">
        <w:t>/screening and follow-up after abnormal results</w:t>
      </w:r>
      <w:r w:rsidR="00F92FF6">
        <w:t xml:space="preserve"> </w:t>
      </w:r>
      <w:r w:rsidR="008656B2" w:rsidRPr="008656B2">
        <w:rPr>
          <w:bCs/>
        </w:rPr>
        <w:t>[Ref. 5.4: 08BZMY, 08D67R</w:t>
      </w:r>
      <w:del w:id="377" w:author="Sell, Jaquelyne Alexis" w:date="2025-06-26T14:59:00Z" w16du:dateUtc="2025-06-26T18:59:00Z">
        <w:r w:rsidR="006967EE" w:rsidRPr="006967EE">
          <w:rPr>
            <w:bCs/>
          </w:rPr>
          <w:delText>]</w:delText>
        </w:r>
        <w:r w:rsidR="00CD04AF">
          <w:delText xml:space="preserve">. </w:delText>
        </w:r>
        <w:r w:rsidRPr="00707822">
          <w:delText xml:space="preserve">Cervical screening </w:delText>
        </w:r>
        <w:r w:rsidR="00E8730A">
          <w:delText xml:space="preserve">that employs </w:delText>
        </w:r>
        <w:r w:rsidRPr="00707822">
          <w:delText xml:space="preserve">cytology is less effective in </w:delText>
        </w:r>
        <w:r w:rsidR="004C294B">
          <w:delText>detecting</w:delText>
        </w:r>
        <w:r w:rsidRPr="00707822">
          <w:delText xml:space="preserve"> adenocarcinoma compared with SCC, which may partly explain the relative lower </w:delText>
        </w:r>
      </w:del>
      <w:ins w:id="378" w:author="Sell, Jaquelyne Alexis" w:date="2025-06-26T14:59:00Z" w16du:dateUtc="2025-06-26T18:59:00Z">
        <w:r w:rsidR="008656B2" w:rsidRPr="008656B2">
          <w:rPr>
            <w:bCs/>
          </w:rPr>
          <w:t xml:space="preserve">, 08RS8Q, </w:t>
        </w:r>
        <w:r w:rsidR="008656B2">
          <w:t>08RS8S]</w:t>
        </w:r>
        <w:r w:rsidR="007731B8">
          <w:t xml:space="preserve">. </w:t>
        </w:r>
        <w:r w:rsidR="00A142BB" w:rsidRPr="00A142BB">
          <w:t xml:space="preserve">Women living in nonmetropolitan or rural areas had higher </w:t>
        </w:r>
      </w:ins>
      <w:r w:rsidR="00A142BB" w:rsidRPr="00A142BB">
        <w:t xml:space="preserve">incidence of cervical </w:t>
      </w:r>
      <w:del w:id="379" w:author="Sell, Jaquelyne Alexis" w:date="2025-06-26T14:59:00Z" w16du:dateUtc="2025-06-26T18:59:00Z">
        <w:r w:rsidRPr="00707822">
          <w:delText xml:space="preserve">adenocarcinoma among Black women </w:delText>
        </w:r>
        <w:r w:rsidR="006967EE" w:rsidRPr="006967EE">
          <w:rPr>
            <w:bCs/>
          </w:rPr>
          <w:delText>[Ref. 5.4: 03Q0K8, 08D67W]</w:delText>
        </w:r>
        <w:r w:rsidRPr="00707822">
          <w:delText xml:space="preserve">. </w:delText>
        </w:r>
        <w:r w:rsidR="00E8730A">
          <w:delText>I</w:delText>
        </w:r>
        <w:r w:rsidRPr="00707822">
          <w:delText xml:space="preserve">t is </w:delText>
        </w:r>
        <w:r w:rsidR="00E8730A">
          <w:delText xml:space="preserve">also </w:delText>
        </w:r>
        <w:r w:rsidRPr="00707822">
          <w:delText>possible that</w:delText>
        </w:r>
        <w:r w:rsidR="004B5873">
          <w:delText xml:space="preserve"> the</w:delText>
        </w:r>
        <w:r w:rsidRPr="00707822">
          <w:delText xml:space="preserve"> differences in the prevalence of HPV16 contribute to subtype</w:delText>
        </w:r>
        <w:r w:rsidR="00E8730A">
          <w:delText>-</w:delText>
        </w:r>
        <w:r w:rsidRPr="00707822">
          <w:delText xml:space="preserve">specific differences in cervical </w:delText>
        </w:r>
      </w:del>
      <w:r w:rsidR="00A142BB" w:rsidRPr="00A142BB">
        <w:t xml:space="preserve">cancer </w:t>
      </w:r>
      <w:del w:id="380" w:author="Sell, Jaquelyne Alexis" w:date="2025-06-26T14:59:00Z" w16du:dateUtc="2025-06-26T18:59:00Z">
        <w:r w:rsidRPr="00707822">
          <w:delText>incidence</w:delText>
        </w:r>
        <w:r w:rsidR="00E8730A">
          <w:delText>, particularly because of its reduced prevalence</w:delText>
        </w:r>
        <w:r w:rsidRPr="00707822">
          <w:delText xml:space="preserve"> </w:delText>
        </w:r>
        <w:r w:rsidR="00E8730A" w:rsidRPr="00707822">
          <w:delText xml:space="preserve">among Black </w:delText>
        </w:r>
        <w:r w:rsidR="00E8730A">
          <w:delText xml:space="preserve">women </w:delText>
        </w:r>
        <w:r w:rsidR="00E8730A" w:rsidRPr="00707822">
          <w:delText>compared</w:delText>
        </w:r>
      </w:del>
      <w:ins w:id="381" w:author="Sell, Jaquelyne Alexis" w:date="2025-06-26T14:59:00Z" w16du:dateUtc="2025-06-26T18:59:00Z">
        <w:r w:rsidR="00A142BB" w:rsidRPr="00A142BB">
          <w:t>and higher mortality from cervical cancer compared with those living in urban or metropolitan areas, in part due to lower vaccination and screening rates</w:t>
        </w:r>
        <w:r w:rsidR="00A142BB">
          <w:t xml:space="preserve"> </w:t>
        </w:r>
        <w:r w:rsidR="008656B2">
          <w:t>[Ref. 5.4: 08RS8S]</w:t>
        </w:r>
        <w:r w:rsidR="0066441C">
          <w:t>.</w:t>
        </w:r>
        <w:r w:rsidR="007731B8">
          <w:t xml:space="preserve"> </w:t>
        </w:r>
        <w:r w:rsidR="007731B8" w:rsidRPr="007731B8">
          <w:t>Deaths from cervical cancer</w:t>
        </w:r>
        <w:r w:rsidR="007731B8">
          <w:t xml:space="preserve"> were</w:t>
        </w:r>
        <w:r w:rsidR="007731B8" w:rsidRPr="007731B8">
          <w:t xml:space="preserve"> 48.8% higher in counties</w:t>
        </w:r>
      </w:ins>
      <w:r w:rsidR="007731B8" w:rsidRPr="007731B8">
        <w:t xml:space="preserve"> with </w:t>
      </w:r>
      <w:del w:id="382" w:author="Sell, Jaquelyne Alexis" w:date="2025-06-26T14:59:00Z" w16du:dateUtc="2025-06-26T18:59:00Z">
        <w:r w:rsidR="00E8730A" w:rsidRPr="00707822">
          <w:delText>White women in the US</w:delText>
        </w:r>
        <w:r w:rsidR="000111CF">
          <w:delText>,</w:delText>
        </w:r>
        <w:r w:rsidR="00E8730A" w:rsidRPr="00707822">
          <w:delText xml:space="preserve"> and </w:delText>
        </w:r>
        <w:r w:rsidR="00E8730A">
          <w:delText xml:space="preserve">because this </w:delText>
        </w:r>
        <w:r w:rsidR="00794EE1">
          <w:delText xml:space="preserve">type </w:delText>
        </w:r>
        <w:r w:rsidR="00E8730A" w:rsidRPr="00707822">
          <w:delText xml:space="preserve">is more likely to cause adenocarcinoma </w:delText>
        </w:r>
        <w:r w:rsidR="00E8730A">
          <w:delText xml:space="preserve">relative to </w:delText>
        </w:r>
        <w:r w:rsidR="00E8730A" w:rsidRPr="00707822">
          <w:delText>other HPV</w:delText>
        </w:r>
        <w:r w:rsidR="00794EE1">
          <w:delText xml:space="preserve"> types</w:delText>
        </w:r>
      </w:del>
      <w:ins w:id="383" w:author="Sell, Jaquelyne Alexis" w:date="2025-06-26T14:59:00Z" w16du:dateUtc="2025-06-26T18:59:00Z">
        <w:r w:rsidR="007731B8" w:rsidRPr="007731B8">
          <w:t>persistent poverty compared with nonpersistent poverty counties</w:t>
        </w:r>
      </w:ins>
      <w:r w:rsidR="007731B8" w:rsidRPr="007731B8">
        <w:t xml:space="preserve"> </w:t>
      </w:r>
      <w:r w:rsidR="008656B2">
        <w:t>[Ref. 5.4: </w:t>
      </w:r>
      <w:del w:id="384" w:author="Sell, Jaquelyne Alexis" w:date="2025-06-26T14:59:00Z" w16du:dateUtc="2025-06-26T18:59:00Z">
        <w:r w:rsidR="006967EE" w:rsidRPr="006967EE">
          <w:rPr>
            <w:bCs/>
          </w:rPr>
          <w:delText>08D67M, 08D67G, 08D67L]</w:delText>
        </w:r>
        <w:r w:rsidRPr="00707822">
          <w:delText xml:space="preserve">. </w:delText>
        </w:r>
      </w:del>
      <w:ins w:id="385" w:author="Sell, Jaquelyne Alexis" w:date="2025-06-26T14:59:00Z" w16du:dateUtc="2025-06-26T18:59:00Z">
        <w:r w:rsidR="008656B2">
          <w:t>08RS8N]</w:t>
        </w:r>
        <w:r w:rsidR="007731B8" w:rsidRPr="007731B8">
          <w:t xml:space="preserve">. Mortality rates were highest for Black residents of counties that were both rural and </w:t>
        </w:r>
        <w:r w:rsidR="003D5253">
          <w:t>low</w:t>
        </w:r>
        <w:r w:rsidR="00AE5476">
          <w:noBreakHyphen/>
        </w:r>
        <w:r w:rsidR="003D5253">
          <w:t>income/</w:t>
        </w:r>
        <w:r w:rsidR="007731B8" w:rsidRPr="007731B8">
          <w:t>persistent poverty</w:t>
        </w:r>
        <w:r w:rsidR="007731B8">
          <w:t xml:space="preserve"> </w:t>
        </w:r>
        <w:r w:rsidR="008656B2" w:rsidRPr="008656B2">
          <w:rPr>
            <w:bCs/>
          </w:rPr>
          <w:t>[Ref. 5.4: 08RS8N, 08RS8Q]</w:t>
        </w:r>
        <w:r w:rsidR="0066441C">
          <w:t>.</w:t>
        </w:r>
      </w:ins>
    </w:p>
    <w:p w14:paraId="326A020E" w14:textId="776A7711" w:rsidR="00BB3AEB" w:rsidRPr="00527749" w:rsidRDefault="00B3562D" w:rsidP="00E46588">
      <w:pPr>
        <w:pStyle w:val="Paragraph"/>
        <w:rPr>
          <w:i/>
          <w:iCs/>
          <w:u w:val="single"/>
        </w:rPr>
      </w:pPr>
      <w:r w:rsidRPr="00527749">
        <w:rPr>
          <w:i/>
          <w:iCs/>
          <w:u w:val="single"/>
        </w:rPr>
        <w:t xml:space="preserve">Disease Estimates to Support Clinical </w:t>
      </w:r>
      <w:del w:id="386" w:author="Sell, Jaquelyne Alexis" w:date="2025-06-26T14:59:00Z" w16du:dateUtc="2025-06-26T18:59:00Z">
        <w:r w:rsidRPr="00527749">
          <w:rPr>
            <w:i/>
            <w:iCs/>
            <w:u w:val="single"/>
          </w:rPr>
          <w:delText>Trial</w:delText>
        </w:r>
      </w:del>
      <w:ins w:id="387" w:author="Sell, Jaquelyne Alexis" w:date="2025-06-26T14:59:00Z" w16du:dateUtc="2025-06-26T18:59:00Z">
        <w:r w:rsidR="004B515E">
          <w:rPr>
            <w:i/>
            <w:iCs/>
            <w:u w:val="single"/>
          </w:rPr>
          <w:t>Study</w:t>
        </w:r>
      </w:ins>
      <w:r w:rsidR="004B515E" w:rsidRPr="00527749">
        <w:rPr>
          <w:i/>
          <w:iCs/>
          <w:u w:val="single"/>
        </w:rPr>
        <w:t xml:space="preserve"> </w:t>
      </w:r>
      <w:r w:rsidRPr="00527749">
        <w:rPr>
          <w:i/>
          <w:iCs/>
          <w:u w:val="single"/>
        </w:rPr>
        <w:t>Enrollment Efforts</w:t>
      </w:r>
    </w:p>
    <w:p w14:paraId="5C64652C" w14:textId="74A7BEB1" w:rsidR="001F614B" w:rsidRDefault="07B444B2" w:rsidP="001F614B">
      <w:pPr>
        <w:pStyle w:val="Paragraph"/>
      </w:pPr>
      <w:r>
        <w:t xml:space="preserve">Based on the </w:t>
      </w:r>
      <w:del w:id="388" w:author="Sell, Jaquelyne Alexis" w:date="2025-06-26T14:59:00Z" w16du:dateUtc="2025-06-26T18:59:00Z">
        <w:r>
          <w:delText>2016-2020</w:delText>
        </w:r>
      </w:del>
      <w:ins w:id="389" w:author="Sell, Jaquelyne Alexis" w:date="2025-06-26T14:59:00Z" w16du:dateUtc="2025-06-26T18:59:00Z">
        <w:r>
          <w:t>201</w:t>
        </w:r>
        <w:r w:rsidR="00EF1198">
          <w:t>7</w:t>
        </w:r>
        <w:r w:rsidR="0045254A">
          <w:t xml:space="preserve"> to </w:t>
        </w:r>
        <w:r>
          <w:t>202</w:t>
        </w:r>
        <w:r w:rsidR="00EF1198">
          <w:t>1</w:t>
        </w:r>
      </w:ins>
      <w:r>
        <w:t xml:space="preserve"> SEER data, the 5-year age-adjusted </w:t>
      </w:r>
      <w:r w:rsidRPr="00812AA4">
        <w:t>incidence</w:t>
      </w:r>
      <w:r>
        <w:t xml:space="preserve"> </w:t>
      </w:r>
      <w:r w:rsidR="00F7516C">
        <w:t xml:space="preserve">rate </w:t>
      </w:r>
      <w:r>
        <w:t>of cervical cancer in the US population was 7.</w:t>
      </w:r>
      <w:del w:id="390" w:author="Sell, Jaquelyne Alexis" w:date="2025-06-26T14:59:00Z" w16du:dateUtc="2025-06-26T18:59:00Z">
        <w:r>
          <w:delText>68</w:delText>
        </w:r>
      </w:del>
      <w:ins w:id="391" w:author="Sell, Jaquelyne Alexis" w:date="2025-06-26T14:59:00Z" w16du:dateUtc="2025-06-26T18:59:00Z">
        <w:r w:rsidR="00096039">
          <w:t>42</w:t>
        </w:r>
      </w:ins>
      <w:r>
        <w:t xml:space="preserve"> per 100,000 women </w:t>
      </w:r>
      <w:r w:rsidR="00D17B1D">
        <w:t>[</w:t>
      </w:r>
      <w:r w:rsidR="008656B2">
        <w:t xml:space="preserve">Table </w:t>
      </w:r>
      <w:r w:rsidR="008656B2">
        <w:rPr>
          <w:noProof/>
        </w:rPr>
        <w:t>1</w:t>
      </w:r>
      <w:r w:rsidR="00D17B1D">
        <w:t>]</w:t>
      </w:r>
      <w:r>
        <w:t xml:space="preserve">. </w:t>
      </w:r>
      <w:del w:id="392" w:author="Sell, Jaquelyne Alexis" w:date="2025-06-26T14:59:00Z" w16du:dateUtc="2025-06-26T18:59:00Z">
        <w:r w:rsidR="22B207A9">
          <w:delText xml:space="preserve">Between </w:delText>
        </w:r>
        <w:r>
          <w:delText>different ethnic groups, the age-</w:delText>
        </w:r>
        <w:r w:rsidRPr="00812AA4">
          <w:delText>adjusted incidence rate of cervical cancer was higher in Hispanic women (9.85 per 100,000) compared with non-Hispanic women (7.11 per 100,000).</w:delText>
        </w:r>
        <w:r w:rsidR="00636F9C">
          <w:delText xml:space="preserve"> </w:delText>
        </w:r>
        <w:r w:rsidR="00953D7E" w:rsidRPr="00812AA4">
          <w:delText>When assessing non-Hispanic ethnicities in the US</w:delText>
        </w:r>
        <w:r w:rsidRPr="00812AA4">
          <w:delText>, the age</w:delText>
        </w:r>
        <w:r w:rsidR="63C05E27" w:rsidRPr="00812AA4">
          <w:delText>-</w:delText>
        </w:r>
      </w:del>
      <w:ins w:id="393" w:author="Sell, Jaquelyne Alexis" w:date="2025-06-26T14:59:00Z" w16du:dateUtc="2025-06-26T18:59:00Z">
        <w:r w:rsidR="002422D5">
          <w:t>The</w:t>
        </w:r>
        <w:r w:rsidRPr="00812AA4">
          <w:t xml:space="preserve"> age</w:t>
        </w:r>
        <w:r w:rsidR="00B1106F">
          <w:noBreakHyphen/>
        </w:r>
      </w:ins>
      <w:r w:rsidRPr="00812AA4">
        <w:t>adjusted incidence rate</w:t>
      </w:r>
      <w:r>
        <w:t xml:space="preserve"> of cervical cancer </w:t>
      </w:r>
      <w:r w:rsidR="00953D7E">
        <w:t xml:space="preserve">was </w:t>
      </w:r>
      <w:r>
        <w:t xml:space="preserve">highest among </w:t>
      </w:r>
      <w:r w:rsidR="00296D36">
        <w:t xml:space="preserve">women who were </w:t>
      </w:r>
      <w:r>
        <w:t>Black (8.</w:t>
      </w:r>
      <w:del w:id="394" w:author="Sell, Jaquelyne Alexis" w:date="2025-06-26T14:59:00Z" w16du:dateUtc="2025-06-26T18:59:00Z">
        <w:r>
          <w:delText>57</w:delText>
        </w:r>
      </w:del>
      <w:ins w:id="395" w:author="Sell, Jaquelyne Alexis" w:date="2025-06-26T14:59:00Z" w16du:dateUtc="2025-06-26T18:59:00Z">
        <w:r w:rsidR="00096039">
          <w:t>15</w:t>
        </w:r>
      </w:ins>
      <w:r>
        <w:t xml:space="preserve"> per 100,000), followed by </w:t>
      </w:r>
      <w:r w:rsidR="00914869">
        <w:t xml:space="preserve">those who were </w:t>
      </w:r>
      <w:r>
        <w:t>White (7.</w:t>
      </w:r>
      <w:del w:id="396" w:author="Sell, Jaquelyne Alexis" w:date="2025-06-26T14:59:00Z" w16du:dateUtc="2025-06-26T18:59:00Z">
        <w:r>
          <w:delText>67</w:delText>
        </w:r>
      </w:del>
      <w:ins w:id="397" w:author="Sell, Jaquelyne Alexis" w:date="2025-06-26T14:59:00Z" w16du:dateUtc="2025-06-26T18:59:00Z">
        <w:r w:rsidR="00096039">
          <w:t>46</w:t>
        </w:r>
      </w:ins>
      <w:r>
        <w:t xml:space="preserve"> per 100,000), Asian/Pacific Islander (6.</w:t>
      </w:r>
      <w:del w:id="398" w:author="Sell, Jaquelyne Alexis" w:date="2025-06-26T14:59:00Z" w16du:dateUtc="2025-06-26T18:59:00Z">
        <w:r>
          <w:delText xml:space="preserve">08 </w:delText>
        </w:r>
      </w:del>
      <w:ins w:id="399" w:author="Sell, Jaquelyne Alexis" w:date="2025-06-26T14:59:00Z" w16du:dateUtc="2025-06-26T18:59:00Z">
        <w:r>
          <w:t>0</w:t>
        </w:r>
        <w:r w:rsidR="00096039">
          <w:t>9</w:t>
        </w:r>
        <w:r w:rsidR="000A1679">
          <w:t> </w:t>
        </w:r>
      </w:ins>
      <w:r>
        <w:t>per 100,000), and lowest among American Indian/Alaska Native (4.</w:t>
      </w:r>
      <w:del w:id="400" w:author="Sell, Jaquelyne Alexis" w:date="2025-06-26T14:59:00Z" w16du:dateUtc="2025-06-26T18:59:00Z">
        <w:r>
          <w:delText xml:space="preserve">26 </w:delText>
        </w:r>
      </w:del>
      <w:ins w:id="401" w:author="Sell, Jaquelyne Alexis" w:date="2025-06-26T14:59:00Z" w16du:dateUtc="2025-06-26T18:59:00Z">
        <w:r w:rsidR="00096039">
          <w:t>75</w:t>
        </w:r>
        <w:r>
          <w:t xml:space="preserve"> per 100,000). </w:t>
        </w:r>
        <w:r w:rsidR="00CE1630">
          <w:t>Between different ethnic groups, the age-</w:t>
        </w:r>
        <w:r w:rsidR="00CE1630" w:rsidRPr="00812AA4">
          <w:t>adjusted incidence rate of cervical cancer was higher in Hispanic women (9.</w:t>
        </w:r>
        <w:r w:rsidR="00CE1630">
          <w:t>06</w:t>
        </w:r>
        <w:r w:rsidR="00CE1630" w:rsidRPr="00812AA4">
          <w:t xml:space="preserve"> per 100,000) compared with non-Hispanic women (7.</w:t>
        </w:r>
        <w:r w:rsidR="00CE1630">
          <w:t>02</w:t>
        </w:r>
        <w:r w:rsidR="00CE1630" w:rsidRPr="00812AA4">
          <w:t> </w:t>
        </w:r>
      </w:ins>
      <w:r w:rsidR="00CE1630" w:rsidRPr="00812AA4">
        <w:t>per 100,000).</w:t>
      </w:r>
      <w:r w:rsidR="00CE1630">
        <w:t xml:space="preserve"> </w:t>
      </w:r>
      <w:r>
        <w:t xml:space="preserve">Among </w:t>
      </w:r>
      <w:r w:rsidR="00953D7E">
        <w:t>p</w:t>
      </w:r>
      <w:r w:rsidR="00636F9C">
        <w:t>eople</w:t>
      </w:r>
      <w:r w:rsidR="00953D7E">
        <w:t xml:space="preserve"> </w:t>
      </w:r>
      <w:ins w:id="402" w:author="Sell, Jaquelyne Alexis" w:date="2025-06-26T14:59:00Z" w16du:dateUtc="2025-06-26T18:59:00Z">
        <w:r w:rsidR="00096039">
          <w:t xml:space="preserve">estimated to be </w:t>
        </w:r>
      </w:ins>
      <w:r>
        <w:t>newly diagnosed with cervical cancer</w:t>
      </w:r>
      <w:r w:rsidR="22B207A9">
        <w:t xml:space="preserve"> in </w:t>
      </w:r>
      <w:del w:id="403" w:author="Sell, Jaquelyne Alexis" w:date="2025-06-26T14:59:00Z" w16du:dateUtc="2025-06-26T18:59:00Z">
        <w:r w:rsidR="22B207A9">
          <w:delText>2023</w:delText>
        </w:r>
      </w:del>
      <w:ins w:id="404" w:author="Sell, Jaquelyne Alexis" w:date="2025-06-26T14:59:00Z" w16du:dateUtc="2025-06-26T18:59:00Z">
        <w:r w:rsidR="22B207A9">
          <w:t>202</w:t>
        </w:r>
        <w:r w:rsidR="00096039">
          <w:t>5</w:t>
        </w:r>
      </w:ins>
      <w:r>
        <w:t>, about 77.</w:t>
      </w:r>
      <w:del w:id="405" w:author="Sell, Jaquelyne Alexis" w:date="2025-06-26T14:59:00Z" w16du:dateUtc="2025-06-26T18:59:00Z">
        <w:r>
          <w:delText>7</w:delText>
        </w:r>
      </w:del>
      <w:ins w:id="406" w:author="Sell, Jaquelyne Alexis" w:date="2025-06-26T14:59:00Z" w16du:dateUtc="2025-06-26T18:59:00Z">
        <w:r w:rsidR="00096039">
          <w:t>3</w:t>
        </w:r>
      </w:ins>
      <w:r>
        <w:t xml:space="preserve">% </w:t>
      </w:r>
      <w:r w:rsidR="00953D7E">
        <w:t>we</w:t>
      </w:r>
      <w:r w:rsidR="22B207A9">
        <w:t>re</w:t>
      </w:r>
      <w:r>
        <w:t xml:space="preserve"> White, 15.</w:t>
      </w:r>
      <w:del w:id="407" w:author="Sell, Jaquelyne Alexis" w:date="2025-06-26T14:59:00Z" w16du:dateUtc="2025-06-26T18:59:00Z">
        <w:r>
          <w:delText>9</w:delText>
        </w:r>
      </w:del>
      <w:ins w:id="408" w:author="Sell, Jaquelyne Alexis" w:date="2025-06-26T14:59:00Z" w16du:dateUtc="2025-06-26T18:59:00Z">
        <w:r w:rsidR="00096039">
          <w:t>6</w:t>
        </w:r>
      </w:ins>
      <w:r>
        <w:t xml:space="preserve">% </w:t>
      </w:r>
      <w:r w:rsidR="00953D7E">
        <w:t>we</w:t>
      </w:r>
      <w:r w:rsidR="22B207A9">
        <w:t>re</w:t>
      </w:r>
      <w:r>
        <w:t xml:space="preserve"> Black, </w:t>
      </w:r>
      <w:del w:id="409" w:author="Sell, Jaquelyne Alexis" w:date="2025-06-26T14:59:00Z" w16du:dateUtc="2025-06-26T18:59:00Z">
        <w:r>
          <w:delText>5.8</w:delText>
        </w:r>
      </w:del>
      <w:ins w:id="410" w:author="Sell, Jaquelyne Alexis" w:date="2025-06-26T14:59:00Z" w16du:dateUtc="2025-06-26T18:59:00Z">
        <w:r w:rsidR="00096039">
          <w:t>6.2</w:t>
        </w:r>
      </w:ins>
      <w:r>
        <w:t xml:space="preserve">% </w:t>
      </w:r>
      <w:r w:rsidR="00953D7E">
        <w:t>we</w:t>
      </w:r>
      <w:r w:rsidR="22B207A9">
        <w:t>re</w:t>
      </w:r>
      <w:r>
        <w:t xml:space="preserve"> Asian or Pacific Islander, 0.</w:t>
      </w:r>
      <w:del w:id="411" w:author="Sell, Jaquelyne Alexis" w:date="2025-06-26T14:59:00Z" w16du:dateUtc="2025-06-26T18:59:00Z">
        <w:r>
          <w:delText>7</w:delText>
        </w:r>
      </w:del>
      <w:ins w:id="412" w:author="Sell, Jaquelyne Alexis" w:date="2025-06-26T14:59:00Z" w16du:dateUtc="2025-06-26T18:59:00Z">
        <w:r w:rsidR="00096039">
          <w:t>8</w:t>
        </w:r>
      </w:ins>
      <w:r>
        <w:t xml:space="preserve">% </w:t>
      </w:r>
      <w:r w:rsidR="00953D7E">
        <w:t>we</w:t>
      </w:r>
      <w:r w:rsidR="22B207A9">
        <w:t>re</w:t>
      </w:r>
      <w:r>
        <w:t xml:space="preserve"> American Indian/Alaska Native, and </w:t>
      </w:r>
      <w:del w:id="413" w:author="Sell, Jaquelyne Alexis" w:date="2025-06-26T14:59:00Z" w16du:dateUtc="2025-06-26T18:59:00Z">
        <w:r>
          <w:delText>20.0</w:delText>
        </w:r>
      </w:del>
      <w:ins w:id="414" w:author="Sell, Jaquelyne Alexis" w:date="2025-06-26T14:59:00Z" w16du:dateUtc="2025-06-26T18:59:00Z">
        <w:r w:rsidR="00096039">
          <w:t>19.5</w:t>
        </w:r>
      </w:ins>
      <w:r>
        <w:t xml:space="preserve">% </w:t>
      </w:r>
      <w:r w:rsidR="00953D7E">
        <w:t>we</w:t>
      </w:r>
      <w:r w:rsidR="22B207A9">
        <w:t xml:space="preserve">re </w:t>
      </w:r>
      <w:r>
        <w:t>Hispanic.</w:t>
      </w:r>
    </w:p>
    <w:p w14:paraId="128A2659" w14:textId="4FD0C027" w:rsidR="001F614B" w:rsidRPr="009E5BC3" w:rsidRDefault="009A54CF" w:rsidP="001F614B">
      <w:pPr>
        <w:pStyle w:val="Paragraph"/>
      </w:pPr>
      <w:r w:rsidRPr="009A54CF">
        <w:lastRenderedPageBreak/>
        <w:t xml:space="preserve">The overall estimated prevalent case counts of cervical cancer by racial and ethnic subgroups in the US in </w:t>
      </w:r>
      <w:del w:id="415" w:author="Sell, Jaquelyne Alexis" w:date="2025-06-26T14:59:00Z" w16du:dateUtc="2025-06-26T18:59:00Z">
        <w:r w:rsidRPr="009A54CF">
          <w:delText>2023</w:delText>
        </w:r>
      </w:del>
      <w:ins w:id="416" w:author="Sell, Jaquelyne Alexis" w:date="2025-06-26T14:59:00Z" w16du:dateUtc="2025-06-26T18:59:00Z">
        <w:r w:rsidRPr="009A54CF">
          <w:t>202</w:t>
        </w:r>
        <w:r w:rsidR="00096039">
          <w:t>5</w:t>
        </w:r>
      </w:ins>
      <w:r w:rsidRPr="009A54CF">
        <w:t xml:space="preserve"> are provided in </w:t>
      </w:r>
      <w:r w:rsidR="00D17B1D">
        <w:t>[</w:t>
      </w:r>
      <w:r w:rsidR="008656B2">
        <w:t xml:space="preserve">Table </w:t>
      </w:r>
      <w:r w:rsidR="008656B2">
        <w:rPr>
          <w:noProof/>
        </w:rPr>
        <w:t>2</w:t>
      </w:r>
      <w:r w:rsidR="00D17B1D">
        <w:t>]</w:t>
      </w:r>
      <w:r w:rsidRPr="009A54CF">
        <w:t xml:space="preserve">. </w:t>
      </w:r>
      <w:r w:rsidR="001F614B">
        <w:t xml:space="preserve">In </w:t>
      </w:r>
      <w:del w:id="417" w:author="Sell, Jaquelyne Alexis" w:date="2025-06-26T14:59:00Z" w16du:dateUtc="2025-06-26T18:59:00Z">
        <w:r w:rsidR="001F614B">
          <w:delText>2023</w:delText>
        </w:r>
      </w:del>
      <w:ins w:id="418" w:author="Sell, Jaquelyne Alexis" w:date="2025-06-26T14:59:00Z" w16du:dateUtc="2025-06-26T18:59:00Z">
        <w:r w:rsidR="001F614B">
          <w:t>202</w:t>
        </w:r>
        <w:r w:rsidR="00096039">
          <w:t>5</w:t>
        </w:r>
      </w:ins>
      <w:r w:rsidR="001F614B">
        <w:t xml:space="preserve">, the </w:t>
      </w:r>
      <w:ins w:id="419" w:author="Sell, Jaquelyne Alexis" w:date="2025-06-26T14:59:00Z" w16du:dateUtc="2025-06-26T18:59:00Z">
        <w:r w:rsidR="005929D4">
          <w:t xml:space="preserve">estimated </w:t>
        </w:r>
      </w:ins>
      <w:r w:rsidR="001F614B">
        <w:t xml:space="preserve">number of </w:t>
      </w:r>
      <w:del w:id="420" w:author="Sell, Jaquelyne Alexis" w:date="2025-06-26T14:59:00Z" w16du:dateUtc="2025-06-26T18:59:00Z">
        <w:r w:rsidR="00FD749C">
          <w:delText xml:space="preserve">prevalent </w:delText>
        </w:r>
      </w:del>
      <w:r w:rsidR="00FD749C">
        <w:t xml:space="preserve">cervical cancer cases </w:t>
      </w:r>
      <w:r w:rsidR="001F614B">
        <w:t xml:space="preserve">in the US </w:t>
      </w:r>
      <w:proofErr w:type="gramStart"/>
      <w:r w:rsidR="001F614B">
        <w:t>is</w:t>
      </w:r>
      <w:proofErr w:type="gramEnd"/>
      <w:r w:rsidR="001F614B">
        <w:t xml:space="preserve"> </w:t>
      </w:r>
      <w:del w:id="421" w:author="Sell, Jaquelyne Alexis" w:date="2025-06-26T14:59:00Z" w16du:dateUtc="2025-06-26T18:59:00Z">
        <w:r w:rsidR="001F614B">
          <w:delText xml:space="preserve">estimated </w:delText>
        </w:r>
        <w:r w:rsidR="00162FD6">
          <w:delText>to be</w:delText>
        </w:r>
        <w:r w:rsidR="001F614B">
          <w:delText xml:space="preserve"> </w:delText>
        </w:r>
        <w:r w:rsidR="001F614B" w:rsidRPr="009F5FB2">
          <w:delText>205,446</w:delText>
        </w:r>
      </w:del>
      <w:ins w:id="422" w:author="Sell, Jaquelyne Alexis" w:date="2025-06-26T14:59:00Z" w16du:dateUtc="2025-06-26T18:59:00Z">
        <w:r w:rsidR="00096039" w:rsidRPr="00096039">
          <w:t>210,231</w:t>
        </w:r>
      </w:ins>
      <w:r w:rsidR="001F614B" w:rsidRPr="009F5FB2">
        <w:t xml:space="preserve"> </w:t>
      </w:r>
      <w:r w:rsidR="001F614B">
        <w:t>based on the most recent SEER prevalence data</w:t>
      </w:r>
      <w:r w:rsidR="00FD749C">
        <w:t xml:space="preserve"> (</w:t>
      </w:r>
      <w:del w:id="423" w:author="Sell, Jaquelyne Alexis" w:date="2025-06-26T14:59:00Z" w16du:dateUtc="2025-06-26T18:59:00Z">
        <w:r w:rsidR="00FD749C">
          <w:delText>115.8</w:delText>
        </w:r>
      </w:del>
      <w:ins w:id="424" w:author="Sell, Jaquelyne Alexis" w:date="2025-06-26T14:59:00Z" w16du:dateUtc="2025-06-26T18:59:00Z">
        <w:r w:rsidR="00FD749C">
          <w:t>11</w:t>
        </w:r>
        <w:r w:rsidR="00096039">
          <w:t>9</w:t>
        </w:r>
        <w:r w:rsidR="00FD749C">
          <w:t>.</w:t>
        </w:r>
        <w:r w:rsidR="00096039">
          <w:t>0</w:t>
        </w:r>
      </w:ins>
      <w:r w:rsidR="00FD749C">
        <w:t xml:space="preserve"> cases per 100,000)</w:t>
      </w:r>
      <w:r w:rsidR="001F614B">
        <w:t xml:space="preserve">. </w:t>
      </w:r>
      <w:r w:rsidR="004B5873">
        <w:t xml:space="preserve">Among </w:t>
      </w:r>
      <w:r w:rsidR="008837A5">
        <w:t>prevalent cases of cervical cancer</w:t>
      </w:r>
      <w:r w:rsidR="004B5873">
        <w:t xml:space="preserve">, the </w:t>
      </w:r>
      <w:r w:rsidR="008837A5">
        <w:t xml:space="preserve">proportion </w:t>
      </w:r>
      <w:r w:rsidR="00636F9C">
        <w:t>is</w:t>
      </w:r>
      <w:r w:rsidR="004B5873">
        <w:t xml:space="preserve"> highest in </w:t>
      </w:r>
      <w:r w:rsidR="00636F9C">
        <w:t>women w</w:t>
      </w:r>
      <w:r w:rsidR="00812AA4">
        <w:t xml:space="preserve">ho are </w:t>
      </w:r>
      <w:r w:rsidR="004B5873">
        <w:t>White (83.</w:t>
      </w:r>
      <w:del w:id="425" w:author="Sell, Jaquelyne Alexis" w:date="2025-06-26T14:59:00Z" w16du:dateUtc="2025-06-26T18:59:00Z">
        <w:r w:rsidR="004B5873">
          <w:delText>3</w:delText>
        </w:r>
      </w:del>
      <w:ins w:id="426" w:author="Sell, Jaquelyne Alexis" w:date="2025-06-26T14:59:00Z" w16du:dateUtc="2025-06-26T18:59:00Z">
        <w:r w:rsidR="00096039">
          <w:t>0</w:t>
        </w:r>
      </w:ins>
      <w:r w:rsidR="004B5873">
        <w:t>%)</w:t>
      </w:r>
      <w:r w:rsidR="00C063CF">
        <w:t>, followed by Black</w:t>
      </w:r>
      <w:r w:rsidR="00106B2D">
        <w:t xml:space="preserve"> </w:t>
      </w:r>
      <w:r w:rsidR="00C063CF">
        <w:t>(</w:t>
      </w:r>
      <w:r w:rsidR="0000522E">
        <w:t>10.</w:t>
      </w:r>
      <w:del w:id="427" w:author="Sell, Jaquelyne Alexis" w:date="2025-06-26T14:59:00Z" w16du:dateUtc="2025-06-26T18:59:00Z">
        <w:r w:rsidR="0000522E">
          <w:delText>4</w:delText>
        </w:r>
      </w:del>
      <w:ins w:id="428" w:author="Sell, Jaquelyne Alexis" w:date="2025-06-26T14:59:00Z" w16du:dateUtc="2025-06-26T18:59:00Z">
        <w:r w:rsidR="00096039">
          <w:t>6</w:t>
        </w:r>
      </w:ins>
      <w:r w:rsidR="0000522E">
        <w:t>%</w:t>
      </w:r>
      <w:r w:rsidR="00C063CF">
        <w:t>)</w:t>
      </w:r>
      <w:r w:rsidR="0000522E">
        <w:t>, Asian or Pacific Islander</w:t>
      </w:r>
      <w:r w:rsidR="00106B2D">
        <w:t xml:space="preserve"> </w:t>
      </w:r>
      <w:r w:rsidR="0000522E">
        <w:t>(5.</w:t>
      </w:r>
      <w:del w:id="429" w:author="Sell, Jaquelyne Alexis" w:date="2025-06-26T14:59:00Z" w16du:dateUtc="2025-06-26T18:59:00Z">
        <w:r w:rsidR="0000522E">
          <w:delText>3</w:delText>
        </w:r>
      </w:del>
      <w:ins w:id="430" w:author="Sell, Jaquelyne Alexis" w:date="2025-06-26T14:59:00Z" w16du:dateUtc="2025-06-26T18:59:00Z">
        <w:r w:rsidR="00096039">
          <w:t>5</w:t>
        </w:r>
      </w:ins>
      <w:r w:rsidR="0000522E">
        <w:t>%),</w:t>
      </w:r>
      <w:r w:rsidR="004B5873">
        <w:t xml:space="preserve"> and lowest in </w:t>
      </w:r>
      <w:r w:rsidR="00812AA4">
        <w:t xml:space="preserve">those who are </w:t>
      </w:r>
      <w:r w:rsidR="004B5873">
        <w:t>American Indian/Alaska Native (</w:t>
      </w:r>
      <w:r w:rsidR="001F614B">
        <w:t>0.9%</w:t>
      </w:r>
      <w:r w:rsidR="004B5873">
        <w:t xml:space="preserve">). </w:t>
      </w:r>
      <w:r w:rsidR="004A1B32">
        <w:t xml:space="preserve">When assessed by ethnicity, </w:t>
      </w:r>
      <w:r w:rsidR="00FB1758">
        <w:t>those</w:t>
      </w:r>
      <w:r w:rsidR="00812AA4">
        <w:t xml:space="preserve"> who are </w:t>
      </w:r>
      <w:r w:rsidR="004A1B32">
        <w:t>non-Hispanic (</w:t>
      </w:r>
      <w:del w:id="431" w:author="Sell, Jaquelyne Alexis" w:date="2025-06-26T14:59:00Z" w16du:dateUtc="2025-06-26T18:59:00Z">
        <w:r w:rsidR="004A1B32">
          <w:delText>80</w:delText>
        </w:r>
      </w:del>
      <w:ins w:id="432" w:author="Sell, Jaquelyne Alexis" w:date="2025-06-26T14:59:00Z" w16du:dateUtc="2025-06-26T18:59:00Z">
        <w:r w:rsidR="00096039">
          <w:t>79.5</w:t>
        </w:r>
      </w:ins>
      <w:r w:rsidR="004A1B32">
        <w:t xml:space="preserve">%) represented a greater proportion of prevalent cervical cancer cases compared </w:t>
      </w:r>
      <w:r w:rsidR="0001304A">
        <w:t>with</w:t>
      </w:r>
      <w:r w:rsidR="004A1B32">
        <w:t xml:space="preserve"> </w:t>
      </w:r>
      <w:r w:rsidR="00812AA4">
        <w:t xml:space="preserve">those who were </w:t>
      </w:r>
      <w:r w:rsidR="004A1B32">
        <w:t>Hispanic</w:t>
      </w:r>
      <w:r w:rsidR="00812AA4">
        <w:t xml:space="preserve"> </w:t>
      </w:r>
      <w:r w:rsidR="004A1B32">
        <w:t>(20</w:t>
      </w:r>
      <w:del w:id="433" w:author="Sell, Jaquelyne Alexis" w:date="2025-06-26T14:59:00Z" w16du:dateUtc="2025-06-26T18:59:00Z">
        <w:r w:rsidR="004A1B32">
          <w:delText xml:space="preserve">%). </w:delText>
        </w:r>
      </w:del>
      <w:ins w:id="434" w:author="Sell, Jaquelyne Alexis" w:date="2025-06-26T14:59:00Z" w16du:dateUtc="2025-06-26T18:59:00Z">
        <w:r w:rsidR="00096039">
          <w:t>.5</w:t>
        </w:r>
        <w:r w:rsidR="004A1B32">
          <w:t>%).</w:t>
        </w:r>
      </w:ins>
    </w:p>
    <w:p w14:paraId="4A6363FF" w14:textId="3F9A0C05" w:rsidR="004D7C84" w:rsidRPr="004D7C84" w:rsidRDefault="001F614B" w:rsidP="004D7C84">
      <w:pPr>
        <w:pStyle w:val="Caption"/>
        <w:keepNext w:val="0"/>
        <w:keepLines w:val="0"/>
        <w:pageBreakBefore/>
      </w:pPr>
      <w:bookmarkStart w:id="435" w:name="_Ref142985963"/>
      <w:bookmarkStart w:id="436" w:name="_Toc201820690"/>
      <w:bookmarkStart w:id="437" w:name="_Toc158725670"/>
      <w:r>
        <w:lastRenderedPageBreak/>
        <w:t xml:space="preserve">Table </w:t>
      </w:r>
      <w:r w:rsidR="008656B2">
        <w:rPr>
          <w:noProof/>
        </w:rPr>
        <w:t>1</w:t>
      </w:r>
      <w:bookmarkEnd w:id="435"/>
      <w:r w:rsidR="00D17B1D">
        <w:tab/>
      </w:r>
      <w:r w:rsidR="000140D6">
        <w:t>Age-</w:t>
      </w:r>
      <w:del w:id="438" w:author="Sell, Jaquelyne Alexis" w:date="2025-06-26T14:59:00Z" w16du:dateUtc="2025-06-26T18:59:00Z">
        <w:r w:rsidR="000140D6">
          <w:delText>adjusted</w:delText>
        </w:r>
      </w:del>
      <w:ins w:id="439" w:author="Sell, Jaquelyne Alexis" w:date="2025-06-26T14:59:00Z" w16du:dateUtc="2025-06-26T18:59:00Z">
        <w:r w:rsidR="00E66DF1">
          <w:t>A</w:t>
        </w:r>
        <w:r w:rsidR="000140D6">
          <w:t>djusted</w:t>
        </w:r>
      </w:ins>
      <w:r w:rsidR="000140D6">
        <w:t xml:space="preserve"> Incidence and Estimated Number of New Cases of Cervical Cancer in the US, by Age, Race, and Ethnicity, </w:t>
      </w:r>
      <w:del w:id="440" w:author="Sell, Jaquelyne Alexis" w:date="2025-06-26T14:59:00Z" w16du:dateUtc="2025-06-26T18:59:00Z">
        <w:r w:rsidR="000140D6">
          <w:delText>2016-2020</w:delText>
        </w:r>
      </w:del>
      <w:bookmarkEnd w:id="437"/>
      <w:ins w:id="441" w:author="Sell, Jaquelyne Alexis" w:date="2025-06-26T14:59:00Z" w16du:dateUtc="2025-06-26T18:59:00Z">
        <w:r w:rsidR="004D7C84" w:rsidRPr="004D7C84">
          <w:t>2017-2021</w:t>
        </w:r>
      </w:ins>
      <w:bookmarkEnd w:id="436"/>
    </w:p>
    <w:tbl>
      <w:tblPr>
        <w:tblStyle w:val="TableGrid10"/>
        <w:tblW w:w="0" w:type="auto"/>
        <w:tblInd w:w="-5" w:type="dxa"/>
        <w:tblLook w:val="04A0" w:firstRow="1" w:lastRow="0" w:firstColumn="1" w:lastColumn="0" w:noHBand="0" w:noVBand="1"/>
      </w:tblPr>
      <w:tblGrid>
        <w:gridCol w:w="1595"/>
        <w:gridCol w:w="1867"/>
        <w:gridCol w:w="1854"/>
        <w:gridCol w:w="1825"/>
        <w:gridCol w:w="1854"/>
      </w:tblGrid>
      <w:tr w:rsidR="004D7C84" w:rsidRPr="004D7C84" w14:paraId="48A05A01" w14:textId="77777777" w:rsidTr="004D7C84">
        <w:tc>
          <w:tcPr>
            <w:tcW w:w="1444" w:type="dxa"/>
          </w:tcPr>
          <w:p w14:paraId="21A972EF" w14:textId="77777777" w:rsidR="004D7C84" w:rsidRPr="004D7C84" w:rsidRDefault="004D7C84" w:rsidP="004D7C84">
            <w:pPr>
              <w:kinsoku w:val="0"/>
              <w:overflowPunct w:val="0"/>
              <w:autoSpaceDE w:val="0"/>
              <w:autoSpaceDN w:val="0"/>
              <w:adjustRightInd w:val="0"/>
              <w:rPr>
                <w:sz w:val="20"/>
                <w:szCs w:val="20"/>
              </w:rPr>
            </w:pPr>
          </w:p>
        </w:tc>
        <w:tc>
          <w:tcPr>
            <w:tcW w:w="3584" w:type="dxa"/>
            <w:gridSpan w:val="2"/>
          </w:tcPr>
          <w:p w14:paraId="7CAB0A05"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Overall</w:t>
            </w:r>
          </w:p>
        </w:tc>
        <w:tc>
          <w:tcPr>
            <w:tcW w:w="3584" w:type="dxa"/>
            <w:gridSpan w:val="2"/>
          </w:tcPr>
          <w:p w14:paraId="48AC61CB"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Metastatic</w:t>
            </w:r>
          </w:p>
        </w:tc>
      </w:tr>
      <w:tr w:rsidR="004D7C84" w:rsidRPr="004D7C84" w14:paraId="44EA5412" w14:textId="77777777" w:rsidTr="004D7C84">
        <w:tc>
          <w:tcPr>
            <w:tcW w:w="1444" w:type="dxa"/>
          </w:tcPr>
          <w:p w14:paraId="1972F621" w14:textId="77777777" w:rsidR="004D7C84" w:rsidRPr="004D7C84" w:rsidRDefault="004D7C84" w:rsidP="004D7C84">
            <w:pPr>
              <w:kinsoku w:val="0"/>
              <w:overflowPunct w:val="0"/>
              <w:autoSpaceDE w:val="0"/>
              <w:autoSpaceDN w:val="0"/>
              <w:adjustRightInd w:val="0"/>
              <w:rPr>
                <w:b/>
                <w:bCs/>
                <w:sz w:val="20"/>
                <w:szCs w:val="20"/>
              </w:rPr>
            </w:pPr>
            <w:r w:rsidRPr="004D7C84">
              <w:rPr>
                <w:b/>
                <w:bCs/>
                <w:sz w:val="20"/>
                <w:szCs w:val="20"/>
              </w:rPr>
              <w:t>Group</w:t>
            </w:r>
          </w:p>
        </w:tc>
        <w:tc>
          <w:tcPr>
            <w:tcW w:w="1790" w:type="dxa"/>
          </w:tcPr>
          <w:p w14:paraId="6A591D16"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 xml:space="preserve">Age-adjusted Incidence </w:t>
            </w:r>
            <w:proofErr w:type="spellStart"/>
            <w:r w:rsidRPr="004D7C84">
              <w:rPr>
                <w:b/>
                <w:bCs/>
                <w:sz w:val="20"/>
                <w:szCs w:val="20"/>
              </w:rPr>
              <w:t>Rate</w:t>
            </w:r>
            <w:r w:rsidRPr="004D7C84">
              <w:rPr>
                <w:b/>
                <w:bCs/>
                <w:sz w:val="20"/>
                <w:szCs w:val="20"/>
                <w:vertAlign w:val="superscript"/>
              </w:rPr>
              <w:t>a</w:t>
            </w:r>
            <w:proofErr w:type="spellEnd"/>
            <w:r w:rsidRPr="004D7C84">
              <w:rPr>
                <w:b/>
                <w:bCs/>
                <w:sz w:val="20"/>
                <w:szCs w:val="20"/>
                <w:vertAlign w:val="superscript"/>
              </w:rPr>
              <w:t xml:space="preserve"> </w:t>
            </w:r>
            <w:r w:rsidRPr="004D7C84">
              <w:rPr>
                <w:b/>
                <w:bCs/>
                <w:sz w:val="20"/>
                <w:szCs w:val="20"/>
              </w:rPr>
              <w:t>(per 100,000)</w:t>
            </w:r>
          </w:p>
        </w:tc>
        <w:tc>
          <w:tcPr>
            <w:tcW w:w="1794" w:type="dxa"/>
          </w:tcPr>
          <w:p w14:paraId="13CBF582" w14:textId="77777777" w:rsidR="00662C12" w:rsidRPr="004438FE" w:rsidRDefault="004D7C84" w:rsidP="004438FE">
            <w:pPr>
              <w:pStyle w:val="TableHead"/>
              <w:rPr>
                <w:del w:id="442" w:author="Sell, Jaquelyne Alexis" w:date="2025-06-26T14:59:00Z" w16du:dateUtc="2025-06-26T18:59:00Z"/>
                <w:sz w:val="20"/>
                <w:szCs w:val="20"/>
              </w:rPr>
            </w:pPr>
            <w:r w:rsidRPr="004D7C84">
              <w:rPr>
                <w:bCs/>
                <w:sz w:val="20"/>
                <w:szCs w:val="20"/>
              </w:rPr>
              <w:t xml:space="preserve">Estimated Number of New Cases in </w:t>
            </w:r>
          </w:p>
          <w:p w14:paraId="77BDD1AB" w14:textId="12963FF7" w:rsidR="004D7C84" w:rsidRPr="004D7C84" w:rsidRDefault="00662C12" w:rsidP="004D7C84">
            <w:pPr>
              <w:kinsoku w:val="0"/>
              <w:overflowPunct w:val="0"/>
              <w:autoSpaceDE w:val="0"/>
              <w:autoSpaceDN w:val="0"/>
              <w:adjustRightInd w:val="0"/>
              <w:jc w:val="center"/>
              <w:rPr>
                <w:sz w:val="20"/>
                <w:szCs w:val="20"/>
              </w:rPr>
            </w:pPr>
            <w:del w:id="443" w:author="Sell, Jaquelyne Alexis" w:date="2025-06-26T14:59:00Z" w16du:dateUtc="2025-06-26T18:59:00Z">
              <w:r w:rsidRPr="004438FE">
                <w:rPr>
                  <w:sz w:val="20"/>
                  <w:szCs w:val="20"/>
                </w:rPr>
                <w:delText>2023</w:delText>
              </w:r>
              <w:r w:rsidRPr="004438FE">
                <w:rPr>
                  <w:sz w:val="20"/>
                  <w:szCs w:val="20"/>
                  <w:vertAlign w:val="superscript"/>
                </w:rPr>
                <w:delText xml:space="preserve">b, </w:delText>
              </w:r>
            </w:del>
            <w:ins w:id="444" w:author="Sell, Jaquelyne Alexis" w:date="2025-06-26T14:59:00Z" w16du:dateUtc="2025-06-26T18:59:00Z">
              <w:r w:rsidR="004D7C84" w:rsidRPr="004D7C84">
                <w:rPr>
                  <w:b/>
                  <w:bCs/>
                  <w:sz w:val="20"/>
                  <w:szCs w:val="20"/>
                </w:rPr>
                <w:t>2025</w:t>
              </w:r>
              <w:proofErr w:type="gramStart"/>
              <w:r w:rsidR="004D7C84" w:rsidRPr="004D7C84">
                <w:rPr>
                  <w:b/>
                  <w:bCs/>
                  <w:sz w:val="20"/>
                  <w:szCs w:val="20"/>
                  <w:vertAlign w:val="superscript"/>
                </w:rPr>
                <w:t>b,</w:t>
              </w:r>
            </w:ins>
            <w:r w:rsidR="004D7C84" w:rsidRPr="004D7C84">
              <w:rPr>
                <w:b/>
                <w:bCs/>
                <w:sz w:val="20"/>
                <w:szCs w:val="20"/>
                <w:vertAlign w:val="superscript"/>
              </w:rPr>
              <w:t>c</w:t>
            </w:r>
            <w:proofErr w:type="gramEnd"/>
            <w:r w:rsidR="004D7C84" w:rsidRPr="004D7C84">
              <w:rPr>
                <w:b/>
                <w:bCs/>
                <w:sz w:val="20"/>
                <w:szCs w:val="20"/>
                <w:vertAlign w:val="superscript"/>
              </w:rPr>
              <w:t>,d</w:t>
            </w:r>
            <w:r w:rsidR="004D7C84" w:rsidRPr="004D7C84">
              <w:rPr>
                <w:b/>
                <w:bCs/>
                <w:sz w:val="20"/>
                <w:szCs w:val="20"/>
              </w:rPr>
              <w:t>, n (%)</w:t>
            </w:r>
          </w:p>
        </w:tc>
        <w:tc>
          <w:tcPr>
            <w:tcW w:w="1790" w:type="dxa"/>
          </w:tcPr>
          <w:p w14:paraId="482196EA"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 xml:space="preserve">Age-adjusted Incidence </w:t>
            </w:r>
            <w:proofErr w:type="spellStart"/>
            <w:r w:rsidRPr="004D7C84">
              <w:rPr>
                <w:b/>
                <w:bCs/>
                <w:sz w:val="20"/>
                <w:szCs w:val="20"/>
              </w:rPr>
              <w:t>Rate</w:t>
            </w:r>
            <w:r w:rsidRPr="004D7C84">
              <w:rPr>
                <w:b/>
                <w:bCs/>
                <w:sz w:val="20"/>
                <w:szCs w:val="20"/>
                <w:vertAlign w:val="superscript"/>
              </w:rPr>
              <w:t>a</w:t>
            </w:r>
            <w:proofErr w:type="spellEnd"/>
            <w:r w:rsidRPr="004D7C84">
              <w:rPr>
                <w:b/>
                <w:bCs/>
                <w:sz w:val="13"/>
                <w:szCs w:val="13"/>
              </w:rPr>
              <w:t xml:space="preserve"> </w:t>
            </w:r>
            <w:r w:rsidRPr="004D7C84">
              <w:rPr>
                <w:b/>
                <w:bCs/>
                <w:sz w:val="20"/>
                <w:szCs w:val="20"/>
              </w:rPr>
              <w:t>(per 100,000)</w:t>
            </w:r>
          </w:p>
        </w:tc>
        <w:tc>
          <w:tcPr>
            <w:tcW w:w="1794" w:type="dxa"/>
          </w:tcPr>
          <w:p w14:paraId="2920A200" w14:textId="77777777" w:rsidR="0007645F" w:rsidRPr="004438FE" w:rsidRDefault="004D7C84" w:rsidP="0007645F">
            <w:pPr>
              <w:pStyle w:val="TableHead"/>
              <w:rPr>
                <w:del w:id="445" w:author="Sell, Jaquelyne Alexis" w:date="2025-06-26T14:59:00Z" w16du:dateUtc="2025-06-26T18:59:00Z"/>
                <w:sz w:val="20"/>
                <w:szCs w:val="20"/>
              </w:rPr>
            </w:pPr>
            <w:r w:rsidRPr="004D7C84">
              <w:rPr>
                <w:bCs/>
                <w:sz w:val="20"/>
                <w:szCs w:val="20"/>
              </w:rPr>
              <w:t xml:space="preserve">Estimated Number of New Cases in </w:t>
            </w:r>
          </w:p>
          <w:p w14:paraId="4BA76A58" w14:textId="63F3A779" w:rsidR="004D7C84" w:rsidRPr="004D7C84" w:rsidRDefault="0007645F" w:rsidP="004D7C84">
            <w:pPr>
              <w:kinsoku w:val="0"/>
              <w:overflowPunct w:val="0"/>
              <w:autoSpaceDE w:val="0"/>
              <w:autoSpaceDN w:val="0"/>
              <w:adjustRightInd w:val="0"/>
              <w:jc w:val="center"/>
              <w:rPr>
                <w:sz w:val="20"/>
                <w:szCs w:val="20"/>
              </w:rPr>
            </w:pPr>
            <w:del w:id="446" w:author="Sell, Jaquelyne Alexis" w:date="2025-06-26T14:59:00Z" w16du:dateUtc="2025-06-26T18:59:00Z">
              <w:r w:rsidRPr="004438FE">
                <w:rPr>
                  <w:sz w:val="20"/>
                  <w:szCs w:val="20"/>
                </w:rPr>
                <w:delText>2023</w:delText>
              </w:r>
              <w:r w:rsidRPr="004438FE">
                <w:rPr>
                  <w:sz w:val="20"/>
                  <w:szCs w:val="20"/>
                  <w:vertAlign w:val="superscript"/>
                </w:rPr>
                <w:delText xml:space="preserve">b, </w:delText>
              </w:r>
            </w:del>
            <w:ins w:id="447" w:author="Sell, Jaquelyne Alexis" w:date="2025-06-26T14:59:00Z" w16du:dateUtc="2025-06-26T18:59:00Z">
              <w:r w:rsidR="004D7C84" w:rsidRPr="004D7C84">
                <w:rPr>
                  <w:b/>
                  <w:bCs/>
                  <w:sz w:val="20"/>
                  <w:szCs w:val="20"/>
                </w:rPr>
                <w:t>2025</w:t>
              </w:r>
              <w:proofErr w:type="gramStart"/>
              <w:r w:rsidR="004D7C84" w:rsidRPr="004D7C84">
                <w:rPr>
                  <w:b/>
                  <w:bCs/>
                  <w:sz w:val="20"/>
                  <w:szCs w:val="20"/>
                  <w:vertAlign w:val="superscript"/>
                </w:rPr>
                <w:t>b,</w:t>
              </w:r>
            </w:ins>
            <w:r w:rsidR="004D7C84" w:rsidRPr="004D7C84">
              <w:rPr>
                <w:b/>
                <w:bCs/>
                <w:sz w:val="20"/>
                <w:szCs w:val="20"/>
                <w:vertAlign w:val="superscript"/>
              </w:rPr>
              <w:t>c</w:t>
            </w:r>
            <w:proofErr w:type="gramEnd"/>
            <w:r w:rsidR="004D7C84" w:rsidRPr="004D7C84">
              <w:rPr>
                <w:b/>
                <w:bCs/>
                <w:sz w:val="20"/>
                <w:szCs w:val="20"/>
                <w:vertAlign w:val="superscript"/>
              </w:rPr>
              <w:t>,d</w:t>
            </w:r>
            <w:r w:rsidR="004D7C84" w:rsidRPr="004D7C84">
              <w:rPr>
                <w:b/>
                <w:bCs/>
                <w:sz w:val="20"/>
                <w:szCs w:val="20"/>
              </w:rPr>
              <w:t>, n (%)</w:t>
            </w:r>
          </w:p>
        </w:tc>
      </w:tr>
      <w:tr w:rsidR="004D7C84" w:rsidRPr="004D7C84" w14:paraId="68087252" w14:textId="77777777" w:rsidTr="004D7C84">
        <w:tc>
          <w:tcPr>
            <w:tcW w:w="1444" w:type="dxa"/>
          </w:tcPr>
          <w:p w14:paraId="69155A10" w14:textId="77777777" w:rsidR="004D7C84" w:rsidRPr="004D7C84" w:rsidRDefault="004D7C84" w:rsidP="004D7C84">
            <w:pPr>
              <w:kinsoku w:val="0"/>
              <w:overflowPunct w:val="0"/>
              <w:autoSpaceDE w:val="0"/>
              <w:autoSpaceDN w:val="0"/>
              <w:adjustRightInd w:val="0"/>
              <w:rPr>
                <w:sz w:val="20"/>
                <w:szCs w:val="20"/>
              </w:rPr>
            </w:pPr>
          </w:p>
        </w:tc>
        <w:tc>
          <w:tcPr>
            <w:tcW w:w="1790" w:type="dxa"/>
          </w:tcPr>
          <w:p w14:paraId="732D13F7"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4" w:type="dxa"/>
          </w:tcPr>
          <w:p w14:paraId="2363EA1C"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0" w:type="dxa"/>
          </w:tcPr>
          <w:p w14:paraId="4B1905E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94" w:type="dxa"/>
          </w:tcPr>
          <w:p w14:paraId="1A04E8B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r>
      <w:tr w:rsidR="004D7C84" w:rsidRPr="004D7C84" w14:paraId="5F1B93AD" w14:textId="77777777" w:rsidTr="004D7C84">
        <w:tc>
          <w:tcPr>
            <w:tcW w:w="1444" w:type="dxa"/>
          </w:tcPr>
          <w:p w14:paraId="2CE403C3"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US Overall</w:t>
            </w:r>
          </w:p>
        </w:tc>
        <w:tc>
          <w:tcPr>
            <w:tcW w:w="1790" w:type="dxa"/>
          </w:tcPr>
          <w:p w14:paraId="4271184C" w14:textId="156CC61E"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w:t>
            </w:r>
            <w:del w:id="448" w:author="Sell, Jaquelyne Alexis" w:date="2025-06-26T14:59:00Z" w16du:dateUtc="2025-06-26T18:59:00Z">
              <w:r w:rsidR="00662C12" w:rsidRPr="004438FE">
                <w:rPr>
                  <w:sz w:val="20"/>
                  <w:szCs w:val="20"/>
                </w:rPr>
                <w:delText>68</w:delText>
              </w:r>
            </w:del>
            <w:ins w:id="449" w:author="Sell, Jaquelyne Alexis" w:date="2025-06-26T14:59:00Z" w16du:dateUtc="2025-06-26T18:59:00Z">
              <w:r w:rsidRPr="004D7C84">
                <w:rPr>
                  <w:sz w:val="20"/>
                  <w:szCs w:val="20"/>
                </w:rPr>
                <w:t>42</w:t>
              </w:r>
            </w:ins>
          </w:p>
        </w:tc>
        <w:tc>
          <w:tcPr>
            <w:tcW w:w="1794" w:type="dxa"/>
          </w:tcPr>
          <w:p w14:paraId="07BDE7E4" w14:textId="08F93BBA"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13,</w:t>
            </w:r>
            <w:del w:id="450" w:author="Sell, Jaquelyne Alexis" w:date="2025-06-26T14:59:00Z" w16du:dateUtc="2025-06-26T18:59:00Z">
              <w:r w:rsidR="00662C12" w:rsidRPr="004438FE">
                <w:rPr>
                  <w:rFonts w:eastAsia="MS Gothic"/>
                  <w:sz w:val="20"/>
                  <w:szCs w:val="20"/>
                </w:rPr>
                <w:delText>887</w:delText>
              </w:r>
            </w:del>
            <w:ins w:id="451" w:author="Sell, Jaquelyne Alexis" w:date="2025-06-26T14:59:00Z" w16du:dateUtc="2025-06-26T18:59:00Z">
              <w:r w:rsidRPr="004D7C84">
                <w:rPr>
                  <w:sz w:val="20"/>
                  <w:szCs w:val="20"/>
                </w:rPr>
                <w:t>352</w:t>
              </w:r>
            </w:ins>
            <w:r w:rsidRPr="004D7C84">
              <w:rPr>
                <w:sz w:val="20"/>
                <w:szCs w:val="20"/>
              </w:rPr>
              <w:t xml:space="preserve"> (100%)</w:t>
            </w:r>
          </w:p>
        </w:tc>
        <w:tc>
          <w:tcPr>
            <w:tcW w:w="1790" w:type="dxa"/>
          </w:tcPr>
          <w:p w14:paraId="1B75C5DC"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1.08</w:t>
            </w:r>
          </w:p>
        </w:tc>
        <w:tc>
          <w:tcPr>
            <w:tcW w:w="1794" w:type="dxa"/>
          </w:tcPr>
          <w:p w14:paraId="10344CF6" w14:textId="5C750557" w:rsidR="004D7C84" w:rsidRPr="004D7C84" w:rsidRDefault="0007645F" w:rsidP="004D7C84">
            <w:pPr>
              <w:kinsoku w:val="0"/>
              <w:overflowPunct w:val="0"/>
              <w:autoSpaceDE w:val="0"/>
              <w:autoSpaceDN w:val="0"/>
              <w:adjustRightInd w:val="0"/>
              <w:jc w:val="center"/>
              <w:rPr>
                <w:sz w:val="20"/>
                <w:szCs w:val="20"/>
              </w:rPr>
            </w:pPr>
            <w:del w:id="452" w:author="Sell, Jaquelyne Alexis" w:date="2025-06-26T14:59:00Z" w16du:dateUtc="2025-06-26T18:59:00Z">
              <w:r>
                <w:rPr>
                  <w:sz w:val="20"/>
                  <w:szCs w:val="20"/>
                </w:rPr>
                <w:delText>2167</w:delText>
              </w:r>
            </w:del>
            <w:ins w:id="453" w:author="Sell, Jaquelyne Alexis" w:date="2025-06-26T14:59:00Z" w16du:dateUtc="2025-06-26T18:59:00Z">
              <w:r w:rsidR="004D7C84" w:rsidRPr="004D7C84">
                <w:rPr>
                  <w:sz w:val="20"/>
                  <w:szCs w:val="20"/>
                </w:rPr>
                <w:t>2,147</w:t>
              </w:r>
            </w:ins>
            <w:r w:rsidR="004D7C84" w:rsidRPr="004D7C84">
              <w:rPr>
                <w:sz w:val="20"/>
                <w:szCs w:val="20"/>
              </w:rPr>
              <w:t xml:space="preserve"> (100%)</w:t>
            </w:r>
          </w:p>
        </w:tc>
      </w:tr>
      <w:tr w:rsidR="004D7C84" w:rsidRPr="004D7C84" w14:paraId="7820E4D1" w14:textId="77777777" w:rsidTr="004D7C84">
        <w:tc>
          <w:tcPr>
            <w:tcW w:w="1444" w:type="dxa"/>
          </w:tcPr>
          <w:p w14:paraId="6052B0C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Age</w:t>
            </w:r>
          </w:p>
        </w:tc>
        <w:tc>
          <w:tcPr>
            <w:tcW w:w="1790" w:type="dxa"/>
          </w:tcPr>
          <w:p w14:paraId="5F555667"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67E09484"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2DAE89C2"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1BE7B058"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5F475DE0" w14:textId="77777777" w:rsidTr="004D7C84">
        <w:tc>
          <w:tcPr>
            <w:tcW w:w="1444" w:type="dxa"/>
          </w:tcPr>
          <w:p w14:paraId="138331E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&lt;50y</w:t>
            </w:r>
          </w:p>
        </w:tc>
        <w:tc>
          <w:tcPr>
            <w:tcW w:w="1790" w:type="dxa"/>
          </w:tcPr>
          <w:p w14:paraId="2B1DE78C" w14:textId="105AD258"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w:t>
            </w:r>
            <w:del w:id="454" w:author="Sell, Jaquelyne Alexis" w:date="2025-06-26T14:59:00Z" w16du:dateUtc="2025-06-26T18:59:00Z">
              <w:r w:rsidR="00662C12" w:rsidRPr="004438FE">
                <w:rPr>
                  <w:sz w:val="20"/>
                  <w:szCs w:val="20"/>
                </w:rPr>
                <w:delText>30</w:delText>
              </w:r>
            </w:del>
            <w:ins w:id="455" w:author="Sell, Jaquelyne Alexis" w:date="2025-06-26T14:59:00Z" w16du:dateUtc="2025-06-26T18:59:00Z">
              <w:r w:rsidRPr="004D7C84">
                <w:rPr>
                  <w:sz w:val="20"/>
                  <w:szCs w:val="20"/>
                </w:rPr>
                <w:t>11</w:t>
              </w:r>
            </w:ins>
          </w:p>
        </w:tc>
        <w:tc>
          <w:tcPr>
            <w:tcW w:w="1794" w:type="dxa"/>
          </w:tcPr>
          <w:p w14:paraId="3548B908" w14:textId="5F116EC1" w:rsidR="004D7C84" w:rsidRPr="004D7C84" w:rsidRDefault="00662C12" w:rsidP="004D7C84">
            <w:pPr>
              <w:kinsoku w:val="0"/>
              <w:overflowPunct w:val="0"/>
              <w:autoSpaceDE w:val="0"/>
              <w:autoSpaceDN w:val="0"/>
              <w:adjustRightInd w:val="0"/>
              <w:jc w:val="center"/>
              <w:rPr>
                <w:sz w:val="20"/>
                <w:szCs w:val="20"/>
              </w:rPr>
            </w:pPr>
            <w:del w:id="456" w:author="Sell, Jaquelyne Alexis" w:date="2025-06-26T14:59:00Z" w16du:dateUtc="2025-06-26T18:59:00Z">
              <w:r w:rsidRPr="004438FE">
                <w:rPr>
                  <w:sz w:val="20"/>
                  <w:szCs w:val="20"/>
                </w:rPr>
                <w:delText>6566</w:delText>
              </w:r>
            </w:del>
            <w:ins w:id="457" w:author="Sell, Jaquelyne Alexis" w:date="2025-06-26T14:59:00Z" w16du:dateUtc="2025-06-26T18:59:00Z">
              <w:r w:rsidR="004D7C84" w:rsidRPr="004D7C84">
                <w:rPr>
                  <w:sz w:val="20"/>
                  <w:szCs w:val="20"/>
                </w:rPr>
                <w:t>6,376</w:t>
              </w:r>
            </w:ins>
            <w:r w:rsidR="004D7C84" w:rsidRPr="004D7C84">
              <w:rPr>
                <w:sz w:val="20"/>
                <w:szCs w:val="20"/>
              </w:rPr>
              <w:t xml:space="preserve"> (47.</w:t>
            </w:r>
            <w:del w:id="458" w:author="Sell, Jaquelyne Alexis" w:date="2025-06-26T14:59:00Z" w16du:dateUtc="2025-06-26T18:59:00Z">
              <w:r w:rsidRPr="004438FE">
                <w:rPr>
                  <w:sz w:val="20"/>
                  <w:szCs w:val="20"/>
                </w:rPr>
                <w:delText>3</w:delText>
              </w:r>
            </w:del>
            <w:ins w:id="459" w:author="Sell, Jaquelyne Alexis" w:date="2025-06-26T14:59:00Z" w16du:dateUtc="2025-06-26T18:59:00Z">
              <w:r w:rsidR="004D7C84" w:rsidRPr="004D7C84">
                <w:rPr>
                  <w:sz w:val="20"/>
                  <w:szCs w:val="20"/>
                </w:rPr>
                <w:t>8</w:t>
              </w:r>
            </w:ins>
            <w:r w:rsidR="004D7C84" w:rsidRPr="004D7C84">
              <w:rPr>
                <w:sz w:val="20"/>
                <w:szCs w:val="20"/>
              </w:rPr>
              <w:t>%)</w:t>
            </w:r>
          </w:p>
        </w:tc>
        <w:tc>
          <w:tcPr>
            <w:tcW w:w="1790" w:type="dxa"/>
          </w:tcPr>
          <w:p w14:paraId="41EF3336"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0.60</w:t>
            </w:r>
          </w:p>
        </w:tc>
        <w:tc>
          <w:tcPr>
            <w:tcW w:w="1794" w:type="dxa"/>
          </w:tcPr>
          <w:p w14:paraId="108C6727" w14:textId="44EB29FF" w:rsidR="004D7C84" w:rsidRPr="004D7C84" w:rsidRDefault="0007645F" w:rsidP="004D7C84">
            <w:pPr>
              <w:kinsoku w:val="0"/>
              <w:overflowPunct w:val="0"/>
              <w:autoSpaceDE w:val="0"/>
              <w:autoSpaceDN w:val="0"/>
              <w:adjustRightInd w:val="0"/>
              <w:jc w:val="center"/>
              <w:rPr>
                <w:sz w:val="20"/>
                <w:szCs w:val="20"/>
              </w:rPr>
            </w:pPr>
            <w:del w:id="460" w:author="Sell, Jaquelyne Alexis" w:date="2025-06-26T14:59:00Z" w16du:dateUtc="2025-06-26T18:59:00Z">
              <w:r w:rsidRPr="00436A25">
                <w:rPr>
                  <w:sz w:val="20"/>
                  <w:szCs w:val="20"/>
                </w:rPr>
                <w:delText>610</w:delText>
              </w:r>
            </w:del>
            <w:ins w:id="461" w:author="Sell, Jaquelyne Alexis" w:date="2025-06-26T14:59:00Z" w16du:dateUtc="2025-06-26T18:59:00Z">
              <w:r w:rsidR="004D7C84" w:rsidRPr="004D7C84">
                <w:rPr>
                  <w:sz w:val="20"/>
                  <w:szCs w:val="20"/>
                </w:rPr>
                <w:t>615</w:t>
              </w:r>
            </w:ins>
            <w:r w:rsidR="004D7C84" w:rsidRPr="004D7C84">
              <w:rPr>
                <w:sz w:val="20"/>
                <w:szCs w:val="20"/>
              </w:rPr>
              <w:t xml:space="preserve"> (28.</w:t>
            </w:r>
            <w:del w:id="462" w:author="Sell, Jaquelyne Alexis" w:date="2025-06-26T14:59:00Z" w16du:dateUtc="2025-06-26T18:59:00Z">
              <w:r w:rsidRPr="00436A25">
                <w:rPr>
                  <w:sz w:val="20"/>
                  <w:szCs w:val="20"/>
                </w:rPr>
                <w:delText>1</w:delText>
              </w:r>
            </w:del>
            <w:ins w:id="463" w:author="Sell, Jaquelyne Alexis" w:date="2025-06-26T14:59:00Z" w16du:dateUtc="2025-06-26T18:59:00Z">
              <w:r w:rsidR="004D7C84" w:rsidRPr="004D7C84">
                <w:rPr>
                  <w:sz w:val="20"/>
                  <w:szCs w:val="20"/>
                </w:rPr>
                <w:t>6</w:t>
              </w:r>
            </w:ins>
            <w:r w:rsidR="004D7C84" w:rsidRPr="004D7C84">
              <w:rPr>
                <w:sz w:val="20"/>
                <w:szCs w:val="20"/>
              </w:rPr>
              <w:t>%)</w:t>
            </w:r>
          </w:p>
        </w:tc>
      </w:tr>
      <w:tr w:rsidR="004D7C84" w:rsidRPr="004D7C84" w14:paraId="59959ABC" w14:textId="77777777" w:rsidTr="004D7C84">
        <w:tc>
          <w:tcPr>
            <w:tcW w:w="1444" w:type="dxa"/>
          </w:tcPr>
          <w:p w14:paraId="2FCEF4F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50-64y</w:t>
            </w:r>
          </w:p>
        </w:tc>
        <w:tc>
          <w:tcPr>
            <w:tcW w:w="1790" w:type="dxa"/>
          </w:tcPr>
          <w:p w14:paraId="31999F33" w14:textId="0CB70238" w:rsidR="004D7C84" w:rsidRPr="004D7C84" w:rsidRDefault="00662C12" w:rsidP="004D7C84">
            <w:pPr>
              <w:kinsoku w:val="0"/>
              <w:overflowPunct w:val="0"/>
              <w:autoSpaceDE w:val="0"/>
              <w:autoSpaceDN w:val="0"/>
              <w:adjustRightInd w:val="0"/>
              <w:jc w:val="center"/>
              <w:rPr>
                <w:sz w:val="20"/>
                <w:szCs w:val="20"/>
              </w:rPr>
            </w:pPr>
            <w:del w:id="464" w:author="Sell, Jaquelyne Alexis" w:date="2025-06-26T14:59:00Z" w16du:dateUtc="2025-06-26T18:59:00Z">
              <w:r w:rsidRPr="004438FE">
                <w:rPr>
                  <w:sz w:val="20"/>
                  <w:szCs w:val="20"/>
                </w:rPr>
                <w:delText>12.30</w:delText>
              </w:r>
            </w:del>
            <w:ins w:id="465" w:author="Sell, Jaquelyne Alexis" w:date="2025-06-26T14:59:00Z" w16du:dateUtc="2025-06-26T18:59:00Z">
              <w:r w:rsidR="004D7C84" w:rsidRPr="004D7C84">
                <w:rPr>
                  <w:sz w:val="20"/>
                  <w:szCs w:val="20"/>
                </w:rPr>
                <w:t>11.68</w:t>
              </w:r>
            </w:ins>
          </w:p>
        </w:tc>
        <w:tc>
          <w:tcPr>
            <w:tcW w:w="1794" w:type="dxa"/>
          </w:tcPr>
          <w:p w14:paraId="6D7D22B8" w14:textId="63DCC501" w:rsidR="004D7C84" w:rsidRPr="004D7C84" w:rsidRDefault="00662C12" w:rsidP="004D7C84">
            <w:pPr>
              <w:kinsoku w:val="0"/>
              <w:overflowPunct w:val="0"/>
              <w:autoSpaceDE w:val="0"/>
              <w:autoSpaceDN w:val="0"/>
              <w:adjustRightInd w:val="0"/>
              <w:jc w:val="center"/>
              <w:rPr>
                <w:sz w:val="20"/>
                <w:szCs w:val="20"/>
              </w:rPr>
            </w:pPr>
            <w:del w:id="466" w:author="Sell, Jaquelyne Alexis" w:date="2025-06-26T14:59:00Z" w16du:dateUtc="2025-06-26T18:59:00Z">
              <w:r w:rsidRPr="004438FE">
                <w:rPr>
                  <w:sz w:val="20"/>
                  <w:szCs w:val="20"/>
                </w:rPr>
                <w:delText>3900 (28.1</w:delText>
              </w:r>
            </w:del>
            <w:ins w:id="467" w:author="Sell, Jaquelyne Alexis" w:date="2025-06-26T14:59:00Z" w16du:dateUtc="2025-06-26T18:59:00Z">
              <w:r w:rsidR="004D7C84" w:rsidRPr="004D7C84">
                <w:rPr>
                  <w:sz w:val="20"/>
                  <w:szCs w:val="20"/>
                </w:rPr>
                <w:t>3,570 (26.7</w:t>
              </w:r>
            </w:ins>
            <w:r w:rsidR="004D7C84" w:rsidRPr="004D7C84">
              <w:rPr>
                <w:sz w:val="20"/>
                <w:szCs w:val="20"/>
              </w:rPr>
              <w:t>%)</w:t>
            </w:r>
          </w:p>
        </w:tc>
        <w:tc>
          <w:tcPr>
            <w:tcW w:w="1790" w:type="dxa"/>
          </w:tcPr>
          <w:p w14:paraId="74A9D9B6" w14:textId="277EAD14"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w:t>
            </w:r>
            <w:del w:id="468" w:author="Sell, Jaquelyne Alexis" w:date="2025-06-26T14:59:00Z" w16du:dateUtc="2025-06-26T18:59:00Z">
              <w:r w:rsidR="0007645F" w:rsidRPr="003800AB">
                <w:rPr>
                  <w:sz w:val="20"/>
                  <w:szCs w:val="20"/>
                </w:rPr>
                <w:delText>34</w:delText>
              </w:r>
            </w:del>
            <w:ins w:id="469" w:author="Sell, Jaquelyne Alexis" w:date="2025-06-26T14:59:00Z" w16du:dateUtc="2025-06-26T18:59:00Z">
              <w:r w:rsidRPr="004D7C84">
                <w:rPr>
                  <w:sz w:val="20"/>
                  <w:szCs w:val="20"/>
                </w:rPr>
                <w:t>29</w:t>
              </w:r>
            </w:ins>
          </w:p>
        </w:tc>
        <w:tc>
          <w:tcPr>
            <w:tcW w:w="1794" w:type="dxa"/>
          </w:tcPr>
          <w:p w14:paraId="33121879" w14:textId="41C29974" w:rsidR="004D7C84" w:rsidRPr="004D7C84" w:rsidRDefault="0007645F" w:rsidP="004D7C84">
            <w:pPr>
              <w:kinsoku w:val="0"/>
              <w:overflowPunct w:val="0"/>
              <w:autoSpaceDE w:val="0"/>
              <w:autoSpaceDN w:val="0"/>
              <w:adjustRightInd w:val="0"/>
              <w:jc w:val="center"/>
              <w:rPr>
                <w:sz w:val="20"/>
                <w:szCs w:val="20"/>
              </w:rPr>
            </w:pPr>
            <w:del w:id="470" w:author="Sell, Jaquelyne Alexis" w:date="2025-06-26T14:59:00Z" w16du:dateUtc="2025-06-26T18:59:00Z">
              <w:r w:rsidRPr="00436A25">
                <w:rPr>
                  <w:sz w:val="20"/>
                  <w:szCs w:val="20"/>
                </w:rPr>
                <w:delText>748 (34.5</w:delText>
              </w:r>
            </w:del>
            <w:ins w:id="471" w:author="Sell, Jaquelyne Alexis" w:date="2025-06-26T14:59:00Z" w16du:dateUtc="2025-06-26T18:59:00Z">
              <w:r w:rsidR="004D7C84" w:rsidRPr="004D7C84">
                <w:rPr>
                  <w:sz w:val="20"/>
                  <w:szCs w:val="20"/>
                </w:rPr>
                <w:t>706 (32.9</w:t>
              </w:r>
            </w:ins>
            <w:r w:rsidR="004D7C84" w:rsidRPr="004D7C84">
              <w:rPr>
                <w:sz w:val="20"/>
                <w:szCs w:val="20"/>
              </w:rPr>
              <w:t>%)</w:t>
            </w:r>
          </w:p>
        </w:tc>
      </w:tr>
      <w:tr w:rsidR="004D7C84" w:rsidRPr="004D7C84" w14:paraId="603D1AF3" w14:textId="77777777" w:rsidTr="004D7C84">
        <w:tc>
          <w:tcPr>
            <w:tcW w:w="1444" w:type="dxa"/>
          </w:tcPr>
          <w:p w14:paraId="6AF4B248"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≥65y</w:t>
            </w:r>
          </w:p>
        </w:tc>
        <w:tc>
          <w:tcPr>
            <w:tcW w:w="1790" w:type="dxa"/>
          </w:tcPr>
          <w:p w14:paraId="48685663" w14:textId="6185D207" w:rsidR="004D7C84" w:rsidRPr="004D7C84" w:rsidRDefault="00662C12" w:rsidP="004D7C84">
            <w:pPr>
              <w:kinsoku w:val="0"/>
              <w:overflowPunct w:val="0"/>
              <w:autoSpaceDE w:val="0"/>
              <w:autoSpaceDN w:val="0"/>
              <w:adjustRightInd w:val="0"/>
              <w:jc w:val="center"/>
              <w:rPr>
                <w:sz w:val="20"/>
                <w:szCs w:val="20"/>
              </w:rPr>
            </w:pPr>
            <w:del w:id="472" w:author="Sell, Jaquelyne Alexis" w:date="2025-06-26T14:59:00Z" w16du:dateUtc="2025-06-26T18:59:00Z">
              <w:r w:rsidRPr="004438FE">
                <w:rPr>
                  <w:sz w:val="20"/>
                  <w:szCs w:val="20"/>
                </w:rPr>
                <w:delText>10.07</w:delText>
              </w:r>
            </w:del>
            <w:ins w:id="473" w:author="Sell, Jaquelyne Alexis" w:date="2025-06-26T14:59:00Z" w16du:dateUtc="2025-06-26T18:59:00Z">
              <w:r w:rsidR="004D7C84" w:rsidRPr="004D7C84">
                <w:rPr>
                  <w:sz w:val="20"/>
                  <w:szCs w:val="20"/>
                </w:rPr>
                <w:t>9.82</w:t>
              </w:r>
            </w:ins>
          </w:p>
        </w:tc>
        <w:tc>
          <w:tcPr>
            <w:tcW w:w="1794" w:type="dxa"/>
          </w:tcPr>
          <w:p w14:paraId="65C6F2E6" w14:textId="65D73D0B" w:rsidR="004D7C84" w:rsidRPr="004D7C84" w:rsidRDefault="00662C12" w:rsidP="004D7C84">
            <w:pPr>
              <w:kinsoku w:val="0"/>
              <w:overflowPunct w:val="0"/>
              <w:autoSpaceDE w:val="0"/>
              <w:autoSpaceDN w:val="0"/>
              <w:adjustRightInd w:val="0"/>
              <w:jc w:val="center"/>
              <w:rPr>
                <w:sz w:val="20"/>
                <w:szCs w:val="20"/>
              </w:rPr>
            </w:pPr>
            <w:del w:id="474" w:author="Sell, Jaquelyne Alexis" w:date="2025-06-26T14:59:00Z" w16du:dateUtc="2025-06-26T18:59:00Z">
              <w:r w:rsidRPr="004438FE">
                <w:rPr>
                  <w:sz w:val="20"/>
                  <w:szCs w:val="20"/>
                </w:rPr>
                <w:delText>3420 (24.6</w:delText>
              </w:r>
            </w:del>
            <w:ins w:id="475" w:author="Sell, Jaquelyne Alexis" w:date="2025-06-26T14:59:00Z" w16du:dateUtc="2025-06-26T18:59:00Z">
              <w:r w:rsidR="004D7C84" w:rsidRPr="004D7C84">
                <w:rPr>
                  <w:sz w:val="20"/>
                  <w:szCs w:val="20"/>
                </w:rPr>
                <w:t>3,406 (25.5</w:t>
              </w:r>
            </w:ins>
            <w:r w:rsidR="004D7C84" w:rsidRPr="004D7C84">
              <w:rPr>
                <w:sz w:val="20"/>
                <w:szCs w:val="20"/>
              </w:rPr>
              <w:t>%)</w:t>
            </w:r>
          </w:p>
        </w:tc>
        <w:tc>
          <w:tcPr>
            <w:tcW w:w="1790" w:type="dxa"/>
          </w:tcPr>
          <w:p w14:paraId="1C6140B7"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2.38</w:t>
            </w:r>
          </w:p>
        </w:tc>
        <w:tc>
          <w:tcPr>
            <w:tcW w:w="1794" w:type="dxa"/>
          </w:tcPr>
          <w:p w14:paraId="59FC7A2E" w14:textId="0D4DBB6C" w:rsidR="004D7C84" w:rsidRPr="004D7C84" w:rsidRDefault="0007645F" w:rsidP="004D7C84">
            <w:pPr>
              <w:kinsoku w:val="0"/>
              <w:overflowPunct w:val="0"/>
              <w:autoSpaceDE w:val="0"/>
              <w:autoSpaceDN w:val="0"/>
              <w:adjustRightInd w:val="0"/>
              <w:jc w:val="center"/>
              <w:rPr>
                <w:sz w:val="20"/>
                <w:szCs w:val="20"/>
              </w:rPr>
            </w:pPr>
            <w:del w:id="476" w:author="Sell, Jaquelyne Alexis" w:date="2025-06-26T14:59:00Z" w16du:dateUtc="2025-06-26T18:59:00Z">
              <w:r w:rsidRPr="00436A25">
                <w:rPr>
                  <w:sz w:val="20"/>
                  <w:szCs w:val="20"/>
                </w:rPr>
                <w:delText>810 (37.4</w:delText>
              </w:r>
            </w:del>
            <w:ins w:id="477" w:author="Sell, Jaquelyne Alexis" w:date="2025-06-26T14:59:00Z" w16du:dateUtc="2025-06-26T18:59:00Z">
              <w:r w:rsidR="004D7C84" w:rsidRPr="004D7C84">
                <w:rPr>
                  <w:sz w:val="20"/>
                  <w:szCs w:val="20"/>
                </w:rPr>
                <w:t>827 (38.5</w:t>
              </w:r>
            </w:ins>
            <w:r w:rsidR="004D7C84" w:rsidRPr="004D7C84">
              <w:rPr>
                <w:sz w:val="20"/>
                <w:szCs w:val="20"/>
              </w:rPr>
              <w:t>%)</w:t>
            </w:r>
          </w:p>
        </w:tc>
      </w:tr>
      <w:tr w:rsidR="004D7C84" w:rsidRPr="004D7C84" w14:paraId="5806558D" w14:textId="77777777" w:rsidTr="004D7C84">
        <w:tc>
          <w:tcPr>
            <w:tcW w:w="1444" w:type="dxa"/>
          </w:tcPr>
          <w:p w14:paraId="74E38AF7"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Race</w:t>
            </w:r>
          </w:p>
        </w:tc>
        <w:tc>
          <w:tcPr>
            <w:tcW w:w="1790" w:type="dxa"/>
          </w:tcPr>
          <w:p w14:paraId="58572A5A"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2300AC05"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6BD3EFD0"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3CA40103"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038AC045" w14:textId="77777777" w:rsidTr="004D7C84">
        <w:tc>
          <w:tcPr>
            <w:tcW w:w="1444" w:type="dxa"/>
          </w:tcPr>
          <w:p w14:paraId="5A2D915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White</w:t>
            </w:r>
          </w:p>
        </w:tc>
        <w:tc>
          <w:tcPr>
            <w:tcW w:w="1790" w:type="dxa"/>
          </w:tcPr>
          <w:p w14:paraId="212E2567" w14:textId="7A1BCB5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w:t>
            </w:r>
            <w:del w:id="478" w:author="Sell, Jaquelyne Alexis" w:date="2025-06-26T14:59:00Z" w16du:dateUtc="2025-06-26T18:59:00Z">
              <w:r w:rsidR="00662C12" w:rsidRPr="004438FE">
                <w:rPr>
                  <w:sz w:val="20"/>
                  <w:szCs w:val="20"/>
                </w:rPr>
                <w:delText>67</w:delText>
              </w:r>
            </w:del>
            <w:ins w:id="479" w:author="Sell, Jaquelyne Alexis" w:date="2025-06-26T14:59:00Z" w16du:dateUtc="2025-06-26T18:59:00Z">
              <w:r w:rsidRPr="004D7C84">
                <w:rPr>
                  <w:sz w:val="20"/>
                  <w:szCs w:val="20"/>
                </w:rPr>
                <w:t>46</w:t>
              </w:r>
            </w:ins>
          </w:p>
        </w:tc>
        <w:tc>
          <w:tcPr>
            <w:tcW w:w="1794" w:type="dxa"/>
          </w:tcPr>
          <w:p w14:paraId="025DB5FD" w14:textId="26E86A25"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w:t>
            </w:r>
            <w:del w:id="480" w:author="Sell, Jaquelyne Alexis" w:date="2025-06-26T14:59:00Z" w16du:dateUtc="2025-06-26T18:59:00Z">
              <w:r w:rsidR="00662C12" w:rsidRPr="004438FE">
                <w:rPr>
                  <w:sz w:val="20"/>
                  <w:szCs w:val="20"/>
                </w:rPr>
                <w:delText>618</w:delText>
              </w:r>
            </w:del>
            <w:ins w:id="481" w:author="Sell, Jaquelyne Alexis" w:date="2025-06-26T14:59:00Z" w16du:dateUtc="2025-06-26T18:59:00Z">
              <w:r w:rsidRPr="004D7C84">
                <w:rPr>
                  <w:sz w:val="20"/>
                  <w:szCs w:val="20"/>
                </w:rPr>
                <w:t>230</w:t>
              </w:r>
            </w:ins>
            <w:r w:rsidRPr="004D7C84">
              <w:rPr>
                <w:sz w:val="20"/>
                <w:szCs w:val="20"/>
              </w:rPr>
              <w:t xml:space="preserve"> (77.</w:t>
            </w:r>
            <w:del w:id="482" w:author="Sell, Jaquelyne Alexis" w:date="2025-06-26T14:59:00Z" w16du:dateUtc="2025-06-26T18:59:00Z">
              <w:r w:rsidR="00662C12" w:rsidRPr="004438FE">
                <w:rPr>
                  <w:sz w:val="20"/>
                  <w:szCs w:val="20"/>
                </w:rPr>
                <w:delText>7</w:delText>
              </w:r>
            </w:del>
            <w:ins w:id="483" w:author="Sell, Jaquelyne Alexis" w:date="2025-06-26T14:59:00Z" w16du:dateUtc="2025-06-26T18:59:00Z">
              <w:r w:rsidRPr="004D7C84">
                <w:rPr>
                  <w:sz w:val="20"/>
                  <w:szCs w:val="20"/>
                </w:rPr>
                <w:t>3</w:t>
              </w:r>
            </w:ins>
            <w:r w:rsidRPr="004D7C84">
              <w:rPr>
                <w:sz w:val="20"/>
                <w:szCs w:val="20"/>
              </w:rPr>
              <w:t>%)</w:t>
            </w:r>
          </w:p>
        </w:tc>
        <w:tc>
          <w:tcPr>
            <w:tcW w:w="1790" w:type="dxa"/>
          </w:tcPr>
          <w:p w14:paraId="601B6F05" w14:textId="77777777"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1.06</w:t>
            </w:r>
          </w:p>
        </w:tc>
        <w:tc>
          <w:tcPr>
            <w:tcW w:w="1794" w:type="dxa"/>
          </w:tcPr>
          <w:p w14:paraId="177EF0EE" w14:textId="5F09A5CF" w:rsidR="004D7C84" w:rsidRPr="004D7C84" w:rsidRDefault="0007645F" w:rsidP="004D7C84">
            <w:pPr>
              <w:kinsoku w:val="0"/>
              <w:overflowPunct w:val="0"/>
              <w:autoSpaceDE w:val="0"/>
              <w:autoSpaceDN w:val="0"/>
              <w:adjustRightInd w:val="0"/>
              <w:jc w:val="center"/>
              <w:rPr>
                <w:sz w:val="20"/>
                <w:szCs w:val="20"/>
              </w:rPr>
            </w:pPr>
            <w:del w:id="484" w:author="Sell, Jaquelyne Alexis" w:date="2025-06-26T14:59:00Z" w16du:dateUtc="2025-06-26T18:59:00Z">
              <w:r w:rsidRPr="000A7FE6">
                <w:rPr>
                  <w:sz w:val="20"/>
                  <w:szCs w:val="20"/>
                </w:rPr>
                <w:delText>1651</w:delText>
              </w:r>
            </w:del>
            <w:ins w:id="485" w:author="Sell, Jaquelyne Alexis" w:date="2025-06-26T14:59:00Z" w16du:dateUtc="2025-06-26T18:59:00Z">
              <w:r w:rsidR="004D7C84" w:rsidRPr="004D7C84">
                <w:rPr>
                  <w:sz w:val="20"/>
                  <w:szCs w:val="20"/>
                </w:rPr>
                <w:t>1,640</w:t>
              </w:r>
            </w:ins>
            <w:r w:rsidR="004D7C84" w:rsidRPr="004D7C84">
              <w:rPr>
                <w:sz w:val="20"/>
                <w:szCs w:val="20"/>
              </w:rPr>
              <w:t xml:space="preserve"> (75.</w:t>
            </w:r>
            <w:del w:id="486" w:author="Sell, Jaquelyne Alexis" w:date="2025-06-26T14:59:00Z" w16du:dateUtc="2025-06-26T18:59:00Z">
              <w:r w:rsidRPr="000A7FE6">
                <w:rPr>
                  <w:sz w:val="20"/>
                  <w:szCs w:val="20"/>
                </w:rPr>
                <w:delText>4</w:delText>
              </w:r>
            </w:del>
            <w:ins w:id="487" w:author="Sell, Jaquelyne Alexis" w:date="2025-06-26T14:59:00Z" w16du:dateUtc="2025-06-26T18:59:00Z">
              <w:r w:rsidR="004D7C84" w:rsidRPr="004D7C84">
                <w:rPr>
                  <w:sz w:val="20"/>
                  <w:szCs w:val="20"/>
                </w:rPr>
                <w:t>7</w:t>
              </w:r>
            </w:ins>
            <w:r w:rsidR="004D7C84" w:rsidRPr="004D7C84">
              <w:rPr>
                <w:sz w:val="20"/>
                <w:szCs w:val="20"/>
              </w:rPr>
              <w:t>%)</w:t>
            </w:r>
          </w:p>
        </w:tc>
      </w:tr>
      <w:tr w:rsidR="004D7C84" w:rsidRPr="004D7C84" w14:paraId="41EE863A" w14:textId="77777777" w:rsidTr="004D7C84">
        <w:tc>
          <w:tcPr>
            <w:tcW w:w="1444" w:type="dxa"/>
          </w:tcPr>
          <w:p w14:paraId="67AC70D8"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Black</w:t>
            </w:r>
          </w:p>
        </w:tc>
        <w:tc>
          <w:tcPr>
            <w:tcW w:w="1790" w:type="dxa"/>
          </w:tcPr>
          <w:p w14:paraId="5D71F2F2" w14:textId="102ADBA8"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8.</w:t>
            </w:r>
            <w:del w:id="488" w:author="Sell, Jaquelyne Alexis" w:date="2025-06-26T14:59:00Z" w16du:dateUtc="2025-06-26T18:59:00Z">
              <w:r w:rsidR="00662C12" w:rsidRPr="004438FE">
                <w:rPr>
                  <w:sz w:val="20"/>
                  <w:szCs w:val="20"/>
                </w:rPr>
                <w:delText>57</w:delText>
              </w:r>
            </w:del>
            <w:ins w:id="489" w:author="Sell, Jaquelyne Alexis" w:date="2025-06-26T14:59:00Z" w16du:dateUtc="2025-06-26T18:59:00Z">
              <w:r w:rsidRPr="004D7C84">
                <w:rPr>
                  <w:sz w:val="20"/>
                  <w:szCs w:val="20"/>
                </w:rPr>
                <w:t>15</w:t>
              </w:r>
            </w:ins>
          </w:p>
        </w:tc>
        <w:tc>
          <w:tcPr>
            <w:tcW w:w="1794" w:type="dxa"/>
          </w:tcPr>
          <w:p w14:paraId="77821E01" w14:textId="512163C7" w:rsidR="004D7C84" w:rsidRPr="004D7C84" w:rsidRDefault="00662C12" w:rsidP="004D7C84">
            <w:pPr>
              <w:kinsoku w:val="0"/>
              <w:overflowPunct w:val="0"/>
              <w:autoSpaceDE w:val="0"/>
              <w:autoSpaceDN w:val="0"/>
              <w:adjustRightInd w:val="0"/>
              <w:jc w:val="center"/>
              <w:rPr>
                <w:sz w:val="20"/>
                <w:szCs w:val="20"/>
              </w:rPr>
            </w:pPr>
            <w:del w:id="490" w:author="Sell, Jaquelyne Alexis" w:date="2025-06-26T14:59:00Z" w16du:dateUtc="2025-06-26T18:59:00Z">
              <w:r w:rsidRPr="004438FE">
                <w:rPr>
                  <w:sz w:val="20"/>
                  <w:szCs w:val="20"/>
                </w:rPr>
                <w:delText>2167</w:delText>
              </w:r>
            </w:del>
            <w:ins w:id="491" w:author="Sell, Jaquelyne Alexis" w:date="2025-06-26T14:59:00Z" w16du:dateUtc="2025-06-26T18:59:00Z">
              <w:r w:rsidR="004D7C84" w:rsidRPr="004D7C84">
                <w:rPr>
                  <w:sz w:val="20"/>
                  <w:szCs w:val="20"/>
                </w:rPr>
                <w:t>2,065</w:t>
              </w:r>
            </w:ins>
            <w:r w:rsidR="004D7C84" w:rsidRPr="004D7C84">
              <w:rPr>
                <w:sz w:val="20"/>
                <w:szCs w:val="20"/>
              </w:rPr>
              <w:t xml:space="preserve"> (15.</w:t>
            </w:r>
            <w:del w:id="492" w:author="Sell, Jaquelyne Alexis" w:date="2025-06-26T14:59:00Z" w16du:dateUtc="2025-06-26T18:59:00Z">
              <w:r w:rsidRPr="004438FE">
                <w:rPr>
                  <w:sz w:val="20"/>
                  <w:szCs w:val="20"/>
                </w:rPr>
                <w:delText>9</w:delText>
              </w:r>
            </w:del>
            <w:ins w:id="493" w:author="Sell, Jaquelyne Alexis" w:date="2025-06-26T14:59:00Z" w16du:dateUtc="2025-06-26T18:59:00Z">
              <w:r w:rsidR="004D7C84" w:rsidRPr="004D7C84">
                <w:rPr>
                  <w:sz w:val="20"/>
                  <w:szCs w:val="20"/>
                </w:rPr>
                <w:t>6</w:t>
              </w:r>
            </w:ins>
            <w:r w:rsidR="004D7C84" w:rsidRPr="004D7C84">
              <w:rPr>
                <w:sz w:val="20"/>
                <w:szCs w:val="20"/>
              </w:rPr>
              <w:t>%)</w:t>
            </w:r>
          </w:p>
        </w:tc>
        <w:tc>
          <w:tcPr>
            <w:tcW w:w="1790" w:type="dxa"/>
          </w:tcPr>
          <w:p w14:paraId="55C60260" w14:textId="08FDAB3A"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w:t>
            </w:r>
            <w:del w:id="494" w:author="Sell, Jaquelyne Alexis" w:date="2025-06-26T14:59:00Z" w16du:dateUtc="2025-06-26T18:59:00Z">
              <w:r w:rsidR="0007645F" w:rsidRPr="003800AB">
                <w:rPr>
                  <w:sz w:val="20"/>
                  <w:szCs w:val="20"/>
                </w:rPr>
                <w:delText>56</w:delText>
              </w:r>
            </w:del>
            <w:ins w:id="495" w:author="Sell, Jaquelyne Alexis" w:date="2025-06-26T14:59:00Z" w16du:dateUtc="2025-06-26T18:59:00Z">
              <w:r w:rsidRPr="004D7C84">
                <w:rPr>
                  <w:sz w:val="20"/>
                  <w:szCs w:val="20"/>
                </w:rPr>
                <w:t>48</w:t>
              </w:r>
            </w:ins>
          </w:p>
        </w:tc>
        <w:tc>
          <w:tcPr>
            <w:tcW w:w="1794" w:type="dxa"/>
          </w:tcPr>
          <w:p w14:paraId="2855FA03" w14:textId="0C7C68C4" w:rsidR="004D7C84" w:rsidRPr="004D7C84" w:rsidRDefault="0007645F" w:rsidP="004D7C84">
            <w:pPr>
              <w:kinsoku w:val="0"/>
              <w:overflowPunct w:val="0"/>
              <w:autoSpaceDE w:val="0"/>
              <w:autoSpaceDN w:val="0"/>
              <w:adjustRightInd w:val="0"/>
              <w:jc w:val="center"/>
              <w:rPr>
                <w:sz w:val="20"/>
                <w:szCs w:val="20"/>
              </w:rPr>
            </w:pPr>
            <w:del w:id="496" w:author="Sell, Jaquelyne Alexis" w:date="2025-06-26T14:59:00Z" w16du:dateUtc="2025-06-26T18:59:00Z">
              <w:r w:rsidRPr="000A7FE6">
                <w:rPr>
                  <w:sz w:val="20"/>
                  <w:szCs w:val="20"/>
                </w:rPr>
                <w:delText>409</w:delText>
              </w:r>
            </w:del>
            <w:ins w:id="497" w:author="Sell, Jaquelyne Alexis" w:date="2025-06-26T14:59:00Z" w16du:dateUtc="2025-06-26T18:59:00Z">
              <w:r w:rsidR="004D7C84" w:rsidRPr="004D7C84">
                <w:rPr>
                  <w:sz w:val="20"/>
                  <w:szCs w:val="20"/>
                </w:rPr>
                <w:t>392</w:t>
              </w:r>
            </w:ins>
            <w:r w:rsidR="004D7C84" w:rsidRPr="004D7C84">
              <w:rPr>
                <w:sz w:val="20"/>
                <w:szCs w:val="20"/>
              </w:rPr>
              <w:t xml:space="preserve"> (18.</w:t>
            </w:r>
            <w:del w:id="498" w:author="Sell, Jaquelyne Alexis" w:date="2025-06-26T14:59:00Z" w16du:dateUtc="2025-06-26T18:59:00Z">
              <w:r w:rsidRPr="000A7FE6">
                <w:rPr>
                  <w:sz w:val="20"/>
                  <w:szCs w:val="20"/>
                </w:rPr>
                <w:delText>7</w:delText>
              </w:r>
            </w:del>
            <w:ins w:id="499" w:author="Sell, Jaquelyne Alexis" w:date="2025-06-26T14:59:00Z" w16du:dateUtc="2025-06-26T18:59:00Z">
              <w:r w:rsidR="004D7C84" w:rsidRPr="004D7C84">
                <w:rPr>
                  <w:sz w:val="20"/>
                  <w:szCs w:val="20"/>
                </w:rPr>
                <w:t>1</w:t>
              </w:r>
            </w:ins>
            <w:r w:rsidR="004D7C84" w:rsidRPr="004D7C84">
              <w:rPr>
                <w:sz w:val="20"/>
                <w:szCs w:val="20"/>
              </w:rPr>
              <w:t>%)</w:t>
            </w:r>
          </w:p>
        </w:tc>
      </w:tr>
      <w:tr w:rsidR="004D7C84" w:rsidRPr="004D7C84" w14:paraId="1C38B43A" w14:textId="77777777" w:rsidTr="004D7C84">
        <w:tc>
          <w:tcPr>
            <w:tcW w:w="1444" w:type="dxa"/>
          </w:tcPr>
          <w:p w14:paraId="121B90C0"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AI/AN</w:t>
            </w:r>
          </w:p>
        </w:tc>
        <w:tc>
          <w:tcPr>
            <w:tcW w:w="1790" w:type="dxa"/>
          </w:tcPr>
          <w:p w14:paraId="468CCE19" w14:textId="1BCBD12A"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4.</w:t>
            </w:r>
            <w:del w:id="500" w:author="Sell, Jaquelyne Alexis" w:date="2025-06-26T14:59:00Z" w16du:dateUtc="2025-06-26T18:59:00Z">
              <w:r w:rsidR="00662C12" w:rsidRPr="004438FE">
                <w:rPr>
                  <w:sz w:val="20"/>
                  <w:szCs w:val="20"/>
                </w:rPr>
                <w:delText>26</w:delText>
              </w:r>
            </w:del>
            <w:ins w:id="501" w:author="Sell, Jaquelyne Alexis" w:date="2025-06-26T14:59:00Z" w16du:dateUtc="2025-06-26T18:59:00Z">
              <w:r w:rsidRPr="004D7C84">
                <w:rPr>
                  <w:sz w:val="20"/>
                  <w:szCs w:val="20"/>
                </w:rPr>
                <w:t>75</w:t>
              </w:r>
            </w:ins>
          </w:p>
        </w:tc>
        <w:tc>
          <w:tcPr>
            <w:tcW w:w="1794" w:type="dxa"/>
          </w:tcPr>
          <w:p w14:paraId="22CB5F57" w14:textId="02392D62" w:rsidR="004D7C84" w:rsidRPr="004D7C84" w:rsidRDefault="00662C12" w:rsidP="004D7C84">
            <w:pPr>
              <w:kinsoku w:val="0"/>
              <w:overflowPunct w:val="0"/>
              <w:autoSpaceDE w:val="0"/>
              <w:autoSpaceDN w:val="0"/>
              <w:adjustRightInd w:val="0"/>
              <w:jc w:val="center"/>
              <w:rPr>
                <w:sz w:val="20"/>
                <w:szCs w:val="20"/>
              </w:rPr>
            </w:pPr>
            <w:del w:id="502" w:author="Sell, Jaquelyne Alexis" w:date="2025-06-26T14:59:00Z" w16du:dateUtc="2025-06-26T18:59:00Z">
              <w:r w:rsidRPr="004438FE">
                <w:rPr>
                  <w:sz w:val="20"/>
                  <w:szCs w:val="20"/>
                </w:rPr>
                <w:delText>97</w:delText>
              </w:r>
            </w:del>
            <w:ins w:id="503" w:author="Sell, Jaquelyne Alexis" w:date="2025-06-26T14:59:00Z" w16du:dateUtc="2025-06-26T18:59:00Z">
              <w:r w:rsidR="004D7C84" w:rsidRPr="004D7C84">
                <w:rPr>
                  <w:sz w:val="20"/>
                  <w:szCs w:val="20"/>
                </w:rPr>
                <w:t>110</w:t>
              </w:r>
            </w:ins>
            <w:r w:rsidR="004D7C84" w:rsidRPr="004D7C84">
              <w:rPr>
                <w:sz w:val="20"/>
                <w:szCs w:val="20"/>
              </w:rPr>
              <w:t xml:space="preserve"> (0.</w:t>
            </w:r>
            <w:del w:id="504" w:author="Sell, Jaquelyne Alexis" w:date="2025-06-26T14:59:00Z" w16du:dateUtc="2025-06-26T18:59:00Z">
              <w:r w:rsidRPr="004438FE">
                <w:rPr>
                  <w:sz w:val="20"/>
                  <w:szCs w:val="20"/>
                </w:rPr>
                <w:delText>7</w:delText>
              </w:r>
            </w:del>
            <w:ins w:id="505" w:author="Sell, Jaquelyne Alexis" w:date="2025-06-26T14:59:00Z" w16du:dateUtc="2025-06-26T18:59:00Z">
              <w:r w:rsidR="004D7C84" w:rsidRPr="004D7C84">
                <w:rPr>
                  <w:sz w:val="20"/>
                  <w:szCs w:val="20"/>
                </w:rPr>
                <w:t>8</w:t>
              </w:r>
            </w:ins>
            <w:r w:rsidR="004D7C84" w:rsidRPr="004D7C84">
              <w:rPr>
                <w:sz w:val="20"/>
                <w:szCs w:val="20"/>
              </w:rPr>
              <w:t>%)</w:t>
            </w:r>
          </w:p>
        </w:tc>
        <w:tc>
          <w:tcPr>
            <w:tcW w:w="1790" w:type="dxa"/>
          </w:tcPr>
          <w:p w14:paraId="6F15404E" w14:textId="668EA765"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w:t>
            </w:r>
            <w:del w:id="506" w:author="Sell, Jaquelyne Alexis" w:date="2025-06-26T14:59:00Z" w16du:dateUtc="2025-06-26T18:59:00Z">
              <w:r w:rsidR="0007645F" w:rsidRPr="003800AB">
                <w:rPr>
                  <w:sz w:val="20"/>
                  <w:szCs w:val="20"/>
                </w:rPr>
                <w:delText>53</w:delText>
              </w:r>
            </w:del>
            <w:ins w:id="507" w:author="Sell, Jaquelyne Alexis" w:date="2025-06-26T14:59:00Z" w16du:dateUtc="2025-06-26T18:59:00Z">
              <w:r w:rsidRPr="004D7C84">
                <w:rPr>
                  <w:sz w:val="20"/>
                  <w:szCs w:val="20"/>
                </w:rPr>
                <w:t>54</w:t>
              </w:r>
            </w:ins>
          </w:p>
        </w:tc>
        <w:tc>
          <w:tcPr>
            <w:tcW w:w="1794" w:type="dxa"/>
          </w:tcPr>
          <w:p w14:paraId="1D50D6EA" w14:textId="09B8C0A3" w:rsidR="004D7C84" w:rsidRPr="004D7C84" w:rsidRDefault="0007645F" w:rsidP="004D7C84">
            <w:pPr>
              <w:kinsoku w:val="0"/>
              <w:overflowPunct w:val="0"/>
              <w:autoSpaceDE w:val="0"/>
              <w:autoSpaceDN w:val="0"/>
              <w:adjustRightInd w:val="0"/>
              <w:jc w:val="center"/>
              <w:rPr>
                <w:sz w:val="20"/>
                <w:szCs w:val="20"/>
              </w:rPr>
            </w:pPr>
            <w:del w:id="508" w:author="Sell, Jaquelyne Alexis" w:date="2025-06-26T14:59:00Z" w16du:dateUtc="2025-06-26T18:59:00Z">
              <w:r w:rsidRPr="000A7FE6">
                <w:rPr>
                  <w:sz w:val="20"/>
                  <w:szCs w:val="20"/>
                </w:rPr>
                <w:delText>12</w:delText>
              </w:r>
            </w:del>
            <w:ins w:id="509" w:author="Sell, Jaquelyne Alexis" w:date="2025-06-26T14:59:00Z" w16du:dateUtc="2025-06-26T18:59:00Z">
              <w:r w:rsidR="004D7C84" w:rsidRPr="004D7C84">
                <w:rPr>
                  <w:sz w:val="20"/>
                  <w:szCs w:val="20"/>
                </w:rPr>
                <w:t>14</w:t>
              </w:r>
            </w:ins>
            <w:r w:rsidR="004D7C84" w:rsidRPr="004D7C84">
              <w:rPr>
                <w:sz w:val="20"/>
                <w:szCs w:val="20"/>
              </w:rPr>
              <w:t xml:space="preserve"> (0.6%)</w:t>
            </w:r>
          </w:p>
        </w:tc>
      </w:tr>
      <w:tr w:rsidR="004D7C84" w:rsidRPr="004D7C84" w14:paraId="44D08132" w14:textId="77777777" w:rsidTr="004D7C84">
        <w:tc>
          <w:tcPr>
            <w:tcW w:w="1444" w:type="dxa"/>
          </w:tcPr>
          <w:p w14:paraId="72DEB47D"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Asian or PI</w:t>
            </w:r>
          </w:p>
        </w:tc>
        <w:tc>
          <w:tcPr>
            <w:tcW w:w="1790" w:type="dxa"/>
          </w:tcPr>
          <w:p w14:paraId="64BF02D7" w14:textId="0FC2E9C3"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6.</w:t>
            </w:r>
            <w:del w:id="510" w:author="Sell, Jaquelyne Alexis" w:date="2025-06-26T14:59:00Z" w16du:dateUtc="2025-06-26T18:59:00Z">
              <w:r w:rsidR="00662C12" w:rsidRPr="004438FE">
                <w:rPr>
                  <w:sz w:val="20"/>
                  <w:szCs w:val="20"/>
                </w:rPr>
                <w:delText>08</w:delText>
              </w:r>
            </w:del>
            <w:ins w:id="511" w:author="Sell, Jaquelyne Alexis" w:date="2025-06-26T14:59:00Z" w16du:dateUtc="2025-06-26T18:59:00Z">
              <w:r w:rsidRPr="004D7C84">
                <w:rPr>
                  <w:sz w:val="20"/>
                  <w:szCs w:val="20"/>
                </w:rPr>
                <w:t>09</w:t>
              </w:r>
            </w:ins>
          </w:p>
        </w:tc>
        <w:tc>
          <w:tcPr>
            <w:tcW w:w="1794" w:type="dxa"/>
          </w:tcPr>
          <w:p w14:paraId="0EDCCD72" w14:textId="438E8853" w:rsidR="004D7C84" w:rsidRPr="004D7C84" w:rsidRDefault="00662C12" w:rsidP="004D7C84">
            <w:pPr>
              <w:kinsoku w:val="0"/>
              <w:overflowPunct w:val="0"/>
              <w:autoSpaceDE w:val="0"/>
              <w:autoSpaceDN w:val="0"/>
              <w:adjustRightInd w:val="0"/>
              <w:jc w:val="center"/>
              <w:rPr>
                <w:sz w:val="20"/>
                <w:szCs w:val="20"/>
              </w:rPr>
            </w:pPr>
            <w:del w:id="512" w:author="Sell, Jaquelyne Alexis" w:date="2025-06-26T14:59:00Z" w16du:dateUtc="2025-06-26T18:59:00Z">
              <w:r w:rsidRPr="004438FE">
                <w:rPr>
                  <w:sz w:val="20"/>
                  <w:szCs w:val="20"/>
                </w:rPr>
                <w:delText>787 (5.8</w:delText>
              </w:r>
            </w:del>
            <w:ins w:id="513" w:author="Sell, Jaquelyne Alexis" w:date="2025-06-26T14:59:00Z" w16du:dateUtc="2025-06-26T18:59:00Z">
              <w:r w:rsidR="004D7C84" w:rsidRPr="004D7C84">
                <w:rPr>
                  <w:sz w:val="20"/>
                  <w:szCs w:val="20"/>
                </w:rPr>
                <w:t>822 (6.2</w:t>
              </w:r>
            </w:ins>
            <w:r w:rsidR="004D7C84" w:rsidRPr="004D7C84">
              <w:rPr>
                <w:sz w:val="20"/>
                <w:szCs w:val="20"/>
              </w:rPr>
              <w:t>%)</w:t>
            </w:r>
          </w:p>
        </w:tc>
        <w:tc>
          <w:tcPr>
            <w:tcW w:w="1790" w:type="dxa"/>
          </w:tcPr>
          <w:p w14:paraId="47C25200" w14:textId="4E10B19E"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0.</w:t>
            </w:r>
            <w:del w:id="514" w:author="Sell, Jaquelyne Alexis" w:date="2025-06-26T14:59:00Z" w16du:dateUtc="2025-06-26T18:59:00Z">
              <w:r w:rsidR="0007645F" w:rsidRPr="003800AB">
                <w:rPr>
                  <w:sz w:val="20"/>
                  <w:szCs w:val="20"/>
                </w:rPr>
                <w:delText>90</w:delText>
              </w:r>
            </w:del>
            <w:ins w:id="515" w:author="Sell, Jaquelyne Alexis" w:date="2025-06-26T14:59:00Z" w16du:dateUtc="2025-06-26T18:59:00Z">
              <w:r w:rsidRPr="004D7C84">
                <w:rPr>
                  <w:sz w:val="20"/>
                  <w:szCs w:val="20"/>
                </w:rPr>
                <w:t>87</w:t>
              </w:r>
            </w:ins>
          </w:p>
        </w:tc>
        <w:tc>
          <w:tcPr>
            <w:tcW w:w="1794" w:type="dxa"/>
          </w:tcPr>
          <w:p w14:paraId="04D09DB3" w14:textId="0F7AC1DA" w:rsidR="004D7C84" w:rsidRPr="004D7C84" w:rsidRDefault="0007645F" w:rsidP="004D7C84">
            <w:pPr>
              <w:kinsoku w:val="0"/>
              <w:overflowPunct w:val="0"/>
              <w:autoSpaceDE w:val="0"/>
              <w:autoSpaceDN w:val="0"/>
              <w:adjustRightInd w:val="0"/>
              <w:jc w:val="center"/>
              <w:rPr>
                <w:sz w:val="20"/>
                <w:szCs w:val="20"/>
              </w:rPr>
            </w:pPr>
            <w:del w:id="516" w:author="Sell, Jaquelyne Alexis" w:date="2025-06-26T14:59:00Z" w16du:dateUtc="2025-06-26T18:59:00Z">
              <w:r w:rsidRPr="000A7FE6">
                <w:rPr>
                  <w:sz w:val="20"/>
                  <w:szCs w:val="20"/>
                </w:rPr>
                <w:delText>118</w:delText>
              </w:r>
            </w:del>
            <w:ins w:id="517" w:author="Sell, Jaquelyne Alexis" w:date="2025-06-26T14:59:00Z" w16du:dateUtc="2025-06-26T18:59:00Z">
              <w:r w:rsidR="004D7C84" w:rsidRPr="004D7C84">
                <w:rPr>
                  <w:sz w:val="20"/>
                  <w:szCs w:val="20"/>
                </w:rPr>
                <w:t>120</w:t>
              </w:r>
            </w:ins>
            <w:r w:rsidR="004D7C84" w:rsidRPr="004D7C84">
              <w:rPr>
                <w:sz w:val="20"/>
                <w:szCs w:val="20"/>
              </w:rPr>
              <w:t xml:space="preserve"> (5.</w:t>
            </w:r>
            <w:del w:id="518" w:author="Sell, Jaquelyne Alexis" w:date="2025-06-26T14:59:00Z" w16du:dateUtc="2025-06-26T18:59:00Z">
              <w:r w:rsidRPr="000A7FE6">
                <w:rPr>
                  <w:sz w:val="20"/>
                  <w:szCs w:val="20"/>
                </w:rPr>
                <w:delText>4</w:delText>
              </w:r>
            </w:del>
            <w:ins w:id="519" w:author="Sell, Jaquelyne Alexis" w:date="2025-06-26T14:59:00Z" w16du:dateUtc="2025-06-26T18:59:00Z">
              <w:r w:rsidR="004D7C84" w:rsidRPr="004D7C84">
                <w:rPr>
                  <w:sz w:val="20"/>
                  <w:szCs w:val="20"/>
                </w:rPr>
                <w:t>5</w:t>
              </w:r>
            </w:ins>
            <w:r w:rsidR="004D7C84" w:rsidRPr="004D7C84">
              <w:rPr>
                <w:sz w:val="20"/>
                <w:szCs w:val="20"/>
              </w:rPr>
              <w:t>%)</w:t>
            </w:r>
          </w:p>
        </w:tc>
      </w:tr>
      <w:tr w:rsidR="004D7C84" w:rsidRPr="004D7C84" w14:paraId="46824BD3" w14:textId="77777777" w:rsidTr="004D7C84">
        <w:tc>
          <w:tcPr>
            <w:tcW w:w="1444" w:type="dxa"/>
          </w:tcPr>
          <w:p w14:paraId="447600A6"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Ethnicity</w:t>
            </w:r>
          </w:p>
        </w:tc>
        <w:tc>
          <w:tcPr>
            <w:tcW w:w="1790" w:type="dxa"/>
          </w:tcPr>
          <w:p w14:paraId="7E03B62B"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6F7095F7" w14:textId="77777777" w:rsidR="004D7C84" w:rsidRPr="004D7C84" w:rsidRDefault="004D7C84" w:rsidP="004D7C84">
            <w:pPr>
              <w:kinsoku w:val="0"/>
              <w:overflowPunct w:val="0"/>
              <w:autoSpaceDE w:val="0"/>
              <w:autoSpaceDN w:val="0"/>
              <w:adjustRightInd w:val="0"/>
              <w:jc w:val="center"/>
              <w:rPr>
                <w:sz w:val="20"/>
                <w:szCs w:val="20"/>
              </w:rPr>
            </w:pPr>
          </w:p>
        </w:tc>
        <w:tc>
          <w:tcPr>
            <w:tcW w:w="1790" w:type="dxa"/>
          </w:tcPr>
          <w:p w14:paraId="4D3618CB" w14:textId="77777777" w:rsidR="004D7C84" w:rsidRPr="004D7C84" w:rsidRDefault="004D7C84" w:rsidP="004D7C84">
            <w:pPr>
              <w:kinsoku w:val="0"/>
              <w:overflowPunct w:val="0"/>
              <w:autoSpaceDE w:val="0"/>
              <w:autoSpaceDN w:val="0"/>
              <w:adjustRightInd w:val="0"/>
              <w:jc w:val="center"/>
              <w:rPr>
                <w:sz w:val="20"/>
                <w:szCs w:val="20"/>
              </w:rPr>
            </w:pPr>
          </w:p>
        </w:tc>
        <w:tc>
          <w:tcPr>
            <w:tcW w:w="1794" w:type="dxa"/>
          </w:tcPr>
          <w:p w14:paraId="2F620B86" w14:textId="77777777" w:rsidR="004D7C84" w:rsidRPr="004D7C84" w:rsidRDefault="004D7C84" w:rsidP="004D7C84">
            <w:pPr>
              <w:kinsoku w:val="0"/>
              <w:overflowPunct w:val="0"/>
              <w:autoSpaceDE w:val="0"/>
              <w:autoSpaceDN w:val="0"/>
              <w:adjustRightInd w:val="0"/>
              <w:jc w:val="center"/>
              <w:rPr>
                <w:sz w:val="20"/>
                <w:szCs w:val="20"/>
              </w:rPr>
            </w:pPr>
          </w:p>
        </w:tc>
      </w:tr>
      <w:tr w:rsidR="004D7C84" w:rsidRPr="004D7C84" w14:paraId="5649BC82" w14:textId="77777777" w:rsidTr="004D7C84">
        <w:tc>
          <w:tcPr>
            <w:tcW w:w="1444" w:type="dxa"/>
          </w:tcPr>
          <w:p w14:paraId="220F5550"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Not Hispanic</w:t>
            </w:r>
          </w:p>
        </w:tc>
        <w:tc>
          <w:tcPr>
            <w:tcW w:w="1790" w:type="dxa"/>
          </w:tcPr>
          <w:p w14:paraId="4148A53F" w14:textId="736B948B"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w:t>
            </w:r>
            <w:del w:id="520" w:author="Sell, Jaquelyne Alexis" w:date="2025-06-26T14:59:00Z" w16du:dateUtc="2025-06-26T18:59:00Z">
              <w:r w:rsidR="00662C12" w:rsidRPr="009A5201">
                <w:rPr>
                  <w:sz w:val="20"/>
                  <w:szCs w:val="20"/>
                </w:rPr>
                <w:delText>11</w:delText>
              </w:r>
            </w:del>
            <w:ins w:id="521" w:author="Sell, Jaquelyne Alexis" w:date="2025-06-26T14:59:00Z" w16du:dateUtc="2025-06-26T18:59:00Z">
              <w:r w:rsidRPr="004D7C84">
                <w:rPr>
                  <w:sz w:val="20"/>
                  <w:szCs w:val="20"/>
                </w:rPr>
                <w:t>02</w:t>
              </w:r>
            </w:ins>
          </w:p>
        </w:tc>
        <w:tc>
          <w:tcPr>
            <w:tcW w:w="1794" w:type="dxa"/>
          </w:tcPr>
          <w:p w14:paraId="1AF82ACB" w14:textId="742BF6C5"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10,</w:t>
            </w:r>
            <w:del w:id="522" w:author="Sell, Jaquelyne Alexis" w:date="2025-06-26T14:59:00Z" w16du:dateUtc="2025-06-26T18:59:00Z">
              <w:r w:rsidR="00662C12" w:rsidRPr="00196F22">
                <w:rPr>
                  <w:sz w:val="20"/>
                  <w:szCs w:val="20"/>
                </w:rPr>
                <w:delText>889</w:delText>
              </w:r>
            </w:del>
            <w:ins w:id="523" w:author="Sell, Jaquelyne Alexis" w:date="2025-06-26T14:59:00Z" w16du:dateUtc="2025-06-26T18:59:00Z">
              <w:r w:rsidRPr="004D7C84">
                <w:rPr>
                  <w:sz w:val="20"/>
                  <w:szCs w:val="20"/>
                </w:rPr>
                <w:t>604</w:t>
              </w:r>
            </w:ins>
            <w:r w:rsidRPr="004D7C84">
              <w:rPr>
                <w:sz w:val="20"/>
                <w:szCs w:val="20"/>
              </w:rPr>
              <w:t xml:space="preserve"> (80.</w:t>
            </w:r>
            <w:del w:id="524" w:author="Sell, Jaquelyne Alexis" w:date="2025-06-26T14:59:00Z" w16du:dateUtc="2025-06-26T18:59:00Z">
              <w:r w:rsidR="00662C12" w:rsidRPr="00196F22">
                <w:rPr>
                  <w:sz w:val="20"/>
                  <w:szCs w:val="20"/>
                </w:rPr>
                <w:delText>0</w:delText>
              </w:r>
            </w:del>
            <w:ins w:id="525" w:author="Sell, Jaquelyne Alexis" w:date="2025-06-26T14:59:00Z" w16du:dateUtc="2025-06-26T18:59:00Z">
              <w:r w:rsidRPr="004D7C84">
                <w:rPr>
                  <w:sz w:val="20"/>
                  <w:szCs w:val="20"/>
                </w:rPr>
                <w:t>5</w:t>
              </w:r>
            </w:ins>
            <w:r w:rsidRPr="004D7C84">
              <w:rPr>
                <w:sz w:val="20"/>
                <w:szCs w:val="20"/>
              </w:rPr>
              <w:t>%)</w:t>
            </w:r>
          </w:p>
        </w:tc>
        <w:tc>
          <w:tcPr>
            <w:tcW w:w="1790" w:type="dxa"/>
          </w:tcPr>
          <w:p w14:paraId="3D8E7D78" w14:textId="55A6C905"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w:t>
            </w:r>
            <w:del w:id="526" w:author="Sell, Jaquelyne Alexis" w:date="2025-06-26T14:59:00Z" w16du:dateUtc="2025-06-26T18:59:00Z">
              <w:r w:rsidR="0007645F" w:rsidRPr="003800AB">
                <w:rPr>
                  <w:sz w:val="20"/>
                  <w:szCs w:val="20"/>
                </w:rPr>
                <w:delText>04</w:delText>
              </w:r>
            </w:del>
            <w:ins w:id="527" w:author="Sell, Jaquelyne Alexis" w:date="2025-06-26T14:59:00Z" w16du:dateUtc="2025-06-26T18:59:00Z">
              <w:r w:rsidRPr="004D7C84">
                <w:rPr>
                  <w:sz w:val="20"/>
                  <w:szCs w:val="20"/>
                </w:rPr>
                <w:t>03</w:t>
              </w:r>
            </w:ins>
          </w:p>
        </w:tc>
        <w:tc>
          <w:tcPr>
            <w:tcW w:w="1794" w:type="dxa"/>
          </w:tcPr>
          <w:p w14:paraId="1E7048A0" w14:textId="7A7AA7F1" w:rsidR="004D7C84" w:rsidRPr="004D7C84" w:rsidRDefault="0007645F" w:rsidP="004D7C84">
            <w:pPr>
              <w:kinsoku w:val="0"/>
              <w:overflowPunct w:val="0"/>
              <w:autoSpaceDE w:val="0"/>
              <w:autoSpaceDN w:val="0"/>
              <w:adjustRightInd w:val="0"/>
              <w:jc w:val="center"/>
              <w:rPr>
                <w:sz w:val="20"/>
                <w:szCs w:val="20"/>
              </w:rPr>
            </w:pPr>
            <w:del w:id="528" w:author="Sell, Jaquelyne Alexis" w:date="2025-06-26T14:59:00Z" w16du:dateUtc="2025-06-26T18:59:00Z">
              <w:r w:rsidRPr="000A7FE6">
                <w:rPr>
                  <w:sz w:val="20"/>
                  <w:szCs w:val="20"/>
                </w:rPr>
                <w:delText>1807</w:delText>
              </w:r>
              <w:r>
                <w:rPr>
                  <w:sz w:val="20"/>
                  <w:szCs w:val="20"/>
                </w:rPr>
                <w:delText xml:space="preserve"> (</w:delText>
              </w:r>
              <w:r w:rsidRPr="000A7FE6">
                <w:rPr>
                  <w:sz w:val="20"/>
                  <w:szCs w:val="20"/>
                </w:rPr>
                <w:delText>84.2</w:delText>
              </w:r>
            </w:del>
            <w:ins w:id="529" w:author="Sell, Jaquelyne Alexis" w:date="2025-06-26T14:59:00Z" w16du:dateUtc="2025-06-26T18:59:00Z">
              <w:r w:rsidR="00EE32AE">
                <w:rPr>
                  <w:sz w:val="20"/>
                  <w:szCs w:val="20"/>
                </w:rPr>
                <w:t>1,765</w:t>
              </w:r>
              <w:r w:rsidR="004D7C84" w:rsidRPr="004D7C84">
                <w:rPr>
                  <w:sz w:val="20"/>
                  <w:szCs w:val="20"/>
                </w:rPr>
                <w:t xml:space="preserve"> (83.1</w:t>
              </w:r>
            </w:ins>
            <w:r w:rsidR="004D7C84" w:rsidRPr="004D7C84">
              <w:rPr>
                <w:sz w:val="20"/>
                <w:szCs w:val="20"/>
              </w:rPr>
              <w:t>%)</w:t>
            </w:r>
          </w:p>
        </w:tc>
      </w:tr>
      <w:tr w:rsidR="004D7C84" w:rsidRPr="004D7C84" w14:paraId="6A810B02" w14:textId="77777777" w:rsidTr="004D7C84">
        <w:tc>
          <w:tcPr>
            <w:tcW w:w="1444" w:type="dxa"/>
          </w:tcPr>
          <w:p w14:paraId="6F46C627"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Hispanic</w:t>
            </w:r>
          </w:p>
        </w:tc>
        <w:tc>
          <w:tcPr>
            <w:tcW w:w="1790" w:type="dxa"/>
          </w:tcPr>
          <w:p w14:paraId="092CC759" w14:textId="4E89D4AB"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9.</w:t>
            </w:r>
            <w:del w:id="530" w:author="Sell, Jaquelyne Alexis" w:date="2025-06-26T14:59:00Z" w16du:dateUtc="2025-06-26T18:59:00Z">
              <w:r w:rsidR="00662C12" w:rsidRPr="009A5201">
                <w:rPr>
                  <w:sz w:val="20"/>
                  <w:szCs w:val="20"/>
                </w:rPr>
                <w:delText>85</w:delText>
              </w:r>
            </w:del>
            <w:ins w:id="531" w:author="Sell, Jaquelyne Alexis" w:date="2025-06-26T14:59:00Z" w16du:dateUtc="2025-06-26T18:59:00Z">
              <w:r w:rsidRPr="004D7C84">
                <w:rPr>
                  <w:sz w:val="20"/>
                  <w:szCs w:val="20"/>
                </w:rPr>
                <w:t>06</w:t>
              </w:r>
            </w:ins>
          </w:p>
        </w:tc>
        <w:tc>
          <w:tcPr>
            <w:tcW w:w="1794" w:type="dxa"/>
          </w:tcPr>
          <w:p w14:paraId="15E85A81" w14:textId="18B07160" w:rsidR="004D7C84" w:rsidRPr="004D7C84" w:rsidRDefault="00662C12" w:rsidP="004D7C84">
            <w:pPr>
              <w:kinsoku w:val="0"/>
              <w:overflowPunct w:val="0"/>
              <w:autoSpaceDE w:val="0"/>
              <w:autoSpaceDN w:val="0"/>
              <w:adjustRightInd w:val="0"/>
              <w:jc w:val="center"/>
              <w:rPr>
                <w:sz w:val="20"/>
                <w:szCs w:val="20"/>
              </w:rPr>
            </w:pPr>
            <w:del w:id="532" w:author="Sell, Jaquelyne Alexis" w:date="2025-06-26T14:59:00Z" w16du:dateUtc="2025-06-26T18:59:00Z">
              <w:r w:rsidRPr="00196F22">
                <w:rPr>
                  <w:sz w:val="20"/>
                  <w:szCs w:val="20"/>
                </w:rPr>
                <w:delText>2720 (20.0</w:delText>
              </w:r>
            </w:del>
            <w:ins w:id="533" w:author="Sell, Jaquelyne Alexis" w:date="2025-06-26T14:59:00Z" w16du:dateUtc="2025-06-26T18:59:00Z">
              <w:r w:rsidR="004D7C84" w:rsidRPr="004D7C84">
                <w:rPr>
                  <w:sz w:val="20"/>
                  <w:szCs w:val="20"/>
                </w:rPr>
                <w:t>2,574 (19.5</w:t>
              </w:r>
            </w:ins>
            <w:r w:rsidR="004D7C84" w:rsidRPr="004D7C84">
              <w:rPr>
                <w:sz w:val="20"/>
                <w:szCs w:val="20"/>
              </w:rPr>
              <w:t>%)</w:t>
            </w:r>
          </w:p>
        </w:tc>
        <w:tc>
          <w:tcPr>
            <w:tcW w:w="1790" w:type="dxa"/>
          </w:tcPr>
          <w:p w14:paraId="0DE4D10C" w14:textId="43FA2DC4"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w:t>
            </w:r>
            <w:del w:id="534" w:author="Sell, Jaquelyne Alexis" w:date="2025-06-26T14:59:00Z" w16du:dateUtc="2025-06-26T18:59:00Z">
              <w:r w:rsidR="0007645F" w:rsidRPr="003800AB">
                <w:rPr>
                  <w:sz w:val="20"/>
                  <w:szCs w:val="20"/>
                </w:rPr>
                <w:delText>28</w:delText>
              </w:r>
            </w:del>
            <w:ins w:id="535" w:author="Sell, Jaquelyne Alexis" w:date="2025-06-26T14:59:00Z" w16du:dateUtc="2025-06-26T18:59:00Z">
              <w:r w:rsidRPr="004D7C84">
                <w:rPr>
                  <w:sz w:val="20"/>
                  <w:szCs w:val="20"/>
                </w:rPr>
                <w:t>30</w:t>
              </w:r>
            </w:ins>
          </w:p>
        </w:tc>
        <w:tc>
          <w:tcPr>
            <w:tcW w:w="1794" w:type="dxa"/>
          </w:tcPr>
          <w:p w14:paraId="1E346618" w14:textId="6FBA9363" w:rsidR="004D7C84" w:rsidRPr="004D7C84" w:rsidRDefault="0007645F" w:rsidP="004D7C84">
            <w:pPr>
              <w:kinsoku w:val="0"/>
              <w:overflowPunct w:val="0"/>
              <w:autoSpaceDE w:val="0"/>
              <w:autoSpaceDN w:val="0"/>
              <w:adjustRightInd w:val="0"/>
              <w:jc w:val="center"/>
              <w:rPr>
                <w:sz w:val="20"/>
                <w:szCs w:val="20"/>
              </w:rPr>
            </w:pPr>
            <w:del w:id="536" w:author="Sell, Jaquelyne Alexis" w:date="2025-06-26T14:59:00Z" w16du:dateUtc="2025-06-26T18:59:00Z">
              <w:r w:rsidRPr="000A7FE6">
                <w:rPr>
                  <w:sz w:val="20"/>
                  <w:szCs w:val="20"/>
                </w:rPr>
                <w:delText>340</w:delText>
              </w:r>
              <w:r>
                <w:rPr>
                  <w:sz w:val="20"/>
                  <w:szCs w:val="20"/>
                </w:rPr>
                <w:delText xml:space="preserve"> (</w:delText>
              </w:r>
              <w:r w:rsidRPr="000A7FE6">
                <w:rPr>
                  <w:sz w:val="20"/>
                  <w:szCs w:val="20"/>
                </w:rPr>
                <w:delText>15.8</w:delText>
              </w:r>
            </w:del>
            <w:ins w:id="537" w:author="Sell, Jaquelyne Alexis" w:date="2025-06-26T14:59:00Z" w16du:dateUtc="2025-06-26T18:59:00Z">
              <w:r w:rsidR="00EE32AE">
                <w:rPr>
                  <w:sz w:val="20"/>
                  <w:szCs w:val="20"/>
                </w:rPr>
                <w:t>360</w:t>
              </w:r>
              <w:r w:rsidR="004D7C84" w:rsidRPr="004D7C84">
                <w:rPr>
                  <w:sz w:val="20"/>
                  <w:szCs w:val="20"/>
                </w:rPr>
                <w:t xml:space="preserve"> (16.9</w:t>
              </w:r>
            </w:ins>
            <w:r w:rsidR="004D7C84" w:rsidRPr="004D7C84">
              <w:rPr>
                <w:sz w:val="20"/>
                <w:szCs w:val="20"/>
              </w:rPr>
              <w:t>%)</w:t>
            </w:r>
          </w:p>
        </w:tc>
      </w:tr>
      <w:tr w:rsidR="008B42D6" w:rsidRPr="004D7C84" w14:paraId="22D7D030" w14:textId="77777777" w:rsidTr="00986672">
        <w:tc>
          <w:tcPr>
            <w:tcW w:w="8612" w:type="dxa"/>
            <w:gridSpan w:val="5"/>
          </w:tcPr>
          <w:p w14:paraId="2A1D68E0" w14:textId="63B53F57" w:rsidR="008B42D6" w:rsidRPr="00185EA6" w:rsidRDefault="0007645F" w:rsidP="008B42D6">
            <w:pPr>
              <w:widowControl w:val="0"/>
              <w:autoSpaceDE w:val="0"/>
              <w:autoSpaceDN w:val="0"/>
              <w:spacing w:line="252" w:lineRule="auto"/>
              <w:ind w:right="374"/>
              <w:rPr>
                <w:sz w:val="18"/>
                <w:szCs w:val="18"/>
              </w:rPr>
            </w:pPr>
            <w:del w:id="538" w:author="Sell, Jaquelyne Alexis" w:date="2025-06-26T14:59:00Z" w16du:dateUtc="2025-06-26T18:59:00Z">
              <w:r w:rsidRPr="00C47DFD">
                <w:rPr>
                  <w:rFonts w:eastAsiaTheme="minorEastAsia"/>
                  <w:color w:val="000000" w:themeColor="text1"/>
                  <w:szCs w:val="18"/>
                </w:rPr>
                <w:delText>A</w:delText>
              </w:r>
              <w:r w:rsidRPr="00C47DFD">
                <w:rPr>
                  <w:szCs w:val="18"/>
                </w:rPr>
                <w:delText>I</w:delText>
              </w:r>
            </w:del>
            <w:ins w:id="539" w:author="Sell, Jaquelyne Alexis" w:date="2025-06-26T14:59:00Z" w16du:dateUtc="2025-06-26T18:59:00Z">
              <w:r w:rsidR="008B42D6" w:rsidRPr="00185EA6">
                <w:rPr>
                  <w:sz w:val="18"/>
                  <w:szCs w:val="18"/>
                </w:rPr>
                <w:t>Al</w:t>
              </w:r>
            </w:ins>
            <w:r w:rsidR="008B42D6" w:rsidRPr="00185EA6">
              <w:rPr>
                <w:sz w:val="18"/>
                <w:szCs w:val="18"/>
              </w:rPr>
              <w:t>/AN=American Indian/</w:t>
            </w:r>
            <w:r w:rsidR="008B42D6" w:rsidRPr="00185EA6">
              <w:rPr>
                <w:color w:val="0E0E0E"/>
                <w:w w:val="105"/>
                <w:sz w:val="18"/>
                <w:szCs w:val="18"/>
              </w:rPr>
              <w:t>Alaska</w:t>
            </w:r>
            <w:r w:rsidR="008B42D6" w:rsidRPr="00185EA6">
              <w:rPr>
                <w:sz w:val="18"/>
                <w:szCs w:val="18"/>
              </w:rPr>
              <w:t xml:space="preserve"> Native; PI=Pacific Islander; SEER=Surveillance, Epidemiology, and End Results; US=United States.</w:t>
            </w:r>
          </w:p>
          <w:p w14:paraId="454D1551" w14:textId="75FFF180" w:rsidR="008B42D6" w:rsidRPr="00185EA6" w:rsidRDefault="008B42D6" w:rsidP="008B42D6">
            <w:pPr>
              <w:widowControl w:val="0"/>
              <w:autoSpaceDE w:val="0"/>
              <w:autoSpaceDN w:val="0"/>
              <w:ind w:right="390"/>
              <w:rPr>
                <w:sz w:val="18"/>
                <w:szCs w:val="18"/>
              </w:rPr>
            </w:pPr>
            <w:proofErr w:type="gramStart"/>
            <w:ins w:id="540" w:author="Sell, Jaquelyne Alexis" w:date="2025-06-26T14:59:00Z" w16du:dateUtc="2025-06-26T18:59:00Z">
              <w:r w:rsidRPr="00185EA6">
                <w:rPr>
                  <w:sz w:val="18"/>
                  <w:szCs w:val="18"/>
                  <w:vertAlign w:val="superscript"/>
                </w:rPr>
                <w:t>a</w:t>
              </w:r>
              <w:proofErr w:type="gramEnd"/>
              <w:r w:rsidRPr="00185EA6">
                <w:rPr>
                  <w:sz w:val="18"/>
                  <w:szCs w:val="18"/>
                </w:rPr>
                <w:t xml:space="preserve"> </w:t>
              </w:r>
            </w:ins>
            <w:r w:rsidRPr="00185EA6">
              <w:rPr>
                <w:sz w:val="18"/>
                <w:szCs w:val="18"/>
              </w:rPr>
              <w:t xml:space="preserve">Age-adjusted rate in </w:t>
            </w:r>
            <w:del w:id="541" w:author="Sell, Jaquelyne Alexis" w:date="2025-06-26T14:59:00Z" w16du:dateUtc="2025-06-26T18:59:00Z">
              <w:r w:rsidR="0007645F" w:rsidRPr="004438FE">
                <w:rPr>
                  <w:sz w:val="18"/>
                  <w:szCs w:val="18"/>
                </w:rPr>
                <w:delText>2016-2020</w:delText>
              </w:r>
            </w:del>
            <w:ins w:id="542" w:author="Sell, Jaquelyne Alexis" w:date="2025-06-26T14:59:00Z" w16du:dateUtc="2025-06-26T18:59:00Z">
              <w:r w:rsidRPr="00185EA6">
                <w:rPr>
                  <w:sz w:val="18"/>
                  <w:szCs w:val="18"/>
                </w:rPr>
                <w:t>2017-2021</w:t>
              </w:r>
            </w:ins>
            <w:r w:rsidRPr="00185EA6">
              <w:rPr>
                <w:sz w:val="18"/>
                <w:szCs w:val="18"/>
              </w:rPr>
              <w:t xml:space="preserve"> (per 100,000) with age adjustment to the 2000 US standard population; SEER-</w:t>
            </w:r>
            <w:del w:id="543" w:author="Sell, Jaquelyne Alexis" w:date="2025-06-26T14:59:00Z" w16du:dateUtc="2025-06-26T18:59:00Z">
              <w:r w:rsidR="0007645F" w:rsidRPr="004438FE">
                <w:rPr>
                  <w:sz w:val="18"/>
                  <w:szCs w:val="18"/>
                </w:rPr>
                <w:delText>22</w:delText>
              </w:r>
            </w:del>
            <w:ins w:id="544" w:author="Sell, Jaquelyne Alexis" w:date="2025-06-26T14:59:00Z" w16du:dateUtc="2025-06-26T18:59:00Z">
              <w:r w:rsidRPr="00185EA6">
                <w:rPr>
                  <w:sz w:val="18"/>
                  <w:szCs w:val="18"/>
                </w:rPr>
                <w:t>17</w:t>
              </w:r>
            </w:ins>
            <w:r w:rsidRPr="00185EA6">
              <w:rPr>
                <w:sz w:val="18"/>
                <w:szCs w:val="18"/>
              </w:rPr>
              <w:t xml:space="preserve"> Registries, National Cancer Institute, released </w:t>
            </w:r>
            <w:del w:id="545" w:author="Sell, Jaquelyne Alexis" w:date="2025-06-26T14:59:00Z" w16du:dateUtc="2025-06-26T18:59:00Z">
              <w:r w:rsidR="0007645F" w:rsidRPr="004438FE">
                <w:rPr>
                  <w:sz w:val="18"/>
                  <w:szCs w:val="18"/>
                </w:rPr>
                <w:delText>April 2023</w:delText>
              </w:r>
            </w:del>
            <w:ins w:id="546" w:author="Sell, Jaquelyne Alexis" w:date="2025-06-26T14:59:00Z" w16du:dateUtc="2025-06-26T18:59:00Z">
              <w:r w:rsidRPr="00185EA6">
                <w:rPr>
                  <w:sz w:val="18"/>
                  <w:szCs w:val="18"/>
                </w:rPr>
                <w:t>APR-2024</w:t>
              </w:r>
            </w:ins>
            <w:r w:rsidRPr="00185EA6">
              <w:rPr>
                <w:sz w:val="18"/>
                <w:szCs w:val="18"/>
              </w:rPr>
              <w:t xml:space="preserve">, based on the </w:t>
            </w:r>
            <w:del w:id="547" w:author="Sell, Jaquelyne Alexis" w:date="2025-06-26T14:59:00Z" w16du:dateUtc="2025-06-26T18:59:00Z">
              <w:r w:rsidR="0007645F" w:rsidRPr="004438FE">
                <w:rPr>
                  <w:sz w:val="18"/>
                  <w:szCs w:val="18"/>
                </w:rPr>
                <w:delText>November 2022</w:delText>
              </w:r>
            </w:del>
            <w:ins w:id="548" w:author="Sell, Jaquelyne Alexis" w:date="2025-06-26T14:59:00Z" w16du:dateUtc="2025-06-26T18:59:00Z">
              <w:r w:rsidRPr="00185EA6">
                <w:rPr>
                  <w:sz w:val="18"/>
                  <w:szCs w:val="18"/>
                </w:rPr>
                <w:t>NOV-2023</w:t>
              </w:r>
            </w:ins>
            <w:r w:rsidRPr="00185EA6">
              <w:rPr>
                <w:sz w:val="18"/>
                <w:szCs w:val="18"/>
              </w:rPr>
              <w:t xml:space="preserve"> submission.</w:t>
            </w:r>
          </w:p>
          <w:p w14:paraId="3937AA41" w14:textId="6EF7EDA5" w:rsidR="008B42D6" w:rsidRPr="00185EA6" w:rsidRDefault="008B42D6" w:rsidP="008B42D6">
            <w:pPr>
              <w:widowControl w:val="0"/>
              <w:autoSpaceDE w:val="0"/>
              <w:autoSpaceDN w:val="0"/>
              <w:ind w:right="390"/>
              <w:rPr>
                <w:sz w:val="18"/>
                <w:szCs w:val="18"/>
              </w:rPr>
            </w:pPr>
            <w:ins w:id="549" w:author="Sell, Jaquelyne Alexis" w:date="2025-06-26T14:59:00Z" w16du:dateUtc="2025-06-26T18:59:00Z">
              <w:r w:rsidRPr="00185EA6">
                <w:rPr>
                  <w:sz w:val="18"/>
                  <w:szCs w:val="18"/>
                  <w:vertAlign w:val="superscript"/>
                </w:rPr>
                <w:t>b</w:t>
              </w:r>
              <w:r w:rsidRPr="00185EA6">
                <w:rPr>
                  <w:sz w:val="18"/>
                  <w:szCs w:val="18"/>
                </w:rPr>
                <w:t xml:space="preserve"> </w:t>
              </w:r>
            </w:ins>
            <w:r w:rsidRPr="00185EA6">
              <w:rPr>
                <w:sz w:val="18"/>
                <w:szCs w:val="18"/>
              </w:rPr>
              <w:t xml:space="preserve">Number of new cases in </w:t>
            </w:r>
            <w:del w:id="550" w:author="Sell, Jaquelyne Alexis" w:date="2025-06-26T14:59:00Z" w16du:dateUtc="2025-06-26T18:59:00Z">
              <w:r w:rsidR="0007645F" w:rsidRPr="004438FE">
                <w:rPr>
                  <w:rFonts w:eastAsiaTheme="minorEastAsia"/>
                  <w:color w:val="000000" w:themeColor="text1"/>
                  <w:sz w:val="18"/>
                  <w:szCs w:val="18"/>
                </w:rPr>
                <w:delText>2023</w:delText>
              </w:r>
            </w:del>
            <w:ins w:id="551" w:author="Sell, Jaquelyne Alexis" w:date="2025-06-26T14:59:00Z" w16du:dateUtc="2025-06-26T18:59:00Z">
              <w:r w:rsidRPr="00185EA6">
                <w:rPr>
                  <w:sz w:val="18"/>
                  <w:szCs w:val="18"/>
                </w:rPr>
                <w:t>2025</w:t>
              </w:r>
            </w:ins>
            <w:r w:rsidRPr="00185EA6">
              <w:rPr>
                <w:sz w:val="18"/>
                <w:szCs w:val="18"/>
              </w:rPr>
              <w:t xml:space="preserve"> estimated by applying age-specific crude incidence rates for each racial/ethnic group in </w:t>
            </w:r>
            <w:del w:id="552" w:author="Sell, Jaquelyne Alexis" w:date="2025-06-26T14:59:00Z" w16du:dateUtc="2025-06-26T18:59:00Z">
              <w:r w:rsidR="0007645F" w:rsidRPr="004438FE">
                <w:rPr>
                  <w:rFonts w:eastAsiaTheme="minorEastAsia"/>
                  <w:color w:val="000000" w:themeColor="text1"/>
                  <w:sz w:val="18"/>
                  <w:szCs w:val="18"/>
                </w:rPr>
                <w:delText>2016-2020</w:delText>
              </w:r>
            </w:del>
            <w:ins w:id="553" w:author="Sell, Jaquelyne Alexis" w:date="2025-06-26T14:59:00Z" w16du:dateUtc="2025-06-26T18:59:00Z">
              <w:r w:rsidRPr="00185EA6">
                <w:rPr>
                  <w:sz w:val="18"/>
                  <w:szCs w:val="18"/>
                </w:rPr>
                <w:t>2017-2021</w:t>
              </w:r>
            </w:ins>
            <w:r w:rsidRPr="00185EA6">
              <w:rPr>
                <w:sz w:val="18"/>
                <w:szCs w:val="18"/>
              </w:rPr>
              <w:t xml:space="preserve"> to the corresponding age and racial/ethnic groups of the </w:t>
            </w:r>
            <w:del w:id="554" w:author="Sell, Jaquelyne Alexis" w:date="2025-06-26T14:59:00Z" w16du:dateUtc="2025-06-26T18:59:00Z">
              <w:r w:rsidR="0007645F" w:rsidRPr="004438FE">
                <w:rPr>
                  <w:rFonts w:eastAsiaTheme="minorEastAsia"/>
                  <w:color w:val="000000" w:themeColor="text1"/>
                  <w:sz w:val="18"/>
                  <w:szCs w:val="18"/>
                </w:rPr>
                <w:delText>2023</w:delText>
              </w:r>
            </w:del>
            <w:ins w:id="555" w:author="Sell, Jaquelyne Alexis" w:date="2025-06-26T14:59:00Z" w16du:dateUtc="2025-06-26T18:59:00Z">
              <w:r w:rsidRPr="00185EA6">
                <w:rPr>
                  <w:sz w:val="18"/>
                  <w:szCs w:val="18"/>
                </w:rPr>
                <w:t>2025</w:t>
              </w:r>
            </w:ins>
            <w:r w:rsidRPr="00185EA6">
              <w:rPr>
                <w:sz w:val="18"/>
                <w:szCs w:val="18"/>
              </w:rPr>
              <w:t xml:space="preserve"> US population.</w:t>
            </w:r>
          </w:p>
          <w:p w14:paraId="278B53AF" w14:textId="54552EF7" w:rsidR="008B42D6" w:rsidRPr="00185EA6" w:rsidRDefault="0007645F" w:rsidP="008B42D6">
            <w:pPr>
              <w:widowControl w:val="0"/>
              <w:autoSpaceDE w:val="0"/>
              <w:autoSpaceDN w:val="0"/>
              <w:ind w:right="390"/>
              <w:rPr>
                <w:sz w:val="18"/>
                <w:szCs w:val="18"/>
              </w:rPr>
            </w:pPr>
            <w:del w:id="556" w:author="Sell, Jaquelyne Alexis" w:date="2025-06-26T14:59:00Z" w16du:dateUtc="2025-06-26T18:59:00Z">
              <w:r w:rsidRPr="004438FE">
                <w:rPr>
                  <w:sz w:val="18"/>
                  <w:szCs w:val="18"/>
                </w:rPr>
                <w:delText>2023</w:delText>
              </w:r>
            </w:del>
            <w:ins w:id="557" w:author="Sell, Jaquelyne Alexis" w:date="2025-06-26T14:59:00Z" w16du:dateUtc="2025-06-26T18:59:00Z">
              <w:r w:rsidR="008B42D6" w:rsidRPr="00185EA6">
                <w:rPr>
                  <w:sz w:val="18"/>
                  <w:szCs w:val="18"/>
                  <w:vertAlign w:val="superscript"/>
                </w:rPr>
                <w:t xml:space="preserve">c </w:t>
              </w:r>
              <w:r w:rsidR="008B42D6" w:rsidRPr="00185EA6">
                <w:rPr>
                  <w:sz w:val="18"/>
                  <w:szCs w:val="18"/>
                </w:rPr>
                <w:t>2025</w:t>
              </w:r>
            </w:ins>
            <w:r w:rsidR="008B42D6" w:rsidRPr="00185EA6">
              <w:rPr>
                <w:sz w:val="18"/>
                <w:szCs w:val="18"/>
              </w:rPr>
              <w:t xml:space="preserve"> US population counts from </w:t>
            </w:r>
            <w:ins w:id="558" w:author="Sell, Jaquelyne Alexis" w:date="2025-06-26T14:59:00Z" w16du:dateUtc="2025-06-26T18:59:00Z">
              <w:r w:rsidR="008B42D6" w:rsidRPr="00185EA6">
                <w:rPr>
                  <w:sz w:val="18"/>
                  <w:szCs w:val="18"/>
                </w:rPr>
                <w:t xml:space="preserve">the </w:t>
              </w:r>
            </w:ins>
            <w:r w:rsidR="008B42D6" w:rsidRPr="00185EA6">
              <w:rPr>
                <w:sz w:val="18"/>
                <w:szCs w:val="18"/>
              </w:rPr>
              <w:t xml:space="preserve">US Census Bureau, International Programs, International Data Base </w:t>
            </w:r>
            <w:del w:id="559" w:author="Sell, Jaquelyne Alexis" w:date="2025-06-26T14:59:00Z" w16du:dateUtc="2025-06-26T18:59:00Z">
              <w:r w:rsidRPr="004438FE">
                <w:rPr>
                  <w:rFonts w:eastAsiaTheme="minorEastAsia"/>
                  <w:color w:val="000000" w:themeColor="text1"/>
                  <w:sz w:val="18"/>
                  <w:szCs w:val="18"/>
                </w:rPr>
                <w:delText>Version: 12.03.21: International Database (</w:delText>
              </w:r>
            </w:del>
            <w:ins w:id="560" w:author="Sell, Jaquelyne Alexis" w:date="2025-06-26T14:59:00Z" w16du:dateUtc="2025-06-26T18:59:00Z">
              <w:r w:rsidR="008B42D6" w:rsidRPr="00185EA6">
                <w:rPr>
                  <w:sz w:val="18"/>
                  <w:szCs w:val="18"/>
                </w:rPr>
                <w:t>version: 10.30.24 (https://www.</w:t>
              </w:r>
            </w:ins>
            <w:r w:rsidR="008B42D6" w:rsidRPr="00185EA6">
              <w:rPr>
                <w:sz w:val="18"/>
                <w:szCs w:val="18"/>
              </w:rPr>
              <w:t>census.gov</w:t>
            </w:r>
            <w:del w:id="561" w:author="Sell, Jaquelyne Alexis" w:date="2025-06-26T14:59:00Z" w16du:dateUtc="2025-06-26T18:59:00Z">
              <w:r w:rsidRPr="004438FE">
                <w:rPr>
                  <w:rFonts w:eastAsiaTheme="minorEastAsia"/>
                  <w:color w:val="000000" w:themeColor="text1"/>
                  <w:sz w:val="18"/>
                  <w:szCs w:val="18"/>
                </w:rPr>
                <w:delText xml:space="preserve">). </w:delText>
              </w:r>
            </w:del>
            <w:ins w:id="562" w:author="Sell, Jaquelyne Alexis" w:date="2025-06-26T14:59:00Z" w16du:dateUtc="2025-06-26T18:59:00Z">
              <w:r w:rsidR="008B42D6" w:rsidRPr="00185EA6">
                <w:rPr>
                  <w:sz w:val="18"/>
                  <w:szCs w:val="18"/>
                </w:rPr>
                <w:t>/data-tools/demo/idb/#/pop?YR_ANIM=2021&amp;dashboard_page=country&amp;COUNTRY_YR_ANIM=2024&amp;menu=popViz&amp;popPages=BYAGE&amp;CCODE_SINGLE=US&amp;subnat_map_admin=ADM1&amp;CCODE=US&amp;ageGroup=5Y&amp;POP_YEARS=2025).</w:t>
              </w:r>
            </w:ins>
          </w:p>
          <w:p w14:paraId="271632C6" w14:textId="3C5785F9" w:rsidR="008B42D6" w:rsidRPr="00185EA6" w:rsidRDefault="0007645F" w:rsidP="008B42D6">
            <w:pPr>
              <w:widowControl w:val="0"/>
              <w:autoSpaceDE w:val="0"/>
              <w:autoSpaceDN w:val="0"/>
              <w:ind w:right="390"/>
              <w:rPr>
                <w:sz w:val="18"/>
                <w:szCs w:val="18"/>
              </w:rPr>
            </w:pPr>
            <w:del w:id="563" w:author="Sell, Jaquelyne Alexis" w:date="2025-06-26T14:59:00Z" w16du:dateUtc="2025-06-26T18:59:00Z">
              <w:r w:rsidRPr="004438FE">
                <w:rPr>
                  <w:sz w:val="18"/>
                  <w:szCs w:val="18"/>
                </w:rPr>
                <w:delText>2020</w:delText>
              </w:r>
            </w:del>
            <w:ins w:id="564" w:author="Sell, Jaquelyne Alexis" w:date="2025-06-26T14:59:00Z" w16du:dateUtc="2025-06-26T18:59:00Z">
              <w:r w:rsidR="008B42D6" w:rsidRPr="00185EA6">
                <w:rPr>
                  <w:sz w:val="18"/>
                  <w:szCs w:val="18"/>
                </w:rPr>
                <w:t>ᵈ 2022</w:t>
              </w:r>
            </w:ins>
            <w:r w:rsidR="008B42D6" w:rsidRPr="00185EA6">
              <w:rPr>
                <w:sz w:val="18"/>
                <w:szCs w:val="18"/>
              </w:rPr>
              <w:t xml:space="preserve"> US population by race/ethnicity: SEER*Stat Database: Populations - Total US (1990-</w:t>
            </w:r>
            <w:del w:id="565" w:author="Sell, Jaquelyne Alexis" w:date="2025-06-26T14:59:00Z" w16du:dateUtc="2025-06-26T18:59:00Z">
              <w:r w:rsidRPr="004438FE">
                <w:rPr>
                  <w:rFonts w:eastAsiaTheme="minorEastAsia"/>
                  <w:color w:val="000000" w:themeColor="text1"/>
                  <w:sz w:val="18"/>
                  <w:szCs w:val="18"/>
                </w:rPr>
                <w:delText>2020</w:delText>
              </w:r>
            </w:del>
            <w:ins w:id="566" w:author="Sell, Jaquelyne Alexis" w:date="2025-06-26T14:59:00Z" w16du:dateUtc="2025-06-26T18:59:00Z">
              <w:r w:rsidR="008B42D6" w:rsidRPr="00185EA6">
                <w:rPr>
                  <w:sz w:val="18"/>
                  <w:szCs w:val="18"/>
                </w:rPr>
                <w:t>2022</w:t>
              </w:r>
            </w:ins>
            <w:r w:rsidR="008B42D6" w:rsidRPr="00185EA6">
              <w:rPr>
                <w:sz w:val="18"/>
                <w:szCs w:val="18"/>
              </w:rPr>
              <w:t xml:space="preserve">), National Cancer Institute, Surveillance Research Program, released </w:t>
            </w:r>
            <w:del w:id="567" w:author="Sell, Jaquelyne Alexis" w:date="2025-06-26T14:59:00Z" w16du:dateUtc="2025-06-26T18:59:00Z">
              <w:r w:rsidRPr="004438FE">
                <w:rPr>
                  <w:rFonts w:eastAsiaTheme="minorEastAsia"/>
                  <w:color w:val="000000" w:themeColor="text1"/>
                  <w:sz w:val="18"/>
                  <w:szCs w:val="18"/>
                </w:rPr>
                <w:delText xml:space="preserve">January 2022. </w:delText>
              </w:r>
            </w:del>
            <w:ins w:id="568" w:author="Sell, Jaquelyne Alexis" w:date="2025-06-26T14:59:00Z" w16du:dateUtc="2025-06-26T18:59:00Z">
              <w:r w:rsidR="008B42D6" w:rsidRPr="00185EA6">
                <w:rPr>
                  <w:sz w:val="18"/>
                  <w:szCs w:val="18"/>
                </w:rPr>
                <w:t>FEB-2024.</w:t>
              </w:r>
            </w:ins>
          </w:p>
          <w:p w14:paraId="6A0026A7" w14:textId="04BB8351" w:rsidR="008B42D6" w:rsidRPr="004D7C84" w:rsidRDefault="008B42D6" w:rsidP="003B01C1">
            <w:pPr>
              <w:kinsoku w:val="0"/>
              <w:overflowPunct w:val="0"/>
              <w:autoSpaceDE w:val="0"/>
              <w:autoSpaceDN w:val="0"/>
              <w:adjustRightInd w:val="0"/>
              <w:spacing w:after="40"/>
              <w:rPr>
                <w:sz w:val="20"/>
                <w:szCs w:val="20"/>
              </w:rPr>
            </w:pPr>
            <w:r>
              <w:rPr>
                <w:sz w:val="18"/>
                <w:szCs w:val="18"/>
              </w:rPr>
              <w:t xml:space="preserve">Source: </w:t>
            </w:r>
            <w:r w:rsidR="008656B2" w:rsidRPr="008656B2">
              <w:rPr>
                <w:bCs/>
                <w:sz w:val="18"/>
                <w:szCs w:val="18"/>
              </w:rPr>
              <w:t>[Ref. 5.4: </w:t>
            </w:r>
            <w:del w:id="569" w:author="Sell, Jaquelyne Alexis" w:date="2025-06-26T14:59:00Z" w16du:dateUtc="2025-06-26T18:59:00Z">
              <w:r w:rsidR="006967EE" w:rsidRPr="006967EE">
                <w:rPr>
                  <w:rFonts w:eastAsiaTheme="minorEastAsia"/>
                  <w:bCs/>
                  <w:color w:val="000000" w:themeColor="text1"/>
                </w:rPr>
                <w:delText xml:space="preserve">08D4W3, 08D4W6, 08DHYV, </w:delText>
              </w:r>
              <w:r w:rsidR="006967EE">
                <w:rPr>
                  <w:rFonts w:eastAsiaTheme="minorEastAsia"/>
                  <w:color w:val="000000" w:themeColor="text1"/>
                </w:rPr>
                <w:delText>08DHYX, 08DP3J</w:delText>
              </w:r>
            </w:del>
            <w:ins w:id="570" w:author="Sell, Jaquelyne Alexis" w:date="2025-06-26T14:59:00Z" w16du:dateUtc="2025-06-26T18:59:00Z">
              <w:r w:rsidR="008656B2" w:rsidRPr="008656B2">
                <w:rPr>
                  <w:bCs/>
                  <w:sz w:val="18"/>
                  <w:szCs w:val="18"/>
                </w:rPr>
                <w:t xml:space="preserve">08R2G4, 08R2GX, 08R2HP, </w:t>
              </w:r>
              <w:r w:rsidR="008656B2">
                <w:rPr>
                  <w:sz w:val="18"/>
                  <w:szCs w:val="18"/>
                </w:rPr>
                <w:t>08R2HQ, 08MRG5, 08R578</w:t>
              </w:r>
            </w:ins>
            <w:r w:rsidR="008656B2">
              <w:rPr>
                <w:sz w:val="18"/>
                <w:szCs w:val="18"/>
              </w:rPr>
              <w:t>]</w:t>
            </w:r>
          </w:p>
        </w:tc>
      </w:tr>
    </w:tbl>
    <w:p w14:paraId="3D96C3C6" w14:textId="634C11D6" w:rsidR="004D7C84" w:rsidRPr="00A50134" w:rsidRDefault="004D7C84" w:rsidP="004D7C84">
      <w:pPr>
        <w:widowControl w:val="0"/>
        <w:autoSpaceDE w:val="0"/>
        <w:autoSpaceDN w:val="0"/>
        <w:ind w:right="390"/>
        <w:rPr>
          <w:sz w:val="20"/>
          <w:szCs w:val="20"/>
        </w:rPr>
      </w:pPr>
    </w:p>
    <w:p w14:paraId="4A4F80E1" w14:textId="77777777" w:rsidR="004D7C84" w:rsidRPr="004D7C84" w:rsidRDefault="004D7C84" w:rsidP="004D7C84">
      <w:pPr>
        <w:pStyle w:val="Paragraph"/>
      </w:pPr>
    </w:p>
    <w:p w14:paraId="432B4853" w14:textId="77777777" w:rsidR="000A02DA" w:rsidRDefault="000A02DA" w:rsidP="00E46588">
      <w:pPr>
        <w:pStyle w:val="Paragraph"/>
        <w:rPr>
          <w:i/>
          <w:iCs/>
        </w:rPr>
        <w:sectPr w:rsidR="000A02DA" w:rsidSect="00B1720F">
          <w:pgSz w:w="12240" w:h="15840"/>
          <w:pgMar w:top="1440" w:right="1440" w:bottom="1440" w:left="1800" w:header="720" w:footer="720" w:gutter="0"/>
          <w:cols w:space="720"/>
          <w:docGrid w:linePitch="360"/>
        </w:sectPr>
      </w:pPr>
    </w:p>
    <w:p w14:paraId="5EB8CA03" w14:textId="28A97672" w:rsidR="000A02DA" w:rsidRDefault="00FE0C5F" w:rsidP="00FB7709">
      <w:pPr>
        <w:pStyle w:val="Caption"/>
      </w:pPr>
      <w:bookmarkStart w:id="571" w:name="_Ref143251911"/>
      <w:bookmarkStart w:id="572" w:name="_Toc201820691"/>
      <w:bookmarkStart w:id="573" w:name="_Toc158725671"/>
      <w:r>
        <w:lastRenderedPageBreak/>
        <w:t xml:space="preserve">Table </w:t>
      </w:r>
      <w:r w:rsidR="008656B2">
        <w:rPr>
          <w:noProof/>
        </w:rPr>
        <w:t>2</w:t>
      </w:r>
      <w:bookmarkEnd w:id="571"/>
      <w:r w:rsidR="00D17B1D">
        <w:tab/>
      </w:r>
      <w:r w:rsidR="00134DD6" w:rsidRPr="00134DD6">
        <w:t xml:space="preserve">Prevalence and Estimated Number of Prevalent Cases of Cervical Cancer in the US, by Age, Race, and Ethnicity, </w:t>
      </w:r>
      <w:del w:id="574" w:author="Sell, Jaquelyne Alexis" w:date="2025-06-26T14:59:00Z" w16du:dateUtc="2025-06-26T18:59:00Z">
        <w:r w:rsidR="00134DD6" w:rsidRPr="00134DD6">
          <w:delText>2023</w:delText>
        </w:r>
      </w:del>
      <w:bookmarkEnd w:id="573"/>
      <w:ins w:id="575" w:author="Sell, Jaquelyne Alexis" w:date="2025-06-26T14:59:00Z" w16du:dateUtc="2025-06-26T18:59:00Z">
        <w:r w:rsidR="004D7C84">
          <w:t>2025</w:t>
        </w:r>
      </w:ins>
      <w:bookmarkEnd w:id="572"/>
    </w:p>
    <w:tbl>
      <w:tblPr>
        <w:tblStyle w:val="TableGrid20"/>
        <w:tblW w:w="0" w:type="auto"/>
        <w:tblInd w:w="-5" w:type="dxa"/>
        <w:tblLook w:val="04A0" w:firstRow="1" w:lastRow="0" w:firstColumn="1" w:lastColumn="0" w:noHBand="0" w:noVBand="1"/>
      </w:tblPr>
      <w:tblGrid>
        <w:gridCol w:w="1522"/>
        <w:gridCol w:w="1847"/>
        <w:gridCol w:w="2014"/>
        <w:gridCol w:w="1847"/>
        <w:gridCol w:w="1765"/>
      </w:tblGrid>
      <w:tr w:rsidR="004D7C84" w:rsidRPr="004D7C84" w14:paraId="0E895C50" w14:textId="77777777" w:rsidTr="004D7C84">
        <w:tc>
          <w:tcPr>
            <w:tcW w:w="1440" w:type="dxa"/>
          </w:tcPr>
          <w:p w14:paraId="307ACFE2" w14:textId="77777777" w:rsidR="004D7C84" w:rsidRPr="004D7C84" w:rsidRDefault="004D7C84" w:rsidP="004D7C84">
            <w:pPr>
              <w:kinsoku w:val="0"/>
              <w:overflowPunct w:val="0"/>
              <w:autoSpaceDE w:val="0"/>
              <w:autoSpaceDN w:val="0"/>
              <w:adjustRightInd w:val="0"/>
              <w:rPr>
                <w:sz w:val="20"/>
                <w:szCs w:val="20"/>
              </w:rPr>
            </w:pPr>
          </w:p>
        </w:tc>
        <w:tc>
          <w:tcPr>
            <w:tcW w:w="3586" w:type="dxa"/>
            <w:gridSpan w:val="2"/>
          </w:tcPr>
          <w:p w14:paraId="7285E8D7"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Overall</w:t>
            </w:r>
          </w:p>
        </w:tc>
        <w:tc>
          <w:tcPr>
            <w:tcW w:w="3586" w:type="dxa"/>
            <w:gridSpan w:val="2"/>
          </w:tcPr>
          <w:p w14:paraId="164274D9" w14:textId="77777777" w:rsidR="004D7C84" w:rsidRPr="004D7C84" w:rsidRDefault="004D7C84" w:rsidP="004D7C84">
            <w:pPr>
              <w:kinsoku w:val="0"/>
              <w:overflowPunct w:val="0"/>
              <w:autoSpaceDE w:val="0"/>
              <w:autoSpaceDN w:val="0"/>
              <w:adjustRightInd w:val="0"/>
              <w:jc w:val="center"/>
              <w:rPr>
                <w:sz w:val="20"/>
                <w:szCs w:val="20"/>
              </w:rPr>
            </w:pPr>
            <w:r w:rsidRPr="004D7C84">
              <w:rPr>
                <w:b/>
                <w:bCs/>
                <w:sz w:val="20"/>
                <w:szCs w:val="20"/>
              </w:rPr>
              <w:t>Metastatic</w:t>
            </w:r>
          </w:p>
        </w:tc>
      </w:tr>
      <w:tr w:rsidR="004D7C84" w:rsidRPr="004D7C84" w14:paraId="1B483BF7" w14:textId="77777777" w:rsidTr="004D7C84">
        <w:tc>
          <w:tcPr>
            <w:tcW w:w="1440" w:type="dxa"/>
          </w:tcPr>
          <w:p w14:paraId="46A7145F" w14:textId="77777777" w:rsidR="004D7C84" w:rsidRPr="004D7C84" w:rsidRDefault="004D7C84" w:rsidP="004D7C84">
            <w:pPr>
              <w:kinsoku w:val="0"/>
              <w:overflowPunct w:val="0"/>
              <w:autoSpaceDE w:val="0"/>
              <w:autoSpaceDN w:val="0"/>
              <w:adjustRightInd w:val="0"/>
              <w:rPr>
                <w:b/>
                <w:bCs/>
                <w:sz w:val="20"/>
                <w:szCs w:val="20"/>
              </w:rPr>
            </w:pPr>
            <w:ins w:id="576" w:author="Sell, Jaquelyne Alexis" w:date="2025-06-26T14:59:00Z" w16du:dateUtc="2025-06-26T18:59:00Z">
              <w:r w:rsidRPr="004D7C84">
                <w:rPr>
                  <w:b/>
                  <w:bCs/>
                  <w:sz w:val="20"/>
                  <w:szCs w:val="20"/>
                </w:rPr>
                <w:t>Group</w:t>
              </w:r>
            </w:ins>
          </w:p>
        </w:tc>
        <w:tc>
          <w:tcPr>
            <w:tcW w:w="1800" w:type="dxa"/>
          </w:tcPr>
          <w:p w14:paraId="12C559E7" w14:textId="77777777" w:rsidR="004D7C84" w:rsidRPr="004D7C84" w:rsidRDefault="004D7C84" w:rsidP="004D7C84">
            <w:pPr>
              <w:kinsoku w:val="0"/>
              <w:overflowPunct w:val="0"/>
              <w:autoSpaceDE w:val="0"/>
              <w:autoSpaceDN w:val="0"/>
              <w:adjustRightInd w:val="0"/>
              <w:jc w:val="center"/>
              <w:rPr>
                <w:b/>
                <w:bCs/>
                <w:sz w:val="20"/>
                <w:szCs w:val="20"/>
              </w:rPr>
            </w:pPr>
            <w:proofErr w:type="spellStart"/>
            <w:r w:rsidRPr="004D7C84">
              <w:rPr>
                <w:b/>
                <w:bCs/>
                <w:sz w:val="20"/>
                <w:szCs w:val="20"/>
              </w:rPr>
              <w:t>Prevalence</w:t>
            </w:r>
            <w:r w:rsidRPr="004D7C84">
              <w:rPr>
                <w:b/>
                <w:bCs/>
                <w:sz w:val="20"/>
                <w:szCs w:val="20"/>
                <w:vertAlign w:val="superscript"/>
              </w:rPr>
              <w:t>a</w:t>
            </w:r>
            <w:proofErr w:type="spellEnd"/>
            <w:r w:rsidRPr="004D7C84">
              <w:rPr>
                <w:b/>
                <w:bCs/>
                <w:sz w:val="20"/>
                <w:szCs w:val="20"/>
              </w:rPr>
              <w:t xml:space="preserve"> (per 100,000)</w:t>
            </w:r>
          </w:p>
        </w:tc>
        <w:tc>
          <w:tcPr>
            <w:tcW w:w="1786" w:type="dxa"/>
          </w:tcPr>
          <w:p w14:paraId="0831B9DA" w14:textId="77777777" w:rsidR="000A02DA" w:rsidRPr="00C47DFD" w:rsidRDefault="004D7C84" w:rsidP="00C47DFD">
            <w:pPr>
              <w:pStyle w:val="TableHead"/>
              <w:framePr w:hSpace="180" w:wrap="around" w:hAnchor="margin" w:y="810"/>
              <w:rPr>
                <w:del w:id="577" w:author="Sell, Jaquelyne Alexis" w:date="2025-06-26T14:59:00Z" w16du:dateUtc="2025-06-26T18:59:00Z"/>
                <w:sz w:val="20"/>
                <w:szCs w:val="20"/>
              </w:rPr>
            </w:pPr>
            <w:r w:rsidRPr="004D7C84">
              <w:rPr>
                <w:bCs/>
                <w:sz w:val="20"/>
                <w:szCs w:val="20"/>
              </w:rPr>
              <w:t xml:space="preserve">Estimated Number of Prevalent Cases in </w:t>
            </w:r>
          </w:p>
          <w:p w14:paraId="3816C125" w14:textId="76B389C7" w:rsidR="004D7C84" w:rsidRPr="004D7C84" w:rsidRDefault="000A02DA" w:rsidP="004D7C84">
            <w:pPr>
              <w:kinsoku w:val="0"/>
              <w:overflowPunct w:val="0"/>
              <w:autoSpaceDE w:val="0"/>
              <w:autoSpaceDN w:val="0"/>
              <w:adjustRightInd w:val="0"/>
              <w:jc w:val="center"/>
              <w:rPr>
                <w:sz w:val="20"/>
                <w:szCs w:val="20"/>
              </w:rPr>
            </w:pPr>
            <w:del w:id="578" w:author="Sell, Jaquelyne Alexis" w:date="2025-06-26T14:59:00Z" w16du:dateUtc="2025-06-26T18:59:00Z">
              <w:r w:rsidRPr="00C47DFD">
                <w:rPr>
                  <w:sz w:val="20"/>
                  <w:szCs w:val="20"/>
                </w:rPr>
                <w:delText>2023</w:delText>
              </w:r>
              <w:r w:rsidRPr="00C47DFD">
                <w:rPr>
                  <w:sz w:val="20"/>
                  <w:szCs w:val="20"/>
                  <w:vertAlign w:val="superscript"/>
                </w:rPr>
                <w:delText xml:space="preserve">b, </w:delText>
              </w:r>
            </w:del>
            <w:ins w:id="579" w:author="Sell, Jaquelyne Alexis" w:date="2025-06-26T14:59:00Z" w16du:dateUtc="2025-06-26T18:59:00Z">
              <w:r w:rsidR="004D7C84" w:rsidRPr="004D7C84">
                <w:rPr>
                  <w:b/>
                  <w:bCs/>
                  <w:sz w:val="20"/>
                  <w:szCs w:val="20"/>
                </w:rPr>
                <w:t>2025</w:t>
              </w:r>
              <w:proofErr w:type="gramStart"/>
              <w:r w:rsidR="004D7C84" w:rsidRPr="004D7C84">
                <w:rPr>
                  <w:b/>
                  <w:bCs/>
                  <w:sz w:val="20"/>
                  <w:szCs w:val="20"/>
                  <w:vertAlign w:val="superscript"/>
                </w:rPr>
                <w:t>b,</w:t>
              </w:r>
            </w:ins>
            <w:r w:rsidR="004D7C84" w:rsidRPr="004D7C84">
              <w:rPr>
                <w:b/>
                <w:bCs/>
                <w:sz w:val="20"/>
                <w:szCs w:val="20"/>
                <w:vertAlign w:val="superscript"/>
              </w:rPr>
              <w:t>c</w:t>
            </w:r>
            <w:proofErr w:type="gramEnd"/>
            <w:r w:rsidR="004D7C84" w:rsidRPr="004D7C84">
              <w:rPr>
                <w:b/>
                <w:bCs/>
                <w:sz w:val="20"/>
                <w:szCs w:val="20"/>
                <w:vertAlign w:val="superscript"/>
              </w:rPr>
              <w:t>,d</w:t>
            </w:r>
            <w:r w:rsidR="004D7C84" w:rsidRPr="004D7C84">
              <w:rPr>
                <w:b/>
                <w:bCs/>
                <w:sz w:val="20"/>
                <w:szCs w:val="20"/>
              </w:rPr>
              <w:t>, n (%)</w:t>
            </w:r>
          </w:p>
        </w:tc>
        <w:tc>
          <w:tcPr>
            <w:tcW w:w="1800" w:type="dxa"/>
          </w:tcPr>
          <w:p w14:paraId="5BFC7431" w14:textId="77777777" w:rsidR="004D7C84" w:rsidRPr="004D7C84" w:rsidRDefault="004D7C84" w:rsidP="004D7C84">
            <w:pPr>
              <w:kinsoku w:val="0"/>
              <w:overflowPunct w:val="0"/>
              <w:autoSpaceDE w:val="0"/>
              <w:autoSpaceDN w:val="0"/>
              <w:adjustRightInd w:val="0"/>
              <w:jc w:val="center"/>
              <w:rPr>
                <w:sz w:val="20"/>
                <w:szCs w:val="20"/>
              </w:rPr>
            </w:pPr>
            <w:proofErr w:type="spellStart"/>
            <w:r w:rsidRPr="004D7C84">
              <w:rPr>
                <w:b/>
                <w:bCs/>
                <w:sz w:val="20"/>
                <w:szCs w:val="20"/>
              </w:rPr>
              <w:t>Prevalence</w:t>
            </w:r>
            <w:r w:rsidRPr="004D7C84">
              <w:rPr>
                <w:b/>
                <w:bCs/>
                <w:sz w:val="20"/>
                <w:szCs w:val="20"/>
                <w:vertAlign w:val="superscript"/>
              </w:rPr>
              <w:t>a</w:t>
            </w:r>
            <w:proofErr w:type="spellEnd"/>
            <w:r w:rsidRPr="004D7C84">
              <w:rPr>
                <w:b/>
                <w:bCs/>
                <w:sz w:val="20"/>
                <w:szCs w:val="20"/>
              </w:rPr>
              <w:t xml:space="preserve"> (per 100,000)</w:t>
            </w:r>
          </w:p>
        </w:tc>
        <w:tc>
          <w:tcPr>
            <w:tcW w:w="1786" w:type="dxa"/>
          </w:tcPr>
          <w:p w14:paraId="60B9903A" w14:textId="77777777" w:rsidR="0007645F" w:rsidRPr="00C47DFD" w:rsidRDefault="004D7C84" w:rsidP="0007645F">
            <w:pPr>
              <w:pStyle w:val="TableHead"/>
              <w:framePr w:hSpace="180" w:wrap="around" w:hAnchor="margin" w:y="810"/>
              <w:rPr>
                <w:del w:id="580" w:author="Sell, Jaquelyne Alexis" w:date="2025-06-26T14:59:00Z" w16du:dateUtc="2025-06-26T18:59:00Z"/>
                <w:sz w:val="20"/>
                <w:szCs w:val="20"/>
              </w:rPr>
            </w:pPr>
            <w:r w:rsidRPr="004D7C84">
              <w:rPr>
                <w:bCs/>
                <w:sz w:val="20"/>
                <w:szCs w:val="20"/>
              </w:rPr>
              <w:t xml:space="preserve">Estimated Number of Prevalent Cases in </w:t>
            </w:r>
          </w:p>
          <w:p w14:paraId="7F026E23" w14:textId="49DEE181" w:rsidR="004D7C84" w:rsidRPr="004D7C84" w:rsidRDefault="0007645F" w:rsidP="004D7C84">
            <w:pPr>
              <w:kinsoku w:val="0"/>
              <w:overflowPunct w:val="0"/>
              <w:autoSpaceDE w:val="0"/>
              <w:autoSpaceDN w:val="0"/>
              <w:adjustRightInd w:val="0"/>
              <w:jc w:val="center"/>
              <w:rPr>
                <w:sz w:val="20"/>
                <w:szCs w:val="20"/>
              </w:rPr>
            </w:pPr>
            <w:del w:id="581" w:author="Sell, Jaquelyne Alexis" w:date="2025-06-26T14:59:00Z" w16du:dateUtc="2025-06-26T18:59:00Z">
              <w:r w:rsidRPr="00C47DFD">
                <w:rPr>
                  <w:sz w:val="20"/>
                  <w:szCs w:val="20"/>
                </w:rPr>
                <w:delText>2023</w:delText>
              </w:r>
              <w:r w:rsidRPr="00C47DFD">
                <w:rPr>
                  <w:sz w:val="20"/>
                  <w:szCs w:val="20"/>
                  <w:vertAlign w:val="superscript"/>
                </w:rPr>
                <w:delText xml:space="preserve">b, </w:delText>
              </w:r>
            </w:del>
            <w:ins w:id="582" w:author="Sell, Jaquelyne Alexis" w:date="2025-06-26T14:59:00Z" w16du:dateUtc="2025-06-26T18:59:00Z">
              <w:r w:rsidR="004D7C84" w:rsidRPr="004D7C84">
                <w:rPr>
                  <w:b/>
                  <w:bCs/>
                  <w:sz w:val="20"/>
                  <w:szCs w:val="20"/>
                </w:rPr>
                <w:t>2025</w:t>
              </w:r>
              <w:proofErr w:type="gramStart"/>
              <w:r w:rsidR="004D7C84" w:rsidRPr="004D7C84">
                <w:rPr>
                  <w:b/>
                  <w:bCs/>
                  <w:sz w:val="20"/>
                  <w:szCs w:val="20"/>
                  <w:vertAlign w:val="superscript"/>
                </w:rPr>
                <w:t>b,</w:t>
              </w:r>
            </w:ins>
            <w:r w:rsidR="004D7C84" w:rsidRPr="004D7C84">
              <w:rPr>
                <w:b/>
                <w:bCs/>
                <w:sz w:val="20"/>
                <w:szCs w:val="20"/>
                <w:vertAlign w:val="superscript"/>
              </w:rPr>
              <w:t>c</w:t>
            </w:r>
            <w:proofErr w:type="gramEnd"/>
            <w:r w:rsidR="004D7C84" w:rsidRPr="004D7C84">
              <w:rPr>
                <w:b/>
                <w:bCs/>
                <w:sz w:val="20"/>
                <w:szCs w:val="20"/>
                <w:vertAlign w:val="superscript"/>
              </w:rPr>
              <w:t>,d</w:t>
            </w:r>
            <w:r w:rsidR="004D7C84" w:rsidRPr="004D7C84">
              <w:rPr>
                <w:b/>
                <w:bCs/>
                <w:sz w:val="20"/>
                <w:szCs w:val="20"/>
              </w:rPr>
              <w:t>, n (%)</w:t>
            </w:r>
          </w:p>
        </w:tc>
      </w:tr>
      <w:tr w:rsidR="004D7C84" w:rsidRPr="004D7C84" w14:paraId="3CFAF49F" w14:textId="77777777" w:rsidTr="004D7C84">
        <w:tc>
          <w:tcPr>
            <w:tcW w:w="1440" w:type="dxa"/>
          </w:tcPr>
          <w:p w14:paraId="3D3120F6" w14:textId="77777777" w:rsidR="004D7C84" w:rsidRPr="004D7C84" w:rsidRDefault="004D7C84" w:rsidP="004D7C84">
            <w:pPr>
              <w:kinsoku w:val="0"/>
              <w:overflowPunct w:val="0"/>
              <w:autoSpaceDE w:val="0"/>
              <w:autoSpaceDN w:val="0"/>
              <w:adjustRightInd w:val="0"/>
              <w:rPr>
                <w:sz w:val="20"/>
                <w:szCs w:val="20"/>
              </w:rPr>
            </w:pPr>
          </w:p>
        </w:tc>
        <w:tc>
          <w:tcPr>
            <w:tcW w:w="1800" w:type="dxa"/>
          </w:tcPr>
          <w:p w14:paraId="20CA59FB"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86" w:type="dxa"/>
          </w:tcPr>
          <w:p w14:paraId="0DEAB925"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800" w:type="dxa"/>
          </w:tcPr>
          <w:p w14:paraId="00CD7472"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c>
          <w:tcPr>
            <w:tcW w:w="1786" w:type="dxa"/>
          </w:tcPr>
          <w:p w14:paraId="64F8EF23" w14:textId="77777777" w:rsidR="004D7C84" w:rsidRPr="004D7C84" w:rsidRDefault="004D7C84" w:rsidP="004D7C84">
            <w:pPr>
              <w:kinsoku w:val="0"/>
              <w:overflowPunct w:val="0"/>
              <w:autoSpaceDE w:val="0"/>
              <w:autoSpaceDN w:val="0"/>
              <w:adjustRightInd w:val="0"/>
              <w:jc w:val="center"/>
              <w:rPr>
                <w:b/>
                <w:bCs/>
                <w:sz w:val="20"/>
                <w:szCs w:val="20"/>
              </w:rPr>
            </w:pPr>
            <w:r w:rsidRPr="004D7C84">
              <w:rPr>
                <w:b/>
                <w:bCs/>
                <w:sz w:val="20"/>
                <w:szCs w:val="20"/>
              </w:rPr>
              <w:t>Female</w:t>
            </w:r>
          </w:p>
        </w:tc>
      </w:tr>
      <w:tr w:rsidR="004D7C84" w:rsidRPr="004D7C84" w14:paraId="38DB34EC" w14:textId="77777777" w:rsidTr="004D7C84">
        <w:tc>
          <w:tcPr>
            <w:tcW w:w="1440" w:type="dxa"/>
          </w:tcPr>
          <w:p w14:paraId="02875414"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US Overall</w:t>
            </w:r>
          </w:p>
        </w:tc>
        <w:tc>
          <w:tcPr>
            <w:tcW w:w="1800" w:type="dxa"/>
          </w:tcPr>
          <w:p w14:paraId="1CB12E5A" w14:textId="067DE2F1" w:rsidR="004D7C84" w:rsidRPr="004D7C84" w:rsidRDefault="000A02DA" w:rsidP="004D7C84">
            <w:pPr>
              <w:kinsoku w:val="0"/>
              <w:overflowPunct w:val="0"/>
              <w:autoSpaceDE w:val="0"/>
              <w:autoSpaceDN w:val="0"/>
              <w:adjustRightInd w:val="0"/>
              <w:jc w:val="center"/>
              <w:rPr>
                <w:sz w:val="20"/>
                <w:szCs w:val="20"/>
              </w:rPr>
            </w:pPr>
            <w:del w:id="583" w:author="Sell, Jaquelyne Alexis" w:date="2025-06-26T14:59:00Z" w16du:dateUtc="2025-06-26T18:59:00Z">
              <w:r w:rsidRPr="009A5201">
                <w:rPr>
                  <w:sz w:val="20"/>
                  <w:szCs w:val="20"/>
                </w:rPr>
                <w:delText>115.8</w:delText>
              </w:r>
            </w:del>
            <w:ins w:id="584" w:author="Sell, Jaquelyne Alexis" w:date="2025-06-26T14:59:00Z" w16du:dateUtc="2025-06-26T18:59:00Z">
              <w:r w:rsidR="004D7C84" w:rsidRPr="004D7C84">
                <w:rPr>
                  <w:sz w:val="20"/>
                  <w:szCs w:val="20"/>
                </w:rPr>
                <w:t>119.0</w:t>
              </w:r>
            </w:ins>
          </w:p>
        </w:tc>
        <w:tc>
          <w:tcPr>
            <w:tcW w:w="1786" w:type="dxa"/>
          </w:tcPr>
          <w:p w14:paraId="544BF72E" w14:textId="2677D932" w:rsidR="004D7C84" w:rsidRPr="004D7C84" w:rsidRDefault="000A02DA" w:rsidP="004D7C84">
            <w:pPr>
              <w:kinsoku w:val="0"/>
              <w:overflowPunct w:val="0"/>
              <w:autoSpaceDE w:val="0"/>
              <w:autoSpaceDN w:val="0"/>
              <w:adjustRightInd w:val="0"/>
              <w:jc w:val="center"/>
              <w:rPr>
                <w:sz w:val="20"/>
                <w:szCs w:val="20"/>
              </w:rPr>
            </w:pPr>
            <w:del w:id="585" w:author="Sell, Jaquelyne Alexis" w:date="2025-06-26T14:59:00Z" w16du:dateUtc="2025-06-26T18:59:00Z">
              <w:r w:rsidRPr="00C47DFD">
                <w:rPr>
                  <w:rFonts w:eastAsia="MS Gothic"/>
                  <w:sz w:val="20"/>
                  <w:szCs w:val="20"/>
                </w:rPr>
                <w:delText>205,446</w:delText>
              </w:r>
            </w:del>
            <w:ins w:id="586" w:author="Sell, Jaquelyne Alexis" w:date="2025-06-26T14:59:00Z" w16du:dateUtc="2025-06-26T18:59:00Z">
              <w:r w:rsidR="004D7C84" w:rsidRPr="004D7C84">
                <w:rPr>
                  <w:sz w:val="20"/>
                  <w:szCs w:val="20"/>
                </w:rPr>
                <w:t>210,231</w:t>
              </w:r>
            </w:ins>
            <w:r w:rsidR="004D7C84" w:rsidRPr="004D7C84">
              <w:rPr>
                <w:sz w:val="20"/>
                <w:szCs w:val="20"/>
              </w:rPr>
              <w:t xml:space="preserve"> (100%)</w:t>
            </w:r>
          </w:p>
        </w:tc>
        <w:tc>
          <w:tcPr>
            <w:tcW w:w="1800" w:type="dxa"/>
          </w:tcPr>
          <w:p w14:paraId="0156914E" w14:textId="5ED41BFE"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w:t>
            </w:r>
            <w:del w:id="587" w:author="Sell, Jaquelyne Alexis" w:date="2025-06-26T14:59:00Z" w16du:dateUtc="2025-06-26T18:59:00Z">
              <w:r w:rsidR="0007645F">
                <w:rPr>
                  <w:sz w:val="20"/>
                  <w:szCs w:val="20"/>
                </w:rPr>
                <w:delText>41</w:delText>
              </w:r>
            </w:del>
            <w:ins w:id="588" w:author="Sell, Jaquelyne Alexis" w:date="2025-06-26T14:59:00Z" w16du:dateUtc="2025-06-26T18:59:00Z">
              <w:r w:rsidRPr="004D7C84">
                <w:rPr>
                  <w:sz w:val="20"/>
                  <w:szCs w:val="20"/>
                </w:rPr>
                <w:t>59</w:t>
              </w:r>
            </w:ins>
          </w:p>
        </w:tc>
        <w:tc>
          <w:tcPr>
            <w:tcW w:w="1786" w:type="dxa"/>
          </w:tcPr>
          <w:p w14:paraId="71111EE5" w14:textId="0A42CE65" w:rsidR="004D7C84" w:rsidRPr="004D7C84" w:rsidRDefault="0007645F" w:rsidP="004D7C84">
            <w:pPr>
              <w:kinsoku w:val="0"/>
              <w:overflowPunct w:val="0"/>
              <w:autoSpaceDE w:val="0"/>
              <w:autoSpaceDN w:val="0"/>
              <w:adjustRightInd w:val="0"/>
              <w:rPr>
                <w:sz w:val="20"/>
                <w:szCs w:val="20"/>
              </w:rPr>
            </w:pPr>
            <w:del w:id="589" w:author="Sell, Jaquelyne Alexis" w:date="2025-06-26T14:59:00Z" w16du:dateUtc="2025-06-26T18:59:00Z">
              <w:r w:rsidRPr="005D7B55">
                <w:rPr>
                  <w:rFonts w:eastAsiaTheme="minorEastAsia"/>
                  <w:color w:val="000000" w:themeColor="text1"/>
                  <w:sz w:val="20"/>
                  <w:szCs w:val="20"/>
                </w:rPr>
                <w:delText>6045</w:delText>
              </w:r>
            </w:del>
            <w:ins w:id="590" w:author="Sell, Jaquelyne Alexis" w:date="2025-06-26T14:59:00Z" w16du:dateUtc="2025-06-26T18:59:00Z">
              <w:r w:rsidR="004D7C84" w:rsidRPr="004D7C84">
                <w:rPr>
                  <w:sz w:val="20"/>
                  <w:szCs w:val="20"/>
                </w:rPr>
                <w:t>6,402</w:t>
              </w:r>
            </w:ins>
            <w:r w:rsidR="004D7C84" w:rsidRPr="004D7C84">
              <w:rPr>
                <w:sz w:val="20"/>
                <w:szCs w:val="20"/>
              </w:rPr>
              <w:t xml:space="preserve"> (100%)</w:t>
            </w:r>
          </w:p>
        </w:tc>
      </w:tr>
      <w:tr w:rsidR="004D7C84" w:rsidRPr="004D7C84" w14:paraId="498DFBAE" w14:textId="77777777" w:rsidTr="004D7C84">
        <w:tc>
          <w:tcPr>
            <w:tcW w:w="1440" w:type="dxa"/>
          </w:tcPr>
          <w:p w14:paraId="4C8A1F2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Age</w:t>
            </w:r>
          </w:p>
        </w:tc>
        <w:tc>
          <w:tcPr>
            <w:tcW w:w="1800" w:type="dxa"/>
          </w:tcPr>
          <w:p w14:paraId="69DAA1DD"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0380950C"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76E2A733"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035586B"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18FFCAE4" w14:textId="77777777" w:rsidTr="004D7C84">
        <w:tc>
          <w:tcPr>
            <w:tcW w:w="1440" w:type="dxa"/>
          </w:tcPr>
          <w:p w14:paraId="66FD10F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&lt;50y</w:t>
            </w:r>
          </w:p>
        </w:tc>
        <w:tc>
          <w:tcPr>
            <w:tcW w:w="1800" w:type="dxa"/>
          </w:tcPr>
          <w:p w14:paraId="1580838A" w14:textId="3FF4BA7B" w:rsidR="004D7C84" w:rsidRPr="004D7C84" w:rsidRDefault="000A02DA" w:rsidP="004D7C84">
            <w:pPr>
              <w:kinsoku w:val="0"/>
              <w:overflowPunct w:val="0"/>
              <w:autoSpaceDE w:val="0"/>
              <w:autoSpaceDN w:val="0"/>
              <w:adjustRightInd w:val="0"/>
              <w:jc w:val="center"/>
              <w:rPr>
                <w:sz w:val="20"/>
                <w:szCs w:val="20"/>
              </w:rPr>
            </w:pPr>
            <w:del w:id="591" w:author="Sell, Jaquelyne Alexis" w:date="2025-06-26T14:59:00Z" w16du:dateUtc="2025-06-26T18:59:00Z">
              <w:r w:rsidRPr="009A5201">
                <w:rPr>
                  <w:sz w:val="20"/>
                  <w:szCs w:val="20"/>
                </w:rPr>
                <w:delText>50.1</w:delText>
              </w:r>
            </w:del>
            <w:ins w:id="592" w:author="Sell, Jaquelyne Alexis" w:date="2025-06-26T14:59:00Z" w16du:dateUtc="2025-06-26T18:59:00Z">
              <w:r w:rsidR="004D7C84" w:rsidRPr="004D7C84">
                <w:rPr>
                  <w:sz w:val="20"/>
                  <w:szCs w:val="20"/>
                </w:rPr>
                <w:t>49.8</w:t>
              </w:r>
            </w:ins>
          </w:p>
        </w:tc>
        <w:tc>
          <w:tcPr>
            <w:tcW w:w="1786" w:type="dxa"/>
          </w:tcPr>
          <w:p w14:paraId="7E42F442" w14:textId="2AA2C698"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52,</w:t>
            </w:r>
            <w:del w:id="593" w:author="Sell, Jaquelyne Alexis" w:date="2025-06-26T14:59:00Z" w16du:dateUtc="2025-06-26T18:59:00Z">
              <w:r w:rsidR="000A02DA" w:rsidRPr="00991653">
                <w:rPr>
                  <w:sz w:val="20"/>
                  <w:szCs w:val="20"/>
                </w:rPr>
                <w:delText>279 (25.4</w:delText>
              </w:r>
            </w:del>
            <w:ins w:id="594" w:author="Sell, Jaquelyne Alexis" w:date="2025-06-26T14:59:00Z" w16du:dateUtc="2025-06-26T18:59:00Z">
              <w:r w:rsidRPr="004D7C84">
                <w:rPr>
                  <w:sz w:val="20"/>
                  <w:szCs w:val="20"/>
                </w:rPr>
                <w:t>433 (24.9</w:t>
              </w:r>
            </w:ins>
            <w:r w:rsidRPr="004D7C84">
              <w:rPr>
                <w:sz w:val="20"/>
                <w:szCs w:val="20"/>
              </w:rPr>
              <w:t>%)</w:t>
            </w:r>
          </w:p>
        </w:tc>
        <w:tc>
          <w:tcPr>
            <w:tcW w:w="1800" w:type="dxa"/>
          </w:tcPr>
          <w:p w14:paraId="69A191D8" w14:textId="41A97AC1"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1.</w:t>
            </w:r>
            <w:del w:id="595" w:author="Sell, Jaquelyne Alexis" w:date="2025-06-26T14:59:00Z" w16du:dateUtc="2025-06-26T18:59:00Z">
              <w:r w:rsidR="0007645F">
                <w:rPr>
                  <w:sz w:val="20"/>
                  <w:szCs w:val="20"/>
                </w:rPr>
                <w:delText>45</w:delText>
              </w:r>
            </w:del>
            <w:ins w:id="596" w:author="Sell, Jaquelyne Alexis" w:date="2025-06-26T14:59:00Z" w16du:dateUtc="2025-06-26T18:59:00Z">
              <w:r w:rsidRPr="004D7C84">
                <w:rPr>
                  <w:sz w:val="20"/>
                  <w:szCs w:val="20"/>
                </w:rPr>
                <w:t>49</w:t>
              </w:r>
            </w:ins>
          </w:p>
        </w:tc>
        <w:tc>
          <w:tcPr>
            <w:tcW w:w="1786" w:type="dxa"/>
          </w:tcPr>
          <w:p w14:paraId="7664EDB2" w14:textId="1DD7072C" w:rsidR="004D7C84" w:rsidRPr="004D7C84" w:rsidRDefault="0007645F" w:rsidP="004D7C84">
            <w:pPr>
              <w:kinsoku w:val="0"/>
              <w:overflowPunct w:val="0"/>
              <w:autoSpaceDE w:val="0"/>
              <w:autoSpaceDN w:val="0"/>
              <w:adjustRightInd w:val="0"/>
              <w:rPr>
                <w:sz w:val="20"/>
                <w:szCs w:val="20"/>
              </w:rPr>
            </w:pPr>
            <w:del w:id="597" w:author="Sell, Jaquelyne Alexis" w:date="2025-06-26T14:59:00Z" w16du:dateUtc="2025-06-26T18:59:00Z">
              <w:r w:rsidRPr="00BF6166">
                <w:rPr>
                  <w:rFonts w:eastAsiaTheme="minorEastAsia"/>
                  <w:color w:val="000000" w:themeColor="text1"/>
                  <w:sz w:val="20"/>
                  <w:szCs w:val="20"/>
                </w:rPr>
                <w:delText>1537</w:delText>
              </w:r>
              <w:r>
                <w:rPr>
                  <w:rFonts w:eastAsiaTheme="minorEastAsia"/>
                  <w:color w:val="000000" w:themeColor="text1"/>
                  <w:sz w:val="20"/>
                  <w:szCs w:val="20"/>
                </w:rPr>
                <w:delText xml:space="preserve"> (</w:delText>
              </w:r>
              <w:r w:rsidRPr="00BF6166">
                <w:rPr>
                  <w:rFonts w:eastAsiaTheme="minorEastAsia"/>
                  <w:color w:val="000000" w:themeColor="text1"/>
                  <w:sz w:val="20"/>
                  <w:szCs w:val="20"/>
                </w:rPr>
                <w:delText>25.4</w:delText>
              </w:r>
            </w:del>
            <w:ins w:id="598" w:author="Sell, Jaquelyne Alexis" w:date="2025-06-26T14:59:00Z" w16du:dateUtc="2025-06-26T18:59:00Z">
              <w:r w:rsidR="004D7C84" w:rsidRPr="004D7C84">
                <w:rPr>
                  <w:sz w:val="20"/>
                  <w:szCs w:val="20"/>
                </w:rPr>
                <w:t>1,571 (24.5</w:t>
              </w:r>
            </w:ins>
            <w:r w:rsidR="004D7C84" w:rsidRPr="004D7C84">
              <w:rPr>
                <w:sz w:val="20"/>
                <w:szCs w:val="20"/>
              </w:rPr>
              <w:t>%)</w:t>
            </w:r>
          </w:p>
        </w:tc>
      </w:tr>
      <w:tr w:rsidR="004D7C84" w:rsidRPr="004D7C84" w14:paraId="69228B16" w14:textId="77777777" w:rsidTr="004D7C84">
        <w:tc>
          <w:tcPr>
            <w:tcW w:w="1440" w:type="dxa"/>
          </w:tcPr>
          <w:p w14:paraId="28173EC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50-64y</w:t>
            </w:r>
          </w:p>
        </w:tc>
        <w:tc>
          <w:tcPr>
            <w:tcW w:w="1800" w:type="dxa"/>
          </w:tcPr>
          <w:p w14:paraId="1ED14499" w14:textId="5D3ADA48" w:rsidR="004D7C84" w:rsidRPr="004D7C84" w:rsidRDefault="000A02DA" w:rsidP="004D7C84">
            <w:pPr>
              <w:kinsoku w:val="0"/>
              <w:overflowPunct w:val="0"/>
              <w:autoSpaceDE w:val="0"/>
              <w:autoSpaceDN w:val="0"/>
              <w:adjustRightInd w:val="0"/>
              <w:jc w:val="center"/>
              <w:rPr>
                <w:sz w:val="20"/>
                <w:szCs w:val="20"/>
              </w:rPr>
            </w:pPr>
            <w:del w:id="599" w:author="Sell, Jaquelyne Alexis" w:date="2025-06-26T14:59:00Z" w16du:dateUtc="2025-06-26T18:59:00Z">
              <w:r w:rsidRPr="009A5201">
                <w:rPr>
                  <w:sz w:val="20"/>
                  <w:szCs w:val="20"/>
                </w:rPr>
                <w:delText>256.9</w:delText>
              </w:r>
            </w:del>
            <w:ins w:id="600" w:author="Sell, Jaquelyne Alexis" w:date="2025-06-26T14:59:00Z" w16du:dateUtc="2025-06-26T18:59:00Z">
              <w:r w:rsidR="004D7C84" w:rsidRPr="004D7C84">
                <w:rPr>
                  <w:sz w:val="20"/>
                  <w:szCs w:val="20"/>
                </w:rPr>
                <w:t>262.4</w:t>
              </w:r>
            </w:ins>
          </w:p>
        </w:tc>
        <w:tc>
          <w:tcPr>
            <w:tcW w:w="1786" w:type="dxa"/>
          </w:tcPr>
          <w:p w14:paraId="5D415A4D" w14:textId="35D4D7F2" w:rsidR="004D7C84" w:rsidRPr="004D7C84" w:rsidRDefault="000A02DA" w:rsidP="004D7C84">
            <w:pPr>
              <w:kinsoku w:val="0"/>
              <w:overflowPunct w:val="0"/>
              <w:autoSpaceDE w:val="0"/>
              <w:autoSpaceDN w:val="0"/>
              <w:adjustRightInd w:val="0"/>
              <w:jc w:val="center"/>
              <w:rPr>
                <w:sz w:val="20"/>
                <w:szCs w:val="20"/>
              </w:rPr>
            </w:pPr>
            <w:del w:id="601" w:author="Sell, Jaquelyne Alexis" w:date="2025-06-26T14:59:00Z" w16du:dateUtc="2025-06-26T18:59:00Z">
              <w:r w:rsidRPr="00991653">
                <w:rPr>
                  <w:sz w:val="20"/>
                  <w:szCs w:val="20"/>
                </w:rPr>
                <w:delText>82,079 (40.0</w:delText>
              </w:r>
            </w:del>
            <w:ins w:id="602" w:author="Sell, Jaquelyne Alexis" w:date="2025-06-26T14:59:00Z" w16du:dateUtc="2025-06-26T18:59:00Z">
              <w:r w:rsidR="004D7C84" w:rsidRPr="004D7C84">
                <w:rPr>
                  <w:sz w:val="20"/>
                  <w:szCs w:val="20"/>
                </w:rPr>
                <w:t>81,004 (38.5</w:t>
              </w:r>
            </w:ins>
            <w:r w:rsidR="004D7C84" w:rsidRPr="004D7C84">
              <w:rPr>
                <w:sz w:val="20"/>
                <w:szCs w:val="20"/>
              </w:rPr>
              <w:t>%)</w:t>
            </w:r>
          </w:p>
        </w:tc>
        <w:tc>
          <w:tcPr>
            <w:tcW w:w="1800" w:type="dxa"/>
          </w:tcPr>
          <w:p w14:paraId="2F322912" w14:textId="416D25F2"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7.</w:t>
            </w:r>
            <w:del w:id="603" w:author="Sell, Jaquelyne Alexis" w:date="2025-06-26T14:59:00Z" w16du:dateUtc="2025-06-26T18:59:00Z">
              <w:r w:rsidR="0007645F">
                <w:rPr>
                  <w:sz w:val="20"/>
                  <w:szCs w:val="20"/>
                </w:rPr>
                <w:delText>31</w:delText>
              </w:r>
            </w:del>
            <w:ins w:id="604" w:author="Sell, Jaquelyne Alexis" w:date="2025-06-26T14:59:00Z" w16du:dateUtc="2025-06-26T18:59:00Z">
              <w:r w:rsidRPr="004D7C84">
                <w:rPr>
                  <w:sz w:val="20"/>
                  <w:szCs w:val="20"/>
                </w:rPr>
                <w:t>42</w:t>
              </w:r>
            </w:ins>
          </w:p>
        </w:tc>
        <w:tc>
          <w:tcPr>
            <w:tcW w:w="1786" w:type="dxa"/>
          </w:tcPr>
          <w:p w14:paraId="325E5D00" w14:textId="13559640" w:rsidR="004D7C84" w:rsidRPr="004D7C84" w:rsidRDefault="0007645F" w:rsidP="004D7C84">
            <w:pPr>
              <w:kinsoku w:val="0"/>
              <w:overflowPunct w:val="0"/>
              <w:autoSpaceDE w:val="0"/>
              <w:autoSpaceDN w:val="0"/>
              <w:adjustRightInd w:val="0"/>
              <w:rPr>
                <w:sz w:val="20"/>
                <w:szCs w:val="20"/>
              </w:rPr>
            </w:pPr>
            <w:del w:id="605" w:author="Sell, Jaquelyne Alexis" w:date="2025-06-26T14:59:00Z" w16du:dateUtc="2025-06-26T18:59:00Z">
              <w:r w:rsidRPr="00BF6166">
                <w:rPr>
                  <w:rFonts w:eastAsiaTheme="minorEastAsia"/>
                  <w:color w:val="000000" w:themeColor="text1"/>
                  <w:sz w:val="20"/>
                  <w:szCs w:val="20"/>
                </w:rPr>
                <w:delText>2340</w:delText>
              </w:r>
              <w:r>
                <w:rPr>
                  <w:rFonts w:eastAsiaTheme="minorEastAsia"/>
                  <w:color w:val="000000" w:themeColor="text1"/>
                  <w:sz w:val="20"/>
                  <w:szCs w:val="20"/>
                </w:rPr>
                <w:delText xml:space="preserve"> (</w:delText>
              </w:r>
              <w:r w:rsidRPr="00BF6166">
                <w:rPr>
                  <w:rFonts w:eastAsiaTheme="minorEastAsia"/>
                  <w:color w:val="000000" w:themeColor="text1"/>
                  <w:sz w:val="20"/>
                  <w:szCs w:val="20"/>
                </w:rPr>
                <w:delText>38.7</w:delText>
              </w:r>
            </w:del>
            <w:ins w:id="606" w:author="Sell, Jaquelyne Alexis" w:date="2025-06-26T14:59:00Z" w16du:dateUtc="2025-06-26T18:59:00Z">
              <w:r w:rsidR="004D7C84" w:rsidRPr="004D7C84">
                <w:rPr>
                  <w:sz w:val="20"/>
                  <w:szCs w:val="20"/>
                </w:rPr>
                <w:t>2,301 (35.9</w:t>
              </w:r>
            </w:ins>
            <w:r w:rsidR="004D7C84" w:rsidRPr="004D7C84">
              <w:rPr>
                <w:sz w:val="20"/>
                <w:szCs w:val="20"/>
              </w:rPr>
              <w:t>%)</w:t>
            </w:r>
          </w:p>
        </w:tc>
      </w:tr>
      <w:tr w:rsidR="004D7C84" w:rsidRPr="004D7C84" w14:paraId="1984AE48" w14:textId="77777777" w:rsidTr="004D7C84">
        <w:tc>
          <w:tcPr>
            <w:tcW w:w="1440" w:type="dxa"/>
          </w:tcPr>
          <w:p w14:paraId="6D3EACC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≥65y</w:t>
            </w:r>
          </w:p>
        </w:tc>
        <w:tc>
          <w:tcPr>
            <w:tcW w:w="1800" w:type="dxa"/>
          </w:tcPr>
          <w:p w14:paraId="18770358" w14:textId="5571C6DA" w:rsidR="004D7C84" w:rsidRPr="004D7C84" w:rsidRDefault="000A02DA" w:rsidP="004D7C84">
            <w:pPr>
              <w:kinsoku w:val="0"/>
              <w:overflowPunct w:val="0"/>
              <w:autoSpaceDE w:val="0"/>
              <w:autoSpaceDN w:val="0"/>
              <w:adjustRightInd w:val="0"/>
              <w:jc w:val="center"/>
              <w:rPr>
                <w:sz w:val="20"/>
                <w:szCs w:val="20"/>
              </w:rPr>
            </w:pPr>
            <w:del w:id="607" w:author="Sell, Jaquelyne Alexis" w:date="2025-06-26T14:59:00Z" w16du:dateUtc="2025-06-26T18:59:00Z">
              <w:r w:rsidRPr="009A5201">
                <w:rPr>
                  <w:sz w:val="20"/>
                  <w:szCs w:val="20"/>
                </w:rPr>
                <w:delText>209</w:delText>
              </w:r>
            </w:del>
            <w:ins w:id="608" w:author="Sell, Jaquelyne Alexis" w:date="2025-06-26T14:59:00Z" w16du:dateUtc="2025-06-26T18:59:00Z">
              <w:r w:rsidR="004D7C84" w:rsidRPr="004D7C84">
                <w:rPr>
                  <w:sz w:val="20"/>
                  <w:szCs w:val="20"/>
                </w:rPr>
                <w:t>221</w:t>
              </w:r>
            </w:ins>
            <w:r w:rsidR="004D7C84" w:rsidRPr="004D7C84">
              <w:rPr>
                <w:sz w:val="20"/>
                <w:szCs w:val="20"/>
              </w:rPr>
              <w:t>.3</w:t>
            </w:r>
          </w:p>
        </w:tc>
        <w:tc>
          <w:tcPr>
            <w:tcW w:w="1786" w:type="dxa"/>
          </w:tcPr>
          <w:p w14:paraId="28C81186" w14:textId="08E67C7B" w:rsidR="004D7C84" w:rsidRPr="004D7C84" w:rsidRDefault="000A02DA" w:rsidP="004D7C84">
            <w:pPr>
              <w:kinsoku w:val="0"/>
              <w:overflowPunct w:val="0"/>
              <w:autoSpaceDE w:val="0"/>
              <w:autoSpaceDN w:val="0"/>
              <w:adjustRightInd w:val="0"/>
              <w:jc w:val="center"/>
              <w:rPr>
                <w:sz w:val="20"/>
                <w:szCs w:val="20"/>
              </w:rPr>
            </w:pPr>
            <w:del w:id="609" w:author="Sell, Jaquelyne Alexis" w:date="2025-06-26T14:59:00Z" w16du:dateUtc="2025-06-26T18:59:00Z">
              <w:r w:rsidRPr="00991653">
                <w:rPr>
                  <w:sz w:val="20"/>
                  <w:szCs w:val="20"/>
                </w:rPr>
                <w:delText>71,087 (34.6</w:delText>
              </w:r>
            </w:del>
            <w:ins w:id="610" w:author="Sell, Jaquelyne Alexis" w:date="2025-06-26T14:59:00Z" w16du:dateUtc="2025-06-26T18:59:00Z">
              <w:r w:rsidR="004D7C84" w:rsidRPr="004D7C84">
                <w:rPr>
                  <w:sz w:val="20"/>
                  <w:szCs w:val="20"/>
                </w:rPr>
                <w:t>76,794 (36.5</w:t>
              </w:r>
            </w:ins>
            <w:r w:rsidR="004D7C84" w:rsidRPr="004D7C84">
              <w:rPr>
                <w:sz w:val="20"/>
                <w:szCs w:val="20"/>
              </w:rPr>
              <w:t>%)</w:t>
            </w:r>
          </w:p>
        </w:tc>
        <w:tc>
          <w:tcPr>
            <w:tcW w:w="1800" w:type="dxa"/>
          </w:tcPr>
          <w:p w14:paraId="1E551142" w14:textId="0D4221A6" w:rsidR="004D7C84" w:rsidRPr="004D7C84" w:rsidRDefault="0007645F" w:rsidP="004D7C84">
            <w:pPr>
              <w:kinsoku w:val="0"/>
              <w:overflowPunct w:val="0"/>
              <w:autoSpaceDE w:val="0"/>
              <w:autoSpaceDN w:val="0"/>
              <w:adjustRightInd w:val="0"/>
              <w:jc w:val="center"/>
              <w:rPr>
                <w:sz w:val="20"/>
                <w:szCs w:val="20"/>
              </w:rPr>
            </w:pPr>
            <w:del w:id="611" w:author="Sell, Jaquelyne Alexis" w:date="2025-06-26T14:59:00Z" w16du:dateUtc="2025-06-26T18:59:00Z">
              <w:r>
                <w:rPr>
                  <w:sz w:val="20"/>
                  <w:szCs w:val="20"/>
                </w:rPr>
                <w:delText>6.38</w:delText>
              </w:r>
            </w:del>
            <w:ins w:id="612" w:author="Sell, Jaquelyne Alexis" w:date="2025-06-26T14:59:00Z" w16du:dateUtc="2025-06-26T18:59:00Z">
              <w:r w:rsidR="004D7C84" w:rsidRPr="004D7C84">
                <w:rPr>
                  <w:sz w:val="20"/>
                  <w:szCs w:val="20"/>
                </w:rPr>
                <w:t>7.24</w:t>
              </w:r>
            </w:ins>
          </w:p>
        </w:tc>
        <w:tc>
          <w:tcPr>
            <w:tcW w:w="1786" w:type="dxa"/>
          </w:tcPr>
          <w:p w14:paraId="4083C0B5" w14:textId="3D11A22A" w:rsidR="004D7C84" w:rsidRPr="004D7C84" w:rsidRDefault="0007645F" w:rsidP="004D7C84">
            <w:pPr>
              <w:kinsoku w:val="0"/>
              <w:overflowPunct w:val="0"/>
              <w:autoSpaceDE w:val="0"/>
              <w:autoSpaceDN w:val="0"/>
              <w:adjustRightInd w:val="0"/>
              <w:rPr>
                <w:sz w:val="20"/>
                <w:szCs w:val="20"/>
              </w:rPr>
            </w:pPr>
            <w:del w:id="613" w:author="Sell, Jaquelyne Alexis" w:date="2025-06-26T14:59:00Z" w16du:dateUtc="2025-06-26T18:59:00Z">
              <w:r w:rsidRPr="00BF6166">
                <w:rPr>
                  <w:rFonts w:eastAsiaTheme="minorEastAsia"/>
                  <w:color w:val="000000" w:themeColor="text1"/>
                  <w:sz w:val="20"/>
                  <w:szCs w:val="20"/>
                </w:rPr>
                <w:delText>2167</w:delText>
              </w:r>
              <w:r>
                <w:rPr>
                  <w:rFonts w:eastAsiaTheme="minorEastAsia"/>
                  <w:color w:val="000000" w:themeColor="text1"/>
                  <w:sz w:val="20"/>
                  <w:szCs w:val="20"/>
                </w:rPr>
                <w:delText xml:space="preserve"> (</w:delText>
              </w:r>
              <w:r w:rsidRPr="00BF6166">
                <w:rPr>
                  <w:rFonts w:eastAsiaTheme="minorEastAsia"/>
                  <w:color w:val="000000" w:themeColor="text1"/>
                  <w:sz w:val="20"/>
                  <w:szCs w:val="20"/>
                </w:rPr>
                <w:delText>35.9</w:delText>
              </w:r>
            </w:del>
            <w:ins w:id="614" w:author="Sell, Jaquelyne Alexis" w:date="2025-06-26T14:59:00Z" w16du:dateUtc="2025-06-26T18:59:00Z">
              <w:r w:rsidR="004D7C84" w:rsidRPr="004D7C84">
                <w:rPr>
                  <w:sz w:val="20"/>
                  <w:szCs w:val="20"/>
                </w:rPr>
                <w:t>2,531 (39.5</w:t>
              </w:r>
            </w:ins>
            <w:r w:rsidR="004D7C84" w:rsidRPr="004D7C84">
              <w:rPr>
                <w:sz w:val="20"/>
                <w:szCs w:val="20"/>
              </w:rPr>
              <w:t>%)</w:t>
            </w:r>
          </w:p>
        </w:tc>
      </w:tr>
      <w:tr w:rsidR="004D7C84" w:rsidRPr="004D7C84" w14:paraId="734F50C3" w14:textId="77777777" w:rsidTr="004D7C84">
        <w:tc>
          <w:tcPr>
            <w:tcW w:w="1440" w:type="dxa"/>
          </w:tcPr>
          <w:p w14:paraId="121EC16C"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Race</w:t>
            </w:r>
          </w:p>
        </w:tc>
        <w:tc>
          <w:tcPr>
            <w:tcW w:w="1800" w:type="dxa"/>
          </w:tcPr>
          <w:p w14:paraId="40EF07BA"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2D084CF4"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327CF313"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E85EFD9"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43577F53" w14:textId="77777777" w:rsidTr="004D7C84">
        <w:tc>
          <w:tcPr>
            <w:tcW w:w="1440" w:type="dxa"/>
          </w:tcPr>
          <w:p w14:paraId="44DA4FA3"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White</w:t>
            </w:r>
          </w:p>
        </w:tc>
        <w:tc>
          <w:tcPr>
            <w:tcW w:w="1800" w:type="dxa"/>
          </w:tcPr>
          <w:p w14:paraId="062DF15E" w14:textId="6886FC53" w:rsidR="004D7C84" w:rsidRPr="004D7C84" w:rsidRDefault="000A02DA" w:rsidP="004D7C84">
            <w:pPr>
              <w:kinsoku w:val="0"/>
              <w:overflowPunct w:val="0"/>
              <w:autoSpaceDE w:val="0"/>
              <w:autoSpaceDN w:val="0"/>
              <w:adjustRightInd w:val="0"/>
              <w:jc w:val="center"/>
              <w:rPr>
                <w:sz w:val="20"/>
                <w:szCs w:val="20"/>
              </w:rPr>
            </w:pPr>
            <w:del w:id="615" w:author="Sell, Jaquelyne Alexis" w:date="2025-06-26T14:59:00Z" w16du:dateUtc="2025-06-26T18:59:00Z">
              <w:r w:rsidRPr="009A5201">
                <w:rPr>
                  <w:sz w:val="20"/>
                  <w:szCs w:val="20"/>
                </w:rPr>
                <w:delText>124.0</w:delText>
              </w:r>
            </w:del>
            <w:ins w:id="616" w:author="Sell, Jaquelyne Alexis" w:date="2025-06-26T14:59:00Z" w16du:dateUtc="2025-06-26T18:59:00Z">
              <w:r w:rsidR="004D7C84" w:rsidRPr="004D7C84">
                <w:rPr>
                  <w:sz w:val="20"/>
                  <w:szCs w:val="20"/>
                </w:rPr>
                <w:t>127.6</w:t>
              </w:r>
            </w:ins>
          </w:p>
        </w:tc>
        <w:tc>
          <w:tcPr>
            <w:tcW w:w="1786" w:type="dxa"/>
          </w:tcPr>
          <w:p w14:paraId="2B914BC3" w14:textId="72A1FE8C" w:rsidR="004D7C84" w:rsidRPr="004D7C84" w:rsidRDefault="000A02DA" w:rsidP="004D7C84">
            <w:pPr>
              <w:kinsoku w:val="0"/>
              <w:overflowPunct w:val="0"/>
              <w:autoSpaceDE w:val="0"/>
              <w:autoSpaceDN w:val="0"/>
              <w:adjustRightInd w:val="0"/>
              <w:jc w:val="center"/>
              <w:rPr>
                <w:sz w:val="20"/>
                <w:szCs w:val="20"/>
              </w:rPr>
            </w:pPr>
            <w:del w:id="617" w:author="Sell, Jaquelyne Alexis" w:date="2025-06-26T14:59:00Z" w16du:dateUtc="2025-06-26T18:59:00Z">
              <w:r w:rsidRPr="00FA6C3F">
                <w:rPr>
                  <w:sz w:val="20"/>
                  <w:szCs w:val="20"/>
                </w:rPr>
                <w:delText>170,923</w:delText>
              </w:r>
            </w:del>
            <w:ins w:id="618" w:author="Sell, Jaquelyne Alexis" w:date="2025-06-26T14:59:00Z" w16du:dateUtc="2025-06-26T18:59:00Z">
              <w:r w:rsidR="004D7C84" w:rsidRPr="004D7C84">
                <w:rPr>
                  <w:sz w:val="20"/>
                  <w:szCs w:val="20"/>
                </w:rPr>
                <w:t>174,305</w:t>
              </w:r>
            </w:ins>
            <w:r w:rsidR="004D7C84" w:rsidRPr="004D7C84">
              <w:rPr>
                <w:sz w:val="20"/>
                <w:szCs w:val="20"/>
              </w:rPr>
              <w:t xml:space="preserve"> (83.</w:t>
            </w:r>
            <w:del w:id="619" w:author="Sell, Jaquelyne Alexis" w:date="2025-06-26T14:59:00Z" w16du:dateUtc="2025-06-26T18:59:00Z">
              <w:r w:rsidRPr="00FA6C3F">
                <w:rPr>
                  <w:sz w:val="20"/>
                  <w:szCs w:val="20"/>
                </w:rPr>
                <w:delText>3</w:delText>
              </w:r>
            </w:del>
            <w:ins w:id="620" w:author="Sell, Jaquelyne Alexis" w:date="2025-06-26T14:59:00Z" w16du:dateUtc="2025-06-26T18:59:00Z">
              <w:r w:rsidR="004D7C84" w:rsidRPr="004D7C84">
                <w:rPr>
                  <w:sz w:val="20"/>
                  <w:szCs w:val="20"/>
                </w:rPr>
                <w:t>0</w:t>
              </w:r>
            </w:ins>
            <w:r w:rsidR="004D7C84" w:rsidRPr="004D7C84">
              <w:rPr>
                <w:sz w:val="20"/>
                <w:szCs w:val="20"/>
              </w:rPr>
              <w:t>%)</w:t>
            </w:r>
          </w:p>
        </w:tc>
        <w:tc>
          <w:tcPr>
            <w:tcW w:w="1800" w:type="dxa"/>
          </w:tcPr>
          <w:p w14:paraId="00143C8E" w14:textId="4BAF2796"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w:t>
            </w:r>
            <w:del w:id="621" w:author="Sell, Jaquelyne Alexis" w:date="2025-06-26T14:59:00Z" w16du:dateUtc="2025-06-26T18:59:00Z">
              <w:r w:rsidR="0007645F" w:rsidRPr="000A7FE6">
                <w:rPr>
                  <w:sz w:val="20"/>
                  <w:szCs w:val="20"/>
                </w:rPr>
                <w:delText>55</w:delText>
              </w:r>
            </w:del>
            <w:ins w:id="622" w:author="Sell, Jaquelyne Alexis" w:date="2025-06-26T14:59:00Z" w16du:dateUtc="2025-06-26T18:59:00Z">
              <w:r w:rsidRPr="004D7C84">
                <w:rPr>
                  <w:sz w:val="20"/>
                  <w:szCs w:val="20"/>
                </w:rPr>
                <w:t>73</w:t>
              </w:r>
            </w:ins>
          </w:p>
        </w:tc>
        <w:tc>
          <w:tcPr>
            <w:tcW w:w="1786" w:type="dxa"/>
          </w:tcPr>
          <w:p w14:paraId="2363B65B" w14:textId="198E8088" w:rsidR="004D7C84" w:rsidRPr="004D7C84" w:rsidRDefault="0007645F" w:rsidP="004D7C84">
            <w:pPr>
              <w:kinsoku w:val="0"/>
              <w:overflowPunct w:val="0"/>
              <w:autoSpaceDE w:val="0"/>
              <w:autoSpaceDN w:val="0"/>
              <w:adjustRightInd w:val="0"/>
              <w:rPr>
                <w:sz w:val="20"/>
                <w:szCs w:val="20"/>
              </w:rPr>
            </w:pPr>
            <w:del w:id="623" w:author="Sell, Jaquelyne Alexis" w:date="2025-06-26T14:59:00Z" w16du:dateUtc="2025-06-26T18:59:00Z">
              <w:r w:rsidRPr="005D7B55">
                <w:rPr>
                  <w:rFonts w:eastAsiaTheme="minorEastAsia"/>
                  <w:color w:val="000000" w:themeColor="text1"/>
                  <w:sz w:val="20"/>
                  <w:szCs w:val="20"/>
                </w:rPr>
                <w:delText>4864</w:delText>
              </w:r>
              <w:r>
                <w:rPr>
                  <w:rFonts w:eastAsiaTheme="minorEastAsia"/>
                  <w:color w:val="000000" w:themeColor="text1"/>
                  <w:sz w:val="20"/>
                  <w:szCs w:val="20"/>
                </w:rPr>
                <w:delText xml:space="preserve"> (</w:delText>
              </w:r>
              <w:r w:rsidRPr="005D7B55">
                <w:rPr>
                  <w:rFonts w:eastAsiaTheme="minorEastAsia"/>
                  <w:color w:val="000000" w:themeColor="text1"/>
                  <w:sz w:val="20"/>
                  <w:szCs w:val="20"/>
                </w:rPr>
                <w:delText>80.1</w:delText>
              </w:r>
            </w:del>
            <w:ins w:id="624" w:author="Sell, Jaquelyne Alexis" w:date="2025-06-26T14:59:00Z" w16du:dateUtc="2025-06-26T18:59:00Z">
              <w:r w:rsidR="004D7C84" w:rsidRPr="004D7C84">
                <w:rPr>
                  <w:sz w:val="20"/>
                  <w:szCs w:val="20"/>
                </w:rPr>
                <w:t>5,153 (79.6</w:t>
              </w:r>
            </w:ins>
            <w:r w:rsidR="004D7C84" w:rsidRPr="004D7C84">
              <w:rPr>
                <w:sz w:val="20"/>
                <w:szCs w:val="20"/>
              </w:rPr>
              <w:t>%)</w:t>
            </w:r>
          </w:p>
        </w:tc>
      </w:tr>
      <w:tr w:rsidR="004D7C84" w:rsidRPr="004D7C84" w14:paraId="1626349F" w14:textId="77777777" w:rsidTr="004D7C84">
        <w:tc>
          <w:tcPr>
            <w:tcW w:w="1440" w:type="dxa"/>
          </w:tcPr>
          <w:p w14:paraId="0EBC7875"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Black</w:t>
            </w:r>
          </w:p>
        </w:tc>
        <w:tc>
          <w:tcPr>
            <w:tcW w:w="1800" w:type="dxa"/>
          </w:tcPr>
          <w:p w14:paraId="6F65EA28" w14:textId="0AE5AF7C" w:rsidR="004D7C84" w:rsidRPr="004D7C84" w:rsidRDefault="000A02DA" w:rsidP="004D7C84">
            <w:pPr>
              <w:kinsoku w:val="0"/>
              <w:overflowPunct w:val="0"/>
              <w:autoSpaceDE w:val="0"/>
              <w:autoSpaceDN w:val="0"/>
              <w:adjustRightInd w:val="0"/>
              <w:jc w:val="center"/>
              <w:rPr>
                <w:sz w:val="20"/>
                <w:szCs w:val="20"/>
              </w:rPr>
            </w:pPr>
            <w:del w:id="625" w:author="Sell, Jaquelyne Alexis" w:date="2025-06-26T14:59:00Z" w16du:dateUtc="2025-06-26T18:59:00Z">
              <w:r w:rsidRPr="009A5201">
                <w:rPr>
                  <w:sz w:val="20"/>
                  <w:szCs w:val="20"/>
                </w:rPr>
                <w:delText>84.4</w:delText>
              </w:r>
            </w:del>
            <w:ins w:id="626" w:author="Sell, Jaquelyne Alexis" w:date="2025-06-26T14:59:00Z" w16du:dateUtc="2025-06-26T18:59:00Z">
              <w:r w:rsidR="004D7C84" w:rsidRPr="004D7C84">
                <w:rPr>
                  <w:sz w:val="20"/>
                  <w:szCs w:val="20"/>
                </w:rPr>
                <w:t>86.8</w:t>
              </w:r>
            </w:ins>
          </w:p>
        </w:tc>
        <w:tc>
          <w:tcPr>
            <w:tcW w:w="1786" w:type="dxa"/>
          </w:tcPr>
          <w:p w14:paraId="33D4EF93" w14:textId="4D442381" w:rsidR="004D7C84" w:rsidRPr="004D7C84" w:rsidRDefault="000A02DA" w:rsidP="004D7C84">
            <w:pPr>
              <w:kinsoku w:val="0"/>
              <w:overflowPunct w:val="0"/>
              <w:autoSpaceDE w:val="0"/>
              <w:autoSpaceDN w:val="0"/>
              <w:adjustRightInd w:val="0"/>
              <w:jc w:val="center"/>
              <w:rPr>
                <w:sz w:val="20"/>
                <w:szCs w:val="20"/>
              </w:rPr>
            </w:pPr>
            <w:del w:id="627" w:author="Sell, Jaquelyne Alexis" w:date="2025-06-26T14:59:00Z" w16du:dateUtc="2025-06-26T18:59:00Z">
              <w:r w:rsidRPr="00FA6C3F">
                <w:rPr>
                  <w:sz w:val="20"/>
                  <w:szCs w:val="20"/>
                </w:rPr>
                <w:delText>21,428</w:delText>
              </w:r>
            </w:del>
            <w:ins w:id="628" w:author="Sell, Jaquelyne Alexis" w:date="2025-06-26T14:59:00Z" w16du:dateUtc="2025-06-26T18:59:00Z">
              <w:r w:rsidR="004D7C84" w:rsidRPr="004D7C84">
                <w:rPr>
                  <w:sz w:val="20"/>
                  <w:szCs w:val="20"/>
                </w:rPr>
                <w:t>22,241</w:t>
              </w:r>
            </w:ins>
            <w:r w:rsidR="004D7C84" w:rsidRPr="004D7C84">
              <w:rPr>
                <w:sz w:val="20"/>
                <w:szCs w:val="20"/>
              </w:rPr>
              <w:t xml:space="preserve"> (10.</w:t>
            </w:r>
            <w:del w:id="629" w:author="Sell, Jaquelyne Alexis" w:date="2025-06-26T14:59:00Z" w16du:dateUtc="2025-06-26T18:59:00Z">
              <w:r w:rsidRPr="00FA6C3F">
                <w:rPr>
                  <w:sz w:val="20"/>
                  <w:szCs w:val="20"/>
                </w:rPr>
                <w:delText>4</w:delText>
              </w:r>
            </w:del>
            <w:ins w:id="630" w:author="Sell, Jaquelyne Alexis" w:date="2025-06-26T14:59:00Z" w16du:dateUtc="2025-06-26T18:59:00Z">
              <w:r w:rsidR="004D7C84" w:rsidRPr="004D7C84">
                <w:rPr>
                  <w:sz w:val="20"/>
                  <w:szCs w:val="20"/>
                </w:rPr>
                <w:t>6</w:t>
              </w:r>
            </w:ins>
            <w:r w:rsidR="004D7C84" w:rsidRPr="004D7C84">
              <w:rPr>
                <w:sz w:val="20"/>
                <w:szCs w:val="20"/>
              </w:rPr>
              <w:t>%)</w:t>
            </w:r>
          </w:p>
        </w:tc>
        <w:tc>
          <w:tcPr>
            <w:tcW w:w="1800" w:type="dxa"/>
          </w:tcPr>
          <w:p w14:paraId="0AF7BBBD" w14:textId="4A12EBFF"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w:t>
            </w:r>
            <w:del w:id="631" w:author="Sell, Jaquelyne Alexis" w:date="2025-06-26T14:59:00Z" w16du:dateUtc="2025-06-26T18:59:00Z">
              <w:r w:rsidR="0007645F" w:rsidRPr="000A7FE6">
                <w:rPr>
                  <w:sz w:val="20"/>
                  <w:szCs w:val="20"/>
                </w:rPr>
                <w:delText>25</w:delText>
              </w:r>
            </w:del>
            <w:ins w:id="632" w:author="Sell, Jaquelyne Alexis" w:date="2025-06-26T14:59:00Z" w16du:dateUtc="2025-06-26T18:59:00Z">
              <w:r w:rsidRPr="004D7C84">
                <w:rPr>
                  <w:sz w:val="20"/>
                  <w:szCs w:val="20"/>
                </w:rPr>
                <w:t>44</w:t>
              </w:r>
            </w:ins>
          </w:p>
        </w:tc>
        <w:tc>
          <w:tcPr>
            <w:tcW w:w="1786" w:type="dxa"/>
          </w:tcPr>
          <w:p w14:paraId="5CE9F343" w14:textId="52F47133" w:rsidR="004D7C84" w:rsidRPr="004D7C84" w:rsidRDefault="0007645F" w:rsidP="004D7C84">
            <w:pPr>
              <w:kinsoku w:val="0"/>
              <w:overflowPunct w:val="0"/>
              <w:autoSpaceDE w:val="0"/>
              <w:autoSpaceDN w:val="0"/>
              <w:adjustRightInd w:val="0"/>
              <w:rPr>
                <w:sz w:val="20"/>
                <w:szCs w:val="20"/>
              </w:rPr>
            </w:pPr>
            <w:del w:id="633" w:author="Sell, Jaquelyne Alexis" w:date="2025-06-26T14:59:00Z" w16du:dateUtc="2025-06-26T18:59:00Z">
              <w:r w:rsidRPr="005D7B55">
                <w:rPr>
                  <w:rFonts w:eastAsiaTheme="minorEastAsia"/>
                  <w:color w:val="000000" w:themeColor="text1"/>
                  <w:sz w:val="20"/>
                  <w:szCs w:val="20"/>
                </w:rPr>
                <w:delText>826</w:delText>
              </w:r>
            </w:del>
            <w:ins w:id="634" w:author="Sell, Jaquelyne Alexis" w:date="2025-06-26T14:59:00Z" w16du:dateUtc="2025-06-26T18:59:00Z">
              <w:r w:rsidR="004D7C84" w:rsidRPr="004D7C84">
                <w:rPr>
                  <w:sz w:val="20"/>
                  <w:szCs w:val="20"/>
                </w:rPr>
                <w:t>879</w:t>
              </w:r>
            </w:ins>
            <w:r w:rsidR="004D7C84" w:rsidRPr="004D7C84">
              <w:rPr>
                <w:sz w:val="20"/>
                <w:szCs w:val="20"/>
              </w:rPr>
              <w:t xml:space="preserve"> (13.6%)</w:t>
            </w:r>
          </w:p>
        </w:tc>
      </w:tr>
      <w:tr w:rsidR="004D7C84" w:rsidRPr="004D7C84" w14:paraId="03C21313" w14:textId="77777777" w:rsidTr="004D7C84">
        <w:tc>
          <w:tcPr>
            <w:tcW w:w="1440" w:type="dxa"/>
          </w:tcPr>
          <w:p w14:paraId="52BD8516"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AI/AN</w:t>
            </w:r>
          </w:p>
        </w:tc>
        <w:tc>
          <w:tcPr>
            <w:tcW w:w="1800" w:type="dxa"/>
          </w:tcPr>
          <w:p w14:paraId="4BA78837" w14:textId="06A78A05" w:rsidR="004D7C84" w:rsidRPr="004D7C84" w:rsidRDefault="000A02DA" w:rsidP="004D7C84">
            <w:pPr>
              <w:kinsoku w:val="0"/>
              <w:overflowPunct w:val="0"/>
              <w:autoSpaceDE w:val="0"/>
              <w:autoSpaceDN w:val="0"/>
              <w:adjustRightInd w:val="0"/>
              <w:jc w:val="center"/>
              <w:rPr>
                <w:sz w:val="20"/>
                <w:szCs w:val="20"/>
              </w:rPr>
            </w:pPr>
            <w:del w:id="635" w:author="Sell, Jaquelyne Alexis" w:date="2025-06-26T14:59:00Z" w16du:dateUtc="2025-06-26T18:59:00Z">
              <w:r w:rsidRPr="009A5201">
                <w:rPr>
                  <w:sz w:val="20"/>
                  <w:szCs w:val="20"/>
                </w:rPr>
                <w:delText>72.1</w:delText>
              </w:r>
            </w:del>
            <w:ins w:id="636" w:author="Sell, Jaquelyne Alexis" w:date="2025-06-26T14:59:00Z" w16du:dateUtc="2025-06-26T18:59:00Z">
              <w:r w:rsidR="004D7C84" w:rsidRPr="004D7C84">
                <w:rPr>
                  <w:sz w:val="20"/>
                  <w:szCs w:val="20"/>
                </w:rPr>
                <w:t>74.8</w:t>
              </w:r>
            </w:ins>
          </w:p>
        </w:tc>
        <w:tc>
          <w:tcPr>
            <w:tcW w:w="1786" w:type="dxa"/>
          </w:tcPr>
          <w:p w14:paraId="75217D0B" w14:textId="6466A925" w:rsidR="004D7C84" w:rsidRPr="004D7C84" w:rsidRDefault="000A02DA" w:rsidP="004D7C84">
            <w:pPr>
              <w:kinsoku w:val="0"/>
              <w:overflowPunct w:val="0"/>
              <w:autoSpaceDE w:val="0"/>
              <w:autoSpaceDN w:val="0"/>
              <w:adjustRightInd w:val="0"/>
              <w:jc w:val="center"/>
              <w:rPr>
                <w:sz w:val="20"/>
                <w:szCs w:val="20"/>
              </w:rPr>
            </w:pPr>
            <w:del w:id="637" w:author="Sell, Jaquelyne Alexis" w:date="2025-06-26T14:59:00Z" w16du:dateUtc="2025-06-26T18:59:00Z">
              <w:r w:rsidRPr="00FA6C3F">
                <w:rPr>
                  <w:sz w:val="20"/>
                  <w:szCs w:val="20"/>
                </w:rPr>
                <w:delText>1809</w:delText>
              </w:r>
            </w:del>
            <w:ins w:id="638" w:author="Sell, Jaquelyne Alexis" w:date="2025-06-26T14:59:00Z" w16du:dateUtc="2025-06-26T18:59:00Z">
              <w:r w:rsidR="004D7C84" w:rsidRPr="004D7C84">
                <w:rPr>
                  <w:sz w:val="20"/>
                  <w:szCs w:val="20"/>
                </w:rPr>
                <w:t>1,898</w:t>
              </w:r>
            </w:ins>
            <w:r w:rsidR="004D7C84" w:rsidRPr="004D7C84">
              <w:rPr>
                <w:sz w:val="20"/>
                <w:szCs w:val="20"/>
              </w:rPr>
              <w:t xml:space="preserve"> (0.9%)</w:t>
            </w:r>
          </w:p>
        </w:tc>
        <w:tc>
          <w:tcPr>
            <w:tcW w:w="1800" w:type="dxa"/>
          </w:tcPr>
          <w:p w14:paraId="20C711C0" w14:textId="5173EDA5" w:rsidR="004D7C84" w:rsidRPr="004D7C84" w:rsidRDefault="0007645F" w:rsidP="004D7C84">
            <w:pPr>
              <w:kinsoku w:val="0"/>
              <w:overflowPunct w:val="0"/>
              <w:autoSpaceDE w:val="0"/>
              <w:autoSpaceDN w:val="0"/>
              <w:adjustRightInd w:val="0"/>
              <w:jc w:val="center"/>
              <w:rPr>
                <w:sz w:val="20"/>
                <w:szCs w:val="20"/>
              </w:rPr>
            </w:pPr>
            <w:del w:id="639" w:author="Sell, Jaquelyne Alexis" w:date="2025-06-26T14:59:00Z" w16du:dateUtc="2025-06-26T18:59:00Z">
              <w:r w:rsidRPr="000A7FE6">
                <w:rPr>
                  <w:sz w:val="20"/>
                  <w:szCs w:val="20"/>
                </w:rPr>
                <w:delText>1.98</w:delText>
              </w:r>
            </w:del>
            <w:ins w:id="640" w:author="Sell, Jaquelyne Alexis" w:date="2025-06-26T14:59:00Z" w16du:dateUtc="2025-06-26T18:59:00Z">
              <w:r w:rsidR="004D7C84" w:rsidRPr="004D7C84">
                <w:rPr>
                  <w:sz w:val="20"/>
                  <w:szCs w:val="20"/>
                </w:rPr>
                <w:t>2.33</w:t>
              </w:r>
            </w:ins>
          </w:p>
        </w:tc>
        <w:tc>
          <w:tcPr>
            <w:tcW w:w="1786" w:type="dxa"/>
          </w:tcPr>
          <w:p w14:paraId="1000A4E1" w14:textId="6BA0C3CC" w:rsidR="004D7C84" w:rsidRPr="004D7C84" w:rsidRDefault="0007645F" w:rsidP="004D7C84">
            <w:pPr>
              <w:kinsoku w:val="0"/>
              <w:overflowPunct w:val="0"/>
              <w:autoSpaceDE w:val="0"/>
              <w:autoSpaceDN w:val="0"/>
              <w:adjustRightInd w:val="0"/>
              <w:rPr>
                <w:sz w:val="20"/>
                <w:szCs w:val="20"/>
              </w:rPr>
            </w:pPr>
            <w:del w:id="641" w:author="Sell, Jaquelyne Alexis" w:date="2025-06-26T14:59:00Z" w16du:dateUtc="2025-06-26T18:59:00Z">
              <w:r w:rsidRPr="005D7B55">
                <w:rPr>
                  <w:rFonts w:eastAsiaTheme="minorEastAsia"/>
                  <w:color w:val="000000" w:themeColor="text1"/>
                  <w:sz w:val="20"/>
                  <w:szCs w:val="20"/>
                </w:rPr>
                <w:delText>50</w:delText>
              </w:r>
              <w:r>
                <w:rPr>
                  <w:rFonts w:eastAsiaTheme="minorEastAsia"/>
                  <w:color w:val="000000" w:themeColor="text1"/>
                  <w:sz w:val="20"/>
                  <w:szCs w:val="20"/>
                </w:rPr>
                <w:delText xml:space="preserve"> (</w:delText>
              </w:r>
            </w:del>
            <w:ins w:id="642" w:author="Sell, Jaquelyne Alexis" w:date="2025-06-26T14:59:00Z" w16du:dateUtc="2025-06-26T18:59:00Z">
              <w:r w:rsidR="004D7C84" w:rsidRPr="004D7C84">
                <w:rPr>
                  <w:sz w:val="20"/>
                  <w:szCs w:val="20"/>
                </w:rPr>
                <w:t>64 (1.</w:t>
              </w:r>
            </w:ins>
            <w:r w:rsidR="004D7C84" w:rsidRPr="004D7C84">
              <w:rPr>
                <w:sz w:val="20"/>
                <w:szCs w:val="20"/>
              </w:rPr>
              <w:t>0</w:t>
            </w:r>
            <w:del w:id="643" w:author="Sell, Jaquelyne Alexis" w:date="2025-06-26T14:59:00Z" w16du:dateUtc="2025-06-26T18:59:00Z">
              <w:r w:rsidRPr="005D7B55">
                <w:rPr>
                  <w:rFonts w:eastAsiaTheme="minorEastAsia"/>
                  <w:color w:val="000000" w:themeColor="text1"/>
                  <w:sz w:val="20"/>
                  <w:szCs w:val="20"/>
                </w:rPr>
                <w:delText>.8</w:delText>
              </w:r>
            </w:del>
            <w:r w:rsidR="004D7C84" w:rsidRPr="004D7C84">
              <w:rPr>
                <w:sz w:val="20"/>
                <w:szCs w:val="20"/>
              </w:rPr>
              <w:t>%)</w:t>
            </w:r>
          </w:p>
        </w:tc>
      </w:tr>
      <w:tr w:rsidR="004D7C84" w:rsidRPr="004D7C84" w14:paraId="7D2F8D8B" w14:textId="77777777" w:rsidTr="004D7C84">
        <w:tc>
          <w:tcPr>
            <w:tcW w:w="1440" w:type="dxa"/>
          </w:tcPr>
          <w:p w14:paraId="4762706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Asian or PI</w:t>
            </w:r>
          </w:p>
        </w:tc>
        <w:tc>
          <w:tcPr>
            <w:tcW w:w="1800" w:type="dxa"/>
          </w:tcPr>
          <w:p w14:paraId="267E2716" w14:textId="11844EB7" w:rsidR="004D7C84" w:rsidRPr="004D7C84" w:rsidRDefault="000A02DA" w:rsidP="004D7C84">
            <w:pPr>
              <w:kinsoku w:val="0"/>
              <w:overflowPunct w:val="0"/>
              <w:autoSpaceDE w:val="0"/>
              <w:autoSpaceDN w:val="0"/>
              <w:adjustRightInd w:val="0"/>
              <w:jc w:val="center"/>
              <w:rPr>
                <w:sz w:val="20"/>
                <w:szCs w:val="20"/>
              </w:rPr>
            </w:pPr>
            <w:del w:id="644" w:author="Sell, Jaquelyne Alexis" w:date="2025-06-26T14:59:00Z" w16du:dateUtc="2025-06-26T18:59:00Z">
              <w:r w:rsidRPr="009A5201">
                <w:rPr>
                  <w:sz w:val="20"/>
                  <w:szCs w:val="20"/>
                </w:rPr>
                <w:delText>98.1</w:delText>
              </w:r>
            </w:del>
            <w:ins w:id="645" w:author="Sell, Jaquelyne Alexis" w:date="2025-06-26T14:59:00Z" w16du:dateUtc="2025-06-26T18:59:00Z">
              <w:r w:rsidR="004D7C84" w:rsidRPr="004D7C84">
                <w:rPr>
                  <w:sz w:val="20"/>
                  <w:szCs w:val="20"/>
                </w:rPr>
                <w:t>100.2</w:t>
              </w:r>
            </w:ins>
          </w:p>
        </w:tc>
        <w:tc>
          <w:tcPr>
            <w:tcW w:w="1786" w:type="dxa"/>
          </w:tcPr>
          <w:p w14:paraId="50AE3568" w14:textId="0F967581" w:rsidR="004D7C84" w:rsidRPr="004D7C84" w:rsidRDefault="000A02DA" w:rsidP="004D7C84">
            <w:pPr>
              <w:kinsoku w:val="0"/>
              <w:overflowPunct w:val="0"/>
              <w:autoSpaceDE w:val="0"/>
              <w:autoSpaceDN w:val="0"/>
              <w:adjustRightInd w:val="0"/>
              <w:jc w:val="center"/>
              <w:rPr>
                <w:sz w:val="20"/>
                <w:szCs w:val="20"/>
              </w:rPr>
            </w:pPr>
            <w:del w:id="646" w:author="Sell, Jaquelyne Alexis" w:date="2025-06-26T14:59:00Z" w16du:dateUtc="2025-06-26T18:59:00Z">
              <w:r w:rsidRPr="00FA6C3F">
                <w:rPr>
                  <w:sz w:val="20"/>
                  <w:szCs w:val="20"/>
                </w:rPr>
                <w:delText>10,912</w:delText>
              </w:r>
            </w:del>
            <w:ins w:id="647" w:author="Sell, Jaquelyne Alexis" w:date="2025-06-26T14:59:00Z" w16du:dateUtc="2025-06-26T18:59:00Z">
              <w:r w:rsidR="004D7C84" w:rsidRPr="004D7C84">
                <w:rPr>
                  <w:sz w:val="20"/>
                  <w:szCs w:val="20"/>
                </w:rPr>
                <w:t>11,598</w:t>
              </w:r>
            </w:ins>
            <w:r w:rsidR="004D7C84" w:rsidRPr="004D7C84">
              <w:rPr>
                <w:sz w:val="20"/>
                <w:szCs w:val="20"/>
              </w:rPr>
              <w:t xml:space="preserve"> (5.</w:t>
            </w:r>
            <w:del w:id="648" w:author="Sell, Jaquelyne Alexis" w:date="2025-06-26T14:59:00Z" w16du:dateUtc="2025-06-26T18:59:00Z">
              <w:r w:rsidRPr="00FA6C3F">
                <w:rPr>
                  <w:sz w:val="20"/>
                  <w:szCs w:val="20"/>
                </w:rPr>
                <w:delText>3</w:delText>
              </w:r>
            </w:del>
            <w:ins w:id="649" w:author="Sell, Jaquelyne Alexis" w:date="2025-06-26T14:59:00Z" w16du:dateUtc="2025-06-26T18:59:00Z">
              <w:r w:rsidR="004D7C84" w:rsidRPr="004D7C84">
                <w:rPr>
                  <w:sz w:val="20"/>
                  <w:szCs w:val="20"/>
                </w:rPr>
                <w:t>5</w:t>
              </w:r>
            </w:ins>
            <w:r w:rsidR="004D7C84" w:rsidRPr="004D7C84">
              <w:rPr>
                <w:sz w:val="20"/>
                <w:szCs w:val="20"/>
              </w:rPr>
              <w:t>%)</w:t>
            </w:r>
          </w:p>
        </w:tc>
        <w:tc>
          <w:tcPr>
            <w:tcW w:w="1800" w:type="dxa"/>
          </w:tcPr>
          <w:p w14:paraId="4643BC62" w14:textId="1A26922F" w:rsidR="004D7C84" w:rsidRPr="004D7C84" w:rsidRDefault="0007645F" w:rsidP="004D7C84">
            <w:pPr>
              <w:kinsoku w:val="0"/>
              <w:overflowPunct w:val="0"/>
              <w:autoSpaceDE w:val="0"/>
              <w:autoSpaceDN w:val="0"/>
              <w:adjustRightInd w:val="0"/>
              <w:jc w:val="center"/>
              <w:rPr>
                <w:sz w:val="20"/>
                <w:szCs w:val="20"/>
              </w:rPr>
            </w:pPr>
            <w:del w:id="650" w:author="Sell, Jaquelyne Alexis" w:date="2025-06-26T14:59:00Z" w16du:dateUtc="2025-06-26T18:59:00Z">
              <w:r w:rsidRPr="000A7FE6">
                <w:rPr>
                  <w:sz w:val="20"/>
                  <w:szCs w:val="20"/>
                </w:rPr>
                <w:delText>2.94</w:delText>
              </w:r>
            </w:del>
            <w:ins w:id="651" w:author="Sell, Jaquelyne Alexis" w:date="2025-06-26T14:59:00Z" w16du:dateUtc="2025-06-26T18:59:00Z">
              <w:r w:rsidR="004D7C84" w:rsidRPr="004D7C84">
                <w:rPr>
                  <w:sz w:val="20"/>
                  <w:szCs w:val="20"/>
                </w:rPr>
                <w:t>3.25</w:t>
              </w:r>
            </w:ins>
          </w:p>
        </w:tc>
        <w:tc>
          <w:tcPr>
            <w:tcW w:w="1786" w:type="dxa"/>
          </w:tcPr>
          <w:p w14:paraId="2F9EE121" w14:textId="50D96C48" w:rsidR="004D7C84" w:rsidRPr="004D7C84" w:rsidRDefault="0007645F" w:rsidP="004D7C84">
            <w:pPr>
              <w:kinsoku w:val="0"/>
              <w:overflowPunct w:val="0"/>
              <w:autoSpaceDE w:val="0"/>
              <w:autoSpaceDN w:val="0"/>
              <w:adjustRightInd w:val="0"/>
              <w:rPr>
                <w:sz w:val="20"/>
                <w:szCs w:val="20"/>
              </w:rPr>
            </w:pPr>
            <w:del w:id="652" w:author="Sell, Jaquelyne Alexis" w:date="2025-06-26T14:59:00Z" w16du:dateUtc="2025-06-26T18:59:00Z">
              <w:r w:rsidRPr="005D7B55">
                <w:rPr>
                  <w:rFonts w:eastAsiaTheme="minorEastAsia"/>
                  <w:color w:val="000000" w:themeColor="text1"/>
                  <w:sz w:val="20"/>
                  <w:szCs w:val="20"/>
                </w:rPr>
                <w:delText>333</w:delText>
              </w:r>
            </w:del>
            <w:ins w:id="653" w:author="Sell, Jaquelyne Alexis" w:date="2025-06-26T14:59:00Z" w16du:dateUtc="2025-06-26T18:59:00Z">
              <w:r w:rsidR="004D7C84" w:rsidRPr="004D7C84">
                <w:rPr>
                  <w:sz w:val="20"/>
                  <w:szCs w:val="20"/>
                </w:rPr>
                <w:t>377</w:t>
              </w:r>
            </w:ins>
            <w:r w:rsidR="004D7C84" w:rsidRPr="004D7C84">
              <w:rPr>
                <w:sz w:val="20"/>
                <w:szCs w:val="20"/>
              </w:rPr>
              <w:t xml:space="preserve"> (5.</w:t>
            </w:r>
            <w:del w:id="654" w:author="Sell, Jaquelyne Alexis" w:date="2025-06-26T14:59:00Z" w16du:dateUtc="2025-06-26T18:59:00Z">
              <w:r w:rsidRPr="005D7B55">
                <w:rPr>
                  <w:rFonts w:eastAsiaTheme="minorEastAsia"/>
                  <w:color w:val="000000" w:themeColor="text1"/>
                  <w:sz w:val="20"/>
                  <w:szCs w:val="20"/>
                </w:rPr>
                <w:delText>5</w:delText>
              </w:r>
            </w:del>
            <w:ins w:id="655" w:author="Sell, Jaquelyne Alexis" w:date="2025-06-26T14:59:00Z" w16du:dateUtc="2025-06-26T18:59:00Z">
              <w:r w:rsidR="004D7C84" w:rsidRPr="004D7C84">
                <w:rPr>
                  <w:sz w:val="20"/>
                  <w:szCs w:val="20"/>
                </w:rPr>
                <w:t>8</w:t>
              </w:r>
            </w:ins>
            <w:r w:rsidR="004D7C84" w:rsidRPr="004D7C84">
              <w:rPr>
                <w:sz w:val="20"/>
                <w:szCs w:val="20"/>
              </w:rPr>
              <w:t>%)</w:t>
            </w:r>
          </w:p>
        </w:tc>
      </w:tr>
      <w:tr w:rsidR="004D7C84" w:rsidRPr="004D7C84" w14:paraId="5B86A5EB" w14:textId="77777777" w:rsidTr="004D7C84">
        <w:tc>
          <w:tcPr>
            <w:tcW w:w="1440" w:type="dxa"/>
          </w:tcPr>
          <w:p w14:paraId="2456168B" w14:textId="77777777" w:rsidR="004D7C84" w:rsidRPr="004D7C84" w:rsidRDefault="004D7C84" w:rsidP="004D7C84">
            <w:pPr>
              <w:kinsoku w:val="0"/>
              <w:overflowPunct w:val="0"/>
              <w:autoSpaceDE w:val="0"/>
              <w:autoSpaceDN w:val="0"/>
              <w:adjustRightInd w:val="0"/>
              <w:rPr>
                <w:sz w:val="20"/>
                <w:szCs w:val="20"/>
              </w:rPr>
            </w:pPr>
            <w:r w:rsidRPr="004D7C84">
              <w:rPr>
                <w:b/>
                <w:bCs/>
                <w:sz w:val="20"/>
                <w:szCs w:val="20"/>
              </w:rPr>
              <w:t>Ethnicity</w:t>
            </w:r>
          </w:p>
        </w:tc>
        <w:tc>
          <w:tcPr>
            <w:tcW w:w="1800" w:type="dxa"/>
          </w:tcPr>
          <w:p w14:paraId="15AB8E84"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71872462" w14:textId="77777777" w:rsidR="004D7C84" w:rsidRPr="004D7C84" w:rsidRDefault="004D7C84" w:rsidP="004D7C84">
            <w:pPr>
              <w:kinsoku w:val="0"/>
              <w:overflowPunct w:val="0"/>
              <w:autoSpaceDE w:val="0"/>
              <w:autoSpaceDN w:val="0"/>
              <w:adjustRightInd w:val="0"/>
              <w:jc w:val="center"/>
              <w:rPr>
                <w:sz w:val="20"/>
                <w:szCs w:val="20"/>
              </w:rPr>
            </w:pPr>
          </w:p>
        </w:tc>
        <w:tc>
          <w:tcPr>
            <w:tcW w:w="1800" w:type="dxa"/>
          </w:tcPr>
          <w:p w14:paraId="688BB9E9" w14:textId="77777777" w:rsidR="004D7C84" w:rsidRPr="004D7C84" w:rsidRDefault="004D7C84" w:rsidP="004D7C84">
            <w:pPr>
              <w:kinsoku w:val="0"/>
              <w:overflowPunct w:val="0"/>
              <w:autoSpaceDE w:val="0"/>
              <w:autoSpaceDN w:val="0"/>
              <w:adjustRightInd w:val="0"/>
              <w:jc w:val="center"/>
              <w:rPr>
                <w:sz w:val="20"/>
                <w:szCs w:val="20"/>
              </w:rPr>
            </w:pPr>
          </w:p>
        </w:tc>
        <w:tc>
          <w:tcPr>
            <w:tcW w:w="1786" w:type="dxa"/>
          </w:tcPr>
          <w:p w14:paraId="536818A7"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w:t>
            </w:r>
          </w:p>
        </w:tc>
      </w:tr>
      <w:tr w:rsidR="004D7C84" w:rsidRPr="004D7C84" w14:paraId="4934527B" w14:textId="77777777" w:rsidTr="004D7C84">
        <w:tc>
          <w:tcPr>
            <w:tcW w:w="1440" w:type="dxa"/>
          </w:tcPr>
          <w:p w14:paraId="57980DBF"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Not Hispanic</w:t>
            </w:r>
          </w:p>
        </w:tc>
        <w:tc>
          <w:tcPr>
            <w:tcW w:w="1800" w:type="dxa"/>
          </w:tcPr>
          <w:p w14:paraId="7F544F5F" w14:textId="401BDA3A" w:rsidR="004D7C84" w:rsidRPr="004D7C84" w:rsidRDefault="000A02DA" w:rsidP="004D7C84">
            <w:pPr>
              <w:kinsoku w:val="0"/>
              <w:overflowPunct w:val="0"/>
              <w:autoSpaceDE w:val="0"/>
              <w:autoSpaceDN w:val="0"/>
              <w:adjustRightInd w:val="0"/>
              <w:jc w:val="center"/>
              <w:rPr>
                <w:sz w:val="20"/>
                <w:szCs w:val="20"/>
              </w:rPr>
            </w:pPr>
            <w:del w:id="656" w:author="Sell, Jaquelyne Alexis" w:date="2025-06-26T14:59:00Z" w16du:dateUtc="2025-06-26T18:59:00Z">
              <w:r w:rsidRPr="009A5201">
                <w:rPr>
                  <w:sz w:val="20"/>
                  <w:szCs w:val="20"/>
                </w:rPr>
                <w:delText>110.8</w:delText>
              </w:r>
            </w:del>
            <w:ins w:id="657" w:author="Sell, Jaquelyne Alexis" w:date="2025-06-26T14:59:00Z" w16du:dateUtc="2025-06-26T18:59:00Z">
              <w:r w:rsidR="004D7C84" w:rsidRPr="004D7C84">
                <w:rPr>
                  <w:sz w:val="20"/>
                  <w:szCs w:val="20"/>
                </w:rPr>
                <w:t>114.2</w:t>
              </w:r>
            </w:ins>
          </w:p>
        </w:tc>
        <w:tc>
          <w:tcPr>
            <w:tcW w:w="1786" w:type="dxa"/>
          </w:tcPr>
          <w:p w14:paraId="6075DA6F" w14:textId="078FB545" w:rsidR="004D7C84" w:rsidRPr="004D7C84" w:rsidRDefault="000A02DA" w:rsidP="004D7C84">
            <w:pPr>
              <w:kinsoku w:val="0"/>
              <w:overflowPunct w:val="0"/>
              <w:autoSpaceDE w:val="0"/>
              <w:autoSpaceDN w:val="0"/>
              <w:adjustRightInd w:val="0"/>
              <w:jc w:val="center"/>
              <w:rPr>
                <w:sz w:val="20"/>
                <w:szCs w:val="20"/>
              </w:rPr>
            </w:pPr>
            <w:del w:id="658" w:author="Sell, Jaquelyne Alexis" w:date="2025-06-26T14:59:00Z" w16du:dateUtc="2025-06-26T18:59:00Z">
              <w:r w:rsidRPr="00FA6C3F">
                <w:rPr>
                  <w:sz w:val="20"/>
                  <w:szCs w:val="20"/>
                </w:rPr>
                <w:delText>158,546 (80.0</w:delText>
              </w:r>
            </w:del>
            <w:ins w:id="659" w:author="Sell, Jaquelyne Alexis" w:date="2025-06-26T14:59:00Z" w16du:dateUtc="2025-06-26T18:59:00Z">
              <w:r w:rsidR="004D7C84" w:rsidRPr="004D7C84">
                <w:rPr>
                  <w:sz w:val="20"/>
                  <w:szCs w:val="20"/>
                </w:rPr>
                <w:t>161,717 (79.5</w:t>
              </w:r>
            </w:ins>
            <w:r w:rsidR="004D7C84" w:rsidRPr="004D7C84">
              <w:rPr>
                <w:sz w:val="20"/>
                <w:szCs w:val="20"/>
              </w:rPr>
              <w:t>%)</w:t>
            </w:r>
          </w:p>
        </w:tc>
        <w:tc>
          <w:tcPr>
            <w:tcW w:w="1800" w:type="dxa"/>
          </w:tcPr>
          <w:p w14:paraId="2449B5F5" w14:textId="2F29D582"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w:t>
            </w:r>
            <w:del w:id="660" w:author="Sell, Jaquelyne Alexis" w:date="2025-06-26T14:59:00Z" w16du:dateUtc="2025-06-26T18:59:00Z">
              <w:r w:rsidR="0007645F" w:rsidRPr="000A7FE6">
                <w:rPr>
                  <w:sz w:val="20"/>
                  <w:szCs w:val="20"/>
                </w:rPr>
                <w:delText>43</w:delText>
              </w:r>
            </w:del>
            <w:ins w:id="661" w:author="Sell, Jaquelyne Alexis" w:date="2025-06-26T14:59:00Z" w16du:dateUtc="2025-06-26T18:59:00Z">
              <w:r w:rsidRPr="004D7C84">
                <w:rPr>
                  <w:sz w:val="20"/>
                  <w:szCs w:val="20"/>
                </w:rPr>
                <w:t>57</w:t>
              </w:r>
            </w:ins>
          </w:p>
        </w:tc>
        <w:tc>
          <w:tcPr>
            <w:tcW w:w="1786" w:type="dxa"/>
          </w:tcPr>
          <w:p w14:paraId="3AD6457B" w14:textId="72F0B3F7" w:rsidR="004D7C84" w:rsidRPr="004D7C84" w:rsidRDefault="0007645F" w:rsidP="004D7C84">
            <w:pPr>
              <w:kinsoku w:val="0"/>
              <w:overflowPunct w:val="0"/>
              <w:autoSpaceDE w:val="0"/>
              <w:autoSpaceDN w:val="0"/>
              <w:adjustRightInd w:val="0"/>
              <w:rPr>
                <w:sz w:val="20"/>
                <w:szCs w:val="20"/>
              </w:rPr>
            </w:pPr>
            <w:del w:id="662" w:author="Sell, Jaquelyne Alexis" w:date="2025-06-26T14:59:00Z" w16du:dateUtc="2025-06-26T18:59:00Z">
              <w:r w:rsidRPr="005D7B55">
                <w:rPr>
                  <w:rFonts w:eastAsiaTheme="minorEastAsia"/>
                  <w:color w:val="000000" w:themeColor="text1"/>
                  <w:sz w:val="20"/>
                  <w:szCs w:val="20"/>
                </w:rPr>
                <w:delText>4883</w:delText>
              </w:r>
              <w:r>
                <w:rPr>
                  <w:rFonts w:eastAsiaTheme="minorEastAsia"/>
                  <w:color w:val="000000" w:themeColor="text1"/>
                  <w:sz w:val="20"/>
                  <w:szCs w:val="20"/>
                </w:rPr>
                <w:delText xml:space="preserve"> (</w:delText>
              </w:r>
              <w:r w:rsidRPr="005D7B55">
                <w:rPr>
                  <w:rFonts w:eastAsiaTheme="minorEastAsia"/>
                  <w:color w:val="000000" w:themeColor="text1"/>
                  <w:sz w:val="20"/>
                  <w:szCs w:val="20"/>
                </w:rPr>
                <w:delText>82.4</w:delText>
              </w:r>
            </w:del>
            <w:ins w:id="663" w:author="Sell, Jaquelyne Alexis" w:date="2025-06-26T14:59:00Z" w16du:dateUtc="2025-06-26T18:59:00Z">
              <w:r w:rsidR="004D7C84" w:rsidRPr="004D7C84">
                <w:rPr>
                  <w:sz w:val="20"/>
                  <w:szCs w:val="20"/>
                </w:rPr>
                <w:t>5,127 (81.8</w:t>
              </w:r>
            </w:ins>
            <w:r w:rsidR="004D7C84" w:rsidRPr="004D7C84">
              <w:rPr>
                <w:sz w:val="20"/>
                <w:szCs w:val="20"/>
              </w:rPr>
              <w:t>%)</w:t>
            </w:r>
          </w:p>
        </w:tc>
      </w:tr>
      <w:tr w:rsidR="004D7C84" w:rsidRPr="004D7C84" w14:paraId="76F86803" w14:textId="77777777" w:rsidTr="004D7C84">
        <w:tc>
          <w:tcPr>
            <w:tcW w:w="1440" w:type="dxa"/>
          </w:tcPr>
          <w:p w14:paraId="774D0781" w14:textId="77777777" w:rsidR="004D7C84" w:rsidRPr="004D7C84" w:rsidRDefault="004D7C84" w:rsidP="004D7C84">
            <w:pPr>
              <w:kinsoku w:val="0"/>
              <w:overflowPunct w:val="0"/>
              <w:autoSpaceDE w:val="0"/>
              <w:autoSpaceDN w:val="0"/>
              <w:adjustRightInd w:val="0"/>
              <w:rPr>
                <w:sz w:val="20"/>
                <w:szCs w:val="20"/>
              </w:rPr>
            </w:pPr>
            <w:r w:rsidRPr="004D7C84">
              <w:rPr>
                <w:sz w:val="20"/>
                <w:szCs w:val="20"/>
              </w:rPr>
              <w:t xml:space="preserve">    Hispanic</w:t>
            </w:r>
          </w:p>
        </w:tc>
        <w:tc>
          <w:tcPr>
            <w:tcW w:w="1800" w:type="dxa"/>
          </w:tcPr>
          <w:p w14:paraId="6125E35C" w14:textId="1734FF79" w:rsidR="004D7C84" w:rsidRPr="004D7C84" w:rsidRDefault="000A02DA" w:rsidP="004D7C84">
            <w:pPr>
              <w:kinsoku w:val="0"/>
              <w:overflowPunct w:val="0"/>
              <w:autoSpaceDE w:val="0"/>
              <w:autoSpaceDN w:val="0"/>
              <w:adjustRightInd w:val="0"/>
              <w:jc w:val="center"/>
              <w:rPr>
                <w:sz w:val="20"/>
                <w:szCs w:val="20"/>
              </w:rPr>
            </w:pPr>
            <w:del w:id="664" w:author="Sell, Jaquelyne Alexis" w:date="2025-06-26T14:59:00Z" w16du:dateUtc="2025-06-26T18:59:00Z">
              <w:r w:rsidRPr="009A5201">
                <w:rPr>
                  <w:sz w:val="20"/>
                  <w:szCs w:val="20"/>
                </w:rPr>
                <w:delText>130.9</w:delText>
              </w:r>
            </w:del>
            <w:ins w:id="665" w:author="Sell, Jaquelyne Alexis" w:date="2025-06-26T14:59:00Z" w16du:dateUtc="2025-06-26T18:59:00Z">
              <w:r w:rsidR="004D7C84" w:rsidRPr="004D7C84">
                <w:rPr>
                  <w:sz w:val="20"/>
                  <w:szCs w:val="20"/>
                </w:rPr>
                <w:t>133.2</w:t>
              </w:r>
            </w:ins>
          </w:p>
        </w:tc>
        <w:tc>
          <w:tcPr>
            <w:tcW w:w="1786" w:type="dxa"/>
          </w:tcPr>
          <w:p w14:paraId="0590383C" w14:textId="22CE0C00" w:rsidR="004D7C84" w:rsidRPr="004D7C84" w:rsidRDefault="000A02DA" w:rsidP="004D7C84">
            <w:pPr>
              <w:kinsoku w:val="0"/>
              <w:overflowPunct w:val="0"/>
              <w:autoSpaceDE w:val="0"/>
              <w:autoSpaceDN w:val="0"/>
              <w:adjustRightInd w:val="0"/>
              <w:jc w:val="center"/>
              <w:rPr>
                <w:sz w:val="20"/>
                <w:szCs w:val="20"/>
              </w:rPr>
            </w:pPr>
            <w:del w:id="666" w:author="Sell, Jaquelyne Alexis" w:date="2025-06-26T14:59:00Z" w16du:dateUtc="2025-06-26T18:59:00Z">
              <w:r w:rsidRPr="00FA6C3F">
                <w:rPr>
                  <w:sz w:val="20"/>
                  <w:szCs w:val="20"/>
                </w:rPr>
                <w:delText>39,514</w:delText>
              </w:r>
            </w:del>
            <w:ins w:id="667" w:author="Sell, Jaquelyne Alexis" w:date="2025-06-26T14:59:00Z" w16du:dateUtc="2025-06-26T18:59:00Z">
              <w:r w:rsidR="004D7C84" w:rsidRPr="004D7C84">
                <w:rPr>
                  <w:sz w:val="20"/>
                  <w:szCs w:val="20"/>
                </w:rPr>
                <w:t>41,589</w:t>
              </w:r>
            </w:ins>
            <w:r w:rsidR="004D7C84" w:rsidRPr="004D7C84">
              <w:rPr>
                <w:sz w:val="20"/>
                <w:szCs w:val="20"/>
              </w:rPr>
              <w:t xml:space="preserve"> (20.</w:t>
            </w:r>
            <w:del w:id="668" w:author="Sell, Jaquelyne Alexis" w:date="2025-06-26T14:59:00Z" w16du:dateUtc="2025-06-26T18:59:00Z">
              <w:r w:rsidRPr="00FA6C3F">
                <w:rPr>
                  <w:sz w:val="20"/>
                  <w:szCs w:val="20"/>
                </w:rPr>
                <w:delText>0</w:delText>
              </w:r>
            </w:del>
            <w:ins w:id="669" w:author="Sell, Jaquelyne Alexis" w:date="2025-06-26T14:59:00Z" w16du:dateUtc="2025-06-26T18:59:00Z">
              <w:r w:rsidR="004D7C84" w:rsidRPr="004D7C84">
                <w:rPr>
                  <w:sz w:val="20"/>
                  <w:szCs w:val="20"/>
                </w:rPr>
                <w:t>5</w:t>
              </w:r>
            </w:ins>
            <w:r w:rsidR="004D7C84" w:rsidRPr="004D7C84">
              <w:rPr>
                <w:sz w:val="20"/>
                <w:szCs w:val="20"/>
              </w:rPr>
              <w:t>%)</w:t>
            </w:r>
          </w:p>
        </w:tc>
        <w:tc>
          <w:tcPr>
            <w:tcW w:w="1800" w:type="dxa"/>
          </w:tcPr>
          <w:p w14:paraId="08CA1A49" w14:textId="55AF0F06" w:rsidR="004D7C84" w:rsidRPr="004D7C84" w:rsidRDefault="004D7C84" w:rsidP="004D7C84">
            <w:pPr>
              <w:kinsoku w:val="0"/>
              <w:overflowPunct w:val="0"/>
              <w:autoSpaceDE w:val="0"/>
              <w:autoSpaceDN w:val="0"/>
              <w:adjustRightInd w:val="0"/>
              <w:jc w:val="center"/>
              <w:rPr>
                <w:sz w:val="20"/>
                <w:szCs w:val="20"/>
              </w:rPr>
            </w:pPr>
            <w:r w:rsidRPr="004D7C84">
              <w:rPr>
                <w:sz w:val="20"/>
                <w:szCs w:val="20"/>
              </w:rPr>
              <w:t>3.</w:t>
            </w:r>
            <w:del w:id="670" w:author="Sell, Jaquelyne Alexis" w:date="2025-06-26T14:59:00Z" w16du:dateUtc="2025-06-26T18:59:00Z">
              <w:r w:rsidR="0007645F" w:rsidRPr="000A7FE6">
                <w:rPr>
                  <w:sz w:val="20"/>
                  <w:szCs w:val="20"/>
                </w:rPr>
                <w:delText>36</w:delText>
              </w:r>
            </w:del>
            <w:ins w:id="671" w:author="Sell, Jaquelyne Alexis" w:date="2025-06-26T14:59:00Z" w16du:dateUtc="2025-06-26T18:59:00Z">
              <w:r w:rsidRPr="004D7C84">
                <w:rPr>
                  <w:sz w:val="20"/>
                  <w:szCs w:val="20"/>
                </w:rPr>
                <w:t>65</w:t>
              </w:r>
            </w:ins>
          </w:p>
        </w:tc>
        <w:tc>
          <w:tcPr>
            <w:tcW w:w="1786" w:type="dxa"/>
          </w:tcPr>
          <w:p w14:paraId="4C5F16BE" w14:textId="37E04DC5" w:rsidR="004D7C84" w:rsidRPr="004D7C84" w:rsidRDefault="0007645F" w:rsidP="004D7C84">
            <w:pPr>
              <w:kinsoku w:val="0"/>
              <w:overflowPunct w:val="0"/>
              <w:autoSpaceDE w:val="0"/>
              <w:autoSpaceDN w:val="0"/>
              <w:adjustRightInd w:val="0"/>
              <w:rPr>
                <w:sz w:val="20"/>
                <w:szCs w:val="20"/>
              </w:rPr>
            </w:pPr>
            <w:del w:id="672" w:author="Sell, Jaquelyne Alexis" w:date="2025-06-26T14:59:00Z" w16du:dateUtc="2025-06-26T18:59:00Z">
              <w:r w:rsidRPr="005D7B55">
                <w:rPr>
                  <w:rFonts w:eastAsiaTheme="minorEastAsia"/>
                  <w:color w:val="000000" w:themeColor="text1"/>
                  <w:sz w:val="20"/>
                  <w:szCs w:val="20"/>
                </w:rPr>
                <w:delText>1046</w:delText>
              </w:r>
              <w:r>
                <w:rPr>
                  <w:rFonts w:eastAsiaTheme="minorEastAsia"/>
                  <w:color w:val="000000" w:themeColor="text1"/>
                  <w:sz w:val="20"/>
                  <w:szCs w:val="20"/>
                </w:rPr>
                <w:delText xml:space="preserve"> (</w:delText>
              </w:r>
              <w:r w:rsidRPr="005D7B55">
                <w:rPr>
                  <w:rFonts w:eastAsiaTheme="minorEastAsia"/>
                  <w:color w:val="000000" w:themeColor="text1"/>
                  <w:sz w:val="20"/>
                  <w:szCs w:val="20"/>
                </w:rPr>
                <w:delText>17.6</w:delText>
              </w:r>
            </w:del>
            <w:ins w:id="673" w:author="Sell, Jaquelyne Alexis" w:date="2025-06-26T14:59:00Z" w16du:dateUtc="2025-06-26T18:59:00Z">
              <w:r w:rsidR="004D7C84" w:rsidRPr="004D7C84">
                <w:rPr>
                  <w:sz w:val="20"/>
                  <w:szCs w:val="20"/>
                </w:rPr>
                <w:t>1,141 (18.2</w:t>
              </w:r>
            </w:ins>
            <w:r w:rsidR="004D7C84" w:rsidRPr="004D7C84">
              <w:rPr>
                <w:sz w:val="20"/>
                <w:szCs w:val="20"/>
              </w:rPr>
              <w:t>%)</w:t>
            </w:r>
          </w:p>
        </w:tc>
      </w:tr>
      <w:tr w:rsidR="008B42D6" w:rsidRPr="004D7C84" w14:paraId="749F500A" w14:textId="77777777" w:rsidTr="00986672">
        <w:tc>
          <w:tcPr>
            <w:tcW w:w="8612" w:type="dxa"/>
            <w:gridSpan w:val="5"/>
          </w:tcPr>
          <w:p w14:paraId="6F67E405" w14:textId="33144A52" w:rsidR="008B42D6" w:rsidRPr="00185EA6" w:rsidRDefault="0007645F" w:rsidP="008B42D6">
            <w:pPr>
              <w:widowControl w:val="0"/>
              <w:autoSpaceDE w:val="0"/>
              <w:autoSpaceDN w:val="0"/>
              <w:spacing w:line="252" w:lineRule="auto"/>
              <w:ind w:right="374"/>
              <w:rPr>
                <w:sz w:val="18"/>
                <w:szCs w:val="18"/>
              </w:rPr>
            </w:pPr>
            <w:del w:id="674" w:author="Sell, Jaquelyne Alexis" w:date="2025-06-26T14:59:00Z" w16du:dateUtc="2025-06-26T18:59:00Z">
              <w:r w:rsidRPr="003C10FE">
                <w:rPr>
                  <w:rFonts w:eastAsiaTheme="minorEastAsia"/>
                  <w:color w:val="000000" w:themeColor="text1"/>
                  <w:szCs w:val="18"/>
                </w:rPr>
                <w:delText>A</w:delText>
              </w:r>
              <w:r w:rsidRPr="003C10FE">
                <w:rPr>
                  <w:szCs w:val="18"/>
                </w:rPr>
                <w:delText>I</w:delText>
              </w:r>
            </w:del>
            <w:ins w:id="675" w:author="Sell, Jaquelyne Alexis" w:date="2025-06-26T14:59:00Z" w16du:dateUtc="2025-06-26T18:59:00Z">
              <w:r w:rsidR="008B42D6" w:rsidRPr="00185EA6">
                <w:rPr>
                  <w:sz w:val="18"/>
                  <w:szCs w:val="18"/>
                </w:rPr>
                <w:t>Al</w:t>
              </w:r>
            </w:ins>
            <w:r w:rsidR="008B42D6" w:rsidRPr="00185EA6">
              <w:rPr>
                <w:sz w:val="18"/>
                <w:szCs w:val="18"/>
              </w:rPr>
              <w:t>/AN=American Indian/Alaska Native; PI=Pacific Islander; SEER=Surveillance, Epidemiology, and End Results; US=United States.</w:t>
            </w:r>
          </w:p>
          <w:p w14:paraId="7FA3943D" w14:textId="26642A3C" w:rsidR="008B42D6" w:rsidRPr="00185EA6" w:rsidRDefault="0007645F" w:rsidP="008B42D6">
            <w:pPr>
              <w:widowControl w:val="0"/>
              <w:autoSpaceDE w:val="0"/>
              <w:autoSpaceDN w:val="0"/>
              <w:ind w:left="11" w:right="300"/>
              <w:rPr>
                <w:sz w:val="18"/>
                <w:szCs w:val="18"/>
              </w:rPr>
            </w:pPr>
            <w:del w:id="676" w:author="Sell, Jaquelyne Alexis" w:date="2025-06-26T14:59:00Z" w16du:dateUtc="2025-06-26T18:59:00Z">
              <w:r w:rsidRPr="003C10FE">
                <w:rPr>
                  <w:sz w:val="18"/>
                  <w:szCs w:val="18"/>
                </w:rPr>
                <w:delText>28</w:delText>
              </w:r>
            </w:del>
            <w:ins w:id="677" w:author="Sell, Jaquelyne Alexis" w:date="2025-06-26T14:59:00Z" w16du:dateUtc="2025-06-26T18:59:00Z">
              <w:r w:rsidR="008B42D6" w:rsidRPr="00185EA6">
                <w:rPr>
                  <w:sz w:val="18"/>
                  <w:szCs w:val="18"/>
                  <w:vertAlign w:val="superscript"/>
                </w:rPr>
                <w:t>a</w:t>
              </w:r>
              <w:r w:rsidR="008B42D6" w:rsidRPr="00185EA6">
                <w:rPr>
                  <w:sz w:val="18"/>
                  <w:szCs w:val="18"/>
                </w:rPr>
                <w:t xml:space="preserve"> 29</w:t>
              </w:r>
            </w:ins>
            <w:r w:rsidR="008B42D6" w:rsidRPr="00185EA6">
              <w:rPr>
                <w:sz w:val="18"/>
                <w:szCs w:val="18"/>
              </w:rPr>
              <w:t xml:space="preserve">-year limited duration prevalence in </w:t>
            </w:r>
            <w:del w:id="678" w:author="Sell, Jaquelyne Alexis" w:date="2025-06-26T14:59:00Z" w16du:dateUtc="2025-06-26T18:59:00Z">
              <w:r w:rsidRPr="003C10FE">
                <w:rPr>
                  <w:rFonts w:eastAsiaTheme="minorEastAsia"/>
                  <w:color w:val="000000" w:themeColor="text1"/>
                  <w:sz w:val="18"/>
                  <w:szCs w:val="18"/>
                </w:rPr>
                <w:delText>2020</w:delText>
              </w:r>
            </w:del>
            <w:ins w:id="679" w:author="Sell, Jaquelyne Alexis" w:date="2025-06-26T14:59:00Z" w16du:dateUtc="2025-06-26T18:59:00Z">
              <w:r w:rsidR="008B42D6" w:rsidRPr="00185EA6">
                <w:rPr>
                  <w:sz w:val="18"/>
                  <w:szCs w:val="18"/>
                </w:rPr>
                <w:t>2021for cervical cancer overall and 17-year limited duration prevalence in 2021 for distant stage cervical cancer</w:t>
              </w:r>
            </w:ins>
            <w:r w:rsidR="008B42D6" w:rsidRPr="00185EA6">
              <w:rPr>
                <w:sz w:val="18"/>
                <w:szCs w:val="18"/>
              </w:rPr>
              <w:t xml:space="preserve">; SEER-12 Registries, National Cancer Institute, released </w:t>
            </w:r>
            <w:del w:id="680" w:author="Sell, Jaquelyne Alexis" w:date="2025-06-26T14:59:00Z" w16du:dateUtc="2025-06-26T18:59:00Z">
              <w:r w:rsidRPr="003C10FE">
                <w:rPr>
                  <w:rFonts w:eastAsiaTheme="minorEastAsia"/>
                  <w:color w:val="000000" w:themeColor="text1"/>
                  <w:sz w:val="18"/>
                  <w:szCs w:val="18"/>
                </w:rPr>
                <w:delText>April 2023</w:delText>
              </w:r>
            </w:del>
            <w:ins w:id="681" w:author="Sell, Jaquelyne Alexis" w:date="2025-06-26T14:59:00Z" w16du:dateUtc="2025-06-26T18:59:00Z">
              <w:r w:rsidR="008B42D6" w:rsidRPr="00185EA6">
                <w:rPr>
                  <w:sz w:val="18"/>
                  <w:szCs w:val="18"/>
                </w:rPr>
                <w:t>APR-2024</w:t>
              </w:r>
            </w:ins>
            <w:r w:rsidR="008B42D6" w:rsidRPr="00185EA6">
              <w:rPr>
                <w:sz w:val="18"/>
                <w:szCs w:val="18"/>
              </w:rPr>
              <w:t xml:space="preserve">, based on the </w:t>
            </w:r>
            <w:del w:id="682" w:author="Sell, Jaquelyne Alexis" w:date="2025-06-26T14:59:00Z" w16du:dateUtc="2025-06-26T18:59:00Z">
              <w:r w:rsidRPr="003C10FE">
                <w:rPr>
                  <w:rFonts w:eastAsiaTheme="minorEastAsia"/>
                  <w:color w:val="000000" w:themeColor="text1"/>
                  <w:sz w:val="18"/>
                  <w:szCs w:val="18"/>
                </w:rPr>
                <w:delText>November 2022</w:delText>
              </w:r>
            </w:del>
            <w:ins w:id="683" w:author="Sell, Jaquelyne Alexis" w:date="2025-06-26T14:59:00Z" w16du:dateUtc="2025-06-26T18:59:00Z">
              <w:r w:rsidR="008B42D6" w:rsidRPr="00185EA6">
                <w:rPr>
                  <w:sz w:val="18"/>
                  <w:szCs w:val="18"/>
                </w:rPr>
                <w:t>NOV-2023</w:t>
              </w:r>
            </w:ins>
            <w:r w:rsidR="008B42D6" w:rsidRPr="00185EA6">
              <w:rPr>
                <w:sz w:val="18"/>
                <w:szCs w:val="18"/>
              </w:rPr>
              <w:t xml:space="preserve"> submission.</w:t>
            </w:r>
          </w:p>
          <w:p w14:paraId="417AF540" w14:textId="0E608879" w:rsidR="008B42D6" w:rsidRPr="00185EA6" w:rsidRDefault="008B42D6" w:rsidP="008B42D6">
            <w:pPr>
              <w:widowControl w:val="0"/>
              <w:autoSpaceDE w:val="0"/>
              <w:autoSpaceDN w:val="0"/>
              <w:ind w:left="11" w:right="300"/>
              <w:rPr>
                <w:sz w:val="18"/>
                <w:szCs w:val="18"/>
              </w:rPr>
            </w:pPr>
            <w:ins w:id="684" w:author="Sell, Jaquelyne Alexis" w:date="2025-06-26T14:59:00Z" w16du:dateUtc="2025-06-26T18:59:00Z">
              <w:r w:rsidRPr="00185EA6">
                <w:rPr>
                  <w:sz w:val="18"/>
                  <w:szCs w:val="18"/>
                  <w:vertAlign w:val="superscript"/>
                </w:rPr>
                <w:t>b</w:t>
              </w:r>
              <w:r w:rsidRPr="00185EA6">
                <w:rPr>
                  <w:sz w:val="18"/>
                  <w:szCs w:val="18"/>
                </w:rPr>
                <w:t xml:space="preserve"> </w:t>
              </w:r>
            </w:ins>
            <w:r w:rsidRPr="00185EA6">
              <w:rPr>
                <w:sz w:val="18"/>
                <w:szCs w:val="18"/>
              </w:rPr>
              <w:t xml:space="preserve">Number of prevalent cases in </w:t>
            </w:r>
            <w:del w:id="685" w:author="Sell, Jaquelyne Alexis" w:date="2025-06-26T14:59:00Z" w16du:dateUtc="2025-06-26T18:59:00Z">
              <w:r w:rsidR="0007645F" w:rsidRPr="003C10FE">
                <w:rPr>
                  <w:rFonts w:eastAsiaTheme="minorEastAsia"/>
                  <w:color w:val="000000" w:themeColor="text1"/>
                  <w:sz w:val="18"/>
                  <w:szCs w:val="18"/>
                </w:rPr>
                <w:delText>2023</w:delText>
              </w:r>
            </w:del>
            <w:ins w:id="686" w:author="Sell, Jaquelyne Alexis" w:date="2025-06-26T14:59:00Z" w16du:dateUtc="2025-06-26T18:59:00Z">
              <w:r w:rsidRPr="00185EA6">
                <w:rPr>
                  <w:sz w:val="18"/>
                  <w:szCs w:val="18"/>
                </w:rPr>
                <w:t>2025</w:t>
              </w:r>
            </w:ins>
            <w:r w:rsidRPr="00185EA6">
              <w:rPr>
                <w:sz w:val="18"/>
                <w:szCs w:val="18"/>
              </w:rPr>
              <w:t xml:space="preserve"> estimated by applying age-specific prevalence for each racial/ethnic group in </w:t>
            </w:r>
            <w:del w:id="687" w:author="Sell, Jaquelyne Alexis" w:date="2025-06-26T14:59:00Z" w16du:dateUtc="2025-06-26T18:59:00Z">
              <w:r w:rsidR="0007645F" w:rsidRPr="003C10FE">
                <w:rPr>
                  <w:rFonts w:eastAsiaTheme="minorEastAsia"/>
                  <w:color w:val="000000" w:themeColor="text1"/>
                  <w:sz w:val="18"/>
                  <w:szCs w:val="18"/>
                </w:rPr>
                <w:delText>2020</w:delText>
              </w:r>
            </w:del>
            <w:ins w:id="688" w:author="Sell, Jaquelyne Alexis" w:date="2025-06-26T14:59:00Z" w16du:dateUtc="2025-06-26T18:59:00Z">
              <w:r w:rsidRPr="00185EA6">
                <w:rPr>
                  <w:sz w:val="18"/>
                  <w:szCs w:val="18"/>
                </w:rPr>
                <w:t>2021</w:t>
              </w:r>
            </w:ins>
            <w:r w:rsidRPr="00185EA6">
              <w:rPr>
                <w:sz w:val="18"/>
                <w:szCs w:val="18"/>
              </w:rPr>
              <w:t xml:space="preserve"> to the corresponding age and racial/ethnic groups of the </w:t>
            </w:r>
            <w:del w:id="689" w:author="Sell, Jaquelyne Alexis" w:date="2025-06-26T14:59:00Z" w16du:dateUtc="2025-06-26T18:59:00Z">
              <w:r w:rsidR="0007645F" w:rsidRPr="003C10FE">
                <w:rPr>
                  <w:rFonts w:eastAsiaTheme="minorEastAsia"/>
                  <w:color w:val="000000" w:themeColor="text1"/>
                  <w:sz w:val="18"/>
                  <w:szCs w:val="18"/>
                </w:rPr>
                <w:delText>2023</w:delText>
              </w:r>
            </w:del>
            <w:ins w:id="690" w:author="Sell, Jaquelyne Alexis" w:date="2025-06-26T14:59:00Z" w16du:dateUtc="2025-06-26T18:59:00Z">
              <w:r w:rsidRPr="00185EA6">
                <w:rPr>
                  <w:sz w:val="18"/>
                  <w:szCs w:val="18"/>
                </w:rPr>
                <w:t>2025</w:t>
              </w:r>
            </w:ins>
            <w:r w:rsidRPr="00185EA6">
              <w:rPr>
                <w:sz w:val="18"/>
                <w:szCs w:val="18"/>
              </w:rPr>
              <w:t xml:space="preserve"> US population.</w:t>
            </w:r>
          </w:p>
          <w:p w14:paraId="251F734A" w14:textId="2F3D388B" w:rsidR="008B42D6" w:rsidRPr="00185EA6" w:rsidRDefault="0007645F" w:rsidP="008B42D6">
            <w:pPr>
              <w:widowControl w:val="0"/>
              <w:autoSpaceDE w:val="0"/>
              <w:autoSpaceDN w:val="0"/>
              <w:ind w:left="11" w:right="300"/>
              <w:rPr>
                <w:sz w:val="18"/>
                <w:szCs w:val="18"/>
              </w:rPr>
            </w:pPr>
            <w:del w:id="691" w:author="Sell, Jaquelyne Alexis" w:date="2025-06-26T14:59:00Z" w16du:dateUtc="2025-06-26T18:59:00Z">
              <w:r w:rsidRPr="003C10FE">
                <w:rPr>
                  <w:rFonts w:eastAsiaTheme="minorEastAsia"/>
                  <w:color w:val="000000" w:themeColor="text1"/>
                  <w:sz w:val="18"/>
                  <w:szCs w:val="18"/>
                </w:rPr>
                <w:delText>2023</w:delText>
              </w:r>
            </w:del>
            <w:ins w:id="692" w:author="Sell, Jaquelyne Alexis" w:date="2025-06-26T14:59:00Z" w16du:dateUtc="2025-06-26T18:59:00Z">
              <w:r w:rsidR="008B42D6" w:rsidRPr="00185EA6">
                <w:rPr>
                  <w:sz w:val="18"/>
                  <w:szCs w:val="18"/>
                  <w:vertAlign w:val="superscript"/>
                </w:rPr>
                <w:t xml:space="preserve">c </w:t>
              </w:r>
              <w:r w:rsidR="008B42D6" w:rsidRPr="00185EA6">
                <w:rPr>
                  <w:sz w:val="18"/>
                  <w:szCs w:val="18"/>
                </w:rPr>
                <w:t>2025</w:t>
              </w:r>
            </w:ins>
            <w:r w:rsidR="008B42D6" w:rsidRPr="00185EA6">
              <w:rPr>
                <w:sz w:val="18"/>
                <w:szCs w:val="18"/>
              </w:rPr>
              <w:t xml:space="preserve"> US population counts from </w:t>
            </w:r>
            <w:ins w:id="693" w:author="Sell, Jaquelyne Alexis" w:date="2025-06-26T14:59:00Z" w16du:dateUtc="2025-06-26T18:59:00Z">
              <w:r w:rsidR="008B42D6" w:rsidRPr="00185EA6">
                <w:rPr>
                  <w:sz w:val="18"/>
                  <w:szCs w:val="18"/>
                </w:rPr>
                <w:t xml:space="preserve">the </w:t>
              </w:r>
            </w:ins>
            <w:r w:rsidR="008B42D6" w:rsidRPr="00185EA6">
              <w:rPr>
                <w:sz w:val="18"/>
                <w:szCs w:val="18"/>
              </w:rPr>
              <w:t xml:space="preserve">US Census Bureau, International Programs, International Data Base </w:t>
            </w:r>
            <w:del w:id="694" w:author="Sell, Jaquelyne Alexis" w:date="2025-06-26T14:59:00Z" w16du:dateUtc="2025-06-26T18:59:00Z">
              <w:r w:rsidRPr="003C10FE">
                <w:rPr>
                  <w:rFonts w:eastAsiaTheme="minorEastAsia"/>
                  <w:color w:val="000000" w:themeColor="text1"/>
                  <w:sz w:val="18"/>
                  <w:szCs w:val="18"/>
                </w:rPr>
                <w:delText>Version: 12.03.21: International Database (</w:delText>
              </w:r>
            </w:del>
            <w:ins w:id="695" w:author="Sell, Jaquelyne Alexis" w:date="2025-06-26T14:59:00Z" w16du:dateUtc="2025-06-26T18:59:00Z">
              <w:r w:rsidR="008B42D6" w:rsidRPr="00185EA6">
                <w:rPr>
                  <w:sz w:val="18"/>
                  <w:szCs w:val="18"/>
                </w:rPr>
                <w:t>version: 10.30.24 (https://www.</w:t>
              </w:r>
            </w:ins>
            <w:r w:rsidR="008B42D6" w:rsidRPr="00185EA6">
              <w:rPr>
                <w:sz w:val="18"/>
                <w:szCs w:val="18"/>
              </w:rPr>
              <w:t>census.gov</w:t>
            </w:r>
            <w:del w:id="696" w:author="Sell, Jaquelyne Alexis" w:date="2025-06-26T14:59:00Z" w16du:dateUtc="2025-06-26T18:59:00Z">
              <w:r w:rsidRPr="003C10FE">
                <w:rPr>
                  <w:rFonts w:eastAsiaTheme="minorEastAsia"/>
                  <w:color w:val="000000" w:themeColor="text1"/>
                  <w:sz w:val="18"/>
                  <w:szCs w:val="18"/>
                </w:rPr>
                <w:delText xml:space="preserve">). </w:delText>
              </w:r>
            </w:del>
            <w:ins w:id="697" w:author="Sell, Jaquelyne Alexis" w:date="2025-06-26T14:59:00Z" w16du:dateUtc="2025-06-26T18:59:00Z">
              <w:r w:rsidR="008B42D6" w:rsidRPr="00185EA6">
                <w:rPr>
                  <w:sz w:val="18"/>
                  <w:szCs w:val="18"/>
                </w:rPr>
                <w:t>/data-tools/demo/idb/#/pop?YR_ANIM=2021&amp;dashboard_page=country&amp;COUNTRY_YR_ANIM=2024&amp;menu=popViz&amp;popPages=BYAGE&amp;CCODE_SINGLE=US&amp;subnat_map_admin=ADM1&amp;CCODE=US&amp;ageGroup=5Y&amp;POP_YEARS=2025).</w:t>
              </w:r>
            </w:ins>
          </w:p>
          <w:p w14:paraId="4296ABF5" w14:textId="5AD455EB" w:rsidR="008B42D6" w:rsidRPr="00185EA6" w:rsidRDefault="0007645F" w:rsidP="008B42D6">
            <w:pPr>
              <w:widowControl w:val="0"/>
              <w:autoSpaceDE w:val="0"/>
              <w:autoSpaceDN w:val="0"/>
              <w:ind w:left="11" w:right="300"/>
              <w:rPr>
                <w:sz w:val="18"/>
                <w:szCs w:val="18"/>
              </w:rPr>
            </w:pPr>
            <w:del w:id="698" w:author="Sell, Jaquelyne Alexis" w:date="2025-06-26T14:59:00Z" w16du:dateUtc="2025-06-26T18:59:00Z">
              <w:r w:rsidRPr="003C10FE">
                <w:rPr>
                  <w:rFonts w:eastAsiaTheme="minorEastAsia"/>
                  <w:color w:val="000000" w:themeColor="text1"/>
                  <w:sz w:val="18"/>
                  <w:szCs w:val="18"/>
                </w:rPr>
                <w:delText>2020</w:delText>
              </w:r>
            </w:del>
            <w:ins w:id="699" w:author="Sell, Jaquelyne Alexis" w:date="2025-06-26T14:59:00Z" w16du:dateUtc="2025-06-26T18:59:00Z">
              <w:r w:rsidR="008B42D6" w:rsidRPr="00185EA6">
                <w:rPr>
                  <w:sz w:val="18"/>
                  <w:szCs w:val="18"/>
                </w:rPr>
                <w:t>ᵈ 2022</w:t>
              </w:r>
            </w:ins>
            <w:r w:rsidR="008B42D6" w:rsidRPr="00185EA6">
              <w:rPr>
                <w:sz w:val="18"/>
                <w:szCs w:val="18"/>
              </w:rPr>
              <w:t xml:space="preserve"> US population by race/ethnicity: SEER*Stat Database: Populations - Total US (1990-</w:t>
            </w:r>
            <w:del w:id="700" w:author="Sell, Jaquelyne Alexis" w:date="2025-06-26T14:59:00Z" w16du:dateUtc="2025-06-26T18:59:00Z">
              <w:r w:rsidRPr="003C10FE">
                <w:rPr>
                  <w:rFonts w:eastAsiaTheme="minorEastAsia"/>
                  <w:color w:val="000000" w:themeColor="text1"/>
                  <w:sz w:val="18"/>
                  <w:szCs w:val="18"/>
                </w:rPr>
                <w:delText>2020</w:delText>
              </w:r>
            </w:del>
            <w:ins w:id="701" w:author="Sell, Jaquelyne Alexis" w:date="2025-06-26T14:59:00Z" w16du:dateUtc="2025-06-26T18:59:00Z">
              <w:r w:rsidR="008B42D6" w:rsidRPr="00185EA6">
                <w:rPr>
                  <w:sz w:val="18"/>
                  <w:szCs w:val="18"/>
                </w:rPr>
                <w:t>2022</w:t>
              </w:r>
            </w:ins>
            <w:r w:rsidR="008B42D6" w:rsidRPr="00185EA6">
              <w:rPr>
                <w:sz w:val="18"/>
                <w:szCs w:val="18"/>
              </w:rPr>
              <w:t xml:space="preserve">), National Cancer Institute, Surveillance Research Program, released </w:t>
            </w:r>
            <w:del w:id="702" w:author="Sell, Jaquelyne Alexis" w:date="2025-06-26T14:59:00Z" w16du:dateUtc="2025-06-26T18:59:00Z">
              <w:r w:rsidRPr="003C10FE">
                <w:rPr>
                  <w:rFonts w:eastAsiaTheme="minorEastAsia"/>
                  <w:color w:val="000000" w:themeColor="text1"/>
                  <w:sz w:val="18"/>
                  <w:szCs w:val="18"/>
                </w:rPr>
                <w:delText xml:space="preserve">January 2022. </w:delText>
              </w:r>
            </w:del>
            <w:ins w:id="703" w:author="Sell, Jaquelyne Alexis" w:date="2025-06-26T14:59:00Z" w16du:dateUtc="2025-06-26T18:59:00Z">
              <w:r w:rsidR="008B42D6" w:rsidRPr="00185EA6">
                <w:rPr>
                  <w:sz w:val="18"/>
                  <w:szCs w:val="18"/>
                </w:rPr>
                <w:t>FEB-2024.</w:t>
              </w:r>
            </w:ins>
          </w:p>
          <w:p w14:paraId="395E6040" w14:textId="1EF0F489" w:rsidR="008B42D6" w:rsidRPr="00A50134" w:rsidRDefault="008B42D6" w:rsidP="00A50134">
            <w:pPr>
              <w:widowControl w:val="0"/>
              <w:tabs>
                <w:tab w:val="left" w:pos="1484"/>
              </w:tabs>
              <w:autoSpaceDE w:val="0"/>
              <w:autoSpaceDN w:val="0"/>
              <w:spacing w:line="252" w:lineRule="auto"/>
              <w:ind w:left="2650" w:right="504" w:hanging="2650"/>
              <w:rPr>
                <w:sz w:val="22"/>
                <w:szCs w:val="22"/>
              </w:rPr>
            </w:pPr>
            <w:r w:rsidRPr="00185EA6">
              <w:rPr>
                <w:sz w:val="18"/>
                <w:szCs w:val="18"/>
              </w:rPr>
              <w:t xml:space="preserve">Source: </w:t>
            </w:r>
            <w:r w:rsidR="008656B2" w:rsidRPr="008656B2">
              <w:rPr>
                <w:bCs/>
                <w:sz w:val="18"/>
                <w:szCs w:val="18"/>
              </w:rPr>
              <w:t>[Ref. 5.4: </w:t>
            </w:r>
            <w:del w:id="704" w:author="Sell, Jaquelyne Alexis" w:date="2025-06-26T14:59:00Z" w16du:dateUtc="2025-06-26T18:59:00Z">
              <w:r w:rsidR="006967EE" w:rsidRPr="006967EE">
                <w:rPr>
                  <w:rFonts w:eastAsiaTheme="minorEastAsia"/>
                  <w:bCs/>
                  <w:color w:val="000000" w:themeColor="text1"/>
                </w:rPr>
                <w:delText xml:space="preserve">08D4WB, 08D4WG, 08DHYT, </w:delText>
              </w:r>
              <w:r w:rsidR="006967EE">
                <w:rPr>
                  <w:rFonts w:eastAsiaTheme="minorEastAsia"/>
                  <w:color w:val="000000" w:themeColor="text1"/>
                </w:rPr>
                <w:delText>08DHYW, 08DP3J]</w:delText>
              </w:r>
              <w:r w:rsidR="0007645F" w:rsidRPr="4702F0E6">
                <w:rPr>
                  <w:rFonts w:eastAsiaTheme="minorEastAsia"/>
                  <w:color w:val="000000" w:themeColor="text1"/>
                </w:rPr>
                <w:delText xml:space="preserve"> </w:delText>
              </w:r>
            </w:del>
            <w:ins w:id="705" w:author="Sell, Jaquelyne Alexis" w:date="2025-06-26T14:59:00Z" w16du:dateUtc="2025-06-26T18:59:00Z">
              <w:r w:rsidR="008656B2" w:rsidRPr="008656B2">
                <w:rPr>
                  <w:bCs/>
                  <w:sz w:val="18"/>
                  <w:szCs w:val="18"/>
                </w:rPr>
                <w:t xml:space="preserve">08R2FM, 08R2FS, 08R2H8, </w:t>
              </w:r>
              <w:r w:rsidR="008656B2">
                <w:rPr>
                  <w:sz w:val="18"/>
                  <w:szCs w:val="18"/>
                </w:rPr>
                <w:t>08R2HG, 08MRG5, 08R578]</w:t>
              </w:r>
            </w:ins>
          </w:p>
        </w:tc>
      </w:tr>
    </w:tbl>
    <w:p w14:paraId="5862FEAA" w14:textId="77777777" w:rsidR="004D7C84" w:rsidRPr="004D7C84" w:rsidRDefault="004D7C84" w:rsidP="004D7C84">
      <w:pPr>
        <w:pStyle w:val="Paragraph"/>
        <w:rPr>
          <w:ins w:id="706" w:author="Sell, Jaquelyne Alexis" w:date="2025-06-26T14:59:00Z" w16du:dateUtc="2025-06-26T18:59:00Z"/>
        </w:rPr>
      </w:pPr>
    </w:p>
    <w:p w14:paraId="0C0B738B" w14:textId="77777777" w:rsidR="00AC7886" w:rsidRDefault="00AC7886" w:rsidP="00071ED1">
      <w:pPr>
        <w:pStyle w:val="Heading2"/>
        <w:rPr>
          <w:ins w:id="707" w:author="Sell, Jaquelyne Alexis" w:date="2025-06-26T14:59:00Z" w16du:dateUtc="2025-06-26T18:59:00Z"/>
        </w:rPr>
        <w:sectPr w:rsidR="00AC7886" w:rsidSect="00B1720F">
          <w:pgSz w:w="12240" w:h="15840"/>
          <w:pgMar w:top="1440" w:right="1440" w:bottom="1440" w:left="1800" w:header="720" w:footer="720" w:gutter="0"/>
          <w:cols w:space="720"/>
          <w:docGrid w:linePitch="360"/>
        </w:sectPr>
      </w:pPr>
    </w:p>
    <w:p w14:paraId="1B48DE95" w14:textId="1CE1EF48" w:rsidR="004E1D27" w:rsidRDefault="002A3F37" w:rsidP="00071ED1">
      <w:pPr>
        <w:pStyle w:val="Heading2"/>
      </w:pPr>
      <w:bookmarkStart w:id="708" w:name="_Toc201820669"/>
      <w:ins w:id="709" w:author="Sell, Jaquelyne Alexis" w:date="2025-06-26T14:59:00Z" w16du:dateUtc="2025-06-26T18:59:00Z">
        <w:r w:rsidRPr="002A3F37">
          <w:lastRenderedPageBreak/>
          <w:t xml:space="preserve">Differences in </w:t>
        </w:r>
      </w:ins>
      <w:bookmarkStart w:id="710" w:name="_Toc158725652"/>
      <w:r w:rsidRPr="002A3F37">
        <w:t xml:space="preserve">Pathophysiology, Diagnosis, Prevention, Screening, or Diagnostic Strategies, and Treatment </w:t>
      </w:r>
      <w:del w:id="711" w:author="Sell, Jaquelyne Alexis" w:date="2025-06-26T14:59:00Z" w16du:dateUtc="2025-06-26T18:59:00Z">
        <w:r w:rsidR="0F0C881D">
          <w:delText>across</w:delText>
        </w:r>
      </w:del>
      <w:ins w:id="712" w:author="Sell, Jaquelyne Alexis" w:date="2025-06-26T14:59:00Z" w16du:dateUtc="2025-06-26T18:59:00Z">
        <w:r w:rsidRPr="002A3F37">
          <w:t>Across</w:t>
        </w:r>
      </w:ins>
      <w:r w:rsidRPr="002A3F37">
        <w:t xml:space="preserve"> Underrepresented Racial and Ethnic Populations</w:t>
      </w:r>
      <w:bookmarkEnd w:id="708"/>
      <w:bookmarkEnd w:id="710"/>
    </w:p>
    <w:p w14:paraId="22A569E3" w14:textId="77777777" w:rsidR="000D2B6B" w:rsidRPr="000D2B6B" w:rsidRDefault="0000522E" w:rsidP="00E85FF7">
      <w:pPr>
        <w:pStyle w:val="Paragraph"/>
        <w:rPr>
          <w:del w:id="713" w:author="Sell, Jaquelyne Alexis" w:date="2025-06-26T14:59:00Z" w16du:dateUtc="2025-06-26T18:59:00Z"/>
        </w:rPr>
      </w:pPr>
      <w:del w:id="714" w:author="Sell, Jaquelyne Alexis" w:date="2025-06-26T14:59:00Z" w16du:dateUtc="2025-06-26T18:59:00Z">
        <w:r>
          <w:delText>As indicated in [Sec</w:delText>
        </w:r>
        <w:r w:rsidR="004557E2">
          <w:delText>.</w:delText>
        </w:r>
        <w:r>
          <w:delText xml:space="preserve"> </w:delText>
        </w:r>
        <w:r w:rsidR="006967EE">
          <w:delText>1</w:delText>
        </w:r>
        <w:r>
          <w:delText xml:space="preserve">], </w:delText>
        </w:r>
        <w:r w:rsidR="003A2F9C" w:rsidRPr="003A2F9C">
          <w:delText xml:space="preserve">Black and Hispanic women are more likely to develop cervical cancer and have higher rates of mortality from the disease compared </w:delText>
        </w:r>
        <w:r w:rsidR="004F76C5">
          <w:delText>with</w:delText>
        </w:r>
        <w:r w:rsidR="003A2F9C" w:rsidRPr="003A2F9C">
          <w:delText xml:space="preserve"> other racial and ethnic groups. </w:delText>
        </w:r>
        <w:r>
          <w:delText xml:space="preserve">Differences in gene </w:delText>
        </w:r>
        <w:r w:rsidR="00F01355">
          <w:delText>polymorphism</w:delText>
        </w:r>
        <w:r w:rsidR="003A2F9C" w:rsidRPr="003A2F9C">
          <w:delText xml:space="preserve">, access to healthcare and resources, as well as cultural factors and language barriers, contribute to these disparities. </w:delText>
        </w:r>
      </w:del>
    </w:p>
    <w:p w14:paraId="3EDBDCF1" w14:textId="77777777" w:rsidR="00AD29C4" w:rsidRPr="00EB2795" w:rsidRDefault="498D4AF7" w:rsidP="007D136A">
      <w:pPr>
        <w:pStyle w:val="Heading3"/>
        <w:tabs>
          <w:tab w:val="num" w:pos="960"/>
        </w:tabs>
        <w:rPr>
          <w:del w:id="715" w:author="Sell, Jaquelyne Alexis" w:date="2025-06-26T14:59:00Z" w16du:dateUtc="2025-06-26T18:59:00Z"/>
        </w:rPr>
      </w:pPr>
      <w:bookmarkStart w:id="716" w:name="_Toc158725653"/>
      <w:del w:id="717" w:author="Sell, Jaquelyne Alexis" w:date="2025-06-26T14:59:00Z" w16du:dateUtc="2025-06-26T18:59:00Z">
        <w:r w:rsidRPr="00EB2795">
          <w:delText>Pathophysiology</w:delText>
        </w:r>
        <w:bookmarkEnd w:id="716"/>
      </w:del>
    </w:p>
    <w:p w14:paraId="4796A1B6" w14:textId="13B7DB3A" w:rsidR="00AD29C4" w:rsidRPr="00EB2795" w:rsidRDefault="00AD6944" w:rsidP="007D136A">
      <w:pPr>
        <w:pStyle w:val="Heading3"/>
        <w:tabs>
          <w:tab w:val="num" w:pos="960"/>
        </w:tabs>
        <w:rPr>
          <w:ins w:id="718" w:author="Sell, Jaquelyne Alexis" w:date="2025-06-26T14:59:00Z" w16du:dateUtc="2025-06-26T18:59:00Z"/>
        </w:rPr>
      </w:pPr>
      <w:del w:id="719" w:author="Sell, Jaquelyne Alexis" w:date="2025-06-26T14:59:00Z" w16du:dateUtc="2025-06-26T18:59:00Z">
        <w:r w:rsidRPr="0234F087">
          <w:rPr>
            <w:rFonts w:eastAsia="Invention Regular"/>
            <w:color w:val="000000" w:themeColor="text1"/>
          </w:rPr>
          <w:delText>The pathophysiology of cervical cancer in Black and Hispanic women is</w:delText>
        </w:r>
      </w:del>
      <w:bookmarkStart w:id="720" w:name="_Toc201820670"/>
      <w:ins w:id="721" w:author="Sell, Jaquelyne Alexis" w:date="2025-06-26T14:59:00Z" w16du:dateUtc="2025-06-26T18:59:00Z">
        <w:r w:rsidR="002A3F37">
          <w:t xml:space="preserve">Differences in </w:t>
        </w:r>
        <w:r w:rsidR="498D4AF7" w:rsidRPr="00EB2795">
          <w:t>Pathophysiology</w:t>
        </w:r>
        <w:bookmarkEnd w:id="720"/>
      </w:ins>
    </w:p>
    <w:p w14:paraId="702AB7E6" w14:textId="0D8F2D4D" w:rsidR="00AD6944" w:rsidRPr="00B97F99" w:rsidRDefault="00AD6944" w:rsidP="00EF742B">
      <w:pPr>
        <w:pStyle w:val="Paragraph"/>
        <w:rPr>
          <w:rFonts w:eastAsia="Invention Regular"/>
          <w:color w:val="000000" w:themeColor="text1"/>
        </w:rPr>
      </w:pPr>
      <w:ins w:id="722" w:author="Sell, Jaquelyne Alexis" w:date="2025-06-26T14:59:00Z" w16du:dateUtc="2025-06-26T18:59:00Z">
        <w:r w:rsidRPr="0234F087">
          <w:rPr>
            <w:rFonts w:eastAsia="Invention Regular"/>
            <w:color w:val="000000" w:themeColor="text1"/>
          </w:rPr>
          <w:t xml:space="preserve">The </w:t>
        </w:r>
        <w:r w:rsidR="003927D3">
          <w:rPr>
            <w:rFonts w:eastAsia="Invention Regular"/>
            <w:color w:val="000000" w:themeColor="text1"/>
          </w:rPr>
          <w:t>risk factors for</w:t>
        </w:r>
        <w:r w:rsidR="003927D3" w:rsidRPr="0234F087">
          <w:rPr>
            <w:rFonts w:eastAsia="Invention Regular"/>
            <w:color w:val="000000" w:themeColor="text1"/>
          </w:rPr>
          <w:t xml:space="preserve"> </w:t>
        </w:r>
        <w:r w:rsidR="00484A9D">
          <w:rPr>
            <w:rFonts w:eastAsia="Invention Regular"/>
            <w:color w:val="000000" w:themeColor="text1"/>
          </w:rPr>
          <w:t xml:space="preserve">the </w:t>
        </w:r>
        <w:r w:rsidRPr="0234F087">
          <w:rPr>
            <w:rFonts w:eastAsia="Invention Regular"/>
            <w:color w:val="000000" w:themeColor="text1"/>
          </w:rPr>
          <w:t xml:space="preserve">cervical cancer </w:t>
        </w:r>
        <w:r w:rsidR="00902141">
          <w:rPr>
            <w:rFonts w:eastAsia="Invention Regular"/>
            <w:color w:val="000000" w:themeColor="text1"/>
          </w:rPr>
          <w:t>disparities</w:t>
        </w:r>
        <w:r w:rsidRPr="0234F087">
          <w:rPr>
            <w:rFonts w:eastAsia="Invention Regular"/>
            <w:color w:val="000000" w:themeColor="text1"/>
          </w:rPr>
          <w:t xml:space="preserve"> </w:t>
        </w:r>
        <w:r w:rsidR="00484A9D">
          <w:t xml:space="preserve">indicated in [Sec. </w:t>
        </w:r>
        <w:r w:rsidR="008656B2">
          <w:t>1</w:t>
        </w:r>
        <w:r w:rsidR="00484A9D">
          <w:t xml:space="preserve">] </w:t>
        </w:r>
        <w:r w:rsidR="00902141">
          <w:rPr>
            <w:rFonts w:eastAsia="Invention Regular"/>
            <w:color w:val="000000" w:themeColor="text1"/>
          </w:rPr>
          <w:t>are</w:t>
        </w:r>
      </w:ins>
      <w:r w:rsidRPr="0234F087">
        <w:rPr>
          <w:rFonts w:eastAsia="Invention Regular"/>
          <w:color w:val="000000" w:themeColor="text1"/>
        </w:rPr>
        <w:t xml:space="preserve"> complex and multifactorial, with a combination of factors contributing to the development of the disease, including </w:t>
      </w:r>
      <w:r w:rsidRPr="00B97F99">
        <w:rPr>
          <w:rFonts w:eastAsia="Invention Regular"/>
          <w:color w:val="000000" w:themeColor="text1"/>
        </w:rPr>
        <w:t>HPV infection</w:t>
      </w:r>
      <w:del w:id="723" w:author="Sell, Jaquelyne Alexis" w:date="2025-06-26T14:59:00Z" w16du:dateUtc="2025-06-26T18:59:00Z">
        <w:r w:rsidRPr="0234F087">
          <w:rPr>
            <w:rFonts w:eastAsia="Invention Regular"/>
            <w:color w:val="000000" w:themeColor="text1"/>
          </w:rPr>
          <w:delText>,</w:delText>
        </w:r>
      </w:del>
      <w:ins w:id="724" w:author="Sell, Jaquelyne Alexis" w:date="2025-06-26T14:59:00Z" w16du:dateUtc="2025-06-26T18:59:00Z">
        <w:r w:rsidRPr="00B97F99">
          <w:rPr>
            <w:rFonts w:eastAsia="Invention Regular"/>
            <w:color w:val="000000" w:themeColor="text1"/>
          </w:rPr>
          <w:t xml:space="preserve"> </w:t>
        </w:r>
        <w:r w:rsidR="00764C80">
          <w:rPr>
            <w:rFonts w:eastAsia="Invention Regular"/>
            <w:color w:val="000000" w:themeColor="text1"/>
          </w:rPr>
          <w:t>and</w:t>
        </w:r>
      </w:ins>
      <w:r w:rsidR="00764C80">
        <w:rPr>
          <w:rFonts w:eastAsia="Invention Regular"/>
          <w:color w:val="000000" w:themeColor="text1"/>
        </w:rPr>
        <w:t xml:space="preserve"> </w:t>
      </w:r>
      <w:r w:rsidRPr="00B97F99">
        <w:rPr>
          <w:rFonts w:eastAsia="Invention Regular"/>
          <w:color w:val="000000" w:themeColor="text1"/>
        </w:rPr>
        <w:t>environmental factors</w:t>
      </w:r>
      <w:del w:id="725" w:author="Sell, Jaquelyne Alexis" w:date="2025-06-26T14:59:00Z" w16du:dateUtc="2025-06-26T18:59:00Z">
        <w:r w:rsidRPr="0234F087">
          <w:rPr>
            <w:rFonts w:eastAsia="Invention Regular"/>
            <w:color w:val="000000" w:themeColor="text1"/>
          </w:rPr>
          <w:delText xml:space="preserve">, and </w:delText>
        </w:r>
        <w:r w:rsidR="19B2D507" w:rsidRPr="0234F087">
          <w:rPr>
            <w:rFonts w:eastAsia="Invention Regular"/>
            <w:color w:val="000000" w:themeColor="text1"/>
          </w:rPr>
          <w:delText>gene polymorphism</w:delText>
        </w:r>
      </w:del>
      <w:r w:rsidRPr="00B97F99">
        <w:rPr>
          <w:rFonts w:eastAsia="Invention Regular"/>
          <w:color w:val="000000" w:themeColor="text1"/>
        </w:rPr>
        <w:t>.</w:t>
      </w:r>
    </w:p>
    <w:p w14:paraId="3AB4B5D3" w14:textId="48C9A4FC" w:rsidR="00086290" w:rsidRPr="00086290" w:rsidRDefault="00AD6944" w:rsidP="00086290">
      <w:pPr>
        <w:pStyle w:val="Heading4"/>
        <w:tabs>
          <w:tab w:val="num" w:pos="1200"/>
        </w:tabs>
        <w:rPr>
          <w:ins w:id="726" w:author="Sell, Jaquelyne Alexis" w:date="2025-06-26T14:59:00Z" w16du:dateUtc="2025-06-26T18:59:00Z"/>
        </w:rPr>
      </w:pPr>
      <w:bookmarkStart w:id="727" w:name="_Toc201820671"/>
      <w:r w:rsidRPr="00086290">
        <w:t>HPV Infection</w:t>
      </w:r>
      <w:bookmarkEnd w:id="727"/>
      <w:del w:id="728" w:author="Sell, Jaquelyne Alexis" w:date="2025-06-26T14:59:00Z" w16du:dateUtc="2025-06-26T18:59:00Z">
        <w:r w:rsidRPr="3E9E25C6">
          <w:rPr>
            <w:rFonts w:eastAsia="Invention Regular"/>
            <w:color w:val="000000" w:themeColor="text1"/>
          </w:rPr>
          <w:delText>: This</w:delText>
        </w:r>
      </w:del>
    </w:p>
    <w:p w14:paraId="4F302C9B" w14:textId="722E4A85" w:rsidR="00AD6944" w:rsidRDefault="00F20E44" w:rsidP="00EF742B">
      <w:pPr>
        <w:pStyle w:val="Paragraph"/>
        <w:rPr>
          <w:rFonts w:eastAsia="Invention Regular"/>
          <w:color w:val="000000" w:themeColor="text1"/>
        </w:rPr>
      </w:pPr>
      <w:ins w:id="729" w:author="Sell, Jaquelyne Alexis" w:date="2025-06-26T14:59:00Z" w16du:dateUtc="2025-06-26T18:59:00Z">
        <w:r w:rsidRPr="00F20E44">
          <w:rPr>
            <w:rFonts w:eastAsia="Invention Regular"/>
            <w:color w:val="000000" w:themeColor="text1"/>
          </w:rPr>
          <w:t>A variety of HPV cofactors, including immune suppression</w:t>
        </w:r>
        <w:r w:rsidR="002E5FD4">
          <w:rPr>
            <w:rFonts w:eastAsia="Invention Regular"/>
            <w:color w:val="000000" w:themeColor="text1"/>
          </w:rPr>
          <w:t>,</w:t>
        </w:r>
        <w:r w:rsidRPr="00F20E44">
          <w:rPr>
            <w:rFonts w:eastAsia="Invention Regular"/>
            <w:color w:val="000000" w:themeColor="text1"/>
          </w:rPr>
          <w:t xml:space="preserve"> influence the risk of progression from HPV infection to cervical cancer, which</w:t>
        </w:r>
      </w:ins>
      <w:r w:rsidRPr="00F20E44">
        <w:rPr>
          <w:rFonts w:eastAsia="Invention Regular"/>
          <w:color w:val="000000" w:themeColor="text1"/>
        </w:rPr>
        <w:t xml:space="preserve"> is a </w:t>
      </w:r>
      <w:del w:id="730" w:author="Sell, Jaquelyne Alexis" w:date="2025-06-26T14:59:00Z" w16du:dateUtc="2025-06-26T18:59:00Z">
        <w:r w:rsidR="006E6BAC">
          <w:rPr>
            <w:rFonts w:eastAsia="Invention Regular"/>
            <w:color w:val="000000" w:themeColor="text1"/>
          </w:rPr>
          <w:delText>major</w:delText>
        </w:r>
      </w:del>
      <w:ins w:id="731" w:author="Sell, Jaquelyne Alexis" w:date="2025-06-26T14:59:00Z" w16du:dateUtc="2025-06-26T18:59:00Z">
        <w:r w:rsidRPr="00F20E44">
          <w:rPr>
            <w:rFonts w:eastAsia="Invention Regular"/>
            <w:color w:val="000000" w:themeColor="text1"/>
          </w:rPr>
          <w:t>significant</w:t>
        </w:r>
      </w:ins>
      <w:r w:rsidRPr="00F20E44">
        <w:rPr>
          <w:rFonts w:eastAsia="Invention Regular"/>
          <w:color w:val="000000" w:themeColor="text1"/>
        </w:rPr>
        <w:t xml:space="preserve"> risk factor </w:t>
      </w:r>
      <w:del w:id="732" w:author="Sell, Jaquelyne Alexis" w:date="2025-06-26T14:59:00Z" w16du:dateUtc="2025-06-26T18:59:00Z">
        <w:r w:rsidR="00AD6944" w:rsidRPr="3E9E25C6">
          <w:rPr>
            <w:rFonts w:eastAsia="Invention Regular"/>
            <w:color w:val="000000" w:themeColor="text1"/>
          </w:rPr>
          <w:delText>for cervical cancer.</w:delText>
        </w:r>
      </w:del>
      <w:ins w:id="733" w:author="Sell, Jaquelyne Alexis" w:date="2025-06-26T14:59:00Z" w16du:dateUtc="2025-06-26T18:59:00Z">
        <w:r w:rsidRPr="00F20E44">
          <w:rPr>
            <w:rFonts w:eastAsia="Invention Regular"/>
            <w:color w:val="000000" w:themeColor="text1"/>
          </w:rPr>
          <w:t>in development</w:t>
        </w:r>
        <w:r w:rsidR="00501D61">
          <w:rPr>
            <w:rFonts w:eastAsia="Invention Regular"/>
            <w:color w:val="000000" w:themeColor="text1"/>
          </w:rPr>
          <w:t xml:space="preserve"> of disease</w:t>
        </w:r>
        <w:r w:rsidRPr="00F20E44">
          <w:rPr>
            <w:rFonts w:eastAsia="Invention Regular"/>
            <w:color w:val="000000" w:themeColor="text1"/>
          </w:rPr>
          <w:t>.</w:t>
        </w:r>
        <w:r>
          <w:rPr>
            <w:rFonts w:eastAsia="Invention Regular"/>
            <w:color w:val="000000" w:themeColor="text1"/>
          </w:rPr>
          <w:t xml:space="preserve"> </w:t>
        </w:r>
        <w:r w:rsidRPr="00F20E44">
          <w:rPr>
            <w:rFonts w:eastAsia="Invention Regular"/>
            <w:color w:val="000000" w:themeColor="text1"/>
          </w:rPr>
          <w:t>Studies indicate that</w:t>
        </w:r>
      </w:ins>
      <w:r w:rsidRPr="00F20E44">
        <w:rPr>
          <w:rFonts w:eastAsia="Invention Regular"/>
          <w:color w:val="000000" w:themeColor="text1"/>
        </w:rPr>
        <w:t xml:space="preserve"> </w:t>
      </w:r>
      <w:r w:rsidR="00AD6944" w:rsidRPr="00B97F99">
        <w:rPr>
          <w:rFonts w:eastAsia="Invention Regular"/>
          <w:color w:val="000000" w:themeColor="text1"/>
        </w:rPr>
        <w:t xml:space="preserve">Black women are more likely to be infected with </w:t>
      </w:r>
      <w:r w:rsidR="00F146F5" w:rsidRPr="00B97F99">
        <w:rPr>
          <w:rFonts w:eastAsia="Invention Regular"/>
          <w:color w:val="000000" w:themeColor="text1"/>
        </w:rPr>
        <w:t xml:space="preserve">all HPV types including </w:t>
      </w:r>
      <w:r w:rsidR="00AD6944" w:rsidRPr="00B97F99">
        <w:rPr>
          <w:rFonts w:eastAsia="Invention Regular"/>
          <w:color w:val="000000" w:themeColor="text1"/>
        </w:rPr>
        <w:t>high-risk HPV</w:t>
      </w:r>
      <w:r w:rsidR="00AB290A" w:rsidRPr="00B97F99">
        <w:rPr>
          <w:rFonts w:eastAsia="Invention Regular"/>
          <w:color w:val="000000" w:themeColor="text1"/>
        </w:rPr>
        <w:t xml:space="preserve"> types</w:t>
      </w:r>
      <w:ins w:id="734" w:author="Sell, Jaquelyne Alexis" w:date="2025-06-26T14:59:00Z" w16du:dateUtc="2025-06-26T18:59:00Z">
        <w:r w:rsidR="00AD6944" w:rsidRPr="00B97F99">
          <w:rPr>
            <w:rFonts w:eastAsia="Invention Regular"/>
            <w:color w:val="000000" w:themeColor="text1"/>
          </w:rPr>
          <w:t xml:space="preserve">, </w:t>
        </w:r>
        <w:r w:rsidR="003F1178">
          <w:rPr>
            <w:rFonts w:eastAsia="Invention Regular"/>
            <w:color w:val="000000" w:themeColor="text1"/>
          </w:rPr>
          <w:t>compared with women from other racial groups</w:t>
        </w:r>
      </w:ins>
      <w:r w:rsidR="003F1178">
        <w:rPr>
          <w:rFonts w:eastAsia="Invention Regular"/>
          <w:color w:val="000000" w:themeColor="text1"/>
        </w:rPr>
        <w:t xml:space="preserve">, </w:t>
      </w:r>
      <w:r w:rsidR="00AD6944" w:rsidRPr="00B97F99">
        <w:rPr>
          <w:rFonts w:eastAsia="Invention Regular"/>
          <w:color w:val="000000" w:themeColor="text1"/>
        </w:rPr>
        <w:t xml:space="preserve">which increases their risk of developing cervical cancer </w:t>
      </w:r>
      <w:r w:rsidR="008656B2" w:rsidRPr="008656B2">
        <w:rPr>
          <w:rFonts w:eastAsia="Invention Regular"/>
          <w:bCs/>
          <w:color w:val="000000" w:themeColor="text1"/>
        </w:rPr>
        <w:t>[Ref. 5.4: 08D7B3, 08D7B6, 04P7VC]</w:t>
      </w:r>
      <w:r w:rsidR="00AD6944" w:rsidRPr="00B97F99">
        <w:rPr>
          <w:rFonts w:eastAsia="Invention Regular"/>
          <w:color w:val="000000" w:themeColor="text1"/>
        </w:rPr>
        <w:t>. The higher prevalence of HPV infection in Black wom</w:t>
      </w:r>
      <w:r w:rsidR="006760B9" w:rsidRPr="00B97F99">
        <w:rPr>
          <w:rFonts w:eastAsia="Invention Regular"/>
          <w:color w:val="000000" w:themeColor="text1"/>
        </w:rPr>
        <w:t>e</w:t>
      </w:r>
      <w:r w:rsidR="00AD6944" w:rsidRPr="00B97F99">
        <w:rPr>
          <w:rFonts w:eastAsia="Invention Regular"/>
          <w:color w:val="000000" w:themeColor="text1"/>
        </w:rPr>
        <w:t>n may be due to environmental and socioeconomic factors</w:t>
      </w:r>
      <w:del w:id="735" w:author="Sell, Jaquelyne Alexis" w:date="2025-06-26T14:59:00Z" w16du:dateUtc="2025-06-26T18:59:00Z">
        <w:r w:rsidR="00AD6944" w:rsidRPr="3E9E25C6">
          <w:rPr>
            <w:rFonts w:eastAsia="Invention Regular"/>
            <w:color w:val="000000" w:themeColor="text1"/>
          </w:rPr>
          <w:delText>, as well as a lack of access to vaccination against HPV</w:delText>
        </w:r>
        <w:r w:rsidR="537FE3DB" w:rsidRPr="36B978E8">
          <w:rPr>
            <w:rFonts w:eastAsia="Invention Regular"/>
            <w:color w:val="000000" w:themeColor="text1"/>
          </w:rPr>
          <w:delText>.</w:delText>
        </w:r>
        <w:r w:rsidR="5334ECCA" w:rsidRPr="36B978E8">
          <w:rPr>
            <w:rFonts w:eastAsia="Invention Regular"/>
            <w:color w:val="000000" w:themeColor="text1"/>
          </w:rPr>
          <w:delText xml:space="preserve"> </w:delText>
        </w:r>
        <w:r w:rsidR="47B320ED" w:rsidRPr="36B978E8">
          <w:rPr>
            <w:rFonts w:eastAsia="Invention Regular"/>
            <w:color w:val="000000" w:themeColor="text1"/>
          </w:rPr>
          <w:delText>A</w:delText>
        </w:r>
        <w:r w:rsidR="5334ECCA" w:rsidRPr="36B978E8">
          <w:rPr>
            <w:rFonts w:eastAsia="Invention Regular"/>
            <w:color w:val="000000" w:themeColor="text1"/>
          </w:rPr>
          <w:delText xml:space="preserve">mong women aged 18-26 years in the US, </w:delText>
        </w:r>
        <w:r w:rsidR="008F1C1E">
          <w:rPr>
            <w:rFonts w:eastAsia="Invention Regular"/>
            <w:color w:val="000000" w:themeColor="text1"/>
          </w:rPr>
          <w:delText xml:space="preserve">the </w:delText>
        </w:r>
        <w:r w:rsidR="3D1CF536" w:rsidRPr="36B978E8">
          <w:rPr>
            <w:rFonts w:eastAsia="Invention Regular"/>
            <w:color w:val="000000" w:themeColor="text1"/>
          </w:rPr>
          <w:delText>proportion</w:delText>
        </w:r>
        <w:r w:rsidR="004E23C0">
          <w:rPr>
            <w:rFonts w:eastAsia="Invention Regular"/>
            <w:color w:val="000000" w:themeColor="text1"/>
          </w:rPr>
          <w:delText xml:space="preserve"> of women</w:delText>
        </w:r>
        <w:r w:rsidR="3D1CF536" w:rsidRPr="36B978E8">
          <w:rPr>
            <w:rFonts w:eastAsia="Invention Regular"/>
            <w:color w:val="000000" w:themeColor="text1"/>
          </w:rPr>
          <w:delText xml:space="preserve"> receiving HPV vaccination was</w:delText>
        </w:r>
        <w:r w:rsidR="5EA8867C" w:rsidRPr="36B978E8">
          <w:rPr>
            <w:rFonts w:eastAsia="Invention Regular"/>
            <w:color w:val="000000" w:themeColor="text1"/>
          </w:rPr>
          <w:delText xml:space="preserve"> higher in White women </w:delText>
        </w:r>
        <w:r w:rsidR="00F970A0">
          <w:rPr>
            <w:rFonts w:eastAsia="Invention Regular"/>
            <w:color w:val="000000" w:themeColor="text1"/>
          </w:rPr>
          <w:delText>(</w:delText>
        </w:r>
        <w:r w:rsidR="00FB5B10">
          <w:rPr>
            <w:rFonts w:eastAsia="Invention Regular"/>
            <w:color w:val="000000" w:themeColor="text1"/>
          </w:rPr>
          <w:delText>47.7%</w:delText>
        </w:r>
        <w:r w:rsidR="00F970A0">
          <w:rPr>
            <w:rFonts w:eastAsia="Invention Regular"/>
            <w:color w:val="000000" w:themeColor="text1"/>
          </w:rPr>
          <w:delText xml:space="preserve">) </w:delText>
        </w:r>
        <w:r w:rsidR="00E86280">
          <w:rPr>
            <w:rFonts w:eastAsia="Invention Regular"/>
            <w:color w:val="000000" w:themeColor="text1"/>
          </w:rPr>
          <w:delText>compared with</w:delText>
        </w:r>
        <w:r w:rsidR="004E23C0">
          <w:rPr>
            <w:rFonts w:eastAsia="Invention Regular"/>
            <w:color w:val="000000" w:themeColor="text1"/>
          </w:rPr>
          <w:delText xml:space="preserve"> women in</w:delText>
        </w:r>
        <w:r w:rsidR="5EA8867C" w:rsidRPr="36B978E8">
          <w:rPr>
            <w:rFonts w:eastAsia="Invention Regular"/>
            <w:color w:val="000000" w:themeColor="text1"/>
          </w:rPr>
          <w:delText xml:space="preserve"> other rac</w:delText>
        </w:r>
        <w:r w:rsidR="004E23C0">
          <w:rPr>
            <w:rFonts w:eastAsia="Invention Regular"/>
            <w:color w:val="000000" w:themeColor="text1"/>
          </w:rPr>
          <w:delText>ial</w:delText>
        </w:r>
        <w:r w:rsidR="5EA8867C" w:rsidRPr="36B978E8">
          <w:rPr>
            <w:rFonts w:eastAsia="Invention Regular"/>
            <w:color w:val="000000" w:themeColor="text1"/>
          </w:rPr>
          <w:delText xml:space="preserve"> and ethnic groups, including</w:delText>
        </w:r>
        <w:r w:rsidR="3D1CF536" w:rsidRPr="36B978E8">
          <w:rPr>
            <w:rFonts w:eastAsia="Invention Regular"/>
            <w:color w:val="000000" w:themeColor="text1"/>
          </w:rPr>
          <w:delText xml:space="preserve"> </w:delText>
        </w:r>
        <w:r w:rsidR="006629D3">
          <w:rPr>
            <w:rFonts w:eastAsia="Invention Regular"/>
            <w:color w:val="000000" w:themeColor="text1"/>
          </w:rPr>
          <w:delText>Asian women (</w:delText>
        </w:r>
        <w:r w:rsidR="702BB2AF" w:rsidRPr="36B978E8">
          <w:rPr>
            <w:rFonts w:eastAsia="Invention Regular"/>
            <w:color w:val="000000" w:themeColor="text1"/>
          </w:rPr>
          <w:delText>25.9%</w:delText>
        </w:r>
        <w:r w:rsidR="006629D3">
          <w:rPr>
            <w:rFonts w:eastAsia="Invention Regular"/>
            <w:color w:val="000000" w:themeColor="text1"/>
          </w:rPr>
          <w:delText>)</w:delText>
        </w:r>
        <w:r w:rsidR="702BB2AF" w:rsidRPr="36B978E8">
          <w:rPr>
            <w:rFonts w:eastAsia="Invention Regular"/>
            <w:color w:val="000000" w:themeColor="text1"/>
          </w:rPr>
          <w:delText xml:space="preserve">, </w:delText>
        </w:r>
        <w:r w:rsidR="004F79B5">
          <w:rPr>
            <w:rFonts w:eastAsia="Invention Regular"/>
            <w:color w:val="000000" w:themeColor="text1"/>
          </w:rPr>
          <w:delText>Hispanic women (</w:delText>
        </w:r>
        <w:r w:rsidR="3D1CF536" w:rsidRPr="36B978E8">
          <w:rPr>
            <w:rFonts w:eastAsia="Invention Regular"/>
            <w:color w:val="000000" w:themeColor="text1"/>
          </w:rPr>
          <w:delText>30.9%</w:delText>
        </w:r>
        <w:r w:rsidR="004F79B5">
          <w:rPr>
            <w:rFonts w:eastAsia="Invention Regular"/>
            <w:color w:val="000000" w:themeColor="text1"/>
          </w:rPr>
          <w:delText>)</w:delText>
        </w:r>
        <w:r w:rsidR="4FB78F53" w:rsidRPr="36B978E8">
          <w:rPr>
            <w:rFonts w:eastAsia="Invention Regular"/>
            <w:color w:val="000000" w:themeColor="text1"/>
          </w:rPr>
          <w:delText xml:space="preserve">, </w:delText>
        </w:r>
        <w:r w:rsidR="004F79B5">
          <w:rPr>
            <w:rFonts w:eastAsia="Invention Regular"/>
            <w:color w:val="000000" w:themeColor="text1"/>
          </w:rPr>
          <w:delText>Black women (</w:delText>
        </w:r>
        <w:r w:rsidR="3D1CF536" w:rsidRPr="36B978E8">
          <w:rPr>
            <w:rFonts w:eastAsia="Invention Regular"/>
            <w:color w:val="000000" w:themeColor="text1"/>
          </w:rPr>
          <w:delText>38.1%</w:delText>
        </w:r>
        <w:r w:rsidR="004F79B5">
          <w:rPr>
            <w:rFonts w:eastAsia="Invention Regular"/>
            <w:color w:val="000000" w:themeColor="text1"/>
          </w:rPr>
          <w:delText>)</w:delText>
        </w:r>
        <w:r w:rsidR="00FB5B10">
          <w:rPr>
            <w:rFonts w:eastAsia="Invention Regular"/>
            <w:color w:val="000000" w:themeColor="text1"/>
          </w:rPr>
          <w:delText>,</w:delText>
        </w:r>
        <w:r w:rsidR="63C0B7AF" w:rsidRPr="36B978E8">
          <w:rPr>
            <w:rFonts w:eastAsia="Invention Regular"/>
            <w:color w:val="000000" w:themeColor="text1"/>
          </w:rPr>
          <w:delText xml:space="preserve"> and </w:delText>
        </w:r>
        <w:r w:rsidR="63C0B7AF" w:rsidRPr="36B978E8">
          <w:delText>Native Hawaiian and Pacific Islander</w:delText>
        </w:r>
        <w:r w:rsidR="4AEAC1AF" w:rsidRPr="36B978E8">
          <w:delText xml:space="preserve"> women </w:delText>
        </w:r>
        <w:r w:rsidR="004F79B5" w:rsidRPr="00F7516C">
          <w:delText>(39.3</w:delText>
        </w:r>
        <w:r w:rsidR="004F79B5" w:rsidRPr="36B978E8">
          <w:rPr>
            <w:rFonts w:eastAsia="Invention Regular"/>
            <w:color w:val="000000" w:themeColor="text1"/>
          </w:rPr>
          <w:delText>%</w:delText>
        </w:r>
        <w:r w:rsidR="004F79B5">
          <w:rPr>
            <w:rFonts w:eastAsia="Invention Regular"/>
            <w:color w:val="000000" w:themeColor="text1"/>
          </w:rPr>
          <w:delText>)</w:delText>
        </w:r>
        <w:r w:rsidR="00AF7130">
          <w:rPr>
            <w:rFonts w:eastAsia="Invention Regular"/>
            <w:color w:val="000000" w:themeColor="text1"/>
          </w:rPr>
          <w:delText xml:space="preserve"> </w:delText>
        </w:r>
        <w:r w:rsidR="006967EE">
          <w:rPr>
            <w:rFonts w:eastAsia="Invention Regular"/>
            <w:color w:val="000000" w:themeColor="text1"/>
          </w:rPr>
          <w:delText>[Ref. </w:delText>
        </w:r>
      </w:del>
      <w:ins w:id="736" w:author="Sell, Jaquelyne Alexis" w:date="2025-06-26T14:59:00Z" w16du:dateUtc="2025-06-26T18:59:00Z">
        <w:r w:rsidR="537FE3DB" w:rsidRPr="36B978E8">
          <w:rPr>
            <w:rFonts w:eastAsia="Invention Regular"/>
            <w:color w:val="000000" w:themeColor="text1"/>
          </w:rPr>
          <w:t>.</w:t>
        </w:r>
      </w:ins>
      <w:moveFromRangeStart w:id="737" w:author="Sell, Jaquelyne Alexis" w:date="2025-06-26T14:59:00Z" w:name="move201842381"/>
      <w:moveFrom w:id="738" w:author="Sell, Jaquelyne Alexis" w:date="2025-06-26T14:59:00Z" w16du:dateUtc="2025-06-26T18:59:00Z">
        <w:r w:rsidR="008656B2">
          <w:rPr>
            <w:rFonts w:eastAsia="Invention Regular"/>
            <w:color w:val="000000" w:themeColor="text1"/>
          </w:rPr>
          <w:t>5.4: 08DNWL]</w:t>
        </w:r>
        <w:r w:rsidR="00B10AAC" w:rsidRPr="36B978E8">
          <w:rPr>
            <w:rFonts w:eastAsia="Invention Regular"/>
            <w:color w:val="000000" w:themeColor="text1"/>
          </w:rPr>
          <w:t>.</w:t>
        </w:r>
      </w:moveFrom>
      <w:moveFromRangeEnd w:id="737"/>
    </w:p>
    <w:p w14:paraId="6C1AA9DC" w14:textId="74EDCA5F" w:rsidR="004F49BE" w:rsidRPr="00086290" w:rsidRDefault="00AD6944" w:rsidP="00086290">
      <w:pPr>
        <w:pStyle w:val="Heading4"/>
        <w:tabs>
          <w:tab w:val="num" w:pos="1200"/>
        </w:tabs>
        <w:rPr>
          <w:ins w:id="739" w:author="Sell, Jaquelyne Alexis" w:date="2025-06-26T14:59:00Z" w16du:dateUtc="2025-06-26T18:59:00Z"/>
        </w:rPr>
      </w:pPr>
      <w:bookmarkStart w:id="740" w:name="_Toc201820672"/>
      <w:r w:rsidRPr="00086290">
        <w:t>Environmental Factors</w:t>
      </w:r>
      <w:bookmarkEnd w:id="740"/>
      <w:del w:id="741" w:author="Sell, Jaquelyne Alexis" w:date="2025-06-26T14:59:00Z" w16du:dateUtc="2025-06-26T18:59:00Z">
        <w:r w:rsidRPr="3E9E25C6">
          <w:rPr>
            <w:rFonts w:eastAsia="Invention Regular"/>
            <w:color w:val="000000" w:themeColor="text1"/>
          </w:rPr>
          <w:delText>: Studies have also shown that environmental</w:delText>
        </w:r>
      </w:del>
    </w:p>
    <w:p w14:paraId="24F2D4A7" w14:textId="6C7852EE" w:rsidR="006A7725" w:rsidRPr="00500FB2" w:rsidRDefault="00F31EEF" w:rsidP="003C0795">
      <w:pPr>
        <w:pStyle w:val="Paragraph"/>
        <w:rPr>
          <w:ins w:id="742" w:author="Sell, Jaquelyne Alexis" w:date="2025-06-26T14:59:00Z" w16du:dateUtc="2025-06-26T18:59:00Z"/>
          <w:rStyle w:val="ParagraphChar"/>
          <w:u w:val="single"/>
        </w:rPr>
      </w:pPr>
      <w:ins w:id="743" w:author="Sell, Jaquelyne Alexis" w:date="2025-06-26T14:59:00Z" w16du:dateUtc="2025-06-26T18:59:00Z">
        <w:r w:rsidRPr="00500FB2">
          <w:rPr>
            <w:rStyle w:val="ParagraphChar"/>
            <w:u w:val="single"/>
          </w:rPr>
          <w:t xml:space="preserve">Socioeconomic </w:t>
        </w:r>
        <w:r w:rsidR="00993902">
          <w:rPr>
            <w:rStyle w:val="ParagraphChar"/>
            <w:u w:val="single"/>
          </w:rPr>
          <w:t>S</w:t>
        </w:r>
        <w:r w:rsidR="00993902" w:rsidRPr="00500FB2">
          <w:rPr>
            <w:rStyle w:val="ParagraphChar"/>
            <w:u w:val="single"/>
          </w:rPr>
          <w:t>tatus</w:t>
        </w:r>
        <w:r w:rsidR="00AF6B00">
          <w:rPr>
            <w:rStyle w:val="ParagraphChar"/>
            <w:u w:val="single"/>
          </w:rPr>
          <w:t xml:space="preserve">, </w:t>
        </w:r>
        <w:r w:rsidR="00993902">
          <w:rPr>
            <w:rStyle w:val="ParagraphChar"/>
            <w:u w:val="single"/>
          </w:rPr>
          <w:t>I</w:t>
        </w:r>
        <w:r w:rsidR="0074110B">
          <w:rPr>
            <w:rStyle w:val="ParagraphChar"/>
            <w:u w:val="single"/>
          </w:rPr>
          <w:t xml:space="preserve">mmigrant </w:t>
        </w:r>
        <w:r w:rsidR="00993902">
          <w:rPr>
            <w:rStyle w:val="ParagraphChar"/>
            <w:u w:val="single"/>
          </w:rPr>
          <w:t>S</w:t>
        </w:r>
        <w:r w:rsidR="0074110B">
          <w:rPr>
            <w:rStyle w:val="ParagraphChar"/>
            <w:u w:val="single"/>
          </w:rPr>
          <w:t>tatus</w:t>
        </w:r>
        <w:r w:rsidR="00AF6B00">
          <w:rPr>
            <w:rStyle w:val="ParagraphChar"/>
            <w:u w:val="single"/>
          </w:rPr>
          <w:t xml:space="preserve">, and </w:t>
        </w:r>
        <w:r w:rsidR="00993902">
          <w:rPr>
            <w:rStyle w:val="ParagraphChar"/>
            <w:u w:val="single"/>
          </w:rPr>
          <w:t>I</w:t>
        </w:r>
        <w:r w:rsidR="00AF6B00">
          <w:rPr>
            <w:rStyle w:val="ParagraphChar"/>
            <w:u w:val="single"/>
          </w:rPr>
          <w:t xml:space="preserve">nsurance </w:t>
        </w:r>
        <w:r w:rsidR="00993902">
          <w:rPr>
            <w:rStyle w:val="ParagraphChar"/>
            <w:u w:val="single"/>
          </w:rPr>
          <w:t>A</w:t>
        </w:r>
        <w:r w:rsidR="00AF6B00">
          <w:rPr>
            <w:rStyle w:val="ParagraphChar"/>
            <w:u w:val="single"/>
          </w:rPr>
          <w:t>ccess</w:t>
        </w:r>
      </w:ins>
    </w:p>
    <w:p w14:paraId="57C4415C" w14:textId="628ECC1D" w:rsidR="004F49BE" w:rsidRDefault="00764C80" w:rsidP="003C0795">
      <w:pPr>
        <w:pStyle w:val="Paragraph"/>
        <w:rPr>
          <w:ins w:id="744" w:author="Sell, Jaquelyne Alexis" w:date="2025-06-26T14:59:00Z" w16du:dateUtc="2025-06-26T18:59:00Z"/>
        </w:rPr>
      </w:pPr>
      <w:ins w:id="745" w:author="Sell, Jaquelyne Alexis" w:date="2025-06-26T14:59:00Z" w16du:dateUtc="2025-06-26T18:59:00Z">
        <w:r>
          <w:rPr>
            <w:rStyle w:val="ParagraphChar"/>
          </w:rPr>
          <w:t>E</w:t>
        </w:r>
        <w:r w:rsidR="00AD6944" w:rsidRPr="00B97F99">
          <w:t>nvironmental</w:t>
        </w:r>
      </w:ins>
      <w:r w:rsidR="00AD6944" w:rsidRPr="00B97F99">
        <w:t xml:space="preserve"> factors such as </w:t>
      </w:r>
      <w:del w:id="746" w:author="Sell, Jaquelyne Alexis" w:date="2025-06-26T14:59:00Z" w16du:dateUtc="2025-06-26T18:59:00Z">
        <w:r w:rsidR="00AD6944" w:rsidRPr="3E9E25C6">
          <w:rPr>
            <w:rFonts w:eastAsia="Invention Regular"/>
            <w:color w:val="000000" w:themeColor="text1"/>
          </w:rPr>
          <w:delText xml:space="preserve">poor diet, </w:delText>
        </w:r>
      </w:del>
      <w:r w:rsidR="00AD6944" w:rsidRPr="00B97F99">
        <w:t>low socioeconomic status</w:t>
      </w:r>
      <w:del w:id="747" w:author="Sell, Jaquelyne Alexis" w:date="2025-06-26T14:59:00Z" w16du:dateUtc="2025-06-26T18:59:00Z">
        <w:r w:rsidR="00AD6944" w:rsidRPr="3E9E25C6">
          <w:rPr>
            <w:rFonts w:eastAsia="Invention Regular"/>
            <w:color w:val="000000" w:themeColor="text1"/>
          </w:rPr>
          <w:delText>,</w:delText>
        </w:r>
      </w:del>
      <w:r w:rsidR="00AD6944" w:rsidRPr="00B97F99">
        <w:t xml:space="preserve"> and lack of access to </w:t>
      </w:r>
      <w:del w:id="748" w:author="Sell, Jaquelyne Alexis" w:date="2025-06-26T14:59:00Z" w16du:dateUtc="2025-06-26T18:59:00Z">
        <w:r w:rsidR="00AD6944" w:rsidRPr="3E9E25C6">
          <w:rPr>
            <w:rFonts w:eastAsia="Invention Regular"/>
            <w:color w:val="000000" w:themeColor="text1"/>
          </w:rPr>
          <w:delText>healthcare</w:delText>
        </w:r>
      </w:del>
      <w:ins w:id="749" w:author="Sell, Jaquelyne Alexis" w:date="2025-06-26T14:59:00Z" w16du:dateUtc="2025-06-26T18:59:00Z">
        <w:r w:rsidR="00AD6944" w:rsidRPr="00B97F99">
          <w:t>health</w:t>
        </w:r>
        <w:r w:rsidR="008E609D">
          <w:t xml:space="preserve"> care</w:t>
        </w:r>
      </w:ins>
      <w:r w:rsidR="00AD6944" w:rsidRPr="00B97F99">
        <w:t xml:space="preserve"> can contribute to the development of cervical cancer in Black and Hispanic women</w:t>
      </w:r>
      <w:r w:rsidR="00AE3EF2" w:rsidRPr="00B97F99">
        <w:t xml:space="preserve"> </w:t>
      </w:r>
      <w:r w:rsidR="008656B2">
        <w:t>[Ref. 5.4: 08F02T]</w:t>
      </w:r>
      <w:r w:rsidR="00F661B8" w:rsidRPr="00B97F99">
        <w:t>.</w:t>
      </w:r>
      <w:r w:rsidR="00AD6944" w:rsidRPr="00B97F99">
        <w:t xml:space="preserve"> </w:t>
      </w:r>
      <w:ins w:id="750" w:author="Sell, Jaquelyne Alexis" w:date="2025-06-26T14:59:00Z" w16du:dateUtc="2025-06-26T18:59:00Z">
        <w:r w:rsidR="00994E4D">
          <w:t>Additionally, l</w:t>
        </w:r>
        <w:r w:rsidR="004F49BE" w:rsidRPr="004F49BE">
          <w:t xml:space="preserve">ow socioeconomic status and being born outside the US </w:t>
        </w:r>
        <w:r w:rsidR="00994E4D">
          <w:t>are</w:t>
        </w:r>
        <w:r w:rsidR="004F49BE" w:rsidRPr="004F49BE">
          <w:t xml:space="preserve"> important </w:t>
        </w:r>
        <w:r w:rsidR="00994E4D">
          <w:t>contributors</w:t>
        </w:r>
        <w:r w:rsidR="004F49BE" w:rsidRPr="004F49BE">
          <w:t xml:space="preserve"> to the higher incidence rate of cervical cancer among Hispanic women </w:t>
        </w:r>
        <w:r w:rsidR="008656B2">
          <w:t>[Ref. </w:t>
        </w:r>
      </w:ins>
      <w:moveToRangeStart w:id="751" w:author="Sell, Jaquelyne Alexis" w:date="2025-06-26T14:59:00Z" w:name="move201842382"/>
      <w:moveTo w:id="752" w:author="Sell, Jaquelyne Alexis" w:date="2025-06-26T14:59:00Z" w16du:dateUtc="2025-06-26T18:59:00Z">
        <w:r w:rsidR="008656B2">
          <w:t>5.4: 08D05N]</w:t>
        </w:r>
        <w:r w:rsidR="000E4A73">
          <w:t>.</w:t>
        </w:r>
        <w:r w:rsidR="003B6A6C">
          <w:t xml:space="preserve"> </w:t>
        </w:r>
      </w:moveTo>
      <w:moveToRangeEnd w:id="751"/>
      <w:del w:id="753" w:author="Sell, Jaquelyne Alexis" w:date="2025-06-26T14:59:00Z" w16du:dateUtc="2025-06-26T18:59:00Z">
        <w:r w:rsidR="00AD6944" w:rsidRPr="3E9E25C6">
          <w:rPr>
            <w:rFonts w:eastAsia="Invention Regular"/>
            <w:color w:val="000000" w:themeColor="text1"/>
          </w:rPr>
          <w:delText xml:space="preserve">A range of HPV cofactors, including immune suppression, modulate the risk of progression from infection to cancer. </w:delText>
        </w:r>
      </w:del>
      <w:ins w:id="754" w:author="Sell, Jaquelyne Alexis" w:date="2025-06-26T14:59:00Z" w16du:dateUtc="2025-06-26T18:59:00Z">
        <w:r w:rsidR="000E4A73" w:rsidRPr="000E4A73">
          <w:t>Women from low socioeconomic backgrounds frequently experience lower screening rates due to financial constraints, limited access to health</w:t>
        </w:r>
        <w:r w:rsidR="008E609D">
          <w:t xml:space="preserve"> care</w:t>
        </w:r>
        <w:r w:rsidR="000E4A73" w:rsidRPr="000E4A73">
          <w:t xml:space="preserve"> facilities, and inadequate health insurance coverage,</w:t>
        </w:r>
        <w:r w:rsidR="00451E98">
          <w:t xml:space="preserve"> which many lead to </w:t>
        </w:r>
        <w:r w:rsidR="000E4A73" w:rsidRPr="000E4A73">
          <w:t>later-stage diagnoses and poorer health outcomes</w:t>
        </w:r>
        <w:r w:rsidR="00BB1809">
          <w:t xml:space="preserve"> </w:t>
        </w:r>
        <w:r w:rsidR="008656B2">
          <w:t>[Ref. 5.4: 08RRNG]</w:t>
        </w:r>
        <w:r w:rsidR="005521DF">
          <w:t>.</w:t>
        </w:r>
        <w:r w:rsidR="00AF6B00">
          <w:t xml:space="preserve"> In a study of </w:t>
        </w:r>
        <w:r w:rsidR="00AF6B00" w:rsidRPr="00AE1CE6">
          <w:t>23,492</w:t>
        </w:r>
        <w:r w:rsidR="00AF6B00">
          <w:t> </w:t>
        </w:r>
        <w:r w:rsidR="00AF6B00" w:rsidRPr="00AE1CE6">
          <w:t>women diagnosed with cervical cance</w:t>
        </w:r>
        <w:r w:rsidR="00AF6B00">
          <w:t>r, b</w:t>
        </w:r>
        <w:r w:rsidR="00AF6B00" w:rsidRPr="00AE1CE6">
          <w:t xml:space="preserve">eing uninsured or insured by Medicaid accounted for more than half of the estimated disparity in advanced-stage cervical </w:t>
        </w:r>
        <w:r w:rsidR="00AF6B00" w:rsidRPr="00AE1CE6">
          <w:lastRenderedPageBreak/>
          <w:t>cancer diagnosis among all racial and ethnic minority groups compared with White women</w:t>
        </w:r>
        <w:r w:rsidR="00CF6336">
          <w:t xml:space="preserve"> </w:t>
        </w:r>
        <w:r w:rsidR="008656B2">
          <w:t>[Ref. 5.4: 08BZMZ]</w:t>
        </w:r>
        <w:r w:rsidR="00AF6B00">
          <w:t>. Additionally, W</w:t>
        </w:r>
        <w:r w:rsidR="00AF6B00" w:rsidRPr="00067FA6">
          <w:t xml:space="preserve">hite women were more likely to have private or Medicare insurance at time of diagnosis (69.4%) than Black (48.2%), AI/AN (48.7%), </w:t>
        </w:r>
        <w:r w:rsidR="00021347">
          <w:t>Asian or Pacific Islander</w:t>
        </w:r>
        <w:r w:rsidR="00AF6B00" w:rsidRPr="00067FA6">
          <w:t xml:space="preserve"> (64.3%), and Hispanic or Latina (42.5%) women</w:t>
        </w:r>
        <w:r w:rsidR="00AF6B00">
          <w:t xml:space="preserve"> </w:t>
        </w:r>
        <w:r w:rsidR="008656B2">
          <w:t>[Ref. 5.4: 08BZMZ]</w:t>
        </w:r>
        <w:r w:rsidR="00AF6B00">
          <w:t>.</w:t>
        </w:r>
      </w:ins>
    </w:p>
    <w:p w14:paraId="0E6AFCFE" w14:textId="3423FFBA" w:rsidR="006A7725" w:rsidRPr="00500FB2" w:rsidRDefault="004F49BE" w:rsidP="003C6469">
      <w:pPr>
        <w:pStyle w:val="Paragraph"/>
        <w:rPr>
          <w:ins w:id="755" w:author="Sell, Jaquelyne Alexis" w:date="2025-06-26T14:59:00Z" w16du:dateUtc="2025-06-26T18:59:00Z"/>
          <w:u w:val="single"/>
        </w:rPr>
      </w:pPr>
      <w:ins w:id="756" w:author="Sell, Jaquelyne Alexis" w:date="2025-06-26T14:59:00Z" w16du:dateUtc="2025-06-26T18:59:00Z">
        <w:r w:rsidRPr="00500FB2">
          <w:rPr>
            <w:u w:val="single"/>
          </w:rPr>
          <w:t xml:space="preserve">Coexisting </w:t>
        </w:r>
        <w:r w:rsidR="00993902">
          <w:rPr>
            <w:u w:val="single"/>
          </w:rPr>
          <w:t>M</w:t>
        </w:r>
        <w:r w:rsidRPr="00500FB2">
          <w:rPr>
            <w:u w:val="single"/>
          </w:rPr>
          <w:t xml:space="preserve">edical </w:t>
        </w:r>
        <w:r w:rsidR="00993902">
          <w:rPr>
            <w:u w:val="single"/>
          </w:rPr>
          <w:t>C</w:t>
        </w:r>
        <w:r w:rsidRPr="00500FB2">
          <w:rPr>
            <w:u w:val="single"/>
          </w:rPr>
          <w:t>onditions</w:t>
        </w:r>
      </w:ins>
    </w:p>
    <w:p w14:paraId="795FE655" w14:textId="1B396561" w:rsidR="004F49BE" w:rsidRDefault="00AD6944" w:rsidP="003C6469">
      <w:pPr>
        <w:pStyle w:val="Paragraph"/>
        <w:rPr>
          <w:ins w:id="757" w:author="Sell, Jaquelyne Alexis" w:date="2025-06-26T14:59:00Z" w16du:dateUtc="2025-06-26T18:59:00Z"/>
        </w:rPr>
      </w:pPr>
      <w:r w:rsidRPr="00B97F99">
        <w:t xml:space="preserve">Black and Hispanic women are more likely to present with poorly controlled </w:t>
      </w:r>
      <w:bookmarkStart w:id="758" w:name="_Hlk187388265"/>
      <w:r w:rsidRPr="00B97F99">
        <w:t>coexisting medical conditions</w:t>
      </w:r>
      <w:bookmarkEnd w:id="758"/>
      <w:r w:rsidRPr="00B97F99">
        <w:t>, including HIV and other immunodeficiency</w:t>
      </w:r>
      <w:r w:rsidR="004A2028" w:rsidRPr="00B97F99">
        <w:t xml:space="preserve"> syndromes</w:t>
      </w:r>
      <w:r w:rsidRPr="00B97F99">
        <w:t>, that may impact cervical cancer development and progression</w:t>
      </w:r>
      <w:r w:rsidR="003B1962" w:rsidRPr="00B97F99">
        <w:t xml:space="preserve"> </w:t>
      </w:r>
      <w:r w:rsidR="008656B2" w:rsidRPr="008656B2">
        <w:rPr>
          <w:bCs/>
        </w:rPr>
        <w:t>[Ref. 5.4: 08DF6Z, 08DF72]</w:t>
      </w:r>
      <w:r w:rsidRPr="3E9E25C6">
        <w:t>.</w:t>
      </w:r>
      <w:del w:id="759" w:author="Sell, Jaquelyne Alexis" w:date="2025-06-26T14:59:00Z" w16du:dateUtc="2025-06-26T18:59:00Z">
        <w:r w:rsidRPr="3E9E25C6">
          <w:rPr>
            <w:rFonts w:eastAsia="Invention Regular"/>
            <w:color w:val="000000" w:themeColor="text1"/>
          </w:rPr>
          <w:delText xml:space="preserve"> It was also found that low socioeconomic status</w:delText>
        </w:r>
      </w:del>
    </w:p>
    <w:p w14:paraId="16A0E317" w14:textId="299EEFAE" w:rsidR="006A7725" w:rsidRPr="00500FB2" w:rsidRDefault="004F49BE" w:rsidP="003C6469">
      <w:pPr>
        <w:pStyle w:val="Paragraph"/>
        <w:keepNext/>
        <w:keepLines/>
        <w:rPr>
          <w:ins w:id="760" w:author="Sell, Jaquelyne Alexis" w:date="2025-06-26T14:59:00Z" w16du:dateUtc="2025-06-26T18:59:00Z"/>
          <w:u w:val="single"/>
        </w:rPr>
      </w:pPr>
      <w:ins w:id="761" w:author="Sell, Jaquelyne Alexis" w:date="2025-06-26T14:59:00Z" w16du:dateUtc="2025-06-26T18:59:00Z">
        <w:r w:rsidRPr="00564102">
          <w:rPr>
            <w:u w:val="single"/>
          </w:rPr>
          <w:t xml:space="preserve">Geographic </w:t>
        </w:r>
        <w:r w:rsidR="00993902" w:rsidRPr="00564102">
          <w:rPr>
            <w:u w:val="single"/>
          </w:rPr>
          <w:t>A</w:t>
        </w:r>
        <w:r w:rsidRPr="00564102">
          <w:rPr>
            <w:u w:val="single"/>
          </w:rPr>
          <w:t>rea</w:t>
        </w:r>
      </w:ins>
    </w:p>
    <w:p w14:paraId="227CBE88" w14:textId="5788315A" w:rsidR="004F49BE" w:rsidRDefault="008F373D" w:rsidP="003C6469">
      <w:pPr>
        <w:pStyle w:val="Paragraph"/>
        <w:keepNext/>
        <w:keepLines/>
        <w:rPr>
          <w:ins w:id="762" w:author="Sell, Jaquelyne Alexis" w:date="2025-06-26T14:59:00Z" w16du:dateUtc="2025-06-26T18:59:00Z"/>
        </w:rPr>
      </w:pPr>
      <w:ins w:id="763" w:author="Sell, Jaquelyne Alexis" w:date="2025-06-26T14:59:00Z" w16du:dateUtc="2025-06-26T18:59:00Z">
        <w:r>
          <w:t>Disparities by geographic area exist because p</w:t>
        </w:r>
        <w:r w:rsidRPr="008F373D">
          <w:t>ersistent poverty</w:t>
        </w:r>
      </w:ins>
      <w:r w:rsidRPr="008F373D">
        <w:t xml:space="preserve"> and </w:t>
      </w:r>
      <w:del w:id="764" w:author="Sell, Jaquelyne Alexis" w:date="2025-06-26T14:59:00Z" w16du:dateUtc="2025-06-26T18:59:00Z">
        <w:r w:rsidR="00AD6944" w:rsidRPr="3E9E25C6">
          <w:rPr>
            <w:rFonts w:eastAsia="Invention Regular"/>
            <w:color w:val="000000" w:themeColor="text1"/>
          </w:rPr>
          <w:delText>being born outside the US were important factors contributing</w:delText>
        </w:r>
      </w:del>
      <w:ins w:id="765" w:author="Sell, Jaquelyne Alexis" w:date="2025-06-26T14:59:00Z" w16du:dateUtc="2025-06-26T18:59:00Z">
        <w:r w:rsidRPr="008F373D">
          <w:t>rural counties tend</w:t>
        </w:r>
      </w:ins>
      <w:r w:rsidRPr="008F373D">
        <w:t xml:space="preserve"> to </w:t>
      </w:r>
      <w:del w:id="766" w:author="Sell, Jaquelyne Alexis" w:date="2025-06-26T14:59:00Z" w16du:dateUtc="2025-06-26T18:59:00Z">
        <w:r w:rsidR="00AD6944" w:rsidRPr="3E9E25C6">
          <w:rPr>
            <w:rFonts w:eastAsia="Invention Regular"/>
            <w:color w:val="000000" w:themeColor="text1"/>
          </w:rPr>
          <w:delText>the higher incidence rate</w:delText>
        </w:r>
      </w:del>
      <w:ins w:id="767" w:author="Sell, Jaquelyne Alexis" w:date="2025-06-26T14:59:00Z" w16du:dateUtc="2025-06-26T18:59:00Z">
        <w:r w:rsidRPr="008F373D">
          <w:t>have a shortage of health</w:t>
        </w:r>
        <w:r w:rsidR="008E609D">
          <w:t xml:space="preserve"> care</w:t>
        </w:r>
        <w:r w:rsidRPr="008F373D">
          <w:t xml:space="preserve"> providers, resulting in decreased access to care and lower uptake of cancer prevention and screening services</w:t>
        </w:r>
        <w:r>
          <w:t xml:space="preserve"> </w:t>
        </w:r>
        <w:r w:rsidR="008656B2" w:rsidRPr="008656B2">
          <w:rPr>
            <w:bCs/>
          </w:rPr>
          <w:t>[Ref. 5.4: 08RRNG, 08RS8N]</w:t>
        </w:r>
        <w:r w:rsidRPr="008F373D">
          <w:t xml:space="preserve">. </w:t>
        </w:r>
        <w:r w:rsidR="0047130F" w:rsidRPr="0047130F">
          <w:t>An analysis of the geographic distribution</w:t>
        </w:r>
      </w:ins>
      <w:r w:rsidR="0047130F" w:rsidRPr="0047130F">
        <w:t xml:space="preserve"> of </w:t>
      </w:r>
      <w:r w:rsidR="0094254B">
        <w:t>cervical cancer</w:t>
      </w:r>
      <w:r w:rsidR="003A61F5" w:rsidRPr="003A61F5">
        <w:t xml:space="preserve"> </w:t>
      </w:r>
      <w:del w:id="768" w:author="Sell, Jaquelyne Alexis" w:date="2025-06-26T14:59:00Z" w16du:dateUtc="2025-06-26T18:59:00Z">
        <w:r w:rsidR="00AD6944" w:rsidRPr="3E9E25C6">
          <w:rPr>
            <w:rFonts w:eastAsia="Invention Regular"/>
            <w:color w:val="000000" w:themeColor="text1"/>
          </w:rPr>
          <w:delText>among</w:delText>
        </w:r>
      </w:del>
      <w:ins w:id="769" w:author="Sell, Jaquelyne Alexis" w:date="2025-06-26T14:59:00Z" w16du:dateUtc="2025-06-26T18:59:00Z">
        <w:r w:rsidR="0047130F" w:rsidRPr="0047130F">
          <w:t xml:space="preserve">burden across the US </w:t>
        </w:r>
        <w:r w:rsidR="00564102">
          <w:t>from</w:t>
        </w:r>
        <w:r w:rsidR="0047130F" w:rsidRPr="0047130F">
          <w:t xml:space="preserve"> 2017</w:t>
        </w:r>
        <w:r w:rsidR="0094254B">
          <w:t xml:space="preserve"> to </w:t>
        </w:r>
        <w:r w:rsidR="0047130F" w:rsidRPr="0047130F">
          <w:t>2022 revealed significant disparities, particularly in the South</w:t>
        </w:r>
        <w:r w:rsidR="00BC2061">
          <w:t xml:space="preserve">. </w:t>
        </w:r>
        <w:r w:rsidR="00BC2061" w:rsidRPr="00BC2061">
          <w:t>In this region, lower income levels and a higher percentage of</w:t>
        </w:r>
      </w:ins>
      <w:r w:rsidR="00BC2061" w:rsidRPr="00BC2061">
        <w:t xml:space="preserve"> Hispanic </w:t>
      </w:r>
      <w:del w:id="770" w:author="Sell, Jaquelyne Alexis" w:date="2025-06-26T14:59:00Z" w16du:dateUtc="2025-06-26T18:59:00Z">
        <w:r w:rsidR="00AD6944" w:rsidRPr="3E9E25C6">
          <w:rPr>
            <w:rFonts w:eastAsia="Invention Regular"/>
            <w:color w:val="000000" w:themeColor="text1"/>
          </w:rPr>
          <w:delText>women</w:delText>
        </w:r>
        <w:r w:rsidR="00AD6944">
          <w:rPr>
            <w:rFonts w:eastAsia="Invention Regular"/>
            <w:color w:val="000000" w:themeColor="text1"/>
          </w:rPr>
          <w:delText xml:space="preserve"> </w:delText>
        </w:r>
        <w:r w:rsidR="006967EE">
          <w:rPr>
            <w:rFonts w:eastAsia="Invention Regular"/>
            <w:color w:val="000000" w:themeColor="text1"/>
          </w:rPr>
          <w:delText>[Ref. </w:delText>
        </w:r>
      </w:del>
      <w:ins w:id="771" w:author="Sell, Jaquelyne Alexis" w:date="2025-06-26T14:59:00Z" w16du:dateUtc="2025-06-26T18:59:00Z">
        <w:r w:rsidR="00BC2061" w:rsidRPr="00BC2061">
          <w:t xml:space="preserve">populations </w:t>
        </w:r>
        <w:r w:rsidR="00EF0AC6">
          <w:t>were associated with</w:t>
        </w:r>
        <w:r w:rsidR="00BC2061" w:rsidRPr="00BC2061">
          <w:t xml:space="preserve"> a greater disease burden</w:t>
        </w:r>
        <w:r w:rsidR="00EF0AC6">
          <w:t xml:space="preserve"> in terms of reduced </w:t>
        </w:r>
        <w:r w:rsidR="00BC2061" w:rsidRPr="00BC2061">
          <w:t>access to previous cervical cancer screenings</w:t>
        </w:r>
        <w:r w:rsidR="00EF0AC6">
          <w:t xml:space="preserve"> </w:t>
        </w:r>
        <w:r w:rsidR="00BC2061" w:rsidRPr="00BC2061">
          <w:t xml:space="preserve">and </w:t>
        </w:r>
        <w:r w:rsidR="00EF0AC6">
          <w:t>less</w:t>
        </w:r>
        <w:r w:rsidR="00BC2061" w:rsidRPr="00BC2061">
          <w:t xml:space="preserve"> availability of brachytherapy centers, compared </w:t>
        </w:r>
        <w:r w:rsidR="002E5FD4">
          <w:t>with</w:t>
        </w:r>
        <w:r w:rsidR="00BC2061" w:rsidRPr="00BC2061">
          <w:t xml:space="preserve"> the Midwest, Northeast, and West regions</w:t>
        </w:r>
        <w:r w:rsidR="0047130F">
          <w:t xml:space="preserve"> </w:t>
        </w:r>
        <w:r w:rsidR="008656B2">
          <w:t>[Ref. 5.4: 08RRNL]</w:t>
        </w:r>
        <w:r w:rsidR="00BB1809">
          <w:t>.</w:t>
        </w:r>
        <w:r w:rsidR="0047130F">
          <w:t xml:space="preserve"> </w:t>
        </w:r>
        <w:r w:rsidR="00D2383B" w:rsidRPr="00D2383B">
          <w:t xml:space="preserve">Among AI/AN communities in the </w:t>
        </w:r>
        <w:r w:rsidR="000F079F">
          <w:t>US</w:t>
        </w:r>
        <w:r w:rsidR="00D2383B" w:rsidRPr="00D2383B">
          <w:t>, particularly in regions like the Northern Plains, geographic factors intersect with systemic barriers to health</w:t>
        </w:r>
        <w:r w:rsidR="008E609D">
          <w:t xml:space="preserve"> care</w:t>
        </w:r>
        <w:r w:rsidR="00D2383B" w:rsidRPr="00D2383B">
          <w:t xml:space="preserve"> access, including logistical challenges, which further exacerbate disparities in cervical cancer prevention and treatment</w:t>
        </w:r>
        <w:r w:rsidR="00D314D3">
          <w:t xml:space="preserve"> </w:t>
        </w:r>
        <w:r w:rsidR="008656B2">
          <w:t>[Ref. 5.4: 08RRQ9]</w:t>
        </w:r>
        <w:r w:rsidR="0047130F" w:rsidRPr="0047130F">
          <w:t>.</w:t>
        </w:r>
      </w:ins>
    </w:p>
    <w:p w14:paraId="15DBA281" w14:textId="1EDA4029" w:rsidR="00AD6944" w:rsidRDefault="008656B2" w:rsidP="00AD6944">
      <w:pPr>
        <w:pStyle w:val="Paragraph"/>
        <w:rPr>
          <w:rFonts w:ascii="Invention Regular" w:eastAsia="Invention Regular" w:hAnsi="Invention Regular" w:cs="Invention Regular"/>
          <w:color w:val="000000" w:themeColor="text1"/>
          <w:sz w:val="21"/>
          <w:szCs w:val="21"/>
        </w:rPr>
      </w:pPr>
      <w:moveFromRangeStart w:id="772" w:author="Sell, Jaquelyne Alexis" w:date="2025-06-26T14:59:00Z" w:name="move201842382"/>
      <w:moveFrom w:id="773" w:author="Sell, Jaquelyne Alexis" w:date="2025-06-26T14:59:00Z" w16du:dateUtc="2025-06-26T18:59:00Z">
        <w:r>
          <w:t>5.4: 08D05N]</w:t>
        </w:r>
        <w:r w:rsidR="000E4A73">
          <w:t>.</w:t>
        </w:r>
        <w:r w:rsidR="003B6A6C">
          <w:t xml:space="preserve"> </w:t>
        </w:r>
      </w:moveFrom>
      <w:moveFromRangeEnd w:id="772"/>
      <w:r w:rsidR="00AD6944" w:rsidRPr="004F49BE">
        <w:rPr>
          <w:rFonts w:eastAsia="Invention Regular"/>
          <w:color w:val="000000" w:themeColor="text1"/>
        </w:rPr>
        <w:t>Overall, these data suggest that addressing the social determinants of health</w:t>
      </w:r>
      <w:r w:rsidR="00AE2B47" w:rsidRPr="004F49BE">
        <w:rPr>
          <w:rFonts w:eastAsia="Invention Regular"/>
          <w:color w:val="000000" w:themeColor="text1"/>
        </w:rPr>
        <w:t xml:space="preserve"> </w:t>
      </w:r>
      <w:r w:rsidR="00AD6944" w:rsidRPr="004F49BE">
        <w:rPr>
          <w:rFonts w:eastAsia="Invention Regular"/>
          <w:color w:val="000000" w:themeColor="text1"/>
        </w:rPr>
        <w:t xml:space="preserve">is crucial in reducing </w:t>
      </w:r>
      <w:r w:rsidR="00AE2B47" w:rsidRPr="004F49BE">
        <w:rPr>
          <w:rFonts w:eastAsia="Invention Regular"/>
          <w:color w:val="000000" w:themeColor="text1"/>
        </w:rPr>
        <w:t xml:space="preserve">disparities in the diagnosis and treatment of </w:t>
      </w:r>
      <w:r w:rsidR="00AD6944" w:rsidRPr="004F49BE">
        <w:rPr>
          <w:rFonts w:eastAsia="Invention Regular"/>
          <w:color w:val="000000" w:themeColor="text1"/>
        </w:rPr>
        <w:t>cervical cancer.</w:t>
      </w:r>
    </w:p>
    <w:p w14:paraId="35DC1F0A" w14:textId="77777777" w:rsidR="00AD6944" w:rsidRPr="00AD6944" w:rsidRDefault="005D2850" w:rsidP="00EF742B">
      <w:pPr>
        <w:pStyle w:val="Paragraph"/>
        <w:rPr>
          <w:del w:id="774" w:author="Sell, Jaquelyne Alexis" w:date="2025-06-26T14:59:00Z" w16du:dateUtc="2025-06-26T18:59:00Z"/>
          <w:rFonts w:eastAsia="Invention Regular"/>
          <w:color w:val="000000" w:themeColor="text1"/>
        </w:rPr>
      </w:pPr>
      <w:del w:id="775" w:author="Sell, Jaquelyne Alexis" w:date="2025-06-26T14:59:00Z" w16du:dateUtc="2025-06-26T18:59:00Z">
        <w:r>
          <w:rPr>
            <w:rFonts w:eastAsia="Invention Regular"/>
            <w:i/>
            <w:iCs/>
            <w:color w:val="000000" w:themeColor="text1"/>
          </w:rPr>
          <w:delText>Gene-polymorphism</w:delText>
        </w:r>
        <w:r w:rsidR="00AD6944" w:rsidRPr="3E9E25C6">
          <w:rPr>
            <w:rFonts w:eastAsia="Invention Regular"/>
            <w:i/>
            <w:iCs/>
            <w:color w:val="000000" w:themeColor="text1"/>
          </w:rPr>
          <w:delText>:</w:delText>
        </w:r>
        <w:r w:rsidR="00AD6944" w:rsidRPr="3E9E25C6">
          <w:rPr>
            <w:rFonts w:eastAsia="Invention Regular"/>
            <w:color w:val="000000" w:themeColor="text1"/>
          </w:rPr>
          <w:delText xml:space="preserve"> </w:delText>
        </w:r>
        <w:r w:rsidR="00AE2B47">
          <w:rPr>
            <w:rFonts w:eastAsia="Invention Regular"/>
            <w:color w:val="000000" w:themeColor="text1"/>
          </w:rPr>
          <w:delText xml:space="preserve">Molecular </w:delText>
        </w:r>
        <w:r w:rsidR="00AD6944" w:rsidRPr="3E9E25C6">
          <w:rPr>
            <w:rFonts w:eastAsia="Invention Regular"/>
            <w:color w:val="000000" w:themeColor="text1"/>
          </w:rPr>
          <w:delText xml:space="preserve">variations in certain immune system genes can </w:delText>
        </w:r>
        <w:r w:rsidR="008275D1">
          <w:rPr>
            <w:rFonts w:eastAsia="Invention Regular"/>
            <w:color w:val="000000" w:themeColor="text1"/>
          </w:rPr>
          <w:delText xml:space="preserve">reduce </w:delText>
        </w:r>
        <w:r w:rsidR="00AD6944" w:rsidRPr="3E9E25C6">
          <w:rPr>
            <w:rFonts w:eastAsia="Invention Regular"/>
            <w:color w:val="000000" w:themeColor="text1"/>
          </w:rPr>
          <w:delText>the body</w:delText>
        </w:r>
        <w:r w:rsidR="008275D1">
          <w:rPr>
            <w:rFonts w:eastAsia="Invention Regular"/>
            <w:color w:val="000000" w:themeColor="text1"/>
          </w:rPr>
          <w:delText>’</w:delText>
        </w:r>
        <w:r w:rsidR="00AD6944" w:rsidRPr="3E9E25C6">
          <w:rPr>
            <w:rFonts w:eastAsia="Invention Regular"/>
            <w:color w:val="000000" w:themeColor="text1"/>
          </w:rPr>
          <w:delText xml:space="preserve">s ability to respond to the virus and clear the infection. For example, </w:delText>
        </w:r>
        <w:r w:rsidR="008275D1">
          <w:rPr>
            <w:rFonts w:eastAsia="Invention Regular"/>
            <w:color w:val="000000" w:themeColor="text1"/>
          </w:rPr>
          <w:delText xml:space="preserve">alterations to HLA </w:delText>
        </w:r>
        <w:r w:rsidR="00AD6944" w:rsidRPr="3E9E25C6">
          <w:rPr>
            <w:rFonts w:eastAsia="Invention Regular"/>
            <w:color w:val="000000" w:themeColor="text1"/>
          </w:rPr>
          <w:delText xml:space="preserve">genes that code for proteins involved in antigen processing and presentation have been linked to the risk of developing cervical cancer </w:delText>
        </w:r>
        <w:r w:rsidR="006967EE" w:rsidRPr="006967EE">
          <w:rPr>
            <w:rFonts w:eastAsia="Invention Regular"/>
            <w:bCs/>
            <w:color w:val="000000" w:themeColor="text1"/>
          </w:rPr>
          <w:delText>[Ref. 5.4: 08D79X, 08D7XJ]</w:delText>
        </w:r>
        <w:r w:rsidR="00AD6944" w:rsidRPr="3E9E25C6">
          <w:rPr>
            <w:rFonts w:eastAsia="Invention Regular"/>
            <w:color w:val="000000" w:themeColor="text1"/>
          </w:rPr>
          <w:delText xml:space="preserve">. A separate study found that Black women have longer time to clearance of </w:delText>
        </w:r>
        <w:r w:rsidR="00051891">
          <w:rPr>
            <w:rFonts w:eastAsia="Invention Regular"/>
            <w:color w:val="000000" w:themeColor="text1"/>
          </w:rPr>
          <w:delText>high risk</w:delText>
        </w:r>
        <w:r w:rsidR="00AD6944" w:rsidRPr="3E9E25C6">
          <w:rPr>
            <w:rFonts w:eastAsia="Invention Regular"/>
            <w:color w:val="000000" w:themeColor="text1"/>
          </w:rPr>
          <w:delText>-HPV</w:delText>
        </w:r>
        <w:r w:rsidR="00FC4621">
          <w:rPr>
            <w:rFonts w:eastAsia="Invention Regular"/>
            <w:color w:val="000000" w:themeColor="text1"/>
          </w:rPr>
          <w:delText>,</w:delText>
        </w:r>
        <w:r w:rsidR="00AD6944" w:rsidRPr="3E9E25C6">
          <w:rPr>
            <w:rFonts w:eastAsia="Invention Regular"/>
            <w:color w:val="000000" w:themeColor="text1"/>
          </w:rPr>
          <w:delText xml:space="preserve"> and this leads to increased rates of abnormal results of Papanicolaou tests and contributes to the increased rates of cervical cancer observed in </w:delText>
        </w:r>
        <w:r w:rsidR="008275D1">
          <w:rPr>
            <w:rFonts w:eastAsia="Invention Regular"/>
            <w:color w:val="000000" w:themeColor="text1"/>
          </w:rPr>
          <w:delText>these individuals</w:delText>
        </w:r>
        <w:r w:rsidR="00AD6944" w:rsidRPr="3E9E25C6">
          <w:rPr>
            <w:rFonts w:eastAsia="Invention Regular"/>
            <w:color w:val="000000" w:themeColor="text1"/>
          </w:rPr>
          <w:delText xml:space="preserve">, raising the possibility that alterations in genes modulating the immune system play a role in the differences in HPV clearance between </w:delText>
        </w:r>
        <w:r w:rsidR="00124B89">
          <w:rPr>
            <w:rFonts w:eastAsia="Invention Regular"/>
            <w:color w:val="000000" w:themeColor="text1"/>
          </w:rPr>
          <w:delText>Black</w:delText>
        </w:r>
        <w:r w:rsidR="00AD6944" w:rsidRPr="3E9E25C6">
          <w:rPr>
            <w:rFonts w:eastAsia="Invention Regular"/>
            <w:color w:val="000000" w:themeColor="text1"/>
          </w:rPr>
          <w:delText xml:space="preserve"> and </w:delText>
        </w:r>
        <w:r w:rsidR="00124B89">
          <w:rPr>
            <w:rFonts w:eastAsia="Invention Regular"/>
            <w:color w:val="000000" w:themeColor="text1"/>
          </w:rPr>
          <w:delText>White</w:delText>
        </w:r>
        <w:r w:rsidR="00AD6944" w:rsidRPr="3E9E25C6">
          <w:rPr>
            <w:rFonts w:eastAsia="Invention Regular"/>
            <w:color w:val="000000" w:themeColor="text1"/>
          </w:rPr>
          <w:delText xml:space="preserve"> women</w:delText>
        </w:r>
        <w:r w:rsidR="00AD6944">
          <w:rPr>
            <w:rFonts w:eastAsia="Invention Regular"/>
            <w:color w:val="000000" w:themeColor="text1"/>
          </w:rPr>
          <w:delText xml:space="preserve"> </w:delText>
        </w:r>
        <w:r w:rsidR="006967EE">
          <w:rPr>
            <w:rFonts w:eastAsia="Invention Regular"/>
            <w:color w:val="000000" w:themeColor="text1"/>
          </w:rPr>
          <w:delText>[Ref. 5.4: 08D79R]</w:delText>
        </w:r>
        <w:r w:rsidR="00AD6944" w:rsidRPr="3E9E25C6">
          <w:rPr>
            <w:rFonts w:eastAsia="Invention Regular"/>
            <w:color w:val="000000" w:themeColor="text1"/>
          </w:rPr>
          <w:delText>. More studies are needed to fully understand how these genetic variations contribute to cervical cancer risk in different populations</w:delText>
        </w:r>
        <w:r w:rsidR="005E6D8E">
          <w:rPr>
            <w:rFonts w:eastAsia="Invention Regular"/>
            <w:color w:val="000000" w:themeColor="text1"/>
          </w:rPr>
          <w:delText>.</w:delText>
        </w:r>
        <w:r w:rsidR="00AD6944" w:rsidRPr="3E9E25C6">
          <w:rPr>
            <w:rFonts w:eastAsia="Invention Regular"/>
            <w:color w:val="000000" w:themeColor="text1"/>
          </w:rPr>
          <w:delText xml:space="preserve"> </w:delText>
        </w:r>
      </w:del>
    </w:p>
    <w:p w14:paraId="589F9AAC" w14:textId="77777777" w:rsidR="00AD29C4" w:rsidRDefault="00AD29C4" w:rsidP="007D136A">
      <w:pPr>
        <w:pStyle w:val="Heading3"/>
        <w:tabs>
          <w:tab w:val="num" w:pos="960"/>
        </w:tabs>
        <w:rPr>
          <w:del w:id="776" w:author="Sell, Jaquelyne Alexis" w:date="2025-06-26T14:59:00Z" w16du:dateUtc="2025-06-26T18:59:00Z"/>
        </w:rPr>
      </w:pPr>
      <w:bookmarkStart w:id="777" w:name="_Toc158725654"/>
      <w:del w:id="778" w:author="Sell, Jaquelyne Alexis" w:date="2025-06-26T14:59:00Z" w16du:dateUtc="2025-06-26T18:59:00Z">
        <w:r w:rsidRPr="00EB2795">
          <w:lastRenderedPageBreak/>
          <w:delText xml:space="preserve">Prevention, Screening or Diagnostic </w:delText>
        </w:r>
        <w:r w:rsidR="00EF1051">
          <w:delText>S</w:delText>
        </w:r>
        <w:r w:rsidRPr="00EB2795">
          <w:delText>trategies</w:delText>
        </w:r>
        <w:bookmarkEnd w:id="777"/>
      </w:del>
    </w:p>
    <w:p w14:paraId="60F97D89" w14:textId="7DFDA2BB" w:rsidR="00AD29C4" w:rsidRDefault="002F0A1A" w:rsidP="007D136A">
      <w:pPr>
        <w:pStyle w:val="Heading3"/>
        <w:tabs>
          <w:tab w:val="num" w:pos="960"/>
        </w:tabs>
        <w:rPr>
          <w:ins w:id="779" w:author="Sell, Jaquelyne Alexis" w:date="2025-06-26T14:59:00Z" w16du:dateUtc="2025-06-26T18:59:00Z"/>
        </w:rPr>
      </w:pPr>
      <w:del w:id="780" w:author="Sell, Jaquelyne Alexis" w:date="2025-06-26T14:59:00Z" w16du:dateUtc="2025-06-26T18:59:00Z">
        <w:r>
          <w:delText>Black and Hispanic women have higher incidence and mortality rate</w:delText>
        </w:r>
        <w:r w:rsidR="0067371F">
          <w:delText>s</w:delText>
        </w:r>
        <w:r>
          <w:delText xml:space="preserve"> of cervical cancer. Thus, it</w:delText>
        </w:r>
      </w:del>
      <w:bookmarkStart w:id="781" w:name="_Toc201820673"/>
      <w:ins w:id="782" w:author="Sell, Jaquelyne Alexis" w:date="2025-06-26T14:59:00Z" w16du:dateUtc="2025-06-26T18:59:00Z">
        <w:r w:rsidR="002A3F37">
          <w:t xml:space="preserve">Differences in </w:t>
        </w:r>
        <w:r w:rsidR="00AD29C4" w:rsidRPr="00EB2795">
          <w:t>Prevention, Screening</w:t>
        </w:r>
        <w:r w:rsidR="000F079F">
          <w:t>,</w:t>
        </w:r>
        <w:r w:rsidR="00AD29C4" w:rsidRPr="00EB2795">
          <w:t xml:space="preserve"> or Diagnostic </w:t>
        </w:r>
        <w:r w:rsidR="00EF1051">
          <w:t>S</w:t>
        </w:r>
        <w:r w:rsidR="00AD29C4" w:rsidRPr="00EB2795">
          <w:t>trategies</w:t>
        </w:r>
        <w:bookmarkEnd w:id="781"/>
      </w:ins>
    </w:p>
    <w:p w14:paraId="45FF3535" w14:textId="595C1C25" w:rsidR="002F0A1A" w:rsidRDefault="004A4CE8" w:rsidP="002F0A1A">
      <w:pPr>
        <w:pStyle w:val="Paragraph"/>
      </w:pPr>
      <w:ins w:id="783" w:author="Sell, Jaquelyne Alexis" w:date="2025-06-26T14:59:00Z" w16du:dateUtc="2025-06-26T18:59:00Z">
        <w:r>
          <w:t>I</w:t>
        </w:r>
        <w:r w:rsidR="002F0A1A">
          <w:t>t</w:t>
        </w:r>
      </w:ins>
      <w:r w:rsidR="002F0A1A">
        <w:t xml:space="preserve"> is important to take preventive measures</w:t>
      </w:r>
      <w:ins w:id="784" w:author="Sell, Jaquelyne Alexis" w:date="2025-06-26T14:59:00Z" w16du:dateUtc="2025-06-26T18:59:00Z">
        <w:r>
          <w:t>,</w:t>
        </w:r>
      </w:ins>
      <w:r w:rsidR="002F0A1A">
        <w:t xml:space="preserve"> </w:t>
      </w:r>
      <w:r w:rsidR="0067371F">
        <w:t xml:space="preserve">including </w:t>
      </w:r>
      <w:r w:rsidR="002F0A1A">
        <w:t xml:space="preserve">regular </w:t>
      </w:r>
      <w:r w:rsidR="0067371F">
        <w:t xml:space="preserve">diagnostic </w:t>
      </w:r>
      <w:r w:rsidR="002F0A1A">
        <w:t>screening to detect and treat cervical cancer early</w:t>
      </w:r>
      <w:ins w:id="785" w:author="Sell, Jaquelyne Alexis" w:date="2025-06-26T14:59:00Z" w16du:dateUtc="2025-06-26T18:59:00Z">
        <w:r>
          <w:t>, to reduce disparities in cervical cancer incidence and mortality</w:t>
        </w:r>
      </w:ins>
      <w:r w:rsidR="002F0A1A">
        <w:t xml:space="preserve">. Risk for cervical cancer can be reduced through vaccination, safe sex practices, </w:t>
      </w:r>
      <w:r w:rsidR="00BC7148">
        <w:t>r</w:t>
      </w:r>
      <w:r w:rsidR="002F0A1A">
        <w:t xml:space="preserve">egular </w:t>
      </w:r>
      <w:r w:rsidR="00212F22" w:rsidRPr="3E9E25C6">
        <w:rPr>
          <w:rFonts w:eastAsia="Invention Regular"/>
          <w:color w:val="000000" w:themeColor="text1"/>
        </w:rPr>
        <w:t>Papanicolaou</w:t>
      </w:r>
      <w:r w:rsidR="002F0A1A">
        <w:t xml:space="preserve"> </w:t>
      </w:r>
      <w:r w:rsidR="00BC7148">
        <w:t xml:space="preserve">and HPV </w:t>
      </w:r>
      <w:r w:rsidR="002F0A1A">
        <w:t xml:space="preserve">tests, and visits </w:t>
      </w:r>
      <w:r w:rsidR="006355D7">
        <w:t>to</w:t>
      </w:r>
      <w:r w:rsidR="002F0A1A">
        <w:t xml:space="preserve"> a </w:t>
      </w:r>
      <w:del w:id="786" w:author="Sell, Jaquelyne Alexis" w:date="2025-06-26T14:59:00Z" w16du:dateUtc="2025-06-26T18:59:00Z">
        <w:r w:rsidR="002F0A1A">
          <w:delText>healthcare</w:delText>
        </w:r>
      </w:del>
      <w:ins w:id="787" w:author="Sell, Jaquelyne Alexis" w:date="2025-06-26T14:59:00Z" w16du:dateUtc="2025-06-26T18:59:00Z">
        <w:r w:rsidR="002F0A1A">
          <w:t>health</w:t>
        </w:r>
        <w:r w:rsidR="008E609D">
          <w:t xml:space="preserve"> care</w:t>
        </w:r>
      </w:ins>
      <w:r w:rsidR="002F0A1A">
        <w:t xml:space="preserve"> provider.</w:t>
      </w:r>
    </w:p>
    <w:p w14:paraId="6AA919BA" w14:textId="3E03B7D0" w:rsidR="002F0A1A" w:rsidRDefault="0065024C" w:rsidP="002F0A1A">
      <w:pPr>
        <w:pStyle w:val="Paragraph"/>
      </w:pPr>
      <w:r>
        <w:t>In the US, o</w:t>
      </w:r>
      <w:r w:rsidR="002F0A1A">
        <w:t>ver half of</w:t>
      </w:r>
      <w:del w:id="788" w:author="Sell, Jaquelyne Alexis" w:date="2025-06-26T14:59:00Z" w16du:dateUtc="2025-06-26T18:59:00Z">
        <w:r w:rsidR="002F0A1A">
          <w:delText xml:space="preserve"> the</w:delText>
        </w:r>
      </w:del>
      <w:r w:rsidR="002F0A1A">
        <w:t xml:space="preserve"> cervical cancer deaths occur in women who have </w:t>
      </w:r>
      <w:r>
        <w:t xml:space="preserve">either </w:t>
      </w:r>
      <w:r w:rsidR="002F0A1A">
        <w:t xml:space="preserve">never been screened or </w:t>
      </w:r>
      <w:r w:rsidR="00E1100E">
        <w:t xml:space="preserve">have </w:t>
      </w:r>
      <w:r w:rsidR="002F0A1A">
        <w:t xml:space="preserve">not been screened in </w:t>
      </w:r>
      <w:r>
        <w:t xml:space="preserve">the past </w:t>
      </w:r>
      <w:r w:rsidR="009E74E0">
        <w:t>5 </w:t>
      </w:r>
      <w:r w:rsidR="002F0A1A">
        <w:t xml:space="preserve">years. Cervical cancer is preventable with early detection and removal of precancerous cervical lesions </w:t>
      </w:r>
      <w:r w:rsidR="008656B2">
        <w:t>[Ref. 5.4: 0440NG]</w:t>
      </w:r>
      <w:r w:rsidR="002F0A1A">
        <w:t xml:space="preserve">. Women </w:t>
      </w:r>
      <w:r w:rsidR="000A552C">
        <w:t xml:space="preserve">over the age of 30 years </w:t>
      </w:r>
      <w:r w:rsidR="002F0A1A">
        <w:t>who receive cervical cancer screening within 3</w:t>
      </w:r>
      <w:r w:rsidR="00A50590">
        <w:t xml:space="preserve"> to </w:t>
      </w:r>
      <w:r w:rsidR="002F0A1A">
        <w:t>36</w:t>
      </w:r>
      <w:r w:rsidR="00A50590">
        <w:t> </w:t>
      </w:r>
      <w:r w:rsidR="002F0A1A">
        <w:t>months</w:t>
      </w:r>
      <w:r w:rsidR="00A50590">
        <w:t xml:space="preserve"> before</w:t>
      </w:r>
      <w:r w:rsidR="002F0A1A">
        <w:t xml:space="preserve"> cervical cancer diagnosis have a lower mortality rate</w:t>
      </w:r>
      <w:r w:rsidR="0067371F">
        <w:t xml:space="preserve"> than</w:t>
      </w:r>
      <w:r w:rsidR="00B7296D">
        <w:t xml:space="preserve"> those who </w:t>
      </w:r>
      <w:r w:rsidR="002E2426">
        <w:t>receive</w:t>
      </w:r>
      <w:r w:rsidR="006E592B">
        <w:t xml:space="preserve"> cervical cancer screening </w:t>
      </w:r>
      <w:r w:rsidR="00BE7037">
        <w:t xml:space="preserve">within 37 </w:t>
      </w:r>
      <w:r w:rsidR="00CC28D6">
        <w:t>to 120 months before cervical cancer diagnosis</w:t>
      </w:r>
      <w:r w:rsidR="002E3E60">
        <w:t xml:space="preserve"> (</w:t>
      </w:r>
      <w:del w:id="789" w:author="Sell, Jaquelyne Alexis" w:date="2025-06-26T14:59:00Z" w16du:dateUtc="2025-06-26T18:59:00Z">
        <w:r w:rsidR="002E3E60">
          <w:delText>odd ratio</w:delText>
        </w:r>
      </w:del>
      <w:ins w:id="790" w:author="Sell, Jaquelyne Alexis" w:date="2025-06-26T14:59:00Z" w16du:dateUtc="2025-06-26T18:59:00Z">
        <w:r w:rsidR="005647A4">
          <w:t>OR:</w:t>
        </w:r>
      </w:ins>
      <w:r w:rsidR="002E3E60">
        <w:t xml:space="preserve"> 0.28-0.60; </w:t>
      </w:r>
      <w:r w:rsidR="002E3E60" w:rsidRPr="008546FB">
        <w:rPr>
          <w:i/>
          <w:iCs/>
        </w:rPr>
        <w:t>p</w:t>
      </w:r>
      <w:r w:rsidR="002E3E60">
        <w:t>&lt;0.05)</w:t>
      </w:r>
      <w:r w:rsidR="002F0A1A">
        <w:t xml:space="preserve"> </w:t>
      </w:r>
      <w:r w:rsidR="008656B2">
        <w:t>[Ref. 5.4: 08D05Y]</w:t>
      </w:r>
      <w:r w:rsidR="00162FD6">
        <w:t>.</w:t>
      </w:r>
    </w:p>
    <w:p w14:paraId="1715AD71" w14:textId="2FAF8AF8" w:rsidR="00903562" w:rsidRDefault="003057D0" w:rsidP="0E5CE876">
      <w:pPr>
        <w:pStyle w:val="Paragraph"/>
        <w:rPr>
          <w:ins w:id="791" w:author="Sell, Jaquelyne Alexis" w:date="2025-06-26T14:59:00Z" w16du:dateUtc="2025-06-26T18:59:00Z"/>
        </w:rPr>
      </w:pPr>
      <w:ins w:id="792" w:author="Sell, Jaquelyne Alexis" w:date="2025-06-26T14:59:00Z" w16du:dateUtc="2025-06-26T18:59:00Z">
        <w:r>
          <w:t xml:space="preserve">Disparities in cervical cancer screening exist by race, sexual orientation, education, </w:t>
        </w:r>
        <w:r w:rsidR="00105CF3">
          <w:t>immigration</w:t>
        </w:r>
        <w:r>
          <w:t xml:space="preserve"> status, and disability status. </w:t>
        </w:r>
        <w:r w:rsidR="00DB536A">
          <w:t xml:space="preserve">In the US in 2021, AI/AN, Asian, </w:t>
        </w:r>
      </w:ins>
      <w:r w:rsidR="00DB536A">
        <w:t>Black</w:t>
      </w:r>
      <w:ins w:id="793" w:author="Sell, Jaquelyne Alexis" w:date="2025-06-26T14:59:00Z" w16du:dateUtc="2025-06-26T18:59:00Z">
        <w:r w:rsidR="00DB536A">
          <w:t>,</w:t>
        </w:r>
      </w:ins>
      <w:r w:rsidR="00DB536A">
        <w:t xml:space="preserve"> and Hispanic women </w:t>
      </w:r>
      <w:del w:id="794" w:author="Sell, Jaquelyne Alexis" w:date="2025-06-26T14:59:00Z" w16du:dateUtc="2025-06-26T18:59:00Z">
        <w:r w:rsidR="2F5AE1F6">
          <w:delText>are</w:delText>
        </w:r>
      </w:del>
      <w:ins w:id="795" w:author="Sell, Jaquelyne Alexis" w:date="2025-06-26T14:59:00Z" w16du:dateUtc="2025-06-26T18:59:00Z">
        <w:r w:rsidR="00DB536A">
          <w:t xml:space="preserve">had lower rates of being up to date on USPSTF cervical cancer screening guidelines compared with White women. </w:t>
        </w:r>
        <w:r w:rsidR="006C39AB">
          <w:t>Bisexual and gay or lesbian women had lower rates of being up to date with</w:t>
        </w:r>
        <w:r w:rsidR="006C39AB" w:rsidRPr="006C39AB">
          <w:t xml:space="preserve"> </w:t>
        </w:r>
        <w:r w:rsidR="006C39AB">
          <w:t xml:space="preserve">cervical cancer screening guidelines compared with straight women </w:t>
        </w:r>
        <w:r w:rsidR="008656B2">
          <w:t>[Ref. 5.4: 08RSLS]</w:t>
        </w:r>
        <w:r w:rsidR="006C39AB">
          <w:t xml:space="preserve">. </w:t>
        </w:r>
        <w:r w:rsidR="009D4A99">
          <w:t xml:space="preserve">In a large national survey, </w:t>
        </w:r>
        <w:r w:rsidR="009D4A99" w:rsidRPr="009D4A99">
          <w:t xml:space="preserve">almost 25% of transgender individuals reported that they had never been screened for cervical cancer compared with </w:t>
        </w:r>
        <w:r w:rsidR="00546BA4">
          <w:t xml:space="preserve">approximately </w:t>
        </w:r>
        <w:r w:rsidR="009D4A99" w:rsidRPr="009D4A99">
          <w:t>7% of cisgender individuals</w:t>
        </w:r>
        <w:r w:rsidR="0066441C">
          <w:t xml:space="preserve"> </w:t>
        </w:r>
        <w:r w:rsidR="008656B2">
          <w:t>[Ref. 5.4: 08RS8M]</w:t>
        </w:r>
        <w:r w:rsidR="009D4A99">
          <w:t xml:space="preserve">. </w:t>
        </w:r>
        <w:r w:rsidR="00B27B39">
          <w:t>Women with less than high school education and women who completed high school/</w:t>
        </w:r>
        <w:r w:rsidR="00E56487">
          <w:t>GED had</w:t>
        </w:r>
        <w:r w:rsidR="00B27B39">
          <w:t xml:space="preserve"> lower rates of being up to date on cervical cancer screening compared with women with a college degree. </w:t>
        </w:r>
        <w:r w:rsidR="00F7105C">
          <w:t xml:space="preserve">Women born in the US have higher rates of being up to </w:t>
        </w:r>
        <w:r w:rsidR="00E304E0">
          <w:t>date</w:t>
        </w:r>
        <w:r w:rsidR="00F7105C">
          <w:t xml:space="preserve"> with cervical cancer screening guidelines than women who have lived in the US for less than 10 years and women who have lived in the US for at least 10</w:t>
        </w:r>
        <w:r w:rsidR="00546BA4">
          <w:t> </w:t>
        </w:r>
        <w:r w:rsidR="00F7105C">
          <w:t xml:space="preserve">years </w:t>
        </w:r>
        <w:r w:rsidR="008656B2">
          <w:t>[Ref. 5.4: 08RSLS]</w:t>
        </w:r>
        <w:r w:rsidR="000A1049">
          <w:t>.</w:t>
        </w:r>
      </w:ins>
    </w:p>
    <w:p w14:paraId="68BD0FE7" w14:textId="7C730EDA" w:rsidR="00B27B39" w:rsidRDefault="00F7105C" w:rsidP="0E5CE876">
      <w:pPr>
        <w:pStyle w:val="Paragraph"/>
        <w:rPr>
          <w:ins w:id="796" w:author="Sell, Jaquelyne Alexis" w:date="2025-06-26T14:59:00Z" w16du:dateUtc="2025-06-26T18:59:00Z"/>
        </w:rPr>
      </w:pPr>
      <w:ins w:id="797" w:author="Sell, Jaquelyne Alexis" w:date="2025-06-26T14:59:00Z" w16du:dateUtc="2025-06-26T18:59:00Z">
        <w:r>
          <w:t xml:space="preserve">Women with a disability had lower up-to-date cervical cancer screening rates than women without a disability </w:t>
        </w:r>
        <w:r w:rsidR="008656B2">
          <w:t>[Ref. 5.4: 08RSLS]</w:t>
        </w:r>
        <w:r>
          <w:t>.</w:t>
        </w:r>
        <w:r w:rsidR="009D4A99">
          <w:t xml:space="preserve"> </w:t>
        </w:r>
        <w:r w:rsidR="009D4A99" w:rsidRPr="009D4A99">
          <w:t>Between 2018 and 2020, women with 2</w:t>
        </w:r>
        <w:r w:rsidR="009D4A99">
          <w:t> </w:t>
        </w:r>
        <w:r w:rsidR="009D4A99" w:rsidRPr="009D4A99">
          <w:t>or more disabilities were 12%</w:t>
        </w:r>
      </w:ins>
      <w:r w:rsidR="009D4A99" w:rsidRPr="009D4A99">
        <w:t xml:space="preserve"> less likely to receive </w:t>
      </w:r>
      <w:del w:id="798" w:author="Sell, Jaquelyne Alexis" w:date="2025-06-26T14:59:00Z" w16du:dateUtc="2025-06-26T18:59:00Z">
        <w:r w:rsidR="2F5AE1F6">
          <w:delText>routine cervical cancer screening and</w:delText>
        </w:r>
      </w:del>
      <w:ins w:id="799" w:author="Sell, Jaquelyne Alexis" w:date="2025-06-26T14:59:00Z" w16du:dateUtc="2025-06-26T18:59:00Z">
        <w:r w:rsidR="009D4A99" w:rsidRPr="009D4A99">
          <w:t>cervical cancer screening than women with no disabilities</w:t>
        </w:r>
        <w:r w:rsidR="0066441C">
          <w:t xml:space="preserve"> </w:t>
        </w:r>
        <w:r w:rsidR="008656B2">
          <w:t>[Ref. 5.4: 08RS8P]</w:t>
        </w:r>
        <w:r w:rsidR="009D4A99">
          <w:t>.</w:t>
        </w:r>
        <w:r w:rsidR="00903562" w:rsidRPr="00903562">
          <w:t xml:space="preserve"> Older women</w:t>
        </w:r>
        <w:r w:rsidR="00D4295A">
          <w:t xml:space="preserve"> (</w:t>
        </w:r>
        <w:r w:rsidR="00D4295A" w:rsidRPr="00D4295A">
          <w:t>50</w:t>
        </w:r>
        <w:r w:rsidR="007B240A">
          <w:t xml:space="preserve"> to </w:t>
        </w:r>
        <w:r w:rsidR="00D4295A" w:rsidRPr="00D4295A">
          <w:t>65 years</w:t>
        </w:r>
        <w:r w:rsidR="00D4295A">
          <w:t>)</w:t>
        </w:r>
        <w:r w:rsidR="00903562" w:rsidRPr="00903562">
          <w:t xml:space="preserve"> in all disability groups were significantly less likely to receive Pap tests compared </w:t>
        </w:r>
        <w:r w:rsidR="00146AAB">
          <w:t>with</w:t>
        </w:r>
        <w:r w:rsidR="00903562" w:rsidRPr="00903562">
          <w:t xml:space="preserve"> their counterparts without disabilities, </w:t>
        </w:r>
        <w:r w:rsidR="00671A92">
          <w:t>while women</w:t>
        </w:r>
        <w:r w:rsidR="00903562" w:rsidRPr="00903562">
          <w:t xml:space="preserve"> </w:t>
        </w:r>
        <w:r w:rsidR="00671A92">
          <w:t>with</w:t>
        </w:r>
        <w:r w:rsidR="00903562" w:rsidRPr="00903562">
          <w:t xml:space="preserve"> multiple disabilities and those with ambulatory disabilities report</w:t>
        </w:r>
        <w:r w:rsidR="00671A92">
          <w:t>ed</w:t>
        </w:r>
        <w:r w:rsidR="00903562" w:rsidRPr="00903562">
          <w:t xml:space="preserve"> an even lower likelihood of receiving these screenings than women without disabilities</w:t>
        </w:r>
        <w:r w:rsidR="00E57F15">
          <w:t xml:space="preserve"> </w:t>
        </w:r>
        <w:r w:rsidR="008656B2">
          <w:t>[Ref. 5.4: 08RRQK]</w:t>
        </w:r>
        <w:r w:rsidR="00903562" w:rsidRPr="00903562">
          <w:t>.</w:t>
        </w:r>
      </w:ins>
    </w:p>
    <w:p w14:paraId="130FBCB9" w14:textId="650DBB54" w:rsidR="00B27B39" w:rsidRDefault="00B27B39" w:rsidP="0E5CE876">
      <w:pPr>
        <w:pStyle w:val="Paragraph"/>
        <w:rPr>
          <w:ins w:id="800" w:author="Sell, Jaquelyne Alexis" w:date="2025-06-26T14:59:00Z" w16du:dateUtc="2025-06-26T18:59:00Z"/>
        </w:rPr>
      </w:pPr>
      <w:ins w:id="801" w:author="Sell, Jaquelyne Alexis" w:date="2025-06-26T14:59:00Z" w16du:dateUtc="2025-06-26T18:59:00Z">
        <w:r>
          <w:t xml:space="preserve">Disparities by </w:t>
        </w:r>
        <w:r w:rsidR="00B10AAC">
          <w:t xml:space="preserve">race and </w:t>
        </w:r>
        <w:r>
          <w:t>ethnicity, educational access, and location exist in</w:t>
        </w:r>
      </w:ins>
      <w:r>
        <w:t xml:space="preserve"> HPV vaccine</w:t>
      </w:r>
      <w:ins w:id="802" w:author="Sell, Jaquelyne Alexis" w:date="2025-06-26T14:59:00Z" w16du:dateUtc="2025-06-26T18:59:00Z">
        <w:r>
          <w:t xml:space="preserve"> uptake. </w:t>
        </w:r>
        <w:r w:rsidR="00B10AAC" w:rsidRPr="36B978E8">
          <w:rPr>
            <w:rFonts w:eastAsia="Invention Regular"/>
            <w:color w:val="000000" w:themeColor="text1"/>
          </w:rPr>
          <w:t>Among women aged 18</w:t>
        </w:r>
        <w:r w:rsidR="00C366E1">
          <w:rPr>
            <w:rFonts w:eastAsia="Invention Regular"/>
            <w:color w:val="000000" w:themeColor="text1"/>
          </w:rPr>
          <w:t xml:space="preserve"> to </w:t>
        </w:r>
        <w:r w:rsidR="00B10AAC" w:rsidRPr="36B978E8">
          <w:rPr>
            <w:rFonts w:eastAsia="Invention Regular"/>
            <w:color w:val="000000" w:themeColor="text1"/>
          </w:rPr>
          <w:t xml:space="preserve">26 years in the US, </w:t>
        </w:r>
        <w:r w:rsidR="00B10AAC">
          <w:rPr>
            <w:rFonts w:eastAsia="Invention Regular"/>
            <w:color w:val="000000" w:themeColor="text1"/>
          </w:rPr>
          <w:t xml:space="preserve">the </w:t>
        </w:r>
        <w:r w:rsidR="00B10AAC" w:rsidRPr="36B978E8">
          <w:rPr>
            <w:rFonts w:eastAsia="Invention Regular"/>
            <w:color w:val="000000" w:themeColor="text1"/>
          </w:rPr>
          <w:t>proportion</w:t>
        </w:r>
        <w:r w:rsidR="00B10AAC">
          <w:rPr>
            <w:rFonts w:eastAsia="Invention Regular"/>
            <w:color w:val="000000" w:themeColor="text1"/>
          </w:rPr>
          <w:t xml:space="preserve"> of women</w:t>
        </w:r>
        <w:r w:rsidR="00B10AAC" w:rsidRPr="36B978E8">
          <w:rPr>
            <w:rFonts w:eastAsia="Invention Regular"/>
            <w:color w:val="000000" w:themeColor="text1"/>
          </w:rPr>
          <w:t xml:space="preserve"> receiving HPV vaccination was higher in White women </w:t>
        </w:r>
        <w:r w:rsidR="00B10AAC">
          <w:rPr>
            <w:rFonts w:eastAsia="Invention Regular"/>
            <w:color w:val="000000" w:themeColor="text1"/>
          </w:rPr>
          <w:t>(47.7%) compared with Asian women (</w:t>
        </w:r>
        <w:r w:rsidR="00B10AAC" w:rsidRPr="36B978E8">
          <w:rPr>
            <w:rFonts w:eastAsia="Invention Regular"/>
            <w:color w:val="000000" w:themeColor="text1"/>
          </w:rPr>
          <w:t>25.9%</w:t>
        </w:r>
        <w:r w:rsidR="00B10AAC">
          <w:rPr>
            <w:rFonts w:eastAsia="Invention Regular"/>
            <w:color w:val="000000" w:themeColor="text1"/>
          </w:rPr>
          <w:t>)</w:t>
        </w:r>
        <w:r w:rsidR="00B10AAC" w:rsidRPr="36B978E8">
          <w:rPr>
            <w:rFonts w:eastAsia="Invention Regular"/>
            <w:color w:val="000000" w:themeColor="text1"/>
          </w:rPr>
          <w:t xml:space="preserve">, </w:t>
        </w:r>
        <w:r w:rsidR="00292555">
          <w:rPr>
            <w:rFonts w:eastAsia="Invention Regular"/>
            <w:color w:val="000000" w:themeColor="text1"/>
          </w:rPr>
          <w:t>Black women (</w:t>
        </w:r>
        <w:r w:rsidR="00292555" w:rsidRPr="36B978E8">
          <w:rPr>
            <w:rFonts w:eastAsia="Invention Regular"/>
            <w:color w:val="000000" w:themeColor="text1"/>
          </w:rPr>
          <w:t>38.1%</w:t>
        </w:r>
        <w:r w:rsidR="00292555">
          <w:rPr>
            <w:rFonts w:eastAsia="Invention Regular"/>
            <w:color w:val="000000" w:themeColor="text1"/>
          </w:rPr>
          <w:t>),</w:t>
        </w:r>
        <w:r w:rsidR="00292555" w:rsidRPr="36B978E8">
          <w:rPr>
            <w:rFonts w:eastAsia="Invention Regular"/>
            <w:color w:val="000000" w:themeColor="text1"/>
          </w:rPr>
          <w:t xml:space="preserve"> </w:t>
        </w:r>
        <w:r w:rsidR="00B10AAC">
          <w:rPr>
            <w:rFonts w:eastAsia="Invention Regular"/>
            <w:color w:val="000000" w:themeColor="text1"/>
          </w:rPr>
          <w:t>Hispanic women (</w:t>
        </w:r>
        <w:r w:rsidR="00B10AAC" w:rsidRPr="36B978E8">
          <w:rPr>
            <w:rFonts w:eastAsia="Invention Regular"/>
            <w:color w:val="000000" w:themeColor="text1"/>
          </w:rPr>
          <w:t>30.9%</w:t>
        </w:r>
        <w:r w:rsidR="00B10AAC">
          <w:rPr>
            <w:rFonts w:eastAsia="Invention Regular"/>
            <w:color w:val="000000" w:themeColor="text1"/>
          </w:rPr>
          <w:t>)</w:t>
        </w:r>
        <w:r w:rsidR="00B10AAC" w:rsidRPr="36B978E8">
          <w:rPr>
            <w:rFonts w:eastAsia="Invention Regular"/>
            <w:color w:val="000000" w:themeColor="text1"/>
          </w:rPr>
          <w:t xml:space="preserve">, and </w:t>
        </w:r>
        <w:r w:rsidR="00B10AAC" w:rsidRPr="36B978E8">
          <w:t xml:space="preserve">Native Hawaiian and Pacific Islander women </w:t>
        </w:r>
        <w:r w:rsidR="00B10AAC" w:rsidRPr="00F7516C">
          <w:t>(39.3</w:t>
        </w:r>
        <w:r w:rsidR="00B10AAC" w:rsidRPr="36B978E8">
          <w:rPr>
            <w:rFonts w:eastAsia="Invention Regular"/>
            <w:color w:val="000000" w:themeColor="text1"/>
          </w:rPr>
          <w:t>%</w:t>
        </w:r>
        <w:r w:rsidR="00B10AAC">
          <w:rPr>
            <w:rFonts w:eastAsia="Invention Regular"/>
            <w:color w:val="000000" w:themeColor="text1"/>
          </w:rPr>
          <w:t xml:space="preserve">) </w:t>
        </w:r>
        <w:r w:rsidR="008656B2">
          <w:rPr>
            <w:rFonts w:eastAsia="Invention Regular"/>
            <w:color w:val="000000" w:themeColor="text1"/>
          </w:rPr>
          <w:t>[Ref. </w:t>
        </w:r>
      </w:ins>
      <w:moveToRangeStart w:id="803" w:author="Sell, Jaquelyne Alexis" w:date="2025-06-26T14:59:00Z" w:name="move201842381"/>
      <w:moveTo w:id="804" w:author="Sell, Jaquelyne Alexis" w:date="2025-06-26T14:59:00Z" w16du:dateUtc="2025-06-26T18:59:00Z">
        <w:r w:rsidR="008656B2">
          <w:rPr>
            <w:rFonts w:eastAsia="Invention Regular"/>
            <w:color w:val="000000" w:themeColor="text1"/>
          </w:rPr>
          <w:t>5.4: 08DNWL]</w:t>
        </w:r>
        <w:r w:rsidR="00B10AAC" w:rsidRPr="36B978E8">
          <w:rPr>
            <w:rFonts w:eastAsia="Invention Regular"/>
            <w:color w:val="000000" w:themeColor="text1"/>
          </w:rPr>
          <w:t>.</w:t>
        </w:r>
      </w:moveTo>
      <w:moveToRangeEnd w:id="803"/>
      <w:del w:id="805" w:author="Sell, Jaquelyne Alexis" w:date="2025-06-26T14:59:00Z" w16du:dateUtc="2025-06-26T18:59:00Z">
        <w:r w:rsidR="2F5AE1F6">
          <w:delText xml:space="preserve">. Many factors that </w:delText>
        </w:r>
        <w:r w:rsidR="00A4371C">
          <w:delText xml:space="preserve">can reduce these </w:delText>
        </w:r>
        <w:r w:rsidR="57C4C897">
          <w:lastRenderedPageBreak/>
          <w:delText>preventi</w:delText>
        </w:r>
        <w:r w:rsidR="00A4371C">
          <w:delText>ve measures</w:delText>
        </w:r>
        <w:r w:rsidR="57C4C897">
          <w:delText xml:space="preserve"> </w:delText>
        </w:r>
        <w:r w:rsidR="2F5AE1F6">
          <w:delText>have been identified</w:delText>
        </w:r>
        <w:r w:rsidR="001B0CEB">
          <w:delText xml:space="preserve">; </w:delText>
        </w:r>
        <w:r w:rsidR="573CE8A6">
          <w:delText>however,</w:delText>
        </w:r>
        <w:r w:rsidR="32644DF3">
          <w:delText xml:space="preserve"> </w:delText>
        </w:r>
        <w:r w:rsidR="0D42039B">
          <w:delText>t</w:delText>
        </w:r>
        <w:r w:rsidR="32644DF3">
          <w:delText>he precise explanations</w:delText>
        </w:r>
      </w:del>
      <w:ins w:id="806" w:author="Sell, Jaquelyne Alexis" w:date="2025-06-26T14:59:00Z" w16du:dateUtc="2025-06-26T18:59:00Z">
        <w:r w:rsidR="004A054B">
          <w:rPr>
            <w:rFonts w:eastAsia="Invention Regular"/>
            <w:color w:val="000000" w:themeColor="text1"/>
          </w:rPr>
          <w:t xml:space="preserve"> </w:t>
        </w:r>
        <w:r w:rsidR="004A054B" w:rsidRPr="0098215E">
          <w:t xml:space="preserve">AI/AN </w:t>
        </w:r>
        <w:r w:rsidR="004A054B">
          <w:t>women</w:t>
        </w:r>
        <w:r w:rsidR="004A054B" w:rsidRPr="0098215E">
          <w:t xml:space="preserve"> exhibit lower initiation</w:t>
        </w:r>
        <w:r w:rsidR="004A054B">
          <w:t xml:space="preserve"> </w:t>
        </w:r>
        <w:r w:rsidR="004A054B" w:rsidRPr="0098215E">
          <w:t>rates for HPV vaccination</w:t>
        </w:r>
        <w:r w:rsidR="004A054B">
          <w:t xml:space="preserve"> compared with </w:t>
        </w:r>
        <w:r w:rsidR="004A054B" w:rsidRPr="0098215E">
          <w:t xml:space="preserve">non-Hispanic </w:t>
        </w:r>
        <w:r w:rsidR="00C366E1">
          <w:t>W</w:t>
        </w:r>
        <w:r w:rsidR="004A054B" w:rsidRPr="0098215E">
          <w:t>hite women</w:t>
        </w:r>
        <w:r w:rsidR="00D314D3">
          <w:t xml:space="preserve"> </w:t>
        </w:r>
        <w:r w:rsidR="008656B2">
          <w:t>[Ref. 5.4: 08RRQ9]</w:t>
        </w:r>
        <w:r w:rsidR="004A054B" w:rsidRPr="0098215E">
          <w:t>.</w:t>
        </w:r>
        <w:r w:rsidR="00B10AAC">
          <w:rPr>
            <w:rFonts w:eastAsia="Invention Regular"/>
            <w:color w:val="000000" w:themeColor="text1"/>
          </w:rPr>
          <w:t xml:space="preserve"> </w:t>
        </w:r>
        <w:r w:rsidR="00DB536A">
          <w:t xml:space="preserve">In the </w:t>
        </w:r>
        <w:r w:rsidR="00DB536A" w:rsidRPr="00DB536A">
          <w:t>2019 National Health Interview Survey</w:t>
        </w:r>
        <w:r w:rsidR="00DB536A">
          <w:t xml:space="preserve">, Hispanic females were </w:t>
        </w:r>
        <w:r w:rsidR="00DB536A" w:rsidRPr="00DB536A">
          <w:t xml:space="preserve">27% less likely to receive the </w:t>
        </w:r>
        <w:r w:rsidR="00DB536A">
          <w:t xml:space="preserve">HPV </w:t>
        </w:r>
        <w:r w:rsidR="00DB536A" w:rsidRPr="00DB536A">
          <w:t xml:space="preserve">vaccine than </w:t>
        </w:r>
        <w:r w:rsidR="00DB536A">
          <w:t>non-Hispanic</w:t>
        </w:r>
        <w:r w:rsidR="00DB536A" w:rsidRPr="00DB536A">
          <w:t xml:space="preserve"> White females</w:t>
        </w:r>
        <w:r w:rsidR="00DB536A">
          <w:t xml:space="preserve">. </w:t>
        </w:r>
        <w:r w:rsidR="008F1FF5">
          <w:t xml:space="preserve">In addition, individuals </w:t>
        </w:r>
        <w:r w:rsidR="008F1FF5" w:rsidRPr="008F1FF5">
          <w:t>without a usual place of care</w:t>
        </w:r>
        <w:r w:rsidR="008F1FF5">
          <w:t xml:space="preserve"> and </w:t>
        </w:r>
        <w:r w:rsidR="008F1FF5" w:rsidRPr="008F1FF5">
          <w:t xml:space="preserve">those with lower educational levels had lower odds of </w:t>
        </w:r>
        <w:r w:rsidR="008F1FF5">
          <w:t xml:space="preserve">HPV </w:t>
        </w:r>
        <w:r w:rsidR="008F1FF5" w:rsidRPr="008F1FF5">
          <w:t>vaccine uptake</w:t>
        </w:r>
        <w:r w:rsidR="008F1FF5">
          <w:t xml:space="preserve"> </w:t>
        </w:r>
        <w:r w:rsidR="00AA574A">
          <w:t xml:space="preserve">compared with </w:t>
        </w:r>
        <w:r w:rsidR="004B29F5">
          <w:t>t</w:t>
        </w:r>
        <w:r w:rsidR="00AA574A">
          <w:t xml:space="preserve">hose who did have a usual place of care and those with higher educational </w:t>
        </w:r>
        <w:proofErr w:type="gramStart"/>
        <w:r w:rsidR="00AA574A">
          <w:t>levels</w:t>
        </w:r>
        <w:r w:rsidR="008656B2">
          <w:t>[</w:t>
        </w:r>
        <w:proofErr w:type="gramEnd"/>
        <w:r w:rsidR="008656B2">
          <w:t>Ref. 5.4: 08RSLQ]</w:t>
        </w:r>
        <w:r w:rsidR="00FD44BD">
          <w:t>.</w:t>
        </w:r>
        <w:r w:rsidR="008F1FF5">
          <w:t xml:space="preserve"> </w:t>
        </w:r>
        <w:r w:rsidR="001934D6" w:rsidRPr="001934D6">
          <w:t xml:space="preserve">Southern </w:t>
        </w:r>
        <w:r w:rsidR="001934D6">
          <w:t>states (</w:t>
        </w:r>
        <w:proofErr w:type="spellStart"/>
        <w:r w:rsidR="001934D6">
          <w:t>eg</w:t>
        </w:r>
        <w:proofErr w:type="spellEnd"/>
        <w:r w:rsidR="001934D6">
          <w:t xml:space="preserve">, Texas, Virginia, South Carolina, Alabama, Arkansas) </w:t>
        </w:r>
        <w:r w:rsidR="001934D6" w:rsidRPr="001934D6">
          <w:t xml:space="preserve">and Midwestern states </w:t>
        </w:r>
        <w:r w:rsidR="001934D6">
          <w:t>(</w:t>
        </w:r>
        <w:proofErr w:type="spellStart"/>
        <w:r w:rsidR="001934D6">
          <w:t>eg</w:t>
        </w:r>
        <w:proofErr w:type="spellEnd"/>
        <w:r w:rsidR="001934D6">
          <w:t xml:space="preserve">, Indiana, Missouri, Wyoming) </w:t>
        </w:r>
        <w:r w:rsidR="001934D6" w:rsidRPr="001934D6">
          <w:t>had lower HP</w:t>
        </w:r>
        <w:r w:rsidR="00B10AAC">
          <w:t>V</w:t>
        </w:r>
        <w:r w:rsidR="001934D6" w:rsidRPr="001934D6">
          <w:t xml:space="preserve"> vaccination rates compared with Western and Northeastern states</w:t>
        </w:r>
        <w:r w:rsidR="00F82884">
          <w:t xml:space="preserve"> </w:t>
        </w:r>
        <w:r w:rsidR="008656B2">
          <w:t>[Ref. 5.4: 08RS8R]</w:t>
        </w:r>
        <w:r w:rsidR="00F82884">
          <w:t>.</w:t>
        </w:r>
      </w:ins>
    </w:p>
    <w:p w14:paraId="762256AD" w14:textId="0F0325F4" w:rsidR="2F5AE1F6" w:rsidRDefault="009429C9" w:rsidP="0E5CE876">
      <w:pPr>
        <w:pStyle w:val="Paragraph"/>
      </w:pPr>
      <w:ins w:id="807" w:author="Sell, Jaquelyne Alexis" w:date="2025-06-26T14:59:00Z" w16du:dateUtc="2025-06-26T18:59:00Z">
        <w:r>
          <w:t>T</w:t>
        </w:r>
        <w:r w:rsidR="32644DF3">
          <w:t xml:space="preserve">he </w:t>
        </w:r>
        <w:r>
          <w:t>causes</w:t>
        </w:r>
      </w:ins>
      <w:r w:rsidR="32644DF3">
        <w:t xml:space="preserve"> for the disparities</w:t>
      </w:r>
      <w:r w:rsidR="00A4371C">
        <w:t xml:space="preserve"> </w:t>
      </w:r>
      <w:r w:rsidR="24B5FE05">
        <w:t xml:space="preserve">in </w:t>
      </w:r>
      <w:del w:id="808" w:author="Sell, Jaquelyne Alexis" w:date="2025-06-26T14:59:00Z" w16du:dateUtc="2025-06-26T18:59:00Z">
        <w:r w:rsidR="00A4371C">
          <w:delText>these treatments</w:delText>
        </w:r>
        <w:r w:rsidR="24B5FE05">
          <w:delText>, in particular</w:delText>
        </w:r>
        <w:r w:rsidR="32644DF3">
          <w:delText xml:space="preserve"> in </w:delText>
        </w:r>
      </w:del>
      <w:r w:rsidR="32644DF3">
        <w:t>HPV vaccination completion rates</w:t>
      </w:r>
      <w:del w:id="809" w:author="Sell, Jaquelyne Alexis" w:date="2025-06-26T14:59:00Z" w16du:dateUtc="2025-06-26T18:59:00Z">
        <w:r w:rsidR="797BA5B5">
          <w:delText>,</w:delText>
        </w:r>
      </w:del>
      <w:r w:rsidR="32644DF3">
        <w:t xml:space="preserve"> are </w:t>
      </w:r>
      <w:r w:rsidR="7B16A4B2">
        <w:t>not completely understood</w:t>
      </w:r>
      <w:r w:rsidR="002D5985">
        <w:t xml:space="preserve"> </w:t>
      </w:r>
      <w:r w:rsidR="008656B2">
        <w:t>[Ref. 5.4: 08D7XC]</w:t>
      </w:r>
      <w:r w:rsidR="7B16A4B2">
        <w:t>.</w:t>
      </w:r>
      <w:r w:rsidR="00D7333E">
        <w:t xml:space="preserve"> </w:t>
      </w:r>
      <w:r w:rsidR="00443A09">
        <w:t>Some</w:t>
      </w:r>
      <w:del w:id="810" w:author="Sell, Jaquelyne Alexis" w:date="2025-06-26T14:59:00Z" w16du:dateUtc="2025-06-26T18:59:00Z">
        <w:r w:rsidR="00443A09">
          <w:delText xml:space="preserve"> of the</w:delText>
        </w:r>
      </w:del>
      <w:r w:rsidR="00443A09">
        <w:t xml:space="preserve"> factors that </w:t>
      </w:r>
      <w:r w:rsidR="00A4371C">
        <w:t xml:space="preserve">negatively affect </w:t>
      </w:r>
      <w:r w:rsidR="006B715C">
        <w:t>cervical cancer screening and prevention are:</w:t>
      </w:r>
    </w:p>
    <w:p w14:paraId="19C9C264" w14:textId="06D3B87E" w:rsidR="00916327" w:rsidRPr="00F5383F" w:rsidRDefault="003823B9" w:rsidP="00916327">
      <w:pPr>
        <w:pStyle w:val="Paragraph"/>
        <w:rPr>
          <w:ins w:id="811" w:author="Sell, Jaquelyne Alexis" w:date="2025-06-26T14:59:00Z" w16du:dateUtc="2025-06-26T18:59:00Z"/>
          <w:u w:val="single"/>
        </w:rPr>
      </w:pPr>
      <w:r w:rsidRPr="00F5383F">
        <w:rPr>
          <w:u w:val="single"/>
        </w:rPr>
        <w:t>Lack of Awareness</w:t>
      </w:r>
      <w:del w:id="812" w:author="Sell, Jaquelyne Alexis" w:date="2025-06-26T14:59:00Z" w16du:dateUtc="2025-06-26T18:59:00Z">
        <w:r>
          <w:delText xml:space="preserve">: </w:delText>
        </w:r>
        <w:r w:rsidR="00AD6944">
          <w:delText xml:space="preserve">Many Black and Hispanic women </w:delText>
        </w:r>
        <w:r>
          <w:delText xml:space="preserve">may not realize the importance of cervical cancer screening or may not </w:delText>
        </w:r>
      </w:del>
    </w:p>
    <w:p w14:paraId="56116FE6" w14:textId="4CF3B068" w:rsidR="000D49ED" w:rsidRDefault="00AD6944" w:rsidP="00F5383F">
      <w:pPr>
        <w:pStyle w:val="Paragraph"/>
      </w:pPr>
      <w:ins w:id="813" w:author="Sell, Jaquelyne Alexis" w:date="2025-06-26T14:59:00Z" w16du:dateUtc="2025-06-26T18:59:00Z">
        <w:r>
          <w:t xml:space="preserve">Many </w:t>
        </w:r>
        <w:r w:rsidR="009B5E78">
          <w:t xml:space="preserve">people </w:t>
        </w:r>
        <w:r w:rsidR="003823B9">
          <w:t xml:space="preserve">may not </w:t>
        </w:r>
      </w:ins>
      <w:r w:rsidR="003823B9">
        <w:t>have access to information about when and where to get screened</w:t>
      </w:r>
      <w:del w:id="814" w:author="Sell, Jaquelyne Alexis" w:date="2025-06-26T14:59:00Z" w16du:dateUtc="2025-06-26T18:59:00Z">
        <w:r w:rsidR="003823B9">
          <w:delText>. Similarly, they</w:delText>
        </w:r>
      </w:del>
      <w:ins w:id="815" w:author="Sell, Jaquelyne Alexis" w:date="2025-06-26T14:59:00Z" w16du:dateUtc="2025-06-26T18:59:00Z">
        <w:r w:rsidR="009B5E78">
          <w:t xml:space="preserve"> or</w:t>
        </w:r>
      </w:ins>
      <w:r w:rsidR="00AB7C50">
        <w:t xml:space="preserve"> </w:t>
      </w:r>
      <w:r w:rsidR="003823B9">
        <w:t xml:space="preserve">may not be aware of the HPV vaccine or its importance in </w:t>
      </w:r>
      <w:r w:rsidR="003823B9" w:rsidRPr="000D49ED">
        <w:t>preventing cervical cancer</w:t>
      </w:r>
      <w:r w:rsidR="000E1962">
        <w:t>.</w:t>
      </w:r>
      <w:r w:rsidR="00741653">
        <w:t xml:space="preserve"> </w:t>
      </w:r>
      <w:del w:id="816" w:author="Sell, Jaquelyne Alexis" w:date="2025-06-26T14:59:00Z" w16du:dateUtc="2025-06-26T18:59:00Z">
        <w:r w:rsidR="000E1962">
          <w:delText xml:space="preserve">Lack of </w:delText>
        </w:r>
      </w:del>
      <w:ins w:id="817" w:author="Sell, Jaquelyne Alexis" w:date="2025-06-26T14:59:00Z" w16du:dateUtc="2025-06-26T18:59:00Z">
        <w:r w:rsidR="00A2377A">
          <w:t>In a study</w:t>
        </w:r>
        <w:r w:rsidR="002B1A90">
          <w:t xml:space="preserve"> of US adults in 2018</w:t>
        </w:r>
        <w:r w:rsidR="00A2377A">
          <w:t xml:space="preserve">, factors associated with lower </w:t>
        </w:r>
      </w:ins>
      <w:r w:rsidR="00A2377A">
        <w:t xml:space="preserve">awareness </w:t>
      </w:r>
      <w:del w:id="818" w:author="Sell, Jaquelyne Alexis" w:date="2025-06-26T14:59:00Z" w16du:dateUtc="2025-06-26T18:59:00Z">
        <w:r w:rsidR="000E1962">
          <w:delText>may</w:delText>
        </w:r>
      </w:del>
      <w:ins w:id="819" w:author="Sell, Jaquelyne Alexis" w:date="2025-06-26T14:59:00Z" w16du:dateUtc="2025-06-26T18:59:00Z">
        <w:r w:rsidR="00A2377A">
          <w:t>of HPV included Asian race, being between ages 46 and 97 years old, and having less than a high school education. Factors associated with HPV vaccine awareness included non-Hispanic Black and Hispanic race, being between ages 46 and 97 years old, and having less than a high school education</w:t>
        </w:r>
        <w:r w:rsidR="002B1A90">
          <w:t xml:space="preserve"> </w:t>
        </w:r>
        <w:r w:rsidR="008656B2">
          <w:t>[Ref. 5.4: 08S063]</w:t>
        </w:r>
        <w:r w:rsidR="00A2377A">
          <w:t>.</w:t>
        </w:r>
        <w:r w:rsidR="00B55D3E">
          <w:t xml:space="preserve"> Another </w:t>
        </w:r>
        <w:r w:rsidR="00831C26">
          <w:t xml:space="preserve">large US </w:t>
        </w:r>
        <w:r w:rsidR="00B55D3E">
          <w:t xml:space="preserve">study found that </w:t>
        </w:r>
        <w:r w:rsidR="00831C26">
          <w:t xml:space="preserve">between 2017 and 2020, </w:t>
        </w:r>
        <w:r w:rsidR="00B55D3E">
          <w:t xml:space="preserve">HPV </w:t>
        </w:r>
        <w:r w:rsidR="00831C26">
          <w:t xml:space="preserve">and HPV vaccine </w:t>
        </w:r>
        <w:r w:rsidR="00B55D3E">
          <w:t>awareness decreased with decreasing educational attainment</w:t>
        </w:r>
        <w:r w:rsidR="00831C26">
          <w:t xml:space="preserve"> </w:t>
        </w:r>
        <w:r w:rsidR="008656B2">
          <w:t>[Ref. 5.4: 08S05Q]</w:t>
        </w:r>
        <w:r w:rsidR="00B55D3E">
          <w:t xml:space="preserve">. Compared with White </w:t>
        </w:r>
        <w:r w:rsidR="00831C26">
          <w:t>adults</w:t>
        </w:r>
        <w:r w:rsidR="00B55D3E">
          <w:t xml:space="preserve">, </w:t>
        </w:r>
        <w:r w:rsidR="00831C26">
          <w:t xml:space="preserve">Asian, Black, and </w:t>
        </w:r>
        <w:r w:rsidR="00B55D3E">
          <w:t>Hispanic</w:t>
        </w:r>
        <w:r w:rsidR="00831C26">
          <w:t xml:space="preserve"> adults had lower odds of HPV and HPV vaccine awareness </w:t>
        </w:r>
        <w:r w:rsidR="008656B2">
          <w:t>[Ref. 5.4: 08S05Q]</w:t>
        </w:r>
        <w:r w:rsidR="00831C26">
          <w:t xml:space="preserve">. </w:t>
        </w:r>
        <w:r w:rsidR="00E644D5">
          <w:t>Disparities in HPV vaccination awareness by race might</w:t>
        </w:r>
      </w:ins>
      <w:r w:rsidR="00E644D5">
        <w:t xml:space="preserve"> be </w:t>
      </w:r>
      <w:del w:id="820" w:author="Sell, Jaquelyne Alexis" w:date="2025-06-26T14:59:00Z" w16du:dateUtc="2025-06-26T18:59:00Z">
        <w:r w:rsidR="000E1962">
          <w:delText>due to lack of health care provider</w:delText>
        </w:r>
      </w:del>
      <w:ins w:id="821" w:author="Sell, Jaquelyne Alexis" w:date="2025-06-26T14:59:00Z" w16du:dateUtc="2025-06-26T18:59:00Z">
        <w:r w:rsidR="00E644D5">
          <w:t xml:space="preserve">related to </w:t>
        </w:r>
        <w:r w:rsidR="002B13E0">
          <w:t xml:space="preserve">the </w:t>
        </w:r>
        <w:r w:rsidR="00E644D5">
          <w:t>lower likelihood of minoritized groups receiving a</w:t>
        </w:r>
      </w:ins>
      <w:r w:rsidR="00E644D5">
        <w:t xml:space="preserve"> recommendation </w:t>
      </w:r>
      <w:del w:id="822" w:author="Sell, Jaquelyne Alexis" w:date="2025-06-26T14:59:00Z" w16du:dateUtc="2025-06-26T18:59:00Z">
        <w:r w:rsidR="000E1962">
          <w:delText xml:space="preserve">or hesitancy when recommending vaccine, and mistrust of </w:delText>
        </w:r>
      </w:del>
      <w:ins w:id="823" w:author="Sell, Jaquelyne Alexis" w:date="2025-06-26T14:59:00Z" w16du:dateUtc="2025-06-26T18:59:00Z">
        <w:r w:rsidR="00E644D5">
          <w:t xml:space="preserve">for HPV vaccination by </w:t>
        </w:r>
      </w:ins>
      <w:r w:rsidR="00E644D5">
        <w:t xml:space="preserve">health care providers and </w:t>
      </w:r>
      <w:del w:id="824" w:author="Sell, Jaquelyne Alexis" w:date="2025-06-26T14:59:00Z" w16du:dateUtc="2025-06-26T18:59:00Z">
        <w:r w:rsidR="000E1962">
          <w:delText>pharmaceutical companies</w:delText>
        </w:r>
      </w:del>
      <w:ins w:id="825" w:author="Sell, Jaquelyne Alexis" w:date="2025-06-26T14:59:00Z" w16du:dateUtc="2025-06-26T18:59:00Z">
        <w:r w:rsidR="00E644D5">
          <w:t>reduced access to health</w:t>
        </w:r>
        <w:r w:rsidR="008E609D">
          <w:t xml:space="preserve"> care</w:t>
        </w:r>
        <w:r w:rsidR="00E644D5">
          <w:t xml:space="preserve"> because of lower insurance rates</w:t>
        </w:r>
      </w:ins>
      <w:r w:rsidR="00E644D5">
        <w:t xml:space="preserve"> </w:t>
      </w:r>
      <w:r w:rsidR="008656B2">
        <w:t>[Ref. 5.4: </w:t>
      </w:r>
      <w:del w:id="826" w:author="Sell, Jaquelyne Alexis" w:date="2025-06-26T14:59:00Z" w16du:dateUtc="2025-06-26T18:59:00Z">
        <w:r w:rsidR="006967EE" w:rsidRPr="006967EE">
          <w:rPr>
            <w:bCs/>
          </w:rPr>
          <w:delText>08D05N, 08DW94, 08DWDK</w:delText>
        </w:r>
      </w:del>
      <w:ins w:id="827" w:author="Sell, Jaquelyne Alexis" w:date="2025-06-26T14:59:00Z" w16du:dateUtc="2025-06-26T18:59:00Z">
        <w:r w:rsidR="008656B2">
          <w:t>08S063</w:t>
        </w:r>
      </w:ins>
      <w:r w:rsidR="008656B2">
        <w:t>]</w:t>
      </w:r>
      <w:r w:rsidR="00E644D5">
        <w:t>.</w:t>
      </w:r>
    </w:p>
    <w:p w14:paraId="3BC36145" w14:textId="77777777" w:rsidR="000D49ED" w:rsidRPr="008F36FD" w:rsidRDefault="003823B9" w:rsidP="000D49ED">
      <w:pPr>
        <w:pStyle w:val="ListNumber"/>
        <w:rPr>
          <w:del w:id="828" w:author="Sell, Jaquelyne Alexis" w:date="2025-06-26T14:59:00Z" w16du:dateUtc="2025-06-26T18:59:00Z"/>
        </w:rPr>
      </w:pPr>
      <w:del w:id="829" w:author="Sell, Jaquelyne Alexis" w:date="2025-06-26T14:59:00Z" w16du:dateUtc="2025-06-26T18:59:00Z">
        <w:r w:rsidRPr="000D49ED">
          <w:delText>Fear and Stigma: Cultural beliefs and values around sexuality and intimate body parts can mak</w:delText>
        </w:r>
        <w:r>
          <w:delText>e some Black and Hispanic women feel embarrassed or ashamed to get screened for cervical cancer. Similarly, cultural beliefs or stigmas around sexual practices or t</w:delText>
        </w:r>
        <w:r w:rsidRPr="008F36FD">
          <w:delText xml:space="preserve">he vaccine may dissuade some </w:delText>
        </w:r>
        <w:r w:rsidR="003B0CDE" w:rsidRPr="008F36FD">
          <w:delText>B</w:delText>
        </w:r>
        <w:r w:rsidRPr="008F36FD">
          <w:delText xml:space="preserve">lack women from getting the HPV vaccine </w:delText>
        </w:r>
        <w:r w:rsidR="006967EE">
          <w:delText>[Ref. 5.4: 08D79N]</w:delText>
        </w:r>
        <w:r w:rsidR="000D49ED" w:rsidRPr="008F36FD">
          <w:delText>.</w:delText>
        </w:r>
        <w:r w:rsidRPr="008F36FD">
          <w:delText xml:space="preserve"> </w:delText>
        </w:r>
      </w:del>
    </w:p>
    <w:p w14:paraId="76DD74C3" w14:textId="245AAFFA" w:rsidR="00AA70CA" w:rsidRDefault="00860476" w:rsidP="00500FB2">
      <w:pPr>
        <w:pStyle w:val="Paragraph"/>
        <w:keepNext/>
        <w:keepLines/>
        <w:rPr>
          <w:ins w:id="830" w:author="Sell, Jaquelyne Alexis" w:date="2025-06-26T14:59:00Z" w16du:dateUtc="2025-06-26T18:59:00Z"/>
        </w:rPr>
      </w:pPr>
      <w:ins w:id="831" w:author="Sell, Jaquelyne Alexis" w:date="2025-06-26T14:59:00Z" w16du:dateUtc="2025-06-26T18:59:00Z">
        <w:r>
          <w:rPr>
            <w:u w:val="single"/>
          </w:rPr>
          <w:lastRenderedPageBreak/>
          <w:t xml:space="preserve">Physician </w:t>
        </w:r>
        <w:r w:rsidR="008A0779">
          <w:rPr>
            <w:u w:val="single"/>
          </w:rPr>
          <w:t>Beliefs</w:t>
        </w:r>
      </w:ins>
    </w:p>
    <w:p w14:paraId="1542436E" w14:textId="10E11EFD" w:rsidR="000D49ED" w:rsidRPr="008F36FD" w:rsidRDefault="009D4A99" w:rsidP="00500FB2">
      <w:pPr>
        <w:pStyle w:val="Paragraph"/>
        <w:keepNext/>
        <w:keepLines/>
        <w:rPr>
          <w:ins w:id="832" w:author="Sell, Jaquelyne Alexis" w:date="2025-06-26T14:59:00Z" w16du:dateUtc="2025-06-26T18:59:00Z"/>
        </w:rPr>
      </w:pPr>
      <w:ins w:id="833" w:author="Sell, Jaquelyne Alexis" w:date="2025-06-26T14:59:00Z" w16du:dateUtc="2025-06-26T18:59:00Z">
        <w:r>
          <w:t>Obstacles for cervical cancer screening for women with disabilities include p</w:t>
        </w:r>
        <w:r w:rsidRPr="009D4A99">
          <w:t>hysicians</w:t>
        </w:r>
        <w:r w:rsidR="006C3DB0">
          <w:t>’</w:t>
        </w:r>
        <w:r w:rsidRPr="009D4A99">
          <w:t xml:space="preserve"> negative attitudes and misconception that women with disabilities are asexual and have little to no risk of cervical cancer</w:t>
        </w:r>
        <w:r w:rsidR="0066441C">
          <w:t xml:space="preserve"> </w:t>
        </w:r>
        <w:r w:rsidR="008656B2">
          <w:t>[Ref. 5.4: 08RS8P]</w:t>
        </w:r>
        <w:r>
          <w:t>.</w:t>
        </w:r>
      </w:ins>
    </w:p>
    <w:p w14:paraId="4118DBE4" w14:textId="77777777" w:rsidR="00DD5D36" w:rsidRPr="00F5383F" w:rsidRDefault="003823B9" w:rsidP="00F5383F">
      <w:pPr>
        <w:pStyle w:val="Paragraph"/>
        <w:keepNext/>
        <w:keepLines/>
        <w:rPr>
          <w:u w:val="single"/>
        </w:rPr>
      </w:pPr>
      <w:r w:rsidRPr="00F5383F">
        <w:rPr>
          <w:u w:val="single"/>
        </w:rPr>
        <w:t>Language and Cultural Barriers</w:t>
      </w:r>
    </w:p>
    <w:p w14:paraId="1F0C23CB" w14:textId="3FC80502" w:rsidR="00892EDD" w:rsidRDefault="003823B9" w:rsidP="00F5383F">
      <w:pPr>
        <w:pStyle w:val="Paragraph"/>
        <w:keepNext/>
        <w:keepLines/>
      </w:pPr>
      <w:del w:id="834" w:author="Sell, Jaquelyne Alexis" w:date="2025-06-26T14:59:00Z" w16du:dateUtc="2025-06-26T18:59:00Z">
        <w:r w:rsidRPr="00892EDD">
          <w:delText xml:space="preserve">: </w:delText>
        </w:r>
      </w:del>
      <w:r w:rsidRPr="00892EDD">
        <w:t xml:space="preserve">Some Black and Hispanic women may face difficulty in navigating the </w:t>
      </w:r>
      <w:del w:id="835" w:author="Sell, Jaquelyne Alexis" w:date="2025-06-26T14:59:00Z" w16du:dateUtc="2025-06-26T18:59:00Z">
        <w:r w:rsidRPr="00892EDD">
          <w:delText>healthcare</w:delText>
        </w:r>
      </w:del>
      <w:ins w:id="836" w:author="Sell, Jaquelyne Alexis" w:date="2025-06-26T14:59:00Z" w16du:dateUtc="2025-06-26T18:59:00Z">
        <w:r w:rsidRPr="00892EDD">
          <w:t>health</w:t>
        </w:r>
        <w:r w:rsidR="008E609D">
          <w:t xml:space="preserve"> care</w:t>
        </w:r>
      </w:ins>
      <w:r w:rsidRPr="00892EDD">
        <w:t xml:space="preserve"> system due to language </w:t>
      </w:r>
      <w:r w:rsidR="00AD6944" w:rsidRPr="00892EDD">
        <w:t xml:space="preserve">or </w:t>
      </w:r>
      <w:bookmarkStart w:id="837" w:name="_Hlk145062481"/>
      <w:r w:rsidR="00AD6944" w:rsidRPr="00892EDD">
        <w:t>cultural barriers</w:t>
      </w:r>
      <w:r w:rsidR="005C472E">
        <w:t xml:space="preserve"> (</w:t>
      </w:r>
      <w:proofErr w:type="spellStart"/>
      <w:r w:rsidR="000E1962">
        <w:t>eg</w:t>
      </w:r>
      <w:proofErr w:type="spellEnd"/>
      <w:r w:rsidR="000E1962">
        <w:t>, concerns that HP</w:t>
      </w:r>
      <w:r w:rsidR="001B63F1">
        <w:t>V</w:t>
      </w:r>
      <w:r w:rsidR="000E1962">
        <w:t xml:space="preserve"> vaccine may lead to premarital sexual activity</w:t>
      </w:r>
      <w:ins w:id="838" w:author="Sell, Jaquelyne Alexis" w:date="2025-06-26T14:59:00Z" w16du:dateUtc="2025-06-26T18:59:00Z">
        <w:r w:rsidR="00680743">
          <w:t>,</w:t>
        </w:r>
      </w:ins>
      <w:r w:rsidR="001B63F1">
        <w:t xml:space="preserve"> which is not culturally acceptable</w:t>
      </w:r>
      <w:del w:id="839" w:author="Sell, Jaquelyne Alexis" w:date="2025-06-26T14:59:00Z" w16du:dateUtc="2025-06-26T18:59:00Z">
        <w:r w:rsidR="005C472E">
          <w:delText>)</w:delText>
        </w:r>
        <w:r w:rsidR="00AD6944" w:rsidRPr="00892EDD">
          <w:delText xml:space="preserve">, which </w:delText>
        </w:r>
        <w:r w:rsidRPr="00892EDD">
          <w:delText>can</w:delText>
        </w:r>
      </w:del>
      <w:ins w:id="840" w:author="Sell, Jaquelyne Alexis" w:date="2025-06-26T14:59:00Z" w16du:dateUtc="2025-06-26T18:59:00Z">
        <w:r w:rsidR="005C472E">
          <w:t>)</w:t>
        </w:r>
        <w:r w:rsidR="006C3DB0">
          <w:t xml:space="preserve"> that</w:t>
        </w:r>
        <w:bookmarkEnd w:id="837"/>
        <w:r w:rsidR="00AD6944" w:rsidRPr="00892EDD">
          <w:t xml:space="preserve"> </w:t>
        </w:r>
        <w:r w:rsidR="00774BE0">
          <w:t>may</w:t>
        </w:r>
      </w:ins>
      <w:r w:rsidRPr="00892EDD">
        <w:t xml:space="preserve"> prevent them from getting screened</w:t>
      </w:r>
      <w:r w:rsidR="00F26AB3">
        <w:t xml:space="preserve"> </w:t>
      </w:r>
      <w:r w:rsidR="008656B2" w:rsidRPr="008656B2">
        <w:rPr>
          <w:bCs/>
        </w:rPr>
        <w:t>[Ref. 5.4: 08D7XY, 08D05M, 08DW94]</w:t>
      </w:r>
      <w:r w:rsidR="000D49ED" w:rsidRPr="00892EDD">
        <w:t>.</w:t>
      </w:r>
    </w:p>
    <w:p w14:paraId="26BAB802" w14:textId="7775025A" w:rsidR="00C056C9" w:rsidRPr="00F5383F" w:rsidRDefault="003823B9" w:rsidP="00DD5D36">
      <w:pPr>
        <w:pStyle w:val="Paragraph"/>
        <w:rPr>
          <w:ins w:id="841" w:author="Sell, Jaquelyne Alexis" w:date="2025-06-26T14:59:00Z" w16du:dateUtc="2025-06-26T18:59:00Z"/>
          <w:u w:val="single"/>
        </w:rPr>
      </w:pPr>
      <w:r w:rsidRPr="00F5383F">
        <w:rPr>
          <w:u w:val="single"/>
        </w:rPr>
        <w:t xml:space="preserve">Access to </w:t>
      </w:r>
      <w:del w:id="842" w:author="Sell, Jaquelyne Alexis" w:date="2025-06-26T14:59:00Z" w16du:dateUtc="2025-06-26T18:59:00Z">
        <w:r w:rsidRPr="00892EDD">
          <w:delText xml:space="preserve">Healthcare: </w:delText>
        </w:r>
      </w:del>
      <w:ins w:id="843" w:author="Sell, Jaquelyne Alexis" w:date="2025-06-26T14:59:00Z" w16du:dateUtc="2025-06-26T18:59:00Z">
        <w:r w:rsidRPr="00F5383F">
          <w:rPr>
            <w:u w:val="single"/>
          </w:rPr>
          <w:t>Health</w:t>
        </w:r>
        <w:r w:rsidR="008E609D">
          <w:rPr>
            <w:u w:val="single"/>
          </w:rPr>
          <w:t xml:space="preserve"> </w:t>
        </w:r>
        <w:r w:rsidR="00A60302">
          <w:rPr>
            <w:u w:val="single"/>
          </w:rPr>
          <w:t>C</w:t>
        </w:r>
        <w:r w:rsidR="008E609D">
          <w:rPr>
            <w:u w:val="single"/>
          </w:rPr>
          <w:t>are</w:t>
        </w:r>
      </w:ins>
    </w:p>
    <w:p w14:paraId="15DC95E5" w14:textId="5EE834B9" w:rsidR="003823B9" w:rsidRPr="00892EDD" w:rsidRDefault="003823B9" w:rsidP="00F5383F">
      <w:pPr>
        <w:pStyle w:val="Paragraph"/>
      </w:pPr>
      <w:r w:rsidRPr="00892EDD">
        <w:t xml:space="preserve">Black and Hispanic women are more likely to lack health insurance or have limited access to </w:t>
      </w:r>
      <w:del w:id="844" w:author="Sell, Jaquelyne Alexis" w:date="2025-06-26T14:59:00Z" w16du:dateUtc="2025-06-26T18:59:00Z">
        <w:r w:rsidRPr="00892EDD">
          <w:delText>healthcare</w:delText>
        </w:r>
      </w:del>
      <w:ins w:id="845" w:author="Sell, Jaquelyne Alexis" w:date="2025-06-26T14:59:00Z" w16du:dateUtc="2025-06-26T18:59:00Z">
        <w:r w:rsidRPr="00892EDD">
          <w:t>health</w:t>
        </w:r>
        <w:r w:rsidR="008E609D">
          <w:t xml:space="preserve"> care</w:t>
        </w:r>
      </w:ins>
      <w:r w:rsidRPr="00892EDD">
        <w:t xml:space="preserve"> facilities, which makes it difficult for them to acce</w:t>
      </w:r>
      <w:r>
        <w:t>ss cervical cancer screening and vaccine providers</w:t>
      </w:r>
      <w:r w:rsidR="00F26AB3">
        <w:t xml:space="preserve"> </w:t>
      </w:r>
      <w:r w:rsidR="008656B2">
        <w:t>[Ref. 5.4: 08D05Q]</w:t>
      </w:r>
      <w:r w:rsidR="00162FD6">
        <w:t>.</w:t>
      </w:r>
      <w:ins w:id="846" w:author="Sell, Jaquelyne Alexis" w:date="2025-06-26T14:59:00Z" w16du:dateUtc="2025-06-26T18:59:00Z">
        <w:r w:rsidR="009D4A99">
          <w:t xml:space="preserve"> </w:t>
        </w:r>
        <w:r w:rsidR="000C2FD2">
          <w:t xml:space="preserve">In a large national dataset, non-Hispanic Black women who received a regular checkup were 19 times more likely to be up to date with cervical cancer screening than women who did not receive a regular checkup </w:t>
        </w:r>
        <w:r w:rsidR="008656B2">
          <w:t>[Ref. 5.4: 08RSLN]</w:t>
        </w:r>
        <w:r w:rsidR="00FD44BD">
          <w:t>.</w:t>
        </w:r>
        <w:r w:rsidR="000C2FD2">
          <w:t xml:space="preserve"> </w:t>
        </w:r>
        <w:r w:rsidR="00962578">
          <w:t xml:space="preserve">Patients who had gaps in health </w:t>
        </w:r>
        <w:r w:rsidR="00962578" w:rsidRPr="00962578">
          <w:t xml:space="preserve">insurance coverage had lower </w:t>
        </w:r>
        <w:r w:rsidR="00962578">
          <w:t xml:space="preserve">cervical cancer </w:t>
        </w:r>
        <w:r w:rsidR="00962578" w:rsidRPr="00962578">
          <w:t>screening rates than patients who had continuous private health insurance coverage</w:t>
        </w:r>
        <w:r w:rsidR="000A1049">
          <w:t xml:space="preserve"> </w:t>
        </w:r>
        <w:r w:rsidR="008656B2">
          <w:t>[Ref. 5.4: 08RSLW]</w:t>
        </w:r>
        <w:r w:rsidR="00962578">
          <w:t xml:space="preserve">. </w:t>
        </w:r>
        <w:r w:rsidR="000C2FD2">
          <w:t>W</w:t>
        </w:r>
        <w:r w:rsidR="009D4A99">
          <w:t>omen with disabilities face l</w:t>
        </w:r>
        <w:r w:rsidR="009D4A99" w:rsidRPr="009D4A99">
          <w:t>imited physical access to transportation, parking, building, and exam room</w:t>
        </w:r>
        <w:r w:rsidR="009429C9">
          <w:t>s</w:t>
        </w:r>
        <w:r w:rsidR="009D4A99" w:rsidRPr="009D4A99">
          <w:t xml:space="preserve"> </w:t>
        </w:r>
        <w:r w:rsidR="008656B2">
          <w:t>[Ref. 5.4: 08RS8P]</w:t>
        </w:r>
        <w:r w:rsidR="0066441C">
          <w:t>.</w:t>
        </w:r>
      </w:ins>
    </w:p>
    <w:p w14:paraId="22224FB0" w14:textId="0D3B8B21" w:rsidR="00C056C9" w:rsidRPr="00F5383F" w:rsidRDefault="003823B9" w:rsidP="00DD5D36">
      <w:pPr>
        <w:pStyle w:val="Paragraph"/>
        <w:rPr>
          <w:ins w:id="847" w:author="Sell, Jaquelyne Alexis" w:date="2025-06-26T14:59:00Z" w16du:dateUtc="2025-06-26T18:59:00Z"/>
          <w:u w:val="single"/>
        </w:rPr>
      </w:pPr>
      <w:r w:rsidRPr="00F5383F">
        <w:rPr>
          <w:u w:val="single"/>
        </w:rPr>
        <w:t>Immigration Status</w:t>
      </w:r>
      <w:del w:id="848" w:author="Sell, Jaquelyne Alexis" w:date="2025-06-26T14:59:00Z" w16du:dateUtc="2025-06-26T18:59:00Z">
        <w:r>
          <w:delText>:</w:delText>
        </w:r>
      </w:del>
    </w:p>
    <w:p w14:paraId="37ABFC15" w14:textId="1EACC89E" w:rsidR="00162FD6" w:rsidRDefault="004D4ADA" w:rsidP="00F5383F">
      <w:pPr>
        <w:pStyle w:val="Paragraph"/>
      </w:pPr>
      <w:ins w:id="849" w:author="Sell, Jaquelyne Alexis" w:date="2025-06-26T14:59:00Z" w16du:dateUtc="2025-06-26T18:59:00Z">
        <w:r w:rsidRPr="004D4ADA">
          <w:t xml:space="preserve">Asian, Hispanic/Latinx, and Black </w:t>
        </w:r>
        <w:r w:rsidR="0051408F">
          <w:t>women</w:t>
        </w:r>
        <w:r w:rsidRPr="004D4ADA">
          <w:t xml:space="preserve"> were significantly less likely to be up to date on screenings compared </w:t>
        </w:r>
        <w:r w:rsidR="000B461E">
          <w:t>with</w:t>
        </w:r>
        <w:r w:rsidRPr="004D4ADA">
          <w:t xml:space="preserve"> their US-born counterparts, primarily due to factors such as education and income</w:t>
        </w:r>
        <w:r w:rsidR="00BB1809">
          <w:t xml:space="preserve"> </w:t>
        </w:r>
        <w:r w:rsidR="008656B2">
          <w:t>[Ref. 5.4: 08RRNM]</w:t>
        </w:r>
        <w:r>
          <w:t>.</w:t>
        </w:r>
      </w:ins>
      <w:r>
        <w:t xml:space="preserve"> </w:t>
      </w:r>
      <w:r w:rsidR="003823B9">
        <w:t xml:space="preserve">Some Hispanic women who are undocumented or apprehensive about their immigration status may feel hesitant or </w:t>
      </w:r>
      <w:r w:rsidR="00E80EBE">
        <w:t>afraid</w:t>
      </w:r>
      <w:r w:rsidR="003823B9">
        <w:t xml:space="preserve"> to seek screening or treatment for cervical cancer</w:t>
      </w:r>
      <w:r w:rsidR="00543857">
        <w:t xml:space="preserve"> </w:t>
      </w:r>
      <w:r w:rsidR="008656B2">
        <w:t>[Ref. 5.4: 08D05S]</w:t>
      </w:r>
      <w:r w:rsidR="00360C48">
        <w:t>.</w:t>
      </w:r>
    </w:p>
    <w:p w14:paraId="30248754" w14:textId="4055365F" w:rsidR="00ED3C3D" w:rsidRPr="00F5383F" w:rsidRDefault="003823B9" w:rsidP="00F5383F">
      <w:pPr>
        <w:pStyle w:val="Paragraph"/>
        <w:rPr>
          <w:ins w:id="850" w:author="Sell, Jaquelyne Alexis" w:date="2025-06-26T14:59:00Z" w16du:dateUtc="2025-06-26T18:59:00Z"/>
          <w:u w:val="single"/>
        </w:rPr>
      </w:pPr>
      <w:del w:id="851" w:author="Sell, Jaquelyne Alexis" w:date="2025-06-26T14:59:00Z" w16du:dateUtc="2025-06-26T18:59:00Z">
        <w:r>
          <w:delText>These</w:delText>
        </w:r>
      </w:del>
      <w:ins w:id="852" w:author="Sell, Jaquelyne Alexis" w:date="2025-06-26T14:59:00Z" w16du:dateUtc="2025-06-26T18:59:00Z">
        <w:r w:rsidR="00A23938" w:rsidRPr="00F5383F">
          <w:rPr>
            <w:u w:val="single"/>
          </w:rPr>
          <w:t>Belonging to the LGBTQ+ Community</w:t>
        </w:r>
      </w:ins>
    </w:p>
    <w:p w14:paraId="1E1B2941" w14:textId="39E39978" w:rsidR="00E40BC0" w:rsidRDefault="00CC513A" w:rsidP="003823B9">
      <w:pPr>
        <w:pStyle w:val="Paragraph"/>
        <w:rPr>
          <w:ins w:id="853" w:author="Sell, Jaquelyne Alexis" w:date="2025-06-26T14:59:00Z" w16du:dateUtc="2025-06-26T18:59:00Z"/>
        </w:rPr>
      </w:pPr>
      <w:ins w:id="854" w:author="Sell, Jaquelyne Alexis" w:date="2025-06-26T14:59:00Z" w16du:dateUtc="2025-06-26T18:59:00Z">
        <w:r w:rsidRPr="00CC513A">
          <w:t>Individuals in the LGBTQ+ community often encounter barriers to cervical cancer screening due to health</w:t>
        </w:r>
        <w:r w:rsidR="008E609D">
          <w:t xml:space="preserve"> care</w:t>
        </w:r>
        <w:r w:rsidRPr="00CC513A">
          <w:t xml:space="preserve"> systems built around traditional gender norms</w:t>
        </w:r>
        <w:r>
          <w:t xml:space="preserve">. </w:t>
        </w:r>
        <w:r w:rsidRPr="00CC513A">
          <w:t>Current screening guidelines</w:t>
        </w:r>
        <w:r>
          <w:t xml:space="preserve">, for example, </w:t>
        </w:r>
        <w:r w:rsidRPr="00CC513A">
          <w:t>frequently overlook LGBTQ+-specific needs, resulting in lower screening rates</w:t>
        </w:r>
        <w:r w:rsidR="004C1F04">
          <w:t xml:space="preserve"> </w:t>
        </w:r>
        <w:r w:rsidR="008656B2">
          <w:t>[Ref. 5.4: 08RRNQ]</w:t>
        </w:r>
        <w:r w:rsidRPr="00CC513A">
          <w:t>.</w:t>
        </w:r>
        <w:r w:rsidR="00D549E4">
          <w:t xml:space="preserve"> </w:t>
        </w:r>
        <w:r w:rsidR="00AF2992" w:rsidRPr="00AF2992">
          <w:t>Overall misunderstandings by health</w:t>
        </w:r>
        <w:r w:rsidR="008E609D">
          <w:t xml:space="preserve"> care</w:t>
        </w:r>
        <w:r w:rsidR="00AF2992" w:rsidRPr="00AF2992">
          <w:t xml:space="preserve"> professionals may </w:t>
        </w:r>
        <w:r w:rsidR="00AE6599">
          <w:t xml:space="preserve">also </w:t>
        </w:r>
        <w:r w:rsidR="00AF2992" w:rsidRPr="00AF2992">
          <w:t xml:space="preserve">contribute to the lower cervical cancer screening rates among transmasculine individuals compared </w:t>
        </w:r>
        <w:r w:rsidR="00A66898">
          <w:t>with</w:t>
        </w:r>
        <w:r w:rsidR="00AF2992" w:rsidRPr="00AF2992">
          <w:t xml:space="preserve"> </w:t>
        </w:r>
        <w:proofErr w:type="spellStart"/>
        <w:r w:rsidR="00AF2992" w:rsidRPr="00AF2992">
          <w:t>nontransgender</w:t>
        </w:r>
        <w:proofErr w:type="spellEnd"/>
        <w:r w:rsidR="00AF2992" w:rsidRPr="00AF2992">
          <w:t xml:space="preserve"> women. </w:t>
        </w:r>
        <w:r w:rsidR="00A66898">
          <w:t>Transmasculine individuals</w:t>
        </w:r>
        <w:r w:rsidR="00AF2992" w:rsidRPr="00AF2992">
          <w:t xml:space="preserve"> often report negative experiences with Pap tests, which are traditionally seen as feminine, creating challenges related to their identity and privacy</w:t>
        </w:r>
        <w:r w:rsidR="00ED05B5">
          <w:t xml:space="preserve"> </w:t>
        </w:r>
        <w:r w:rsidR="008656B2">
          <w:t>[Ref. 5.4: 08RRNV]</w:t>
        </w:r>
        <w:r w:rsidR="00A23938" w:rsidRPr="00A23938">
          <w:t>.</w:t>
        </w:r>
      </w:ins>
    </w:p>
    <w:p w14:paraId="294651C8" w14:textId="52A7CA62" w:rsidR="003823B9" w:rsidRDefault="003823B9" w:rsidP="003823B9">
      <w:pPr>
        <w:pStyle w:val="Paragraph"/>
      </w:pPr>
      <w:ins w:id="855" w:author="Sell, Jaquelyne Alexis" w:date="2025-06-26T14:59:00Z" w16du:dateUtc="2025-06-26T18:59:00Z">
        <w:r>
          <w:t>The</w:t>
        </w:r>
        <w:r w:rsidR="007954BA">
          <w:t xml:space="preserve"> above</w:t>
        </w:r>
      </w:ins>
      <w:r>
        <w:t xml:space="preserve"> factors need to be addressed through targeted outreach and education efforts, working with community leaders, </w:t>
      </w:r>
      <w:del w:id="856" w:author="Sell, Jaquelyne Alexis" w:date="2025-06-26T14:59:00Z" w16du:dateUtc="2025-06-26T18:59:00Z">
        <w:r>
          <w:delText>healthcare</w:delText>
        </w:r>
      </w:del>
      <w:ins w:id="857" w:author="Sell, Jaquelyne Alexis" w:date="2025-06-26T14:59:00Z" w16du:dateUtc="2025-06-26T18:59:00Z">
        <w:r>
          <w:t>health</w:t>
        </w:r>
        <w:r w:rsidR="008E609D">
          <w:t xml:space="preserve"> care</w:t>
        </w:r>
      </w:ins>
      <w:r>
        <w:t xml:space="preserve"> providers, and policy makers to increase access to cervical cancer screening and awareness among </w:t>
      </w:r>
      <w:del w:id="858" w:author="Sell, Jaquelyne Alexis" w:date="2025-06-26T14:59:00Z" w16du:dateUtc="2025-06-26T18:59:00Z">
        <w:r w:rsidR="003B0CDE">
          <w:delText>Black</w:delText>
        </w:r>
      </w:del>
      <w:ins w:id="859" w:author="Sell, Jaquelyne Alexis" w:date="2025-06-26T14:59:00Z" w16du:dateUtc="2025-06-26T18:59:00Z">
        <w:r w:rsidR="00E40BC0">
          <w:t>females</w:t>
        </w:r>
        <w:r w:rsidR="0022061D">
          <w:t xml:space="preserve"> </w:t>
        </w:r>
        <w:r w:rsidR="00B1624B">
          <w:t>with historically lower screening</w:t>
        </w:r>
      </w:ins>
      <w:r w:rsidR="00B1624B">
        <w:t xml:space="preserve"> and </w:t>
      </w:r>
      <w:del w:id="860" w:author="Sell, Jaquelyne Alexis" w:date="2025-06-26T14:59:00Z" w16du:dateUtc="2025-06-26T18:59:00Z">
        <w:r>
          <w:delText>Hispanic women</w:delText>
        </w:r>
        <w:r w:rsidR="0022061D">
          <w:delText xml:space="preserve"> </w:delText>
        </w:r>
      </w:del>
      <w:ins w:id="861" w:author="Sell, Jaquelyne Alexis" w:date="2025-06-26T14:59:00Z" w16du:dateUtc="2025-06-26T18:59:00Z">
        <w:r w:rsidR="00B1624B">
          <w:t>HPV vaccination rates</w:t>
        </w:r>
      </w:ins>
      <w:r w:rsidR="008656B2">
        <w:t>[Ref. 5.4: 08D05N]</w:t>
      </w:r>
      <w:r>
        <w:t>.</w:t>
      </w:r>
    </w:p>
    <w:p w14:paraId="1CA62A42" w14:textId="563434B2" w:rsidR="00A33F4B" w:rsidRPr="003B0CDE" w:rsidRDefault="002A3F37" w:rsidP="007D136A">
      <w:pPr>
        <w:pStyle w:val="Heading3"/>
        <w:tabs>
          <w:tab w:val="num" w:pos="960"/>
        </w:tabs>
      </w:pPr>
      <w:bookmarkStart w:id="862" w:name="_Toc201820674"/>
      <w:ins w:id="863" w:author="Sell, Jaquelyne Alexis" w:date="2025-06-26T14:59:00Z" w16du:dateUtc="2025-06-26T18:59:00Z">
        <w:r>
          <w:lastRenderedPageBreak/>
          <w:t xml:space="preserve">Differences in </w:t>
        </w:r>
      </w:ins>
      <w:bookmarkStart w:id="864" w:name="_Toc158725655"/>
      <w:r w:rsidR="00A33F4B" w:rsidRPr="003B0CDE">
        <w:t>Treatment</w:t>
      </w:r>
      <w:bookmarkEnd w:id="862"/>
      <w:bookmarkEnd w:id="864"/>
    </w:p>
    <w:p w14:paraId="6975B06D" w14:textId="4FF6ACC8" w:rsidR="00AD6944" w:rsidRDefault="00AD6944" w:rsidP="00AD6944">
      <w:pPr>
        <w:pStyle w:val="Paragraph"/>
      </w:pPr>
      <w:r w:rsidRPr="003B0CDE">
        <w:t xml:space="preserve">Even when cervical cancer is detected early, </w:t>
      </w:r>
      <w:r>
        <w:t>Black</w:t>
      </w:r>
      <w:del w:id="865" w:author="Sell, Jaquelyne Alexis" w:date="2025-06-26T14:59:00Z" w16du:dateUtc="2025-06-26T18:59:00Z">
        <w:r w:rsidRPr="003B0CDE">
          <w:delText xml:space="preserve"> </w:delText>
        </w:r>
        <w:r>
          <w:delText>and</w:delText>
        </w:r>
      </w:del>
      <w:ins w:id="866" w:author="Sell, Jaquelyne Alexis" w:date="2025-06-26T14:59:00Z" w16du:dateUtc="2025-06-26T18:59:00Z">
        <w:r w:rsidR="00F42A14">
          <w:t>,</w:t>
        </w:r>
      </w:ins>
      <w:r>
        <w:t xml:space="preserve"> Hispanic</w:t>
      </w:r>
      <w:ins w:id="867" w:author="Sell, Jaquelyne Alexis" w:date="2025-06-26T14:59:00Z" w16du:dateUtc="2025-06-26T18:59:00Z">
        <w:r w:rsidR="00F42A14">
          <w:t>, Asian</w:t>
        </w:r>
      </w:ins>
      <w:r w:rsidRPr="003B0CDE">
        <w:t xml:space="preserve"> women</w:t>
      </w:r>
      <w:ins w:id="868" w:author="Sell, Jaquelyne Alexis" w:date="2025-06-26T14:59:00Z" w16du:dateUtc="2025-06-26T18:59:00Z">
        <w:r w:rsidR="00CF115D">
          <w:t>,</w:t>
        </w:r>
        <w:r w:rsidRPr="003B0CDE">
          <w:t xml:space="preserve"> </w:t>
        </w:r>
        <w:r w:rsidR="00F42A14">
          <w:t xml:space="preserve">and </w:t>
        </w:r>
        <w:r w:rsidR="006175F6">
          <w:t>people</w:t>
        </w:r>
        <w:r w:rsidR="00F42A14">
          <w:t xml:space="preserve"> with HIV</w:t>
        </w:r>
      </w:ins>
      <w:r w:rsidR="00F42A14">
        <w:t xml:space="preserve"> </w:t>
      </w:r>
      <w:r w:rsidRPr="003B0CDE">
        <w:t xml:space="preserve">may face challenges in accessing recommended treatment. Moreover, there is evidence of lower rates of </w:t>
      </w:r>
      <w:r w:rsidR="00370413">
        <w:t xml:space="preserve">receiving </w:t>
      </w:r>
      <w:r w:rsidRPr="003B0CDE">
        <w:t xml:space="preserve">treatment in Hispanic and Black women </w:t>
      </w:r>
      <w:r w:rsidR="000003A6">
        <w:t xml:space="preserve">compared with White women </w:t>
      </w:r>
      <w:r w:rsidRPr="003B0CDE">
        <w:t>with cervical cancer. This may result in delayed or inadequate treatment, leading to higher mortality rates among these racial</w:t>
      </w:r>
      <w:del w:id="869" w:author="Sell, Jaquelyne Alexis" w:date="2025-06-26T14:59:00Z" w16du:dateUtc="2025-06-26T18:59:00Z">
        <w:r w:rsidRPr="003B0CDE">
          <w:delText>/</w:delText>
        </w:r>
      </w:del>
      <w:ins w:id="870" w:author="Sell, Jaquelyne Alexis" w:date="2025-06-26T14:59:00Z" w16du:dateUtc="2025-06-26T18:59:00Z">
        <w:r w:rsidR="00425ED9">
          <w:t xml:space="preserve"> and </w:t>
        </w:r>
      </w:ins>
      <w:r w:rsidRPr="003B0CDE">
        <w:t xml:space="preserve">ethnic groups. Reasons behind delayed and inadequate treatment </w:t>
      </w:r>
      <w:r w:rsidR="00112E6F">
        <w:t xml:space="preserve">include the </w:t>
      </w:r>
      <w:r w:rsidRPr="003B0CDE">
        <w:t xml:space="preserve">lack of access to </w:t>
      </w:r>
      <w:del w:id="871" w:author="Sell, Jaquelyne Alexis" w:date="2025-06-26T14:59:00Z" w16du:dateUtc="2025-06-26T18:59:00Z">
        <w:r w:rsidRPr="003B0CDE">
          <w:delText>healthcare</w:delText>
        </w:r>
      </w:del>
      <w:ins w:id="872" w:author="Sell, Jaquelyne Alexis" w:date="2025-06-26T14:59:00Z" w16du:dateUtc="2025-06-26T18:59:00Z">
        <w:r w:rsidRPr="003B0CDE">
          <w:t>health</w:t>
        </w:r>
        <w:r w:rsidR="008E609D">
          <w:t xml:space="preserve"> care</w:t>
        </w:r>
      </w:ins>
      <w:r w:rsidRPr="003B0CDE">
        <w:t xml:space="preserve"> resources, language barriers, cultural beliefs, and social factors that lead to disparities in cancer care outcomes</w:t>
      </w:r>
      <w:r w:rsidR="00F86A09">
        <w:t xml:space="preserve"> </w:t>
      </w:r>
      <w:r w:rsidR="008656B2">
        <w:t>[Ref. 5.4: 08D3QX]</w:t>
      </w:r>
      <w:r w:rsidRPr="003B0CDE">
        <w:t>.</w:t>
      </w:r>
    </w:p>
    <w:p w14:paraId="73DE1805" w14:textId="21C78D23" w:rsidR="007320D5" w:rsidRDefault="007320D5" w:rsidP="00AD6944">
      <w:pPr>
        <w:pStyle w:val="Paragraph"/>
        <w:rPr>
          <w:ins w:id="873" w:author="Sell, Jaquelyne Alexis" w:date="2025-06-26T14:59:00Z" w16du:dateUtc="2025-06-26T18:59:00Z"/>
          <w:rFonts w:eastAsia="Times New Roman"/>
        </w:rPr>
      </w:pPr>
      <w:ins w:id="874" w:author="Sell, Jaquelyne Alexis" w:date="2025-06-26T14:59:00Z" w16du:dateUtc="2025-06-26T18:59:00Z">
        <w:r>
          <w:rPr>
            <w:rFonts w:eastAsia="Times New Roman"/>
          </w:rPr>
          <w:t xml:space="preserve">Between 2007 and 2016, </w:t>
        </w:r>
        <w:r w:rsidRPr="007320D5">
          <w:rPr>
            <w:rFonts w:eastAsia="Times New Roman"/>
          </w:rPr>
          <w:t>91.1% of White women underwent surgery for early</w:t>
        </w:r>
        <w:r w:rsidR="000A016A">
          <w:rPr>
            <w:rFonts w:eastAsia="Times New Roman"/>
          </w:rPr>
          <w:t>-</w:t>
        </w:r>
        <w:r w:rsidRPr="007320D5">
          <w:rPr>
            <w:rFonts w:eastAsia="Times New Roman"/>
          </w:rPr>
          <w:t>stage cervical cancer compared with 82.8% of Black women</w:t>
        </w:r>
        <w:r>
          <w:rPr>
            <w:rFonts w:eastAsia="Times New Roman"/>
          </w:rPr>
          <w:t xml:space="preserve"> and </w:t>
        </w:r>
        <w:r w:rsidRPr="007320D5">
          <w:rPr>
            <w:rFonts w:eastAsia="Times New Roman"/>
          </w:rPr>
          <w:t>33.9% of White women underwent surgery for advanced-stage cervical cancer compared with 24.3% of Black women</w:t>
        </w:r>
        <w:r>
          <w:rPr>
            <w:rFonts w:eastAsia="Times New Roman"/>
          </w:rPr>
          <w:t xml:space="preserve"> </w:t>
        </w:r>
        <w:r w:rsidR="008656B2">
          <w:rPr>
            <w:rFonts w:eastAsia="Times New Roman"/>
          </w:rPr>
          <w:t>[Ref. 5.4: 08BZMZ]</w:t>
        </w:r>
        <w:r>
          <w:rPr>
            <w:rFonts w:eastAsia="Times New Roman"/>
          </w:rPr>
          <w:t>.</w:t>
        </w:r>
        <w:r w:rsidR="00C56C81">
          <w:rPr>
            <w:rFonts w:eastAsia="Times New Roman"/>
          </w:rPr>
          <w:t xml:space="preserve"> </w:t>
        </w:r>
        <w:r w:rsidR="00C56C81" w:rsidRPr="00C56C81">
          <w:rPr>
            <w:rFonts w:eastAsia="Times New Roman"/>
          </w:rPr>
          <w:t xml:space="preserve">Black patients were also less likely to receive minimally invasive surgery, with 51% undergoing open surgery compared </w:t>
        </w:r>
        <w:r w:rsidR="00425ED9">
          <w:rPr>
            <w:rFonts w:eastAsia="Times New Roman"/>
          </w:rPr>
          <w:t>with</w:t>
        </w:r>
        <w:r w:rsidR="00C56C81" w:rsidRPr="00C56C81">
          <w:rPr>
            <w:rFonts w:eastAsia="Times New Roman"/>
          </w:rPr>
          <w:t xml:space="preserve"> 39% of White patients. Although Black patients with open procedures had similar 5-year survival rates as their White counterparts who had minimally invasive surgery (0.90 vs 0.91), they faced a 40% higher hazard of death after surgery, even when accounting for age, insurance, and disease characteristics </w:t>
        </w:r>
        <w:r w:rsidR="008656B2">
          <w:rPr>
            <w:rFonts w:eastAsia="Times New Roman"/>
          </w:rPr>
          <w:t>[Ref. 5.4: 08RV8W]</w:t>
        </w:r>
        <w:r w:rsidR="00B46925">
          <w:rPr>
            <w:rFonts w:eastAsia="Times New Roman"/>
          </w:rPr>
          <w:t>.</w:t>
        </w:r>
      </w:ins>
    </w:p>
    <w:p w14:paraId="65317046" w14:textId="0F77241F" w:rsidR="0086578B" w:rsidRDefault="00AD6944" w:rsidP="00AD6944">
      <w:pPr>
        <w:pStyle w:val="Paragraph"/>
        <w:rPr>
          <w:rFonts w:eastAsia="Times New Roman"/>
        </w:rPr>
      </w:pPr>
      <w:r w:rsidRPr="6BF7F0E3">
        <w:rPr>
          <w:rFonts w:eastAsia="Times New Roman"/>
        </w:rPr>
        <w:t>Black women with cervical cancer are less likely to be offered the standard of radical hysterectomy for early disease, as well as less likely to receive radiation for locally advanced disease</w:t>
      </w:r>
      <w:r w:rsidR="00F86A09">
        <w:rPr>
          <w:rFonts w:eastAsia="Times New Roman"/>
        </w:rPr>
        <w:t xml:space="preserve"> </w:t>
      </w:r>
      <w:r w:rsidR="008656B2">
        <w:rPr>
          <w:rFonts w:eastAsia="Times New Roman"/>
        </w:rPr>
        <w:t>[Ref. 5.4: 08D7XC]</w:t>
      </w:r>
      <w:r w:rsidRPr="609E40EE">
        <w:rPr>
          <w:rFonts w:eastAsia="Times New Roman"/>
        </w:rPr>
        <w:t>.</w:t>
      </w:r>
      <w:r w:rsidR="00273128">
        <w:rPr>
          <w:rFonts w:eastAsia="Times New Roman"/>
        </w:rPr>
        <w:t xml:space="preserve"> Among patients who receive radiation</w:t>
      </w:r>
      <w:r w:rsidR="00C82D48">
        <w:rPr>
          <w:rFonts w:eastAsia="Times New Roman"/>
        </w:rPr>
        <w:t xml:space="preserve"> for cervical cancer</w:t>
      </w:r>
      <w:r w:rsidR="00273128">
        <w:rPr>
          <w:rFonts w:eastAsia="Times New Roman"/>
        </w:rPr>
        <w:t>, t</w:t>
      </w:r>
      <w:r w:rsidR="00FD0C56">
        <w:rPr>
          <w:rFonts w:eastAsia="Times New Roman"/>
        </w:rPr>
        <w:t>he reasons for longer time to initiation of therapy could be insurance type and primary language</w:t>
      </w:r>
      <w:r w:rsidR="00ED6840">
        <w:rPr>
          <w:rFonts w:eastAsia="Times New Roman"/>
        </w:rPr>
        <w:t xml:space="preserve"> </w:t>
      </w:r>
      <w:r w:rsidR="008656B2">
        <w:rPr>
          <w:rFonts w:eastAsia="Times New Roman"/>
        </w:rPr>
        <w:t>[Ref. 5.4: 08DWCS]</w:t>
      </w:r>
      <w:r w:rsidR="00FD0C56">
        <w:rPr>
          <w:rFonts w:eastAsia="Times New Roman"/>
        </w:rPr>
        <w:t xml:space="preserve">, which apply to Black women as well. </w:t>
      </w:r>
      <w:r w:rsidRPr="609E40EE">
        <w:rPr>
          <w:rFonts w:eastAsia="Times New Roman"/>
        </w:rPr>
        <w:t xml:space="preserve">Multiple studies have determined that </w:t>
      </w:r>
      <w:r>
        <w:rPr>
          <w:rFonts w:eastAsia="Times New Roman"/>
        </w:rPr>
        <w:t>B</w:t>
      </w:r>
      <w:r w:rsidRPr="609E40EE">
        <w:rPr>
          <w:rFonts w:eastAsia="Times New Roman"/>
        </w:rPr>
        <w:t xml:space="preserve">lack women are </w:t>
      </w:r>
      <w:r w:rsidR="50602AC5" w:rsidRPr="0E5CE876">
        <w:rPr>
          <w:rFonts w:eastAsia="Times New Roman"/>
        </w:rPr>
        <w:t xml:space="preserve">more likely to receive suboptimal </w:t>
      </w:r>
      <w:r w:rsidR="00F9219D">
        <w:rPr>
          <w:rFonts w:eastAsia="Times New Roman"/>
        </w:rPr>
        <w:t>radiation therapy</w:t>
      </w:r>
      <w:r w:rsidR="0B0170EF" w:rsidRPr="0E5CE876">
        <w:rPr>
          <w:rFonts w:eastAsia="Times New Roman"/>
        </w:rPr>
        <w:t>. H</w:t>
      </w:r>
      <w:r w:rsidR="50602AC5" w:rsidRPr="0E5CE876">
        <w:rPr>
          <w:rFonts w:eastAsia="Times New Roman"/>
        </w:rPr>
        <w:t xml:space="preserve">ealth problems were major reasons for </w:t>
      </w:r>
      <w:r w:rsidR="2D796985" w:rsidRPr="0E5CE876">
        <w:rPr>
          <w:rFonts w:eastAsia="Times New Roman"/>
        </w:rPr>
        <w:t xml:space="preserve">delays in </w:t>
      </w:r>
      <w:r w:rsidR="50602AC5" w:rsidRPr="0E5CE876">
        <w:rPr>
          <w:rFonts w:eastAsia="Times New Roman"/>
        </w:rPr>
        <w:t xml:space="preserve">treatment </w:t>
      </w:r>
      <w:r w:rsidR="0CCBDC1E" w:rsidRPr="0E5CE876">
        <w:rPr>
          <w:rFonts w:eastAsia="Times New Roman"/>
        </w:rPr>
        <w:t xml:space="preserve">resulting in longer treatment duration </w:t>
      </w:r>
      <w:r w:rsidR="50602AC5" w:rsidRPr="0E5CE876">
        <w:rPr>
          <w:rFonts w:eastAsia="Times New Roman"/>
        </w:rPr>
        <w:t xml:space="preserve">and inability to undergo </w:t>
      </w:r>
      <w:r w:rsidRPr="609E40EE">
        <w:rPr>
          <w:rFonts w:eastAsia="Times New Roman"/>
        </w:rPr>
        <w:t>brachytherapy, which is associated with improved oncologic outcomes when used as part of a multimodal treatment approach</w:t>
      </w:r>
      <w:r w:rsidR="00F86A09">
        <w:rPr>
          <w:rFonts w:eastAsia="Times New Roman"/>
        </w:rPr>
        <w:t xml:space="preserve"> </w:t>
      </w:r>
      <w:r w:rsidR="008656B2" w:rsidRPr="008656B2">
        <w:rPr>
          <w:rFonts w:eastAsia="Times New Roman"/>
          <w:bCs/>
        </w:rPr>
        <w:t xml:space="preserve">[Ref. 5.4: 08D79D, 08D79H, 08D7BG, </w:t>
      </w:r>
      <w:r w:rsidR="008656B2">
        <w:rPr>
          <w:rFonts w:eastAsia="Times New Roman"/>
        </w:rPr>
        <w:t>08D7YQ, 08DXRB]</w:t>
      </w:r>
      <w:r>
        <w:rPr>
          <w:rFonts w:eastAsia="Times New Roman"/>
        </w:rPr>
        <w:t>.</w:t>
      </w:r>
    </w:p>
    <w:p w14:paraId="443FEDAD" w14:textId="61C44D1C" w:rsidR="00882DE0" w:rsidRDefault="003E5AEA" w:rsidP="000D49ED">
      <w:pPr>
        <w:pStyle w:val="Paragraph"/>
        <w:rPr>
          <w:rFonts w:eastAsia="Times New Roman"/>
        </w:rPr>
      </w:pPr>
      <w:r>
        <w:rPr>
          <w:rFonts w:eastAsia="Times New Roman"/>
        </w:rPr>
        <w:t xml:space="preserve">Due to </w:t>
      </w:r>
      <w:r w:rsidR="00112E6F">
        <w:rPr>
          <w:rFonts w:eastAsia="Times New Roman"/>
        </w:rPr>
        <w:t xml:space="preserve">the relatively recent approval and availability of immunotherapies </w:t>
      </w:r>
      <w:r w:rsidR="00053674">
        <w:rPr>
          <w:rFonts w:eastAsia="Times New Roman"/>
        </w:rPr>
        <w:t>in</w:t>
      </w:r>
      <w:r w:rsidR="00B27426">
        <w:rPr>
          <w:rFonts w:eastAsia="Times New Roman"/>
        </w:rPr>
        <w:t xml:space="preserve"> </w:t>
      </w:r>
      <w:ins w:id="875" w:author="Sell, Jaquelyne Alexis" w:date="2025-06-26T14:59:00Z" w16du:dateUtc="2025-06-26T18:59:00Z">
        <w:r w:rsidR="00B27426">
          <w:rPr>
            <w:rFonts w:eastAsia="Times New Roman"/>
          </w:rPr>
          <w:t>the</w:t>
        </w:r>
        <w:r w:rsidR="00112E6F">
          <w:rPr>
            <w:rFonts w:eastAsia="Times New Roman"/>
          </w:rPr>
          <w:t xml:space="preserve"> </w:t>
        </w:r>
      </w:ins>
      <w:r w:rsidR="00112E6F">
        <w:rPr>
          <w:rFonts w:eastAsia="Times New Roman"/>
        </w:rPr>
        <w:t>cervical cancer patient population</w:t>
      </w:r>
      <w:r w:rsidR="008B632C">
        <w:rPr>
          <w:rFonts w:eastAsia="Times New Roman"/>
        </w:rPr>
        <w:t>,</w:t>
      </w:r>
      <w:r w:rsidR="00112E6F">
        <w:rPr>
          <w:rFonts w:eastAsia="Times New Roman"/>
        </w:rPr>
        <w:t xml:space="preserve"> t</w:t>
      </w:r>
      <w:r w:rsidR="00882DE0">
        <w:rPr>
          <w:rFonts w:eastAsia="Times New Roman"/>
        </w:rPr>
        <w:t xml:space="preserve">here is a paucity of published literature </w:t>
      </w:r>
      <w:r w:rsidR="00112E6F">
        <w:rPr>
          <w:rFonts w:eastAsia="Times New Roman"/>
        </w:rPr>
        <w:t xml:space="preserve">that discusses </w:t>
      </w:r>
      <w:del w:id="876" w:author="Sell, Jaquelyne Alexis" w:date="2025-06-26T14:59:00Z" w16du:dateUtc="2025-06-26T18:59:00Z">
        <w:r w:rsidR="00112E6F">
          <w:rPr>
            <w:rFonts w:eastAsia="Times New Roman"/>
          </w:rPr>
          <w:delText xml:space="preserve">the </w:delText>
        </w:r>
        <w:r w:rsidR="00882DE0">
          <w:rPr>
            <w:rFonts w:eastAsia="Times New Roman"/>
          </w:rPr>
          <w:delText>disparity</w:delText>
        </w:r>
      </w:del>
      <w:ins w:id="877" w:author="Sell, Jaquelyne Alexis" w:date="2025-06-26T14:59:00Z" w16du:dateUtc="2025-06-26T18:59:00Z">
        <w:r w:rsidR="00B27426">
          <w:rPr>
            <w:rFonts w:eastAsia="Times New Roman"/>
          </w:rPr>
          <w:t>disparities</w:t>
        </w:r>
      </w:ins>
      <w:r w:rsidR="00882DE0">
        <w:rPr>
          <w:rFonts w:eastAsia="Times New Roman"/>
        </w:rPr>
        <w:t xml:space="preserve"> of receiving immunotherapies </w:t>
      </w:r>
      <w:del w:id="878" w:author="Sell, Jaquelyne Alexis" w:date="2025-06-26T14:59:00Z" w16du:dateUtc="2025-06-26T18:59:00Z">
        <w:r w:rsidR="00882DE0">
          <w:rPr>
            <w:rFonts w:eastAsia="Times New Roman"/>
          </w:rPr>
          <w:delText xml:space="preserve">among </w:delText>
        </w:r>
        <w:r w:rsidR="000A6A30">
          <w:rPr>
            <w:rFonts w:eastAsia="Times New Roman"/>
          </w:rPr>
          <w:delText xml:space="preserve">patients with </w:delText>
        </w:r>
        <w:r w:rsidR="00882DE0">
          <w:rPr>
            <w:rFonts w:eastAsia="Times New Roman"/>
          </w:rPr>
          <w:delText xml:space="preserve">cervical cancer </w:delText>
        </w:r>
        <w:r w:rsidR="000A6A30">
          <w:rPr>
            <w:rFonts w:eastAsia="Times New Roman"/>
          </w:rPr>
          <w:delText xml:space="preserve">who are </w:delText>
        </w:r>
        <w:r w:rsidR="008E09A9">
          <w:rPr>
            <w:rFonts w:eastAsia="Times New Roman"/>
          </w:rPr>
          <w:delText>from</w:delText>
        </w:r>
        <w:r w:rsidR="00882DE0">
          <w:rPr>
            <w:rFonts w:eastAsia="Times New Roman"/>
          </w:rPr>
          <w:delText xml:space="preserve"> different </w:delText>
        </w:r>
        <w:r w:rsidR="00112E6F">
          <w:rPr>
            <w:rFonts w:eastAsia="Times New Roman"/>
          </w:rPr>
          <w:delText>underrepresented</w:delText>
        </w:r>
      </w:del>
      <w:ins w:id="879" w:author="Sell, Jaquelyne Alexis" w:date="2025-06-26T14:59:00Z" w16du:dateUtc="2025-06-26T18:59:00Z">
        <w:r w:rsidR="00B27426">
          <w:rPr>
            <w:rFonts w:eastAsia="Times New Roman"/>
          </w:rPr>
          <w:t>across</w:t>
        </w:r>
      </w:ins>
      <w:r w:rsidR="00112E6F">
        <w:rPr>
          <w:rFonts w:eastAsia="Times New Roman"/>
        </w:rPr>
        <w:t xml:space="preserve"> </w:t>
      </w:r>
      <w:r w:rsidR="00882DE0">
        <w:rPr>
          <w:rFonts w:eastAsia="Times New Roman"/>
        </w:rPr>
        <w:t>rac</w:t>
      </w:r>
      <w:r w:rsidR="008E09A9">
        <w:rPr>
          <w:rFonts w:eastAsia="Times New Roman"/>
        </w:rPr>
        <w:t>ial</w:t>
      </w:r>
      <w:r w:rsidR="00882DE0">
        <w:rPr>
          <w:rFonts w:eastAsia="Times New Roman"/>
        </w:rPr>
        <w:t xml:space="preserve"> or ethnic groups. </w:t>
      </w:r>
      <w:r w:rsidR="00816155">
        <w:rPr>
          <w:rFonts w:eastAsia="Times New Roman"/>
        </w:rPr>
        <w:t>However,</w:t>
      </w:r>
      <w:r w:rsidR="008E09A9">
        <w:rPr>
          <w:rFonts w:eastAsia="Times New Roman"/>
        </w:rPr>
        <w:t xml:space="preserve"> multiple studies have reported lower odds of receiving immunotherapy among Black or Hispanic patients than White patients with</w:t>
      </w:r>
      <w:r w:rsidR="00F5348D">
        <w:rPr>
          <w:rFonts w:eastAsia="Times New Roman"/>
        </w:rPr>
        <w:t xml:space="preserve"> other tumor types</w:t>
      </w:r>
      <w:r w:rsidR="008E09A9">
        <w:rPr>
          <w:rFonts w:eastAsia="Times New Roman"/>
        </w:rPr>
        <w:t xml:space="preserve">, such as </w:t>
      </w:r>
      <w:del w:id="880" w:author="Sell, Jaquelyne Alexis" w:date="2025-06-26T14:59:00Z" w16du:dateUtc="2025-06-26T18:59:00Z">
        <w:r w:rsidR="008E09A9">
          <w:rPr>
            <w:rFonts w:eastAsia="Times New Roman"/>
          </w:rPr>
          <w:delText>non-small cell lung</w:delText>
        </w:r>
        <w:r w:rsidR="00565778">
          <w:rPr>
            <w:rFonts w:eastAsia="Times New Roman"/>
          </w:rPr>
          <w:delText xml:space="preserve"> cancer</w:delText>
        </w:r>
      </w:del>
      <w:ins w:id="881" w:author="Sell, Jaquelyne Alexis" w:date="2025-06-26T14:59:00Z" w16du:dateUtc="2025-06-26T18:59:00Z">
        <w:r w:rsidR="00680743">
          <w:rPr>
            <w:rFonts w:eastAsia="Times New Roman"/>
          </w:rPr>
          <w:t>NSCLC</w:t>
        </w:r>
      </w:ins>
      <w:r w:rsidR="008E09A9">
        <w:rPr>
          <w:rFonts w:eastAsia="Times New Roman"/>
        </w:rPr>
        <w:t>, renal cell carcinoma</w:t>
      </w:r>
      <w:r w:rsidR="00C07B22">
        <w:rPr>
          <w:rFonts w:eastAsia="Times New Roman"/>
        </w:rPr>
        <w:t>,</w:t>
      </w:r>
      <w:r w:rsidR="008E09A9">
        <w:rPr>
          <w:rFonts w:eastAsia="Times New Roman"/>
        </w:rPr>
        <w:t xml:space="preserve"> and hepatocellular carcinoma</w:t>
      </w:r>
      <w:r w:rsidR="00F86A09">
        <w:rPr>
          <w:rFonts w:eastAsia="Times New Roman"/>
        </w:rPr>
        <w:t xml:space="preserve"> </w:t>
      </w:r>
      <w:r w:rsidR="008656B2" w:rsidRPr="008656B2">
        <w:rPr>
          <w:rFonts w:eastAsia="Times New Roman"/>
          <w:bCs/>
        </w:rPr>
        <w:t>[Ref. 5.4: 08DFNN, 08DFDS</w:t>
      </w:r>
      <w:del w:id="882" w:author="Sell, Jaquelyne Alexis" w:date="2025-06-26T14:59:00Z" w16du:dateUtc="2025-06-26T18:59:00Z">
        <w:r w:rsidR="006967EE" w:rsidRPr="006967EE">
          <w:rPr>
            <w:rFonts w:eastAsia="Times New Roman"/>
            <w:bCs/>
          </w:rPr>
          <w:delText>]</w:delText>
        </w:r>
      </w:del>
      <w:ins w:id="883" w:author="Sell, Jaquelyne Alexis" w:date="2025-06-26T14:59:00Z" w16du:dateUtc="2025-06-26T18:59:00Z">
        <w:r w:rsidR="008656B2" w:rsidRPr="008656B2">
          <w:rPr>
            <w:rFonts w:eastAsia="Times New Roman"/>
            <w:bCs/>
          </w:rPr>
          <w:t>]</w:t>
        </w:r>
        <w:r w:rsidR="00F86A09">
          <w:rPr>
            <w:rFonts w:eastAsia="Times New Roman"/>
          </w:rPr>
          <w:t>.</w:t>
        </w:r>
      </w:ins>
    </w:p>
    <w:p w14:paraId="0C96DF22" w14:textId="0DAB8A7A" w:rsidR="00962578" w:rsidRDefault="00962578" w:rsidP="000D49ED">
      <w:pPr>
        <w:pStyle w:val="Paragraph"/>
        <w:rPr>
          <w:ins w:id="884" w:author="Sell, Jaquelyne Alexis" w:date="2025-06-26T14:59:00Z" w16du:dateUtc="2025-06-26T18:59:00Z"/>
          <w:rFonts w:eastAsia="Times New Roman"/>
        </w:rPr>
      </w:pPr>
      <w:ins w:id="885" w:author="Sell, Jaquelyne Alexis" w:date="2025-06-26T14:59:00Z" w16du:dateUtc="2025-06-26T18:59:00Z">
        <w:r>
          <w:rPr>
            <w:rFonts w:eastAsia="Times New Roman"/>
          </w:rPr>
          <w:t xml:space="preserve">Between 2004 and 2019, </w:t>
        </w:r>
        <w:r w:rsidRPr="00962578">
          <w:rPr>
            <w:rFonts w:eastAsia="Times New Roman"/>
          </w:rPr>
          <w:t>Asian and Hispanic women were underrepresented in cervical cancer clinical study enrollment compared with the proportion expected based on US cancer incidence</w:t>
        </w:r>
        <w:r w:rsidR="00FC06DD">
          <w:rPr>
            <w:rFonts w:eastAsia="Times New Roman"/>
          </w:rPr>
          <w:t xml:space="preserve"> </w:t>
        </w:r>
        <w:r w:rsidR="008656B2">
          <w:rPr>
            <w:rFonts w:eastAsia="Times New Roman"/>
          </w:rPr>
          <w:t>[Ref. 5.4: 08RS8L]</w:t>
        </w:r>
        <w:r>
          <w:rPr>
            <w:rFonts w:eastAsia="Times New Roman"/>
          </w:rPr>
          <w:t>.</w:t>
        </w:r>
      </w:ins>
    </w:p>
    <w:p w14:paraId="1CA78732" w14:textId="4A1A6499" w:rsidR="006D6CAA" w:rsidRDefault="00917A41" w:rsidP="000D49ED">
      <w:pPr>
        <w:pStyle w:val="Paragraph"/>
        <w:rPr>
          <w:ins w:id="886" w:author="Sell, Jaquelyne Alexis" w:date="2025-06-26T14:59:00Z" w16du:dateUtc="2025-06-26T18:59:00Z"/>
          <w:rFonts w:eastAsia="Times New Roman"/>
        </w:rPr>
      </w:pPr>
      <w:ins w:id="887" w:author="Sell, Jaquelyne Alexis" w:date="2025-06-26T14:59:00Z" w16du:dateUtc="2025-06-26T18:59:00Z">
        <w:r w:rsidRPr="00917A41">
          <w:t xml:space="preserve">People with HIV have worse cancer outcomes, partially because of inequities in cancer treatment. Data from 2001 to 2019 </w:t>
        </w:r>
        <w:r w:rsidR="00225DF9">
          <w:t>found</w:t>
        </w:r>
        <w:r w:rsidRPr="00917A41">
          <w:t xml:space="preserve"> that </w:t>
        </w:r>
        <w:r w:rsidR="006D6CAA">
          <w:t>people with HIV</w:t>
        </w:r>
        <w:r w:rsidR="006D6CAA" w:rsidRPr="00BF78EF">
          <w:t xml:space="preserve"> </w:t>
        </w:r>
        <w:r w:rsidRPr="00917A41">
          <w:t xml:space="preserve">were twice as likely not to </w:t>
        </w:r>
        <w:r w:rsidRPr="00917A41">
          <w:lastRenderedPageBreak/>
          <w:t xml:space="preserve">receive treatment for cervical cancer compared </w:t>
        </w:r>
        <w:r w:rsidR="00725294">
          <w:t>with</w:t>
        </w:r>
        <w:r w:rsidRPr="00917A41">
          <w:t xml:space="preserve"> women who d</w:t>
        </w:r>
        <w:r w:rsidR="002208C5">
          <w:t>id</w:t>
        </w:r>
        <w:r w:rsidRPr="00917A41">
          <w:t xml:space="preserve"> not have HIV </w:t>
        </w:r>
        <w:r w:rsidR="008656B2">
          <w:t>[Ref. 5.4: 08L9YM]</w:t>
        </w:r>
        <w:r w:rsidRPr="00917A41">
          <w:t>.</w:t>
        </w:r>
      </w:ins>
    </w:p>
    <w:p w14:paraId="576DB33A" w14:textId="3A4F8C5D" w:rsidR="00EB2795" w:rsidRDefault="003B0CDE" w:rsidP="003B0CDE">
      <w:pPr>
        <w:pStyle w:val="Paragraph"/>
      </w:pPr>
      <w:r w:rsidRPr="003B0CDE">
        <w:t xml:space="preserve">It is crucial to address these factors to improve </w:t>
      </w:r>
      <w:r w:rsidR="00581FA3">
        <w:t xml:space="preserve">access to recommended treatment </w:t>
      </w:r>
      <w:r w:rsidRPr="003B0CDE">
        <w:t xml:space="preserve">and ultimately, to improve cancer care outcomes for </w:t>
      </w:r>
      <w:del w:id="888" w:author="Sell, Jaquelyne Alexis" w:date="2025-06-26T14:59:00Z" w16du:dateUtc="2025-06-26T18:59:00Z">
        <w:r w:rsidRPr="003B0CDE">
          <w:delText>women</w:delText>
        </w:r>
      </w:del>
      <w:ins w:id="889" w:author="Sell, Jaquelyne Alexis" w:date="2025-06-26T14:59:00Z" w16du:dateUtc="2025-06-26T18:59:00Z">
        <w:r w:rsidR="006D6CAA">
          <w:t>people</w:t>
        </w:r>
      </w:ins>
      <w:r w:rsidR="006D6CAA">
        <w:t xml:space="preserve"> </w:t>
      </w:r>
      <w:r>
        <w:t xml:space="preserve">from underrepresented </w:t>
      </w:r>
      <w:del w:id="890" w:author="Sell, Jaquelyne Alexis" w:date="2025-06-26T14:59:00Z" w16du:dateUtc="2025-06-26T18:59:00Z">
        <w:r>
          <w:delText xml:space="preserve">racial and ethnic </w:delText>
        </w:r>
      </w:del>
      <w:r>
        <w:t>groups</w:t>
      </w:r>
      <w:r w:rsidRPr="003B0CDE">
        <w:t xml:space="preserve">. </w:t>
      </w:r>
      <w:del w:id="891" w:author="Sell, Jaquelyne Alexis" w:date="2025-06-26T14:59:00Z" w16du:dateUtc="2025-06-26T18:59:00Z">
        <w:r w:rsidRPr="003B0CDE">
          <w:delText>Healthcare</w:delText>
        </w:r>
      </w:del>
      <w:ins w:id="892" w:author="Sell, Jaquelyne Alexis" w:date="2025-06-26T14:59:00Z" w16du:dateUtc="2025-06-26T18:59:00Z">
        <w:r w:rsidRPr="003B0CDE">
          <w:t>Health</w:t>
        </w:r>
        <w:r w:rsidR="008E609D">
          <w:t xml:space="preserve"> care</w:t>
        </w:r>
      </w:ins>
      <w:r w:rsidRPr="003B0CDE">
        <w:t xml:space="preserve"> providers can play a pivotal role in increasing </w:t>
      </w:r>
      <w:r w:rsidR="00112E6F">
        <w:t>awareness and trust</w:t>
      </w:r>
      <w:r w:rsidRPr="003B0CDE">
        <w:t xml:space="preserve"> by engaging in culturally sensitive communication, providing education and support to patients, and working with community organizations to create more accessible and inclusive </w:t>
      </w:r>
      <w:del w:id="893" w:author="Sell, Jaquelyne Alexis" w:date="2025-06-26T14:59:00Z" w16du:dateUtc="2025-06-26T18:59:00Z">
        <w:r w:rsidRPr="003B0CDE">
          <w:delText>healthcare</w:delText>
        </w:r>
      </w:del>
      <w:ins w:id="894" w:author="Sell, Jaquelyne Alexis" w:date="2025-06-26T14:59:00Z" w16du:dateUtc="2025-06-26T18:59:00Z">
        <w:r w:rsidRPr="003B0CDE">
          <w:t>health</w:t>
        </w:r>
        <w:r w:rsidR="008E609D">
          <w:t xml:space="preserve"> care</w:t>
        </w:r>
      </w:ins>
      <w:r w:rsidRPr="003B0CDE">
        <w:t xml:space="preserve"> systems.</w:t>
      </w:r>
    </w:p>
    <w:p w14:paraId="03499F01" w14:textId="18C8B151" w:rsidR="006D37E0" w:rsidRPr="00AA325A" w:rsidRDefault="5D0BEA65" w:rsidP="005F1D6A">
      <w:pPr>
        <w:pStyle w:val="Heading1"/>
        <w:keepNext w:val="0"/>
        <w:keepLines w:val="0"/>
        <w:pageBreakBefore/>
        <w:ind w:left="475" w:hanging="475"/>
        <w:rPr>
          <w:caps w:val="0"/>
        </w:rPr>
      </w:pPr>
      <w:bookmarkStart w:id="895" w:name="_Toc201820675"/>
      <w:bookmarkStart w:id="896" w:name="_Toc158725656"/>
      <w:r>
        <w:rPr>
          <w:caps w:val="0"/>
        </w:rPr>
        <w:lastRenderedPageBreak/>
        <w:t>SCOPE OF MEDICAL PRODUCT</w:t>
      </w:r>
      <w:r w:rsidRPr="609081E5">
        <w:rPr>
          <w:caps w:val="0"/>
          <w:color w:val="000000" w:themeColor="text1"/>
        </w:rPr>
        <w:t xml:space="preserve"> </w:t>
      </w:r>
      <w:r>
        <w:rPr>
          <w:caps w:val="0"/>
        </w:rPr>
        <w:t>DEVELOPMENT PROGRAM</w:t>
      </w:r>
      <w:r w:rsidRPr="00A77441">
        <w:t xml:space="preserve">: </w:t>
      </w:r>
      <w:del w:id="897" w:author="Sell, Jaquelyne Alexis" w:date="2025-06-26T14:59:00Z" w16du:dateUtc="2025-06-26T18:59:00Z">
        <w:r w:rsidRPr="00A77441">
          <w:delText>MK</w:delText>
        </w:r>
        <w:r w:rsidR="00A77441" w:rsidRPr="00A77441">
          <w:delText>-2870</w:delText>
        </w:r>
      </w:del>
      <w:bookmarkEnd w:id="896"/>
      <w:ins w:id="898" w:author="Sell, Jaquelyne Alexis" w:date="2025-06-26T14:59:00Z" w16du:dateUtc="2025-06-26T18:59:00Z">
        <w:r w:rsidR="008D2DF3" w:rsidRPr="008D2DF3">
          <w:t>sacituzumab tirumotecan</w:t>
        </w:r>
      </w:ins>
      <w:bookmarkEnd w:id="895"/>
    </w:p>
    <w:p w14:paraId="6CED5D45" w14:textId="45A5BDBF" w:rsidR="006D37E0" w:rsidRDefault="5F3D6010" w:rsidP="006D37E0">
      <w:pPr>
        <w:pStyle w:val="Heading2"/>
      </w:pPr>
      <w:bookmarkStart w:id="899" w:name="_Toc201820676"/>
      <w:bookmarkStart w:id="900" w:name="_Toc158725657"/>
      <w:r>
        <w:t>Clinical Pharmacology</w:t>
      </w:r>
      <w:bookmarkEnd w:id="899"/>
      <w:bookmarkEnd w:id="900"/>
    </w:p>
    <w:p w14:paraId="7D455092" w14:textId="6647289F" w:rsidR="26E46879" w:rsidRDefault="26E46879" w:rsidP="00872B2D">
      <w:pPr>
        <w:pStyle w:val="Paragraph"/>
      </w:pPr>
      <w:r w:rsidRPr="569A3C76">
        <w:rPr>
          <w:rFonts w:eastAsia="Times New Roman"/>
          <w:color w:val="000000" w:themeColor="text1"/>
        </w:rPr>
        <w:t xml:space="preserve">A preliminary, exploratory population PK model has been created </w:t>
      </w:r>
      <w:r w:rsidR="006671B3">
        <w:rPr>
          <w:rFonts w:eastAsia="Times New Roman"/>
          <w:color w:val="000000" w:themeColor="text1"/>
        </w:rPr>
        <w:t xml:space="preserve">by </w:t>
      </w:r>
      <w:r w:rsidRPr="569A3C76">
        <w:rPr>
          <w:rFonts w:eastAsia="Times New Roman"/>
          <w:color w:val="000000" w:themeColor="text1"/>
        </w:rPr>
        <w:t xml:space="preserve">using available data from the Phase 1 dose escalation study, MK-2870-001 (KL264-01). The population PK analysis included a total of 351 participants </w:t>
      </w:r>
      <w:r w:rsidR="00EA6DB9">
        <w:rPr>
          <w:rFonts w:eastAsia="Times New Roman"/>
          <w:color w:val="000000" w:themeColor="text1"/>
        </w:rPr>
        <w:t xml:space="preserve">of </w:t>
      </w:r>
      <w:r w:rsidR="006671B3">
        <w:rPr>
          <w:rFonts w:eastAsia="Times New Roman"/>
          <w:color w:val="000000" w:themeColor="text1"/>
        </w:rPr>
        <w:t xml:space="preserve">whom </w:t>
      </w:r>
      <w:r w:rsidRPr="569A3C76">
        <w:rPr>
          <w:rFonts w:eastAsia="Times New Roman"/>
          <w:color w:val="000000" w:themeColor="text1"/>
        </w:rPr>
        <w:t>318 (90.6%)</w:t>
      </w:r>
      <w:r w:rsidR="00EA6DB9">
        <w:rPr>
          <w:rFonts w:eastAsia="Times New Roman"/>
          <w:color w:val="000000" w:themeColor="text1"/>
        </w:rPr>
        <w:t xml:space="preserve"> were</w:t>
      </w:r>
      <w:r w:rsidRPr="569A3C76">
        <w:rPr>
          <w:rFonts w:eastAsia="Times New Roman"/>
          <w:color w:val="000000" w:themeColor="text1"/>
        </w:rPr>
        <w:t xml:space="preserve"> </w:t>
      </w:r>
      <w:del w:id="901" w:author="Sell, Jaquelyne Alexis" w:date="2025-06-26T14:59:00Z" w16du:dateUtc="2025-06-26T18:59:00Z">
        <w:r w:rsidRPr="569A3C76">
          <w:rPr>
            <w:rFonts w:eastAsia="Times New Roman"/>
            <w:color w:val="000000" w:themeColor="text1"/>
          </w:rPr>
          <w:delText>Asians</w:delText>
        </w:r>
      </w:del>
      <w:ins w:id="902" w:author="Sell, Jaquelyne Alexis" w:date="2025-06-26T14:59:00Z" w16du:dateUtc="2025-06-26T18:59:00Z">
        <w:r w:rsidRPr="569A3C76">
          <w:rPr>
            <w:rFonts w:eastAsia="Times New Roman"/>
            <w:color w:val="000000" w:themeColor="text1"/>
          </w:rPr>
          <w:t>Asian</w:t>
        </w:r>
      </w:ins>
      <w:r w:rsidRPr="569A3C76">
        <w:rPr>
          <w:rFonts w:eastAsia="Times New Roman"/>
          <w:color w:val="000000" w:themeColor="text1"/>
        </w:rPr>
        <w:t xml:space="preserve">, </w:t>
      </w:r>
      <w:r w:rsidR="00E077D3" w:rsidRPr="569A3C76">
        <w:rPr>
          <w:rFonts w:eastAsia="Times New Roman"/>
          <w:color w:val="000000" w:themeColor="text1"/>
        </w:rPr>
        <w:t>26</w:t>
      </w:r>
      <w:r w:rsidR="00E077D3">
        <w:rPr>
          <w:rFonts w:eastAsia="Times New Roman"/>
          <w:color w:val="000000" w:themeColor="text1"/>
        </w:rPr>
        <w:t> </w:t>
      </w:r>
      <w:r w:rsidRPr="569A3C76">
        <w:rPr>
          <w:rFonts w:eastAsia="Times New Roman"/>
          <w:color w:val="000000" w:themeColor="text1"/>
        </w:rPr>
        <w:t xml:space="preserve">(7.4%) </w:t>
      </w:r>
      <w:r w:rsidR="00EA6DB9">
        <w:rPr>
          <w:rFonts w:eastAsia="Times New Roman"/>
          <w:color w:val="000000" w:themeColor="text1"/>
        </w:rPr>
        <w:t xml:space="preserve">were </w:t>
      </w:r>
      <w:r w:rsidRPr="569A3C76">
        <w:rPr>
          <w:rFonts w:eastAsia="Times New Roman"/>
          <w:color w:val="000000" w:themeColor="text1"/>
        </w:rPr>
        <w:t xml:space="preserve">White, 3 (0.9%) </w:t>
      </w:r>
      <w:r w:rsidR="00EA6DB9">
        <w:rPr>
          <w:rFonts w:eastAsia="Times New Roman"/>
          <w:color w:val="000000" w:themeColor="text1"/>
        </w:rPr>
        <w:t xml:space="preserve">were </w:t>
      </w:r>
      <w:r w:rsidRPr="569A3C76">
        <w:rPr>
          <w:rFonts w:eastAsia="Times New Roman"/>
          <w:color w:val="000000" w:themeColor="text1"/>
        </w:rPr>
        <w:t>Black or African American</w:t>
      </w:r>
      <w:r w:rsidR="00F952E2">
        <w:rPr>
          <w:rFonts w:eastAsia="Times New Roman"/>
          <w:color w:val="000000" w:themeColor="text1"/>
        </w:rPr>
        <w:t>,</w:t>
      </w:r>
      <w:r w:rsidRPr="569A3C76">
        <w:rPr>
          <w:rFonts w:eastAsia="Times New Roman"/>
          <w:color w:val="000000" w:themeColor="text1"/>
        </w:rPr>
        <w:t xml:space="preserve"> and 4 (1.1%)</w:t>
      </w:r>
      <w:r w:rsidR="00356B65">
        <w:rPr>
          <w:rFonts w:eastAsia="Times New Roman"/>
          <w:color w:val="000000" w:themeColor="text1"/>
        </w:rPr>
        <w:t xml:space="preserve"> were listed as</w:t>
      </w:r>
      <w:r w:rsidRPr="569A3C76">
        <w:rPr>
          <w:rFonts w:eastAsia="Times New Roman"/>
          <w:color w:val="000000" w:themeColor="text1"/>
        </w:rPr>
        <w:t xml:space="preserve"> </w:t>
      </w:r>
      <w:r w:rsidR="002B6C5E">
        <w:rPr>
          <w:rFonts w:eastAsia="Times New Roman"/>
          <w:color w:val="000000" w:themeColor="text1"/>
        </w:rPr>
        <w:t>‘</w:t>
      </w:r>
      <w:r w:rsidRPr="569A3C76">
        <w:rPr>
          <w:rFonts w:eastAsia="Times New Roman"/>
          <w:color w:val="000000" w:themeColor="text1"/>
        </w:rPr>
        <w:t>Other</w:t>
      </w:r>
      <w:r w:rsidR="002B6C5E">
        <w:rPr>
          <w:rFonts w:eastAsia="Times New Roman"/>
          <w:color w:val="000000" w:themeColor="text1"/>
        </w:rPr>
        <w:t>’, which included participants who identified as multiracial</w:t>
      </w:r>
      <w:r w:rsidRPr="569A3C76">
        <w:rPr>
          <w:rFonts w:eastAsia="Times New Roman"/>
          <w:color w:val="000000" w:themeColor="text1"/>
        </w:rPr>
        <w:t>. Race has not been identified as a statistically significant covariate in the preliminary model.</w:t>
      </w:r>
    </w:p>
    <w:p w14:paraId="2623F7BA" w14:textId="18DE575C" w:rsidR="26E46879" w:rsidRDefault="26E46879" w:rsidP="00D17B1D">
      <w:pPr>
        <w:pStyle w:val="Paragraph"/>
      </w:pPr>
      <w:r w:rsidRPr="569A3C76">
        <w:t xml:space="preserve">By taking steps discussed in [Sec. </w:t>
      </w:r>
      <w:r w:rsidR="008656B2">
        <w:t>4</w:t>
      </w:r>
      <w:r w:rsidRPr="569A3C76">
        <w:t xml:space="preserve">] to improve enrollment of underrepresented racial and ethnic populations, the Sponsor seeks to enhance the representation of study participants with different ethnic or racial backgrounds in PK, efficacy, and safety datasets. As part of the clinical development program for </w:t>
      </w:r>
      <w:del w:id="903" w:author="Sell, Jaquelyne Alexis" w:date="2025-06-26T14:59:00Z" w16du:dateUtc="2025-06-26T18:59:00Z">
        <w:r w:rsidRPr="569A3C76">
          <w:delText>MK-2870</w:delText>
        </w:r>
      </w:del>
      <w:proofErr w:type="spellStart"/>
      <w:ins w:id="904" w:author="Sell, Jaquelyne Alexis" w:date="2025-06-26T14:59:00Z" w16du:dateUtc="2025-06-26T18:59:00Z">
        <w:r w:rsidR="008D2DF3" w:rsidRPr="008D2DF3">
          <w:t>sacituzumab</w:t>
        </w:r>
        <w:proofErr w:type="spellEnd"/>
        <w:r w:rsidR="008D2DF3" w:rsidRPr="008D2DF3">
          <w:t xml:space="preserve"> </w:t>
        </w:r>
        <w:proofErr w:type="spellStart"/>
        <w:r w:rsidR="008D2DF3" w:rsidRPr="008D2DF3">
          <w:t>tirumotecan</w:t>
        </w:r>
      </w:ins>
      <w:proofErr w:type="spellEnd"/>
      <w:r w:rsidRPr="569A3C76">
        <w:t xml:space="preserve">, blood samples are being collected from participants in the Phase 3 study described in [Sec. </w:t>
      </w:r>
      <w:r w:rsidR="008656B2">
        <w:t>2.2</w:t>
      </w:r>
      <w:r w:rsidRPr="569A3C76">
        <w:t xml:space="preserve">] to further characterize the PK of </w:t>
      </w:r>
      <w:del w:id="905" w:author="Sell, Jaquelyne Alexis" w:date="2025-06-26T14:59:00Z" w16du:dateUtc="2025-06-26T18:59:00Z">
        <w:r w:rsidRPr="569A3C76">
          <w:delText>MK‑2870</w:delText>
        </w:r>
      </w:del>
      <w:proofErr w:type="spellStart"/>
      <w:ins w:id="906" w:author="Sell, Jaquelyne Alexis" w:date="2025-06-26T14:59:00Z" w16du:dateUtc="2025-06-26T18:59:00Z">
        <w:r w:rsidR="008D2DF3" w:rsidRPr="008D2DF3">
          <w:t>sacituzumab</w:t>
        </w:r>
        <w:proofErr w:type="spellEnd"/>
        <w:r w:rsidR="008D2DF3" w:rsidRPr="008D2DF3">
          <w:t xml:space="preserve"> </w:t>
        </w:r>
        <w:proofErr w:type="spellStart"/>
        <w:r w:rsidR="008D2DF3" w:rsidRPr="008D2DF3">
          <w:t>tirumotecan</w:t>
        </w:r>
      </w:ins>
      <w:proofErr w:type="spellEnd"/>
      <w:r w:rsidRPr="569A3C76">
        <w:t>.</w:t>
      </w:r>
    </w:p>
    <w:p w14:paraId="099E8326" w14:textId="24CA23E3" w:rsidR="26E46879" w:rsidRDefault="26E46879" w:rsidP="00D17B1D">
      <w:pPr>
        <w:pStyle w:val="Paragraph"/>
      </w:pPr>
      <w:r w:rsidRPr="569A3C76">
        <w:t xml:space="preserve">The impact of ethnicity or race on PK will continue to be assessed by including these factors as covariates in population PK analyses. Similarly, ethnicity or race may also be assessed as covariates for exposure-response relationships regarding efficacy and safety where appropriate. Such analyses, when conducted in the </w:t>
      </w:r>
      <w:del w:id="907" w:author="Sell, Jaquelyne Alexis" w:date="2025-06-26T14:59:00Z" w16du:dateUtc="2025-06-26T18:59:00Z">
        <w:r w:rsidRPr="569A3C76">
          <w:delText>MK-2870</w:delText>
        </w:r>
      </w:del>
      <w:proofErr w:type="spellStart"/>
      <w:ins w:id="908" w:author="Sell, Jaquelyne Alexis" w:date="2025-06-26T14:59:00Z" w16du:dateUtc="2025-06-26T18:59:00Z">
        <w:r w:rsidR="008D2DF3" w:rsidRPr="008D2DF3">
          <w:t>sacituzumab</w:t>
        </w:r>
        <w:proofErr w:type="spellEnd"/>
        <w:r w:rsidR="008D2DF3" w:rsidRPr="008D2DF3">
          <w:t xml:space="preserve"> </w:t>
        </w:r>
        <w:proofErr w:type="spellStart"/>
        <w:r w:rsidR="008D2DF3" w:rsidRPr="008D2DF3">
          <w:t>tirumotecan</w:t>
        </w:r>
      </w:ins>
      <w:proofErr w:type="spellEnd"/>
      <w:r w:rsidR="008D2DF3" w:rsidRPr="008D2DF3">
        <w:t xml:space="preserve"> </w:t>
      </w:r>
      <w:r w:rsidRPr="569A3C76">
        <w:t>program, will expand the assessment of any impact of race and/or ethnicity on PK and exposure-response.</w:t>
      </w:r>
    </w:p>
    <w:p w14:paraId="35D3A9B5" w14:textId="3010DD32" w:rsidR="006D37E0" w:rsidRPr="00AA325A" w:rsidRDefault="00F41F0E" w:rsidP="0074421C">
      <w:pPr>
        <w:pStyle w:val="Heading2"/>
        <w:keepNext w:val="0"/>
      </w:pPr>
      <w:bookmarkStart w:id="909" w:name="_Ref142995954"/>
      <w:bookmarkStart w:id="910" w:name="_Ref142996239"/>
      <w:bookmarkStart w:id="911" w:name="_Toc201820677"/>
      <w:bookmarkStart w:id="912" w:name="_Toc158725658"/>
      <w:r w:rsidRPr="00F41F0E">
        <w:t>Summary of the Clinical Studies Included in This Diversity Plan</w:t>
      </w:r>
      <w:bookmarkEnd w:id="909"/>
      <w:bookmarkEnd w:id="910"/>
      <w:bookmarkEnd w:id="911"/>
      <w:bookmarkEnd w:id="912"/>
    </w:p>
    <w:p w14:paraId="142252FB" w14:textId="01075451" w:rsidR="006D37E0" w:rsidRPr="00A77441" w:rsidRDefault="008D2DF3" w:rsidP="0074421C">
      <w:pPr>
        <w:pStyle w:val="Heading3"/>
        <w:keepNext w:val="0"/>
        <w:rPr>
          <w:ins w:id="913" w:author="Sell, Jaquelyne Alexis" w:date="2025-06-26T14:59:00Z" w16du:dateUtc="2025-06-26T18:59:00Z"/>
        </w:rPr>
      </w:pPr>
      <w:bookmarkStart w:id="914" w:name="_Toc201820678"/>
      <w:ins w:id="915" w:author="Sell, Jaquelyne Alexis" w:date="2025-06-26T14:59:00Z" w16du:dateUtc="2025-06-26T18:59:00Z">
        <w:r>
          <w:t>TroFuse</w:t>
        </w:r>
        <w:r w:rsidR="00BE0B95" w:rsidRPr="00A77441">
          <w:t>-020</w:t>
        </w:r>
        <w:bookmarkEnd w:id="914"/>
      </w:ins>
    </w:p>
    <w:p w14:paraId="79CF8F88" w14:textId="77777777" w:rsidR="006D37E0" w:rsidRPr="00A77441" w:rsidRDefault="008D2DF3" w:rsidP="0074421C">
      <w:pPr>
        <w:pStyle w:val="Heading3"/>
        <w:keepNext w:val="0"/>
        <w:numPr>
          <w:ilvl w:val="2"/>
          <w:numId w:val="10"/>
        </w:numPr>
        <w:tabs>
          <w:tab w:val="left" w:pos="960"/>
        </w:tabs>
        <w:rPr>
          <w:del w:id="916" w:author="Sell, Jaquelyne Alexis" w:date="2025-06-26T14:59:00Z" w16du:dateUtc="2025-06-26T18:59:00Z"/>
        </w:rPr>
      </w:pPr>
      <w:ins w:id="917" w:author="Sell, Jaquelyne Alexis" w:date="2025-06-26T14:59:00Z" w16du:dateUtc="2025-06-26T18:59:00Z">
        <w:r>
          <w:t xml:space="preserve">TroFuse-020 (also known as </w:t>
        </w:r>
      </w:ins>
      <w:bookmarkStart w:id="918" w:name="_Toc158725659"/>
      <w:r w:rsidR="00A77441">
        <w:t>MK-2870-020</w:t>
      </w:r>
      <w:bookmarkEnd w:id="918"/>
    </w:p>
    <w:p w14:paraId="785FB229" w14:textId="2FAAEA63" w:rsidR="0075474C" w:rsidRDefault="00A77441" w:rsidP="0075474C">
      <w:pPr>
        <w:pStyle w:val="Paragraph"/>
        <w:rPr>
          <w:ins w:id="919" w:author="Sell, Jaquelyne Alexis" w:date="2025-06-26T14:59:00Z" w16du:dateUtc="2025-06-26T18:59:00Z"/>
        </w:rPr>
      </w:pPr>
      <w:del w:id="920" w:author="Sell, Jaquelyne Alexis" w:date="2025-06-26T14:59:00Z" w16du:dateUtc="2025-06-26T18:59:00Z">
        <w:r>
          <w:delText>MK-2870-020</w:delText>
        </w:r>
      </w:del>
      <w:ins w:id="921" w:author="Sell, Jaquelyne Alexis" w:date="2025-06-26T14:59:00Z" w16du:dateUtc="2025-06-26T18:59:00Z">
        <w:r w:rsidR="008D2DF3">
          <w:t>)</w:t>
        </w:r>
      </w:ins>
      <w:r>
        <w:t xml:space="preserve"> </w:t>
      </w:r>
      <w:proofErr w:type="gramStart"/>
      <w:r>
        <w:t>is</w:t>
      </w:r>
      <w:proofErr w:type="gramEnd"/>
      <w:r>
        <w:t xml:space="preserve"> a Phase 3, randomized, </w:t>
      </w:r>
      <w:r w:rsidRPr="00A77441">
        <w:t xml:space="preserve">active-controlled, parallel-group, open-label, multicenter study of </w:t>
      </w:r>
      <w:del w:id="922" w:author="Sell, Jaquelyne Alexis" w:date="2025-06-26T14:59:00Z" w16du:dateUtc="2025-06-26T18:59:00Z">
        <w:r w:rsidRPr="00A77441">
          <w:delText>MK-2870</w:delText>
        </w:r>
      </w:del>
      <w:proofErr w:type="spellStart"/>
      <w:ins w:id="923" w:author="Sell, Jaquelyne Alexis" w:date="2025-06-26T14:59:00Z" w16du:dateUtc="2025-06-26T18:59:00Z">
        <w:r w:rsidR="008D2DF3" w:rsidRPr="008D2DF3">
          <w:t>sacituzumab</w:t>
        </w:r>
        <w:proofErr w:type="spellEnd"/>
        <w:r w:rsidR="008D2DF3" w:rsidRPr="008D2DF3">
          <w:t xml:space="preserve"> </w:t>
        </w:r>
        <w:proofErr w:type="spellStart"/>
        <w:r w:rsidR="008D2DF3" w:rsidRPr="008D2DF3">
          <w:t>tirumotecan</w:t>
        </w:r>
      </w:ins>
      <w:proofErr w:type="spellEnd"/>
      <w:r w:rsidR="008D2DF3" w:rsidRPr="008D2DF3">
        <w:t xml:space="preserve"> </w:t>
      </w:r>
      <w:r w:rsidRPr="00A77441">
        <w:t xml:space="preserve">versus TPC as second-line treatment for participants with recurrent or metastatic cervical cancer. </w:t>
      </w:r>
      <w:r w:rsidR="005B769F">
        <w:t>The study will begin with enrollment of 20</w:t>
      </w:r>
      <w:r w:rsidR="00C5327F">
        <w:t> </w:t>
      </w:r>
      <w:r w:rsidR="005B769F">
        <w:t xml:space="preserve">participants in the </w:t>
      </w:r>
      <w:del w:id="924" w:author="Sell, Jaquelyne Alexis" w:date="2025-06-26T14:59:00Z" w16du:dateUtc="2025-06-26T18:59:00Z">
        <w:r w:rsidR="00E922CB">
          <w:delText>MK-2870</w:delText>
        </w:r>
      </w:del>
      <w:proofErr w:type="spellStart"/>
      <w:ins w:id="925" w:author="Sell, Jaquelyne Alexis" w:date="2025-06-26T14:59:00Z" w16du:dateUtc="2025-06-26T18:59:00Z">
        <w:r w:rsidR="008D2DF3" w:rsidRPr="008D2DF3">
          <w:t>sacituzumab</w:t>
        </w:r>
        <w:proofErr w:type="spellEnd"/>
        <w:r w:rsidR="008D2DF3" w:rsidRPr="008D2DF3">
          <w:t xml:space="preserve"> </w:t>
        </w:r>
        <w:proofErr w:type="spellStart"/>
        <w:r w:rsidR="008D2DF3" w:rsidRPr="008D2DF3">
          <w:t>tirumotecan</w:t>
        </w:r>
      </w:ins>
      <w:proofErr w:type="spellEnd"/>
      <w:r w:rsidR="008D2DF3" w:rsidRPr="008D2DF3">
        <w:t xml:space="preserve"> </w:t>
      </w:r>
      <w:r w:rsidR="005B769F">
        <w:t>run</w:t>
      </w:r>
      <w:r w:rsidR="001F7BDF">
        <w:t xml:space="preserve">-in phase, followed by enrollment of </w:t>
      </w:r>
      <w:r w:rsidR="000E7158">
        <w:t>6</w:t>
      </w:r>
      <w:r w:rsidR="001F7BDF">
        <w:t>6</w:t>
      </w:r>
      <w:r w:rsidR="002469EA">
        <w:t>6</w:t>
      </w:r>
      <w:r w:rsidRPr="00A77441">
        <w:t xml:space="preserve"> participants </w:t>
      </w:r>
      <w:r w:rsidR="00E922CB">
        <w:t xml:space="preserve">who </w:t>
      </w:r>
      <w:r w:rsidRPr="00A77441">
        <w:t xml:space="preserve">will be randomly assigned to </w:t>
      </w:r>
      <w:del w:id="926" w:author="Sell, Jaquelyne Alexis" w:date="2025-06-26T14:59:00Z" w16du:dateUtc="2025-06-26T18:59:00Z">
        <w:r w:rsidRPr="00A77441">
          <w:delText>MK</w:delText>
        </w:r>
        <w:r w:rsidR="00F952E2">
          <w:delText>-</w:delText>
        </w:r>
        <w:r w:rsidRPr="00A77441">
          <w:delText>2870</w:delText>
        </w:r>
      </w:del>
      <w:proofErr w:type="spellStart"/>
      <w:ins w:id="927" w:author="Sell, Jaquelyne Alexis" w:date="2025-06-26T14:59:00Z" w16du:dateUtc="2025-06-26T18:59:00Z">
        <w:r w:rsidR="008D2DF3" w:rsidRPr="00D76870">
          <w:t>sacituzumab</w:t>
        </w:r>
        <w:proofErr w:type="spellEnd"/>
        <w:r w:rsidR="008D2DF3" w:rsidRPr="00D76870">
          <w:t xml:space="preserve"> </w:t>
        </w:r>
        <w:proofErr w:type="spellStart"/>
        <w:r w:rsidR="008D2DF3" w:rsidRPr="00D76870">
          <w:t>tirumotecan</w:t>
        </w:r>
      </w:ins>
      <w:proofErr w:type="spellEnd"/>
      <w:r w:rsidR="008D2DF3" w:rsidRPr="00D76870">
        <w:t xml:space="preserve"> </w:t>
      </w:r>
      <w:r w:rsidRPr="00A77441">
        <w:t>(Arm 1) or TPC (Arm 2)</w:t>
      </w:r>
      <w:r>
        <w:t xml:space="preserve"> in a 1:1 ratio. </w:t>
      </w:r>
      <w:ins w:id="928" w:author="Sell, Jaquelyne Alexis" w:date="2025-06-26T14:59:00Z" w16du:dateUtc="2025-06-26T18:59:00Z">
        <w:r w:rsidRPr="00A77441">
          <w:t xml:space="preserve">Participants </w:t>
        </w:r>
        <w:r w:rsidR="005E376C" w:rsidRPr="005E376C">
          <w:t xml:space="preserve">from </w:t>
        </w:r>
        <w:r w:rsidR="005C45AF">
          <w:t xml:space="preserve">various </w:t>
        </w:r>
        <w:r w:rsidRPr="00A77441">
          <w:t>countries</w:t>
        </w:r>
        <w:r w:rsidR="003E26EE">
          <w:t xml:space="preserve"> could be enrolled</w:t>
        </w:r>
        <w:r w:rsidRPr="00A77441">
          <w:t>.</w:t>
        </w:r>
      </w:ins>
    </w:p>
    <w:p w14:paraId="03081610" w14:textId="54342D64" w:rsidR="007A32DA" w:rsidRDefault="008D2DF3" w:rsidP="007A32DA">
      <w:pPr>
        <w:pStyle w:val="Heading3"/>
        <w:rPr>
          <w:ins w:id="929" w:author="Sell, Jaquelyne Alexis" w:date="2025-06-26T14:59:00Z" w16du:dateUtc="2025-06-26T18:59:00Z"/>
        </w:rPr>
      </w:pPr>
      <w:bookmarkStart w:id="930" w:name="_Toc201820679"/>
      <w:ins w:id="931" w:author="Sell, Jaquelyne Alexis" w:date="2025-06-26T14:59:00Z" w16du:dateUtc="2025-06-26T18:59:00Z">
        <w:r>
          <w:t>TroFuse</w:t>
        </w:r>
        <w:r w:rsidR="007A32DA">
          <w:t>-036</w:t>
        </w:r>
        <w:bookmarkEnd w:id="930"/>
      </w:ins>
    </w:p>
    <w:p w14:paraId="57AB7C7C" w14:textId="744B647B" w:rsidR="00AC7FE2" w:rsidRDefault="008D2DF3" w:rsidP="00AC7FE2">
      <w:pPr>
        <w:pStyle w:val="Paragraph"/>
        <w:rPr>
          <w:ins w:id="932" w:author="Sell, Jaquelyne Alexis" w:date="2025-06-26T14:59:00Z" w16du:dateUtc="2025-06-26T18:59:00Z"/>
        </w:rPr>
      </w:pPr>
      <w:ins w:id="933" w:author="Sell, Jaquelyne Alexis" w:date="2025-06-26T14:59:00Z" w16du:dateUtc="2025-06-26T18:59:00Z">
        <w:r>
          <w:t xml:space="preserve">TroFuse-036 (also known as </w:t>
        </w:r>
        <w:r w:rsidR="007A32DA">
          <w:t>MK-2870-036</w:t>
        </w:r>
        <w:r>
          <w:t>)</w:t>
        </w:r>
        <w:r w:rsidR="007A32DA">
          <w:t xml:space="preserve"> is</w:t>
        </w:r>
        <w:r w:rsidR="004E780C">
          <w:t xml:space="preserve"> a </w:t>
        </w:r>
        <w:r w:rsidR="004E780C" w:rsidRPr="004E780C">
          <w:t xml:space="preserve">Phase 3, randomized, active-controlled, parallel-group, open-label, multicenter study of </w:t>
        </w:r>
        <w:proofErr w:type="spellStart"/>
        <w:r w:rsidRPr="008D2DF3">
          <w:t>sacituzumab</w:t>
        </w:r>
        <w:proofErr w:type="spellEnd"/>
        <w:r w:rsidRPr="008D2DF3">
          <w:t xml:space="preserve"> </w:t>
        </w:r>
        <w:proofErr w:type="spellStart"/>
        <w:r w:rsidRPr="008D2DF3">
          <w:t>tirumotecan</w:t>
        </w:r>
        <w:proofErr w:type="spellEnd"/>
        <w:r w:rsidRPr="008D2DF3">
          <w:t xml:space="preserve"> </w:t>
        </w:r>
        <w:r w:rsidR="004E780C" w:rsidRPr="004E780C">
          <w:t>plus pembrolizumab, with or without bevacizumab versus S</w:t>
        </w:r>
        <w:r w:rsidR="00556965">
          <w:t>OC</w:t>
        </w:r>
        <w:r w:rsidR="004E780C" w:rsidRPr="004E780C">
          <w:t xml:space="preserve"> as first-line </w:t>
        </w:r>
        <w:r w:rsidR="004E780C" w:rsidRPr="002D3290">
          <w:t>maintenance treatment after induction with first-line S</w:t>
        </w:r>
        <w:r w:rsidR="00556965" w:rsidRPr="002D3290">
          <w:t>OC</w:t>
        </w:r>
        <w:r w:rsidR="004E780C" w:rsidRPr="002D3290">
          <w:t xml:space="preserve"> in participants with persistent, recurrent, or newly diagnosed metastatic cervical cancer</w:t>
        </w:r>
        <w:r w:rsidR="002C7A12" w:rsidRPr="002C7A12">
          <w:t xml:space="preserve"> </w:t>
        </w:r>
        <w:r w:rsidR="002C7A12">
          <w:t xml:space="preserve">with PD-L1 CPS </w:t>
        </w:r>
        <w:r w:rsidR="002C7A12" w:rsidRPr="00A65FE1">
          <w:t>&gt;</w:t>
        </w:r>
        <w:r w:rsidR="002C7A12">
          <w:t>1</w:t>
        </w:r>
        <w:r w:rsidR="004E780C" w:rsidRPr="002D3290">
          <w:t xml:space="preserve">. </w:t>
        </w:r>
        <w:r w:rsidR="000F4708" w:rsidRPr="000F4708">
          <w:t xml:space="preserve">Overall, approximately 1023 participants will be enrolled in this study. Approximately 20 participants will be </w:t>
        </w:r>
        <w:r w:rsidR="000F4708" w:rsidRPr="000F4708">
          <w:lastRenderedPageBreak/>
          <w:t xml:space="preserve">allocated to receive </w:t>
        </w:r>
        <w:proofErr w:type="spellStart"/>
        <w:r w:rsidR="000F4708" w:rsidRPr="000F4708">
          <w:t>sacituzumab</w:t>
        </w:r>
        <w:proofErr w:type="spellEnd"/>
        <w:r w:rsidR="000F4708" w:rsidRPr="000F4708">
          <w:t xml:space="preserve"> </w:t>
        </w:r>
        <w:proofErr w:type="spellStart"/>
        <w:r w:rsidR="000F4708" w:rsidRPr="000F4708">
          <w:t>tirumotecan</w:t>
        </w:r>
        <w:proofErr w:type="spellEnd"/>
        <w:r w:rsidR="000F4708" w:rsidRPr="000F4708">
          <w:t xml:space="preserve"> </w:t>
        </w:r>
        <w:r w:rsidR="00AC7FE2">
          <w:t>4 mg</w:t>
        </w:r>
        <w:r w:rsidR="0017423B">
          <w:t>/kg</w:t>
        </w:r>
        <w:r w:rsidR="00AC7FE2">
          <w:t xml:space="preserve"> q2w </w:t>
        </w:r>
        <w:r w:rsidR="000F4708" w:rsidRPr="000F4708">
          <w:t xml:space="preserve">+ pembrolizumab </w:t>
        </w:r>
        <w:r w:rsidR="00AC7FE2" w:rsidRPr="00AC7FE2">
          <w:t xml:space="preserve">400 mg q6w </w:t>
        </w:r>
        <w:r w:rsidR="000F4708" w:rsidRPr="000F4708">
          <w:t xml:space="preserve">+ bevacizumab </w:t>
        </w:r>
        <w:r w:rsidR="00AC7FE2" w:rsidRPr="00AC7FE2">
          <w:t xml:space="preserve">15 mg/kg q3w </w:t>
        </w:r>
        <w:r w:rsidR="000F4708" w:rsidRPr="000F4708">
          <w:t>maintenance treatment in Part 1 (Safety Run</w:t>
        </w:r>
        <w:r w:rsidR="000F4708">
          <w:noBreakHyphen/>
        </w:r>
        <w:r w:rsidR="000F4708" w:rsidRPr="000F4708">
          <w:t>in).</w:t>
        </w:r>
        <w:r w:rsidR="003833D7">
          <w:t xml:space="preserve"> </w:t>
        </w:r>
        <w:r w:rsidR="000F4708" w:rsidRPr="000F4708">
          <w:t xml:space="preserve">In Part 2, approximately 1003 participants will be allocated to receive </w:t>
        </w:r>
        <w:r w:rsidR="00AC7FE2">
          <w:t xml:space="preserve">6 cycles (3-week cycle) of the following </w:t>
        </w:r>
        <w:r w:rsidR="000F4708" w:rsidRPr="000F4708">
          <w:t>S</w:t>
        </w:r>
        <w:r w:rsidR="000F4708">
          <w:t>O</w:t>
        </w:r>
        <w:r w:rsidR="000F4708" w:rsidRPr="000F4708">
          <w:t xml:space="preserve">C </w:t>
        </w:r>
        <w:r w:rsidR="00AC7FE2">
          <w:t xml:space="preserve">induction treatment: </w:t>
        </w:r>
      </w:ins>
    </w:p>
    <w:p w14:paraId="2286AAB2" w14:textId="00746839" w:rsidR="00AC7FE2" w:rsidRDefault="00AC7FE2" w:rsidP="00AC7FE2">
      <w:pPr>
        <w:pStyle w:val="ListBullet"/>
        <w:rPr>
          <w:ins w:id="934" w:author="Sell, Jaquelyne Alexis" w:date="2025-06-26T14:59:00Z" w16du:dateUtc="2025-06-26T18:59:00Z"/>
        </w:rPr>
      </w:pPr>
      <w:ins w:id="935" w:author="Sell, Jaquelyne Alexis" w:date="2025-06-26T14:59:00Z" w16du:dateUtc="2025-06-26T18:59:00Z">
        <w:r>
          <w:t>p</w:t>
        </w:r>
        <w:r w:rsidRPr="00AC7FE2">
          <w:t>embrolizumab 200 mg q3w + paclitaxel 175 mg/m</w:t>
        </w:r>
        <w:r w:rsidRPr="00AC7FE2">
          <w:rPr>
            <w:vertAlign w:val="superscript"/>
          </w:rPr>
          <w:t>2</w:t>
        </w:r>
        <w:r w:rsidRPr="00AC7FE2">
          <w:t xml:space="preserve"> q3w + cisplatin 50 mg/m</w:t>
        </w:r>
        <w:r w:rsidRPr="00AC7FE2">
          <w:rPr>
            <w:vertAlign w:val="superscript"/>
          </w:rPr>
          <w:t>2</w:t>
        </w:r>
        <w:r w:rsidRPr="00AC7FE2">
          <w:t xml:space="preserve"> q3w </w:t>
        </w:r>
        <w:r>
          <w:t>(</w:t>
        </w:r>
        <w:r w:rsidRPr="00AC7FE2">
          <w:t>or carboplatin AUC5 mg/mL/min q3w</w:t>
        </w:r>
        <w:r>
          <w:t>)</w:t>
        </w:r>
        <w:r w:rsidRPr="00AC7FE2">
          <w:t xml:space="preserve"> ± bevacizumab 15 mg/kg q3w at investigator’s discretion</w:t>
        </w:r>
        <w:r w:rsidR="00B035AE">
          <w:t>.</w:t>
        </w:r>
      </w:ins>
    </w:p>
    <w:p w14:paraId="11C14E25" w14:textId="77777777" w:rsidR="00AC7FE2" w:rsidRDefault="00AC7FE2" w:rsidP="00A65FE1">
      <w:pPr>
        <w:pStyle w:val="ListEnd"/>
        <w:rPr>
          <w:ins w:id="936" w:author="Sell, Jaquelyne Alexis" w:date="2025-06-26T14:59:00Z" w16du:dateUtc="2025-06-26T18:59:00Z"/>
        </w:rPr>
      </w:pPr>
    </w:p>
    <w:p w14:paraId="578A3210" w14:textId="4972AE4A" w:rsidR="00AC7FE2" w:rsidRDefault="00AC7FE2" w:rsidP="00AC7FE2">
      <w:pPr>
        <w:pStyle w:val="Paragraph"/>
        <w:rPr>
          <w:ins w:id="937" w:author="Sell, Jaquelyne Alexis" w:date="2025-06-26T14:59:00Z" w16du:dateUtc="2025-06-26T18:59:00Z"/>
        </w:rPr>
      </w:pPr>
      <w:ins w:id="938" w:author="Sell, Jaquelyne Alexis" w:date="2025-06-26T14:59:00Z" w16du:dateUtc="2025-06-26T18:59:00Z">
        <w:r>
          <w:t>In the maintenance part, a</w:t>
        </w:r>
        <w:r w:rsidR="000F4708" w:rsidRPr="000F4708">
          <w:t>pproximately 802</w:t>
        </w:r>
        <w:r>
          <w:t> </w:t>
        </w:r>
        <w:r w:rsidR="000F4708" w:rsidRPr="000F4708">
          <w:t xml:space="preserve">participants with tumor response of CR, PR, or SD per RECIST 1.1 by investigator after </w:t>
        </w:r>
        <w:r>
          <w:t>i</w:t>
        </w:r>
        <w:r w:rsidR="000F4708" w:rsidRPr="000F4708">
          <w:t xml:space="preserve">nduction treatment </w:t>
        </w:r>
        <w:r>
          <w:t>will</w:t>
        </w:r>
        <w:r w:rsidR="000F4708" w:rsidRPr="000F4708">
          <w:t xml:space="preserve"> be </w:t>
        </w:r>
        <w:r w:rsidRPr="00AC7FE2">
          <w:t>stratified by disease status at study entry (persistent/recurrent vs newly diagnosed metastatic), bevacizumab use (yes vs no), TROP2 expression (low</w:t>
        </w:r>
        <w:r w:rsidR="00A65FE1">
          <w:t xml:space="preserve"> </w:t>
        </w:r>
        <w:r w:rsidRPr="00AC7FE2">
          <w:t>+</w:t>
        </w:r>
        <w:r w:rsidR="00A65FE1">
          <w:t xml:space="preserve"> </w:t>
        </w:r>
        <w:r w:rsidRPr="00AC7FE2">
          <w:t>medium vs high), and outcome of induction (CR vs PR/SD)</w:t>
        </w:r>
        <w:r>
          <w:t>. Eligible participants will be randomly assigned in a 1:1 ratio to 2 arms to receive:</w:t>
        </w:r>
      </w:ins>
    </w:p>
    <w:p w14:paraId="6BAF7317" w14:textId="3749611B" w:rsidR="00AC7FE2" w:rsidRDefault="00AC7FE2" w:rsidP="00AC7FE2">
      <w:pPr>
        <w:pStyle w:val="ListBullet"/>
        <w:rPr>
          <w:ins w:id="939" w:author="Sell, Jaquelyne Alexis" w:date="2025-06-26T14:59:00Z" w16du:dateUtc="2025-06-26T18:59:00Z"/>
        </w:rPr>
      </w:pPr>
      <w:ins w:id="940" w:author="Sell, Jaquelyne Alexis" w:date="2025-06-26T14:59:00Z" w16du:dateUtc="2025-06-26T18:59:00Z">
        <w:r>
          <w:t xml:space="preserve">Maintenance Arm A: </w:t>
        </w:r>
        <w:proofErr w:type="spellStart"/>
        <w:r w:rsidR="00BB4D54" w:rsidRPr="00BB4D54">
          <w:t>sacituzumab</w:t>
        </w:r>
        <w:proofErr w:type="spellEnd"/>
        <w:r w:rsidR="00BB4D54" w:rsidRPr="00BB4D54">
          <w:t xml:space="preserve"> </w:t>
        </w:r>
        <w:proofErr w:type="spellStart"/>
        <w:r w:rsidR="00BB4D54" w:rsidRPr="00BB4D54">
          <w:t>tirumotecan</w:t>
        </w:r>
        <w:proofErr w:type="spellEnd"/>
        <w:r w:rsidR="00BB4D54" w:rsidRPr="00BB4D54">
          <w:t xml:space="preserve"> </w:t>
        </w:r>
        <w:r>
          <w:t>4 mg/kg q2w + pembrolizumab 400 mg q6w ± bevacizumab 15 mg/kg q3w at investigator’s discretion</w:t>
        </w:r>
      </w:ins>
    </w:p>
    <w:p w14:paraId="523FCE8F" w14:textId="067CBA6D" w:rsidR="00AC7FE2" w:rsidRDefault="00AC7FE2" w:rsidP="00AC7FE2">
      <w:pPr>
        <w:pStyle w:val="ListBullet"/>
        <w:rPr>
          <w:ins w:id="941" w:author="Sell, Jaquelyne Alexis" w:date="2025-06-26T14:59:00Z" w16du:dateUtc="2025-06-26T18:59:00Z"/>
        </w:rPr>
      </w:pPr>
      <w:ins w:id="942" w:author="Sell, Jaquelyne Alexis" w:date="2025-06-26T14:59:00Z" w16du:dateUtc="2025-06-26T18:59:00Z">
        <w:r>
          <w:t>Maintenance Arm B: pembrolizumab 400 mg q6w ± bevacizumab 15 mg/kg q3w at investigator’s discretion</w:t>
        </w:r>
      </w:ins>
    </w:p>
    <w:p w14:paraId="2A3B86B2" w14:textId="77777777" w:rsidR="00AC7FE2" w:rsidRDefault="00AC7FE2" w:rsidP="00A65FE1">
      <w:pPr>
        <w:pStyle w:val="ListEnd"/>
        <w:rPr>
          <w:ins w:id="943" w:author="Sell, Jaquelyne Alexis" w:date="2025-06-26T14:59:00Z" w16du:dateUtc="2025-06-26T18:59:00Z"/>
        </w:rPr>
      </w:pPr>
    </w:p>
    <w:p w14:paraId="0371B421" w14:textId="0F7725B6" w:rsidR="008E6072" w:rsidRDefault="000F4708" w:rsidP="004B4B78">
      <w:pPr>
        <w:pStyle w:val="Paragraph"/>
        <w:rPr>
          <w:ins w:id="944" w:author="Sell, Jaquelyne Alexis" w:date="2025-06-26T14:59:00Z" w16du:dateUtc="2025-06-26T18:59:00Z"/>
        </w:rPr>
      </w:pPr>
      <w:ins w:id="945" w:author="Sell, Jaquelyne Alexis" w:date="2025-06-26T14:59:00Z" w16du:dateUtc="2025-06-26T18:59:00Z">
        <w:r w:rsidRPr="000F4708">
          <w:t xml:space="preserve">Participants with verified PD per RECIST 1.1 by BICR after </w:t>
        </w:r>
        <w:r w:rsidR="00AC7FE2">
          <w:t>i</w:t>
        </w:r>
        <w:r w:rsidRPr="000F4708">
          <w:t>nduction treatment may be allocated</w:t>
        </w:r>
        <w:r w:rsidR="007131D4">
          <w:t>, if eligible,</w:t>
        </w:r>
        <w:r w:rsidRPr="000F4708">
          <w:t xml:space="preserve"> to </w:t>
        </w:r>
        <w:r w:rsidR="007131D4">
          <w:t xml:space="preserve">receive </w:t>
        </w:r>
        <w:r w:rsidR="00AC7FE2">
          <w:t>o</w:t>
        </w:r>
        <w:r w:rsidRPr="000F4708">
          <w:t xml:space="preserve">ptional </w:t>
        </w:r>
        <w:r w:rsidR="00AC7FE2">
          <w:t>s</w:t>
        </w:r>
        <w:r w:rsidRPr="000F4708">
          <w:t xml:space="preserve">ubsequent </w:t>
        </w:r>
        <w:r w:rsidR="00AC7FE2">
          <w:t>t</w:t>
        </w:r>
        <w:r w:rsidRPr="000F4708">
          <w:t>reatment</w:t>
        </w:r>
        <w:r w:rsidR="00AC7FE2">
          <w:t xml:space="preserve"> </w:t>
        </w:r>
        <w:r w:rsidR="007131D4">
          <w:t xml:space="preserve">with </w:t>
        </w:r>
        <w:proofErr w:type="spellStart"/>
        <w:r w:rsidR="00AC7FE2" w:rsidRPr="00AC7FE2">
          <w:t>sacituzumab</w:t>
        </w:r>
        <w:proofErr w:type="spellEnd"/>
        <w:r w:rsidR="00AC7FE2" w:rsidRPr="00AC7FE2">
          <w:t xml:space="preserve"> </w:t>
        </w:r>
        <w:proofErr w:type="spellStart"/>
        <w:r w:rsidR="00AC7FE2" w:rsidRPr="00AC7FE2">
          <w:t>tirumotecan</w:t>
        </w:r>
        <w:proofErr w:type="spellEnd"/>
        <w:r w:rsidR="00AC7FE2" w:rsidRPr="00AC7FE2">
          <w:t xml:space="preserve"> 4 mg/kg q2w ± pembrolizumab 400 mg q6w at investigator’s discretion</w:t>
        </w:r>
        <w:r w:rsidR="00A65FE1">
          <w:t>.</w:t>
        </w:r>
      </w:ins>
    </w:p>
    <w:p w14:paraId="0850C736" w14:textId="6C378316" w:rsidR="003833D7" w:rsidRDefault="003833D7" w:rsidP="004B4B78">
      <w:pPr>
        <w:pStyle w:val="Paragraph"/>
        <w:rPr>
          <w:ins w:id="946" w:author="Sell, Jaquelyne Alexis" w:date="2025-06-26T14:59:00Z" w16du:dateUtc="2025-06-26T18:59:00Z"/>
        </w:rPr>
      </w:pPr>
      <w:ins w:id="947" w:author="Sell, Jaquelyne Alexis" w:date="2025-06-26T14:59:00Z" w16du:dateUtc="2025-06-26T18:59:00Z">
        <w:r w:rsidRPr="003833D7">
          <w:t xml:space="preserve">Participants who complete 6 cycles of </w:t>
        </w:r>
        <w:r>
          <w:t>i</w:t>
        </w:r>
        <w:r w:rsidRPr="003833D7">
          <w:t xml:space="preserve">nduction treatment with no disease progression but are not randomized to </w:t>
        </w:r>
        <w:r>
          <w:t>m</w:t>
        </w:r>
        <w:r w:rsidRPr="003833D7">
          <w:t xml:space="preserve">aintenance or not eligible for the </w:t>
        </w:r>
        <w:r>
          <w:t>o</w:t>
        </w:r>
        <w:r w:rsidRPr="003833D7">
          <w:t xml:space="preserve">ptional </w:t>
        </w:r>
        <w:r>
          <w:t>s</w:t>
        </w:r>
        <w:r w:rsidRPr="003833D7">
          <w:t xml:space="preserve">ubsequent </w:t>
        </w:r>
        <w:r>
          <w:t>t</w:t>
        </w:r>
        <w:r w:rsidRPr="003833D7">
          <w:t xml:space="preserve">reatment due to a TROP2 unknown status or unevaluable expression may be eligible for </w:t>
        </w:r>
        <w:r>
          <w:t>a</w:t>
        </w:r>
        <w:r w:rsidRPr="003833D7">
          <w:t xml:space="preserve">dditional </w:t>
        </w:r>
        <w:r>
          <w:t>t</w:t>
        </w:r>
        <w:r w:rsidRPr="003833D7">
          <w:t>reatment with pembrolizumab, with or without bevacizumab at investigator’s discretion, after Sponsor consultation</w:t>
        </w:r>
        <w:r>
          <w:t>.</w:t>
        </w:r>
      </w:ins>
    </w:p>
    <w:p w14:paraId="59630FF8" w14:textId="7C489A34" w:rsidR="00C072CF" w:rsidRPr="007A32DA" w:rsidRDefault="008E6072" w:rsidP="008E6072">
      <w:pPr>
        <w:pStyle w:val="Paragraph"/>
      </w:pPr>
      <w:r w:rsidRPr="008E6072">
        <w:t>Participants could be enrolled globally from various countries.</w:t>
      </w:r>
    </w:p>
    <w:p w14:paraId="4D1B58FF" w14:textId="0152DEA8" w:rsidR="00C01A69" w:rsidRDefault="14FC3C02" w:rsidP="005F1D6A">
      <w:pPr>
        <w:pStyle w:val="Heading1"/>
        <w:keepNext w:val="0"/>
        <w:keepLines w:val="0"/>
        <w:pageBreakBefore/>
        <w:ind w:left="475" w:hanging="475"/>
        <w:rPr>
          <w:caps w:val="0"/>
        </w:rPr>
      </w:pPr>
      <w:bookmarkStart w:id="948" w:name="_Toc201820680"/>
      <w:bookmarkStart w:id="949" w:name="_Toc158725660"/>
      <w:r>
        <w:rPr>
          <w:caps w:val="0"/>
        </w:rPr>
        <w:lastRenderedPageBreak/>
        <w:t>GOALS FOR ENROLLMENT OF UNDERREPRESENTED RACIAL AND ETHNIC PARTICIPANTS</w:t>
      </w:r>
      <w:bookmarkEnd w:id="948"/>
      <w:bookmarkEnd w:id="949"/>
    </w:p>
    <w:p w14:paraId="36201EB4" w14:textId="4AEEAD88" w:rsidR="00E635FD" w:rsidRPr="00E635FD" w:rsidRDefault="00E635FD" w:rsidP="008546FB">
      <w:pPr>
        <w:spacing w:after="160"/>
        <w:rPr>
          <w:rFonts w:eastAsia="MS Gothic"/>
        </w:rPr>
      </w:pPr>
      <w:r w:rsidRPr="00E635FD">
        <w:rPr>
          <w:rFonts w:eastAsia="MS Gothic"/>
        </w:rPr>
        <w:t xml:space="preserve">The </w:t>
      </w:r>
      <w:del w:id="950" w:author="Sell, Jaquelyne Alexis" w:date="2025-06-26T14:59:00Z" w16du:dateUtc="2025-06-26T18:59:00Z">
        <w:r w:rsidRPr="00E635FD">
          <w:rPr>
            <w:rFonts w:eastAsia="MS Gothic"/>
          </w:rPr>
          <w:delText>MK-2870</w:delText>
        </w:r>
      </w:del>
      <w:proofErr w:type="spellStart"/>
      <w:ins w:id="951" w:author="Sell, Jaquelyne Alexis" w:date="2025-06-26T14:59:00Z" w16du:dateUtc="2025-06-26T18:59:00Z">
        <w:r w:rsidR="0053215A" w:rsidRPr="0053215A">
          <w:rPr>
            <w:rFonts w:eastAsia="MS Gothic"/>
          </w:rPr>
          <w:t>sacituzumab</w:t>
        </w:r>
        <w:proofErr w:type="spellEnd"/>
        <w:r w:rsidR="0053215A" w:rsidRPr="0053215A">
          <w:rPr>
            <w:rFonts w:eastAsia="MS Gothic"/>
          </w:rPr>
          <w:t xml:space="preserve"> </w:t>
        </w:r>
        <w:proofErr w:type="spellStart"/>
        <w:r w:rsidR="0053215A" w:rsidRPr="0053215A">
          <w:rPr>
            <w:rFonts w:eastAsia="MS Gothic"/>
          </w:rPr>
          <w:t>tirumotecan</w:t>
        </w:r>
      </w:ins>
      <w:proofErr w:type="spellEnd"/>
      <w:r w:rsidR="0053215A" w:rsidRPr="0053215A">
        <w:rPr>
          <w:rFonts w:eastAsia="MS Gothic"/>
        </w:rPr>
        <w:t xml:space="preserve"> </w:t>
      </w:r>
      <w:r w:rsidRPr="00E635FD">
        <w:rPr>
          <w:rFonts w:eastAsia="MS Gothic"/>
        </w:rPr>
        <w:t xml:space="preserve">Phase 3 Clinical Development Program will include efforts to support the enrollment of a racially and ethnically diverse patient population to reflect the incidence of </w:t>
      </w:r>
      <w:r>
        <w:rPr>
          <w:rFonts w:eastAsia="MS Gothic"/>
        </w:rPr>
        <w:t>cervical</w:t>
      </w:r>
      <w:r w:rsidRPr="00E635FD">
        <w:rPr>
          <w:rFonts w:eastAsia="MS Gothic"/>
        </w:rPr>
        <w:t xml:space="preserve"> cancer in these groups in the US [Sec.</w:t>
      </w:r>
      <w:r w:rsidR="00D17B1D">
        <w:rPr>
          <w:rFonts w:eastAsia="MS Gothic"/>
        </w:rPr>
        <w:t xml:space="preserve"> </w:t>
      </w:r>
      <w:r w:rsidR="008656B2">
        <w:rPr>
          <w:rFonts w:eastAsia="MS Gothic"/>
        </w:rPr>
        <w:t>1</w:t>
      </w:r>
      <w:r w:rsidRPr="00E635FD">
        <w:rPr>
          <w:rFonts w:eastAsia="MS Gothic"/>
        </w:rPr>
        <w:t>].</w:t>
      </w:r>
    </w:p>
    <w:p w14:paraId="0946BDA7" w14:textId="418424E1" w:rsidR="00E635FD" w:rsidRPr="00E635FD" w:rsidRDefault="00E635FD" w:rsidP="008546FB">
      <w:pPr>
        <w:spacing w:after="160"/>
        <w:rPr>
          <w:rFonts w:eastAsia="MS Gothic"/>
        </w:rPr>
      </w:pPr>
      <w:r w:rsidRPr="003173E3">
        <w:rPr>
          <w:rFonts w:eastAsia="MS Gothic"/>
        </w:rPr>
        <w:t xml:space="preserve">Enrollment and retention goals will be based on the epidemiologic measures of burden of disease for underrepresented racial and ethnic groups by incidence, prevalence, and/or mortality, as well as overall US </w:t>
      </w:r>
      <w:del w:id="952" w:author="Sell, Jaquelyne Alexis" w:date="2025-06-26T14:59:00Z" w16du:dateUtc="2025-06-26T18:59:00Z">
        <w:r w:rsidR="00325DF3" w:rsidRPr="003173E3">
          <w:rPr>
            <w:rFonts w:eastAsia="MS Gothic"/>
          </w:rPr>
          <w:delText>c</w:delText>
        </w:r>
        <w:r w:rsidRPr="003173E3">
          <w:rPr>
            <w:rFonts w:eastAsia="MS Gothic"/>
          </w:rPr>
          <w:delText>ensus</w:delText>
        </w:r>
      </w:del>
      <w:ins w:id="953" w:author="Sell, Jaquelyne Alexis" w:date="2025-06-26T14:59:00Z" w16du:dateUtc="2025-06-26T18:59:00Z">
        <w:r w:rsidR="001A5E70">
          <w:rPr>
            <w:rFonts w:eastAsia="MS Gothic"/>
          </w:rPr>
          <w:t>C</w:t>
        </w:r>
        <w:r w:rsidR="001A5E70" w:rsidRPr="003173E3">
          <w:rPr>
            <w:rFonts w:eastAsia="MS Gothic"/>
          </w:rPr>
          <w:t>ensus</w:t>
        </w:r>
      </w:ins>
      <w:r w:rsidR="001A5E70" w:rsidRPr="003173E3">
        <w:rPr>
          <w:rFonts w:eastAsia="MS Gothic"/>
        </w:rPr>
        <w:t xml:space="preserve"> </w:t>
      </w:r>
      <w:r w:rsidRPr="003173E3">
        <w:rPr>
          <w:rFonts w:eastAsia="MS Gothic"/>
        </w:rPr>
        <w:t xml:space="preserve">data. Based on the age-adjusted </w:t>
      </w:r>
      <w:r w:rsidR="00863213" w:rsidRPr="003173E3">
        <w:rPr>
          <w:rFonts w:eastAsia="MS Gothic"/>
        </w:rPr>
        <w:t>mortality</w:t>
      </w:r>
      <w:r w:rsidRPr="003173E3">
        <w:rPr>
          <w:rFonts w:eastAsia="MS Gothic"/>
        </w:rPr>
        <w:t xml:space="preserve"> and </w:t>
      </w:r>
      <w:r w:rsidR="00863213" w:rsidRPr="003173E3">
        <w:rPr>
          <w:rFonts w:eastAsia="MS Gothic"/>
        </w:rPr>
        <w:t>prevalence</w:t>
      </w:r>
      <w:r w:rsidRPr="003173E3">
        <w:rPr>
          <w:rFonts w:eastAsia="MS Gothic"/>
        </w:rPr>
        <w:t xml:space="preserve"> rates of </w:t>
      </w:r>
      <w:r w:rsidR="008A72F1" w:rsidRPr="003173E3">
        <w:rPr>
          <w:rFonts w:eastAsia="MS Gothic"/>
        </w:rPr>
        <w:t>cervical</w:t>
      </w:r>
      <w:r w:rsidRPr="003173E3">
        <w:rPr>
          <w:rFonts w:eastAsia="MS Gothic"/>
        </w:rPr>
        <w:t xml:space="preserve"> cancer, there will be a particular focus on </w:t>
      </w:r>
      <w:r w:rsidR="00DA157E" w:rsidRPr="003173E3">
        <w:rPr>
          <w:rFonts w:eastAsia="MS Gothic"/>
        </w:rPr>
        <w:t xml:space="preserve">enrollment of </w:t>
      </w:r>
      <w:r w:rsidRPr="003173E3">
        <w:rPr>
          <w:rFonts w:eastAsia="MS Gothic"/>
        </w:rPr>
        <w:t>Black/African American</w:t>
      </w:r>
      <w:r w:rsidR="00DA157E" w:rsidRPr="003173E3">
        <w:rPr>
          <w:rFonts w:eastAsia="MS Gothic"/>
        </w:rPr>
        <w:t xml:space="preserve"> </w:t>
      </w:r>
      <w:r w:rsidR="7D9283CF" w:rsidRPr="003173E3">
        <w:rPr>
          <w:rFonts w:eastAsia="MS Gothic"/>
        </w:rPr>
        <w:t>and Hispanic</w:t>
      </w:r>
      <w:r w:rsidR="00DA157E" w:rsidRPr="003173E3">
        <w:rPr>
          <w:rFonts w:eastAsia="MS Gothic"/>
        </w:rPr>
        <w:t xml:space="preserve"> persons</w:t>
      </w:r>
      <w:r w:rsidRPr="003173E3">
        <w:rPr>
          <w:rFonts w:eastAsia="MS Gothic"/>
        </w:rPr>
        <w:t>.</w:t>
      </w:r>
    </w:p>
    <w:p w14:paraId="79E67679" w14:textId="4DAD65D8" w:rsidR="00E635FD" w:rsidRDefault="00E635FD" w:rsidP="008546FB">
      <w:pPr>
        <w:spacing w:after="160"/>
        <w:rPr>
          <w:rFonts w:eastAsia="MS Gothic"/>
        </w:rPr>
      </w:pPr>
      <w:r w:rsidRPr="00E635FD">
        <w:rPr>
          <w:rFonts w:eastAsia="MS Gothic"/>
        </w:rPr>
        <w:t xml:space="preserve">Broadly speaking, the intention of this Diversity Plan is for all countries participating in the </w:t>
      </w:r>
      <w:del w:id="954" w:author="Sell, Jaquelyne Alexis" w:date="2025-06-26T14:59:00Z" w16du:dateUtc="2025-06-26T18:59:00Z">
        <w:r w:rsidR="003F0319">
          <w:rPr>
            <w:rFonts w:eastAsia="MS Gothic"/>
          </w:rPr>
          <w:delText>MK-2870</w:delText>
        </w:r>
      </w:del>
      <w:proofErr w:type="spellStart"/>
      <w:ins w:id="955" w:author="Sell, Jaquelyne Alexis" w:date="2025-06-26T14:59:00Z" w16du:dateUtc="2025-06-26T18:59:00Z">
        <w:r w:rsidR="008D2DF3" w:rsidRPr="008D2DF3">
          <w:rPr>
            <w:rFonts w:eastAsia="MS Gothic"/>
          </w:rPr>
          <w:t>sacituzumab</w:t>
        </w:r>
        <w:proofErr w:type="spellEnd"/>
        <w:r w:rsidR="008D2DF3" w:rsidRPr="008D2DF3">
          <w:rPr>
            <w:rFonts w:eastAsia="MS Gothic"/>
          </w:rPr>
          <w:t xml:space="preserve"> </w:t>
        </w:r>
        <w:proofErr w:type="spellStart"/>
        <w:r w:rsidR="008D2DF3" w:rsidRPr="008D2DF3">
          <w:rPr>
            <w:rFonts w:eastAsia="MS Gothic"/>
          </w:rPr>
          <w:t>tirumotecan</w:t>
        </w:r>
      </w:ins>
      <w:proofErr w:type="spellEnd"/>
      <w:r w:rsidR="008D2DF3" w:rsidRPr="008D2DF3">
        <w:rPr>
          <w:rFonts w:eastAsia="MS Gothic"/>
        </w:rPr>
        <w:t xml:space="preserve"> </w:t>
      </w:r>
      <w:r w:rsidRPr="00E635FD">
        <w:rPr>
          <w:rFonts w:eastAsia="MS Gothic"/>
        </w:rPr>
        <w:t xml:space="preserve">Phase 3 </w:t>
      </w:r>
      <w:r w:rsidR="003F0319">
        <w:rPr>
          <w:rFonts w:eastAsia="MS Gothic"/>
        </w:rPr>
        <w:t xml:space="preserve">cervical cancer </w:t>
      </w:r>
      <w:r w:rsidRPr="00E635FD">
        <w:rPr>
          <w:rFonts w:eastAsia="MS Gothic"/>
        </w:rPr>
        <w:t xml:space="preserve">studies to enroll a patient population that reflects the incidence of </w:t>
      </w:r>
      <w:r w:rsidR="008A72F1">
        <w:rPr>
          <w:rFonts w:eastAsia="MS Gothic"/>
        </w:rPr>
        <w:t>cervical</w:t>
      </w:r>
      <w:r w:rsidRPr="00E635FD">
        <w:rPr>
          <w:rFonts w:eastAsia="MS Gothic"/>
        </w:rPr>
        <w:t xml:space="preserve"> cancer locally. Given that</w:t>
      </w:r>
      <w:r w:rsidRPr="00E635FD" w:rsidDel="0012482A">
        <w:rPr>
          <w:rFonts w:eastAsia="MS Gothic"/>
        </w:rPr>
        <w:t xml:space="preserve"> </w:t>
      </w:r>
      <w:r w:rsidR="008A72F1">
        <w:rPr>
          <w:rFonts w:eastAsia="MS Gothic"/>
        </w:rPr>
        <w:t>cervical</w:t>
      </w:r>
      <w:r w:rsidRPr="00E635FD">
        <w:rPr>
          <w:rFonts w:eastAsia="MS Gothic"/>
        </w:rPr>
        <w:t xml:space="preserve"> cancer incidence data are best known in the US, the goal of this Diversity Plan is to have enrollment among US sites </w:t>
      </w:r>
      <w:proofErr w:type="gramStart"/>
      <w:r w:rsidRPr="00E635FD">
        <w:rPr>
          <w:rFonts w:eastAsia="MS Gothic"/>
        </w:rPr>
        <w:t>match</w:t>
      </w:r>
      <w:proofErr w:type="gramEnd"/>
      <w:r w:rsidRPr="00E635FD">
        <w:rPr>
          <w:rFonts w:eastAsia="MS Gothic"/>
        </w:rPr>
        <w:t xml:space="preserve"> the racial and ethnic makeup of patients with </w:t>
      </w:r>
      <w:r w:rsidR="0005130D">
        <w:rPr>
          <w:rFonts w:eastAsia="MS Gothic"/>
        </w:rPr>
        <w:t>cervical</w:t>
      </w:r>
      <w:r w:rsidRPr="00E635FD">
        <w:rPr>
          <w:rFonts w:eastAsia="MS Gothic"/>
        </w:rPr>
        <w:t xml:space="preserve"> cancer as discussed in [Sec.</w:t>
      </w:r>
      <w:r w:rsidR="00D17B1D">
        <w:rPr>
          <w:rFonts w:eastAsia="MS Gothic"/>
        </w:rPr>
        <w:t xml:space="preserve"> </w:t>
      </w:r>
      <w:r w:rsidR="008656B2">
        <w:rPr>
          <w:rFonts w:eastAsia="MS Gothic"/>
        </w:rPr>
        <w:t>1</w:t>
      </w:r>
      <w:r w:rsidRPr="00E635FD">
        <w:rPr>
          <w:rFonts w:eastAsia="MS Gothic"/>
        </w:rPr>
        <w:t xml:space="preserve">]. The expected enrollment goal by race and ethnicity for </w:t>
      </w:r>
      <w:del w:id="956" w:author="Sell, Jaquelyne Alexis" w:date="2025-06-26T14:59:00Z" w16du:dateUtc="2025-06-26T18:59:00Z">
        <w:r w:rsidR="00FA5318">
          <w:rPr>
            <w:rFonts w:eastAsia="MS Gothic"/>
          </w:rPr>
          <w:delText>s</w:delText>
        </w:r>
        <w:r w:rsidRPr="00E635FD">
          <w:rPr>
            <w:rFonts w:eastAsia="MS Gothic"/>
          </w:rPr>
          <w:delText>tud</w:delText>
        </w:r>
        <w:r w:rsidR="005A4A43">
          <w:rPr>
            <w:rFonts w:eastAsia="MS Gothic"/>
          </w:rPr>
          <w:delText>y</w:delText>
        </w:r>
        <w:r w:rsidRPr="00E635FD">
          <w:rPr>
            <w:rFonts w:eastAsia="MS Gothic"/>
          </w:rPr>
          <w:delText xml:space="preserve"> MK-2870</w:delText>
        </w:r>
      </w:del>
      <w:ins w:id="957" w:author="Sell, Jaquelyne Alexis" w:date="2025-06-26T14:59:00Z" w16du:dateUtc="2025-06-26T18:59:00Z">
        <w:r w:rsidR="00FA5318">
          <w:rPr>
            <w:rFonts w:eastAsia="MS Gothic"/>
          </w:rPr>
          <w:t>s</w:t>
        </w:r>
        <w:r w:rsidRPr="00E635FD">
          <w:rPr>
            <w:rFonts w:eastAsia="MS Gothic"/>
          </w:rPr>
          <w:t>tud</w:t>
        </w:r>
        <w:r w:rsidR="0053215A">
          <w:rPr>
            <w:rFonts w:eastAsia="MS Gothic"/>
          </w:rPr>
          <w:t>ies</w:t>
        </w:r>
        <w:r w:rsidRPr="00E635FD">
          <w:rPr>
            <w:rFonts w:eastAsia="MS Gothic"/>
          </w:rPr>
          <w:t xml:space="preserve"> </w:t>
        </w:r>
        <w:r w:rsidR="0053215A">
          <w:rPr>
            <w:rFonts w:eastAsia="MS Gothic"/>
          </w:rPr>
          <w:t>TroFuse</w:t>
        </w:r>
      </w:ins>
      <w:r w:rsidRPr="00E635FD">
        <w:rPr>
          <w:rFonts w:eastAsia="MS Gothic"/>
        </w:rPr>
        <w:t>-02</w:t>
      </w:r>
      <w:r w:rsidR="0005130D">
        <w:rPr>
          <w:rFonts w:eastAsia="MS Gothic"/>
        </w:rPr>
        <w:t>0</w:t>
      </w:r>
      <w:r w:rsidRPr="00E635FD">
        <w:rPr>
          <w:rFonts w:eastAsia="MS Gothic"/>
        </w:rPr>
        <w:t xml:space="preserve"> </w:t>
      </w:r>
      <w:del w:id="958" w:author="Sell, Jaquelyne Alexis" w:date="2025-06-26T14:59:00Z" w16du:dateUtc="2025-06-26T18:59:00Z">
        <w:r w:rsidR="005A4A43">
          <w:rPr>
            <w:rFonts w:eastAsia="MS Gothic"/>
          </w:rPr>
          <w:delText>is</w:delText>
        </w:r>
      </w:del>
      <w:ins w:id="959" w:author="Sell, Jaquelyne Alexis" w:date="2025-06-26T14:59:00Z" w16du:dateUtc="2025-06-26T18:59:00Z">
        <w:r w:rsidR="0053215A">
          <w:rPr>
            <w:rFonts w:eastAsia="MS Gothic"/>
          </w:rPr>
          <w:t>and TroFuse-036 are</w:t>
        </w:r>
      </w:ins>
      <w:r w:rsidRPr="00E635FD">
        <w:rPr>
          <w:rFonts w:eastAsia="MS Gothic"/>
        </w:rPr>
        <w:t xml:space="preserve"> presented </w:t>
      </w:r>
      <w:r w:rsidR="00845E14">
        <w:rPr>
          <w:rFonts w:eastAsia="MS Gothic"/>
        </w:rPr>
        <w:t>in</w:t>
      </w:r>
      <w:r w:rsidR="00BB4437">
        <w:rPr>
          <w:rFonts w:eastAsia="MS Gothic"/>
        </w:rPr>
        <w:t xml:space="preserve"> </w:t>
      </w:r>
      <w:r w:rsidR="00D17B1D">
        <w:rPr>
          <w:rFonts w:eastAsia="MS Gothic"/>
        </w:rPr>
        <w:t>[</w:t>
      </w:r>
      <w:r w:rsidR="008656B2">
        <w:t xml:space="preserve">Table </w:t>
      </w:r>
      <w:r w:rsidR="008656B2">
        <w:rPr>
          <w:noProof/>
        </w:rPr>
        <w:t>3</w:t>
      </w:r>
      <w:r w:rsidR="00D17B1D">
        <w:rPr>
          <w:rFonts w:eastAsia="MS Gothic"/>
        </w:rPr>
        <w:t>]</w:t>
      </w:r>
      <w:r w:rsidRPr="00E635FD">
        <w:rPr>
          <w:rFonts w:eastAsia="MS Gothic"/>
        </w:rPr>
        <w:t>.</w:t>
      </w:r>
    </w:p>
    <w:p w14:paraId="64A3D8D9" w14:textId="4AF0A4D5" w:rsidR="003F0319" w:rsidRPr="00E635FD" w:rsidRDefault="003F0319" w:rsidP="003F0319">
      <w:pPr>
        <w:pStyle w:val="Caption"/>
        <w:rPr>
          <w:rFonts w:eastAsia="MS Gothic"/>
        </w:rPr>
      </w:pPr>
      <w:bookmarkStart w:id="960" w:name="_Ref143594925"/>
      <w:bookmarkStart w:id="961" w:name="_Ref142580364"/>
      <w:bookmarkStart w:id="962" w:name="_Toc201820692"/>
      <w:bookmarkStart w:id="963" w:name="_Toc158725672"/>
      <w:r>
        <w:t xml:space="preserve">Table </w:t>
      </w:r>
      <w:r w:rsidR="008656B2">
        <w:rPr>
          <w:noProof/>
        </w:rPr>
        <w:t>3</w:t>
      </w:r>
      <w:bookmarkEnd w:id="960"/>
      <w:bookmarkEnd w:id="961"/>
      <w:r w:rsidR="003F583A" w:rsidRPr="003F583A">
        <w:tab/>
        <w:t>Expected Enrollment Goals by Race and Ethnicity</w:t>
      </w:r>
      <w:bookmarkEnd w:id="962"/>
      <w:bookmarkEnd w:id="963"/>
    </w:p>
    <w:tbl>
      <w:tblPr>
        <w:tblStyle w:val="TableGrid"/>
        <w:tblW w:w="0" w:type="auto"/>
        <w:tblLook w:val="04A0" w:firstRow="1" w:lastRow="0" w:firstColumn="1" w:lastColumn="0" w:noHBand="0" w:noVBand="1"/>
      </w:tblPr>
      <w:tblGrid>
        <w:gridCol w:w="1666"/>
        <w:gridCol w:w="110"/>
        <w:gridCol w:w="1703"/>
        <w:gridCol w:w="17"/>
        <w:gridCol w:w="257"/>
        <w:gridCol w:w="1457"/>
        <w:gridCol w:w="1181"/>
        <w:gridCol w:w="709"/>
        <w:gridCol w:w="1880"/>
      </w:tblGrid>
      <w:tr w:rsidR="00C86808" w:rsidRPr="003F0319" w14:paraId="4898E55E" w14:textId="6CDE1D98" w:rsidTr="00500FB2">
        <w:trPr>
          <w:trHeight w:val="300"/>
          <w:tblHeader/>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73FB4470" w14:textId="6ABB3BDF" w:rsidR="00C86808" w:rsidRPr="003F0319" w:rsidRDefault="00C86808" w:rsidP="003F0319">
            <w:pPr>
              <w:pStyle w:val="TableHead"/>
              <w:keepNext/>
              <w:keepLines/>
              <w:rPr>
                <w:sz w:val="20"/>
                <w:szCs w:val="20"/>
              </w:rPr>
            </w:pPr>
          </w:p>
        </w:tc>
        <w:tc>
          <w:tcPr>
            <w:tcW w:w="181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4217607" w14:textId="36415A0E" w:rsidR="00C86808" w:rsidRPr="003F0319" w:rsidRDefault="00C86808" w:rsidP="003F0319">
            <w:pPr>
              <w:pStyle w:val="TableHead"/>
              <w:keepNext/>
              <w:keepLines/>
              <w:rPr>
                <w:sz w:val="20"/>
                <w:szCs w:val="20"/>
              </w:rPr>
            </w:pPr>
            <w:r w:rsidRPr="003F0319">
              <w:rPr>
                <w:rFonts w:eastAsia="Calibri"/>
                <w:bCs/>
                <w:sz w:val="20"/>
                <w:szCs w:val="20"/>
              </w:rPr>
              <w:t>Incidence Estimated Number of New Cases in 2023, n (</w:t>
            </w:r>
            <w:proofErr w:type="gramStart"/>
            <w:r w:rsidRPr="003F0319">
              <w:rPr>
                <w:rFonts w:eastAsia="Calibri"/>
                <w:bCs/>
                <w:sz w:val="20"/>
                <w:szCs w:val="20"/>
              </w:rPr>
              <w:t>%)</w:t>
            </w:r>
            <w:r w:rsidRPr="00700E30">
              <w:rPr>
                <w:rFonts w:eastAsia="Calibri"/>
                <w:bCs/>
                <w:sz w:val="20"/>
                <w:szCs w:val="20"/>
                <w:vertAlign w:val="superscript"/>
              </w:rPr>
              <w:t>a</w:t>
            </w:r>
            <w:proofErr w:type="gramEnd"/>
          </w:p>
        </w:tc>
        <w:tc>
          <w:tcPr>
            <w:tcW w:w="1731"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87520CC" w14:textId="1D850E41" w:rsidR="00C86808" w:rsidRPr="003F0319" w:rsidRDefault="00C86808" w:rsidP="003F0319">
            <w:pPr>
              <w:pStyle w:val="TableHead"/>
              <w:keepNext/>
              <w:keepLines/>
              <w:rPr>
                <w:sz w:val="20"/>
                <w:szCs w:val="20"/>
              </w:rPr>
            </w:pPr>
            <w:r w:rsidRPr="003F0319">
              <w:rPr>
                <w:rFonts w:eastAsia="Calibri"/>
                <w:bCs/>
                <w:sz w:val="20"/>
                <w:szCs w:val="20"/>
              </w:rPr>
              <w:t>Estimated Number of Prevalent Cases in 2023, n (</w:t>
            </w:r>
            <w:proofErr w:type="gramStart"/>
            <w:r w:rsidRPr="003F0319">
              <w:rPr>
                <w:rFonts w:eastAsia="Calibri"/>
                <w:bCs/>
                <w:sz w:val="20"/>
                <w:szCs w:val="20"/>
              </w:rPr>
              <w:t>%)</w:t>
            </w:r>
            <w:r w:rsidRPr="00700E30">
              <w:rPr>
                <w:rFonts w:eastAsia="Calibri"/>
                <w:bCs/>
                <w:sz w:val="20"/>
                <w:szCs w:val="20"/>
                <w:vertAlign w:val="superscript"/>
              </w:rPr>
              <w:t>b</w:t>
            </w:r>
            <w:proofErr w:type="gramEnd"/>
          </w:p>
        </w:tc>
        <w:tc>
          <w:tcPr>
            <w:tcW w:w="18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7D2643C" w14:textId="1028F30D" w:rsidR="00C86808" w:rsidRPr="003F0319" w:rsidRDefault="00C86808" w:rsidP="003F0319">
            <w:pPr>
              <w:pStyle w:val="TableHead"/>
              <w:keepNext/>
              <w:keepLines/>
              <w:rPr>
                <w:sz w:val="20"/>
                <w:szCs w:val="20"/>
              </w:rPr>
            </w:pPr>
            <w:r w:rsidRPr="003F0319">
              <w:rPr>
                <w:rFonts w:eastAsia="Calibri"/>
                <w:bCs/>
                <w:sz w:val="20"/>
                <w:szCs w:val="20"/>
              </w:rPr>
              <w:t>US Enrollment Goal</w:t>
            </w:r>
            <w:del w:id="964" w:author="Sell, Jaquelyne Alexis" w:date="2025-06-26T14:59:00Z" w16du:dateUtc="2025-06-26T18:59:00Z">
              <w:r w:rsidR="0039449E" w:rsidRPr="003F0319">
                <w:rPr>
                  <w:rFonts w:eastAsia="Calibri"/>
                  <w:bCs/>
                  <w:sz w:val="20"/>
                  <w:szCs w:val="20"/>
                </w:rPr>
                <w:delText xml:space="preserve"> (Cervical 2L)</w:delText>
              </w:r>
            </w:del>
          </w:p>
          <w:p w14:paraId="403A3105" w14:textId="0E00FC90" w:rsidR="00C86808" w:rsidRPr="003F0319" w:rsidRDefault="0039449E" w:rsidP="005A4A43">
            <w:pPr>
              <w:pStyle w:val="TableHead"/>
              <w:keepNext/>
              <w:keepLines/>
              <w:rPr>
                <w:sz w:val="20"/>
                <w:szCs w:val="20"/>
              </w:rPr>
            </w:pPr>
            <w:del w:id="965" w:author="Sell, Jaquelyne Alexis" w:date="2025-06-26T14:59:00Z" w16du:dateUtc="2025-06-26T18:59:00Z">
              <w:r w:rsidRPr="570A0056">
                <w:rPr>
                  <w:rFonts w:eastAsia="Calibri"/>
                  <w:sz w:val="20"/>
                  <w:szCs w:val="20"/>
                </w:rPr>
                <w:delText>MK-2870</w:delText>
              </w:r>
            </w:del>
            <w:ins w:id="966" w:author="Sell, Jaquelyne Alexis" w:date="2025-06-26T14:59:00Z" w16du:dateUtc="2025-06-26T18:59:00Z">
              <w:r w:rsidR="0053215A">
                <w:rPr>
                  <w:rFonts w:eastAsia="Calibri"/>
                  <w:sz w:val="20"/>
                  <w:szCs w:val="20"/>
                </w:rPr>
                <w:t>TroFuse</w:t>
              </w:r>
            </w:ins>
            <w:r w:rsidR="00C86808" w:rsidRPr="570A0056">
              <w:rPr>
                <w:rFonts w:eastAsia="Calibri"/>
                <w:sz w:val="20"/>
                <w:szCs w:val="20"/>
              </w:rPr>
              <w:t xml:space="preserve">-020, </w:t>
            </w:r>
            <w:r w:rsidR="00C86808">
              <w:rPr>
                <w:rFonts w:eastAsia="Calibri"/>
                <w:sz w:val="20"/>
                <w:szCs w:val="20"/>
              </w:rPr>
              <w:t>n (</w:t>
            </w:r>
            <w:proofErr w:type="gramStart"/>
            <w:r w:rsidR="00C86808" w:rsidRPr="570A0056">
              <w:rPr>
                <w:rFonts w:eastAsia="Calibri"/>
                <w:sz w:val="20"/>
                <w:szCs w:val="20"/>
              </w:rPr>
              <w:t>%</w:t>
            </w:r>
            <w:r w:rsidR="00C86808">
              <w:rPr>
                <w:rFonts w:eastAsia="Calibri"/>
                <w:sz w:val="20"/>
                <w:szCs w:val="20"/>
              </w:rPr>
              <w:t>)</w:t>
            </w:r>
            <w:r w:rsidR="00C86808" w:rsidRPr="570A0056">
              <w:rPr>
                <w:rFonts w:eastAsia="Calibri"/>
                <w:sz w:val="20"/>
                <w:szCs w:val="20"/>
                <w:vertAlign w:val="superscript"/>
              </w:rPr>
              <w:t>c</w:t>
            </w:r>
            <w:proofErr w:type="gramEnd"/>
            <w:r w:rsidR="00C86808" w:rsidRPr="570A0056">
              <w:rPr>
                <w:rFonts w:eastAsia="Calibri"/>
                <w:sz w:val="20"/>
                <w:szCs w:val="20"/>
                <w:vertAlign w:val="superscript"/>
              </w:rPr>
              <w:t xml:space="preserve">, </w:t>
            </w:r>
            <w:r w:rsidR="00C86808" w:rsidRPr="5A27A1AB">
              <w:rPr>
                <w:rFonts w:eastAsia="Calibri"/>
                <w:sz w:val="20"/>
                <w:szCs w:val="20"/>
                <w:vertAlign w:val="superscript"/>
              </w:rPr>
              <w:t>d</w:t>
            </w:r>
            <w:ins w:id="967" w:author="Sell, Jaquelyne Alexis" w:date="2025-06-26T14:59:00Z" w16du:dateUtc="2025-06-26T18:59:00Z">
              <w:r w:rsidR="008154E0">
                <w:rPr>
                  <w:rFonts w:eastAsia="Calibri"/>
                  <w:sz w:val="20"/>
                  <w:szCs w:val="20"/>
                  <w:vertAlign w:val="superscript"/>
                </w:rPr>
                <w:t>, f</w:t>
              </w:r>
            </w:ins>
            <w:r w:rsidR="00C86808" w:rsidRPr="5A27A1AB">
              <w:rPr>
                <w:rFonts w:eastAsia="Calibri"/>
                <w:sz w:val="20"/>
                <w:szCs w:val="20"/>
                <w:vertAlign w:val="superscript"/>
              </w:rPr>
              <w:t xml:space="preserve"> </w:t>
            </w:r>
          </w:p>
        </w:tc>
        <w:tc>
          <w:tcPr>
            <w:tcW w:w="1880" w:type="dxa"/>
            <w:tcBorders>
              <w:top w:val="single" w:sz="8" w:space="0" w:color="auto"/>
              <w:left w:val="single" w:sz="8" w:space="0" w:color="auto"/>
              <w:bottom w:val="single" w:sz="8" w:space="0" w:color="auto"/>
              <w:right w:val="single" w:sz="8" w:space="0" w:color="auto"/>
            </w:tcBorders>
            <w:cellIns w:id="968" w:author="Sell, Jaquelyne Alexis" w:date="2025-06-26T14:59:00Z"/>
          </w:tcPr>
          <w:p w14:paraId="2B57AE72" w14:textId="6B010D84" w:rsidR="00C86808" w:rsidRDefault="00C86808" w:rsidP="003F0319">
            <w:pPr>
              <w:pStyle w:val="TableHead"/>
              <w:keepNext/>
              <w:keepLines/>
              <w:rPr>
                <w:ins w:id="969" w:author="Sell, Jaquelyne Alexis" w:date="2025-06-26T14:59:00Z" w16du:dateUtc="2025-06-26T18:59:00Z"/>
                <w:rFonts w:eastAsia="Calibri"/>
                <w:bCs/>
                <w:sz w:val="20"/>
                <w:szCs w:val="20"/>
              </w:rPr>
            </w:pPr>
            <w:ins w:id="970" w:author="Sell, Jaquelyne Alexis" w:date="2025-06-26T14:59:00Z" w16du:dateUtc="2025-06-26T18:59:00Z">
              <w:r>
                <w:rPr>
                  <w:rFonts w:eastAsia="Calibri"/>
                  <w:bCs/>
                  <w:sz w:val="20"/>
                  <w:szCs w:val="20"/>
                </w:rPr>
                <w:t>US Enrollment Goal</w:t>
              </w:r>
            </w:ins>
          </w:p>
          <w:p w14:paraId="2022348D" w14:textId="01C1F412" w:rsidR="00C86808" w:rsidRPr="003F0319" w:rsidRDefault="0053215A" w:rsidP="003F0319">
            <w:pPr>
              <w:pStyle w:val="TableHead"/>
              <w:keepNext/>
              <w:keepLines/>
              <w:rPr>
                <w:rFonts w:eastAsia="Calibri"/>
                <w:bCs/>
                <w:sz w:val="20"/>
                <w:szCs w:val="20"/>
              </w:rPr>
            </w:pPr>
            <w:ins w:id="971" w:author="Sell, Jaquelyne Alexis" w:date="2025-06-26T14:59:00Z" w16du:dateUtc="2025-06-26T18:59:00Z">
              <w:r>
                <w:rPr>
                  <w:rFonts w:eastAsia="Calibri"/>
                  <w:bCs/>
                  <w:sz w:val="20"/>
                  <w:szCs w:val="20"/>
                </w:rPr>
                <w:t>TroFuse</w:t>
              </w:r>
              <w:r w:rsidR="00C86808">
                <w:rPr>
                  <w:rFonts w:eastAsia="Calibri"/>
                  <w:bCs/>
                  <w:sz w:val="20"/>
                  <w:szCs w:val="20"/>
                </w:rPr>
                <w:t>-036, n (</w:t>
              </w:r>
              <w:proofErr w:type="gramStart"/>
              <w:r w:rsidR="00C86808">
                <w:rPr>
                  <w:rFonts w:eastAsia="Calibri"/>
                  <w:bCs/>
                  <w:sz w:val="20"/>
                  <w:szCs w:val="20"/>
                </w:rPr>
                <w:t>%)</w:t>
              </w:r>
              <w:r w:rsidR="008154E0" w:rsidRPr="00500FB2">
                <w:rPr>
                  <w:rFonts w:eastAsia="Calibri"/>
                  <w:bCs/>
                  <w:sz w:val="20"/>
                  <w:szCs w:val="20"/>
                  <w:vertAlign w:val="superscript"/>
                </w:rPr>
                <w:t>c</w:t>
              </w:r>
              <w:proofErr w:type="gramEnd"/>
              <w:r w:rsidR="008154E0" w:rsidRPr="00500FB2">
                <w:rPr>
                  <w:rFonts w:eastAsia="Calibri"/>
                  <w:bCs/>
                  <w:sz w:val="20"/>
                  <w:szCs w:val="20"/>
                  <w:vertAlign w:val="superscript"/>
                </w:rPr>
                <w:t>, e, f</w:t>
              </w:r>
            </w:ins>
          </w:p>
        </w:tc>
      </w:tr>
      <w:tr w:rsidR="00C86808" w:rsidRPr="003F0319" w14:paraId="06156087" w14:textId="42130C2C" w:rsidTr="00500FB2">
        <w:trPr>
          <w:trHeight w:val="300"/>
        </w:trPr>
        <w:tc>
          <w:tcPr>
            <w:tcW w:w="7100" w:type="dxa"/>
            <w:gridSpan w:val="8"/>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26DD46FE" w14:textId="19A5547F" w:rsidR="00C86808" w:rsidRPr="003F0319" w:rsidRDefault="00C86808" w:rsidP="00FD2A7A">
            <w:pPr>
              <w:pStyle w:val="TableLeft"/>
              <w:keepNext/>
              <w:rPr>
                <w:b/>
                <w:bCs w:val="0"/>
                <w:i/>
                <w:iCs/>
                <w:sz w:val="20"/>
                <w:szCs w:val="20"/>
              </w:rPr>
            </w:pPr>
            <w:r w:rsidRPr="003F0319">
              <w:rPr>
                <w:b/>
                <w:bCs w:val="0"/>
                <w:i/>
                <w:iCs/>
                <w:sz w:val="20"/>
                <w:szCs w:val="20"/>
              </w:rPr>
              <w:t>Race</w:t>
            </w:r>
          </w:p>
        </w:tc>
        <w:tc>
          <w:tcPr>
            <w:tcW w:w="1880" w:type="dxa"/>
            <w:tcBorders>
              <w:top w:val="single" w:sz="8" w:space="0" w:color="auto"/>
              <w:left w:val="single" w:sz="8" w:space="0" w:color="auto"/>
              <w:bottom w:val="single" w:sz="8" w:space="0" w:color="auto"/>
              <w:right w:val="single" w:sz="8" w:space="0" w:color="auto"/>
            </w:tcBorders>
            <w:shd w:val="clear" w:color="auto" w:fill="E7E6E6" w:themeFill="background2"/>
            <w:cellIns w:id="972" w:author="Sell, Jaquelyne Alexis" w:date="2025-06-26T14:59:00Z"/>
          </w:tcPr>
          <w:p w14:paraId="6FC6C5CE" w14:textId="77777777" w:rsidR="00C86808" w:rsidRPr="003F0319" w:rsidRDefault="00C86808" w:rsidP="00FD2A7A">
            <w:pPr>
              <w:pStyle w:val="TableLeft"/>
              <w:keepNext/>
              <w:rPr>
                <w:b/>
                <w:bCs w:val="0"/>
                <w:i/>
                <w:iCs/>
                <w:sz w:val="20"/>
                <w:szCs w:val="20"/>
              </w:rPr>
            </w:pPr>
          </w:p>
        </w:tc>
      </w:tr>
      <w:tr w:rsidR="00C86808" w:rsidRPr="003F0319" w14:paraId="306BEEFE" w14:textId="7DE272E4"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055D04A7" w14:textId="2B958490" w:rsidR="00C86808" w:rsidRPr="003F0319" w:rsidRDefault="00C86808" w:rsidP="00AD6944">
            <w:pPr>
              <w:pStyle w:val="TableLeft"/>
              <w:keepNext/>
              <w:keepLines/>
              <w:rPr>
                <w:sz w:val="20"/>
                <w:szCs w:val="20"/>
              </w:rPr>
            </w:pPr>
            <w:r w:rsidRPr="003F0319">
              <w:rPr>
                <w:sz w:val="20"/>
                <w:szCs w:val="20"/>
              </w:rPr>
              <w:t>American Indian or Alaska Native</w:t>
            </w:r>
          </w:p>
        </w:tc>
        <w:tc>
          <w:tcPr>
            <w:tcW w:w="1830" w:type="dxa"/>
            <w:gridSpan w:val="3"/>
            <w:tcBorders>
              <w:top w:val="nil"/>
              <w:left w:val="single" w:sz="8" w:space="0" w:color="auto"/>
              <w:bottom w:val="single" w:sz="8" w:space="0" w:color="auto"/>
              <w:right w:val="single" w:sz="8" w:space="0" w:color="auto"/>
            </w:tcBorders>
            <w:tcMar>
              <w:left w:w="108" w:type="dxa"/>
              <w:right w:w="108" w:type="dxa"/>
            </w:tcMar>
          </w:tcPr>
          <w:p w14:paraId="64434B0F" w14:textId="2D66320D" w:rsidR="00C86808" w:rsidRPr="003F0319" w:rsidRDefault="00C86808" w:rsidP="00AD6944">
            <w:pPr>
              <w:pStyle w:val="TableCenter"/>
              <w:keepNext/>
              <w:keepLines/>
              <w:rPr>
                <w:sz w:val="20"/>
                <w:szCs w:val="20"/>
              </w:rPr>
            </w:pPr>
            <w:r w:rsidRPr="003F0319">
              <w:rPr>
                <w:sz w:val="20"/>
                <w:szCs w:val="20"/>
              </w:rPr>
              <w:t>97</w:t>
            </w:r>
            <w:r w:rsidRPr="003F0319">
              <w:rPr>
                <w:sz w:val="20"/>
                <w:szCs w:val="20"/>
              </w:rPr>
              <w:br/>
              <w:t>(0.7%)</w:t>
            </w:r>
          </w:p>
        </w:tc>
        <w:tc>
          <w:tcPr>
            <w:tcW w:w="1714" w:type="dxa"/>
            <w:gridSpan w:val="2"/>
            <w:tcBorders>
              <w:top w:val="nil"/>
              <w:left w:val="single" w:sz="8" w:space="0" w:color="auto"/>
              <w:bottom w:val="single" w:sz="8" w:space="0" w:color="auto"/>
              <w:right w:val="single" w:sz="8" w:space="0" w:color="auto"/>
            </w:tcBorders>
            <w:tcMar>
              <w:left w:w="108" w:type="dxa"/>
              <w:right w:w="108" w:type="dxa"/>
            </w:tcMar>
          </w:tcPr>
          <w:p w14:paraId="5F609F82" w14:textId="6FF1AAED" w:rsidR="00C86808" w:rsidRPr="003F0319" w:rsidRDefault="00C86808" w:rsidP="00AD6944">
            <w:pPr>
              <w:pStyle w:val="TableCenter"/>
              <w:keepNext/>
              <w:keepLines/>
              <w:rPr>
                <w:sz w:val="20"/>
                <w:szCs w:val="20"/>
              </w:rPr>
            </w:pPr>
            <w:r w:rsidRPr="003F0319">
              <w:rPr>
                <w:sz w:val="20"/>
                <w:szCs w:val="20"/>
              </w:rPr>
              <w:t>1809</w:t>
            </w:r>
            <w:r w:rsidRPr="003F0319">
              <w:rPr>
                <w:sz w:val="20"/>
                <w:szCs w:val="20"/>
              </w:rPr>
              <w:br/>
              <w:t>(0.9%)</w:t>
            </w:r>
          </w:p>
        </w:tc>
        <w:tc>
          <w:tcPr>
            <w:tcW w:w="1890" w:type="dxa"/>
            <w:gridSpan w:val="2"/>
            <w:tcBorders>
              <w:top w:val="nil"/>
              <w:left w:val="single" w:sz="8" w:space="0" w:color="auto"/>
              <w:bottom w:val="single" w:sz="8" w:space="0" w:color="auto"/>
              <w:right w:val="single" w:sz="8" w:space="0" w:color="auto"/>
            </w:tcBorders>
            <w:tcMar>
              <w:left w:w="108" w:type="dxa"/>
              <w:right w:w="108" w:type="dxa"/>
            </w:tcMar>
          </w:tcPr>
          <w:p w14:paraId="44264A50" w14:textId="59DA3E0B" w:rsidR="00C86808" w:rsidRPr="00461E4D" w:rsidRDefault="00C86808" w:rsidP="00AD6944">
            <w:pPr>
              <w:pStyle w:val="TableCenter"/>
              <w:keepNext/>
              <w:keepLines/>
              <w:rPr>
                <w:sz w:val="20"/>
                <w:szCs w:val="20"/>
                <w:highlight w:val="yellow"/>
              </w:rPr>
            </w:pPr>
            <w:r>
              <w:rPr>
                <w:sz w:val="20"/>
                <w:szCs w:val="20"/>
              </w:rPr>
              <w:t>1</w:t>
            </w:r>
            <w:r>
              <w:rPr>
                <w:sz w:val="20"/>
                <w:szCs w:val="20"/>
              </w:rPr>
              <w:br/>
              <w:t>(</w:t>
            </w:r>
            <w:r w:rsidRPr="003F0319">
              <w:rPr>
                <w:sz w:val="20"/>
                <w:szCs w:val="20"/>
              </w:rPr>
              <w:t>0.9%</w:t>
            </w:r>
            <w:r>
              <w:rPr>
                <w:sz w:val="20"/>
                <w:szCs w:val="20"/>
              </w:rPr>
              <w:t>)</w:t>
            </w:r>
          </w:p>
        </w:tc>
        <w:tc>
          <w:tcPr>
            <w:tcW w:w="1880" w:type="dxa"/>
            <w:tcBorders>
              <w:top w:val="nil"/>
              <w:left w:val="single" w:sz="8" w:space="0" w:color="auto"/>
              <w:bottom w:val="single" w:sz="8" w:space="0" w:color="auto"/>
              <w:right w:val="single" w:sz="8" w:space="0" w:color="auto"/>
            </w:tcBorders>
            <w:cellIns w:id="973" w:author="Sell, Jaquelyne Alexis" w:date="2025-06-26T14:59:00Z"/>
          </w:tcPr>
          <w:p w14:paraId="735EA284" w14:textId="0AD20326" w:rsidR="00B11847" w:rsidRDefault="00B11847" w:rsidP="00B11847">
            <w:pPr>
              <w:pStyle w:val="TableCenter"/>
              <w:keepNext/>
              <w:keepLines/>
              <w:rPr>
                <w:sz w:val="20"/>
                <w:szCs w:val="20"/>
              </w:rPr>
            </w:pPr>
            <w:ins w:id="974" w:author="Sell, Jaquelyne Alexis" w:date="2025-06-26T14:59:00Z" w16du:dateUtc="2025-06-26T18:59:00Z">
              <w:r>
                <w:rPr>
                  <w:sz w:val="20"/>
                  <w:szCs w:val="20"/>
                </w:rPr>
                <w:t>1</w:t>
              </w:r>
              <w:r w:rsidR="00B53CAC">
                <w:rPr>
                  <w:sz w:val="20"/>
                  <w:szCs w:val="20"/>
                </w:rPr>
                <w:br/>
              </w:r>
              <w:r w:rsidR="0091284D">
                <w:rPr>
                  <w:sz w:val="20"/>
                  <w:szCs w:val="20"/>
                </w:rPr>
                <w:t>(</w:t>
              </w:r>
              <w:r w:rsidR="006636F3">
                <w:rPr>
                  <w:sz w:val="20"/>
                  <w:szCs w:val="20"/>
                </w:rPr>
                <w:t>0.9</w:t>
              </w:r>
              <w:r w:rsidR="0091284D">
                <w:rPr>
                  <w:sz w:val="20"/>
                  <w:szCs w:val="20"/>
                </w:rPr>
                <w:t>%)</w:t>
              </w:r>
            </w:ins>
          </w:p>
        </w:tc>
      </w:tr>
      <w:tr w:rsidR="00C86808" w:rsidRPr="003F0319" w14:paraId="565AEBC0" w14:textId="70FE1303"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105AC453" w14:textId="6799AA58" w:rsidR="00C86808" w:rsidRPr="003F0319" w:rsidRDefault="00C86808" w:rsidP="00AD6944">
            <w:pPr>
              <w:pStyle w:val="TableLeft"/>
              <w:keepNext/>
              <w:keepLines/>
              <w:rPr>
                <w:sz w:val="20"/>
                <w:szCs w:val="20"/>
              </w:rPr>
            </w:pPr>
            <w:r w:rsidRPr="003F0319">
              <w:rPr>
                <w:sz w:val="20"/>
                <w:szCs w:val="20"/>
              </w:rPr>
              <w:t>Asian or Pacific Islander</w:t>
            </w:r>
          </w:p>
        </w:tc>
        <w:tc>
          <w:tcPr>
            <w:tcW w:w="18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06DE45C" w14:textId="21A75516" w:rsidR="00C86808" w:rsidRPr="003F0319" w:rsidRDefault="00C86808" w:rsidP="00AD6944">
            <w:pPr>
              <w:pStyle w:val="TableCenter"/>
              <w:keepNext/>
              <w:keepLines/>
              <w:rPr>
                <w:sz w:val="20"/>
                <w:szCs w:val="20"/>
              </w:rPr>
            </w:pPr>
            <w:r w:rsidRPr="003F0319">
              <w:rPr>
                <w:sz w:val="20"/>
                <w:szCs w:val="20"/>
              </w:rPr>
              <w:t>787</w:t>
            </w:r>
            <w:r>
              <w:rPr>
                <w:sz w:val="20"/>
                <w:szCs w:val="20"/>
              </w:rPr>
              <w:br/>
            </w:r>
            <w:r w:rsidRPr="003F0319">
              <w:rPr>
                <w:sz w:val="20"/>
                <w:szCs w:val="20"/>
              </w:rPr>
              <w:t>(5.8%)</w:t>
            </w:r>
          </w:p>
        </w:tc>
        <w:tc>
          <w:tcPr>
            <w:tcW w:w="171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58A9FA8" w14:textId="24948FF6" w:rsidR="00C86808" w:rsidRPr="003F0319" w:rsidRDefault="00C86808" w:rsidP="00AD6944">
            <w:pPr>
              <w:pStyle w:val="TableCenter"/>
              <w:keepNext/>
              <w:keepLines/>
              <w:rPr>
                <w:sz w:val="20"/>
                <w:szCs w:val="20"/>
              </w:rPr>
            </w:pPr>
            <w:r w:rsidRPr="003F0319">
              <w:rPr>
                <w:sz w:val="20"/>
                <w:szCs w:val="20"/>
              </w:rPr>
              <w:t>10,912</w:t>
            </w:r>
            <w:r>
              <w:rPr>
                <w:sz w:val="20"/>
                <w:szCs w:val="20"/>
              </w:rPr>
              <w:br/>
            </w:r>
            <w:r w:rsidRPr="003F0319">
              <w:rPr>
                <w:sz w:val="20"/>
                <w:szCs w:val="20"/>
              </w:rPr>
              <w:t>(5.3%)</w:t>
            </w:r>
          </w:p>
        </w:tc>
        <w:tc>
          <w:tcPr>
            <w:tcW w:w="1890" w:type="dxa"/>
            <w:gridSpan w:val="2"/>
            <w:tcBorders>
              <w:top w:val="single" w:sz="8" w:space="0" w:color="auto"/>
              <w:left w:val="single" w:sz="8" w:space="0" w:color="auto"/>
              <w:bottom w:val="single" w:sz="8" w:space="0" w:color="auto"/>
              <w:right w:val="single" w:sz="8" w:space="0" w:color="auto"/>
            </w:tcBorders>
            <w:tcMar>
              <w:left w:w="108" w:type="dxa"/>
              <w:right w:w="108" w:type="dxa"/>
            </w:tcMar>
            <w:cellIns w:id="975" w:author="Sell, Jaquelyne Alexis" w:date="2025-06-26T14:59:00Z"/>
          </w:tcPr>
          <w:p w14:paraId="36DF5CBF" w14:textId="414F3571" w:rsidR="00C86808" w:rsidRPr="003F0319" w:rsidRDefault="00C86808" w:rsidP="00AD6944">
            <w:pPr>
              <w:pStyle w:val="TableCenter"/>
              <w:keepNext/>
              <w:keepLines/>
              <w:rPr>
                <w:sz w:val="20"/>
                <w:szCs w:val="20"/>
              </w:rPr>
            </w:pPr>
            <w:ins w:id="976" w:author="Sell, Jaquelyne Alexis" w:date="2025-06-26T14:59:00Z" w16du:dateUtc="2025-06-26T18:59:00Z">
              <w:r>
                <w:rPr>
                  <w:sz w:val="20"/>
                  <w:szCs w:val="20"/>
                </w:rPr>
                <w:t>4</w:t>
              </w:r>
              <w:r>
                <w:rPr>
                  <w:sz w:val="20"/>
                  <w:szCs w:val="20"/>
                </w:rPr>
                <w:br/>
                <w:t>(</w:t>
              </w:r>
              <w:r w:rsidRPr="003F0319">
                <w:rPr>
                  <w:sz w:val="20"/>
                  <w:szCs w:val="20"/>
                </w:rPr>
                <w:t>5%</w:t>
              </w:r>
              <w:r>
                <w:rPr>
                  <w:sz w:val="20"/>
                  <w:szCs w:val="20"/>
                </w:rPr>
                <w:t>)</w:t>
              </w:r>
            </w:ins>
          </w:p>
        </w:tc>
        <w:tc>
          <w:tcPr>
            <w:tcW w:w="1880" w:type="dxa"/>
            <w:tcBorders>
              <w:top w:val="single" w:sz="8" w:space="0" w:color="auto"/>
              <w:left w:val="single" w:sz="8" w:space="0" w:color="auto"/>
              <w:bottom w:val="single" w:sz="8" w:space="0" w:color="auto"/>
              <w:right w:val="single" w:sz="8" w:space="0" w:color="auto"/>
            </w:tcBorders>
          </w:tcPr>
          <w:p w14:paraId="5E2C5ABD" w14:textId="56E5D4B0" w:rsidR="00C86808" w:rsidRDefault="00AD6944" w:rsidP="00AD6944">
            <w:pPr>
              <w:pStyle w:val="TableCenter"/>
              <w:keepNext/>
              <w:keepLines/>
              <w:rPr>
                <w:sz w:val="20"/>
                <w:szCs w:val="20"/>
              </w:rPr>
            </w:pPr>
            <w:del w:id="977" w:author="Sell, Jaquelyne Alexis" w:date="2025-06-26T14:59:00Z" w16du:dateUtc="2025-06-26T18:59:00Z">
              <w:r>
                <w:rPr>
                  <w:sz w:val="20"/>
                  <w:szCs w:val="20"/>
                </w:rPr>
                <w:delText>4</w:delText>
              </w:r>
              <w:r>
                <w:rPr>
                  <w:sz w:val="20"/>
                  <w:szCs w:val="20"/>
                </w:rPr>
                <w:br/>
              </w:r>
              <w:r w:rsidR="009D0BBD">
                <w:rPr>
                  <w:sz w:val="20"/>
                  <w:szCs w:val="20"/>
                </w:rPr>
                <w:delText>(</w:delText>
              </w:r>
            </w:del>
            <w:ins w:id="978" w:author="Sell, Jaquelyne Alexis" w:date="2025-06-26T14:59:00Z" w16du:dateUtc="2025-06-26T18:59:00Z">
              <w:r w:rsidR="0093081C">
                <w:rPr>
                  <w:sz w:val="20"/>
                  <w:szCs w:val="20"/>
                </w:rPr>
                <w:t>5</w:t>
              </w:r>
              <w:r w:rsidR="00B53CAC">
                <w:rPr>
                  <w:sz w:val="20"/>
                  <w:szCs w:val="20"/>
                </w:rPr>
                <w:br/>
              </w:r>
              <w:r w:rsidR="0091284D">
                <w:rPr>
                  <w:sz w:val="20"/>
                  <w:szCs w:val="20"/>
                </w:rPr>
                <w:t>(</w:t>
              </w:r>
              <w:r w:rsidR="00DB4BBF">
                <w:rPr>
                  <w:sz w:val="20"/>
                  <w:szCs w:val="20"/>
                </w:rPr>
                <w:t>5</w:t>
              </w:r>
              <w:r w:rsidR="006636F3">
                <w:rPr>
                  <w:sz w:val="20"/>
                  <w:szCs w:val="20"/>
                </w:rPr>
                <w:t>.</w:t>
              </w:r>
            </w:ins>
            <w:r w:rsidR="006636F3">
              <w:rPr>
                <w:sz w:val="20"/>
                <w:szCs w:val="20"/>
              </w:rPr>
              <w:t>5</w:t>
            </w:r>
            <w:r w:rsidR="0091284D">
              <w:rPr>
                <w:sz w:val="20"/>
                <w:szCs w:val="20"/>
              </w:rPr>
              <w:t>%)</w:t>
            </w:r>
          </w:p>
        </w:tc>
      </w:tr>
      <w:tr w:rsidR="00C86808" w:rsidRPr="003F0319" w14:paraId="26447581" w14:textId="4576E22C"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68424372" w14:textId="1C2EE0DD" w:rsidR="00C86808" w:rsidRPr="003F0319" w:rsidRDefault="00C86808" w:rsidP="00AD6944">
            <w:pPr>
              <w:pStyle w:val="TableLeft"/>
              <w:keepNext/>
              <w:keepLines/>
              <w:rPr>
                <w:sz w:val="20"/>
                <w:szCs w:val="20"/>
              </w:rPr>
            </w:pPr>
            <w:r w:rsidRPr="003F0319">
              <w:rPr>
                <w:sz w:val="20"/>
                <w:szCs w:val="20"/>
              </w:rPr>
              <w:t>Black or African American</w:t>
            </w:r>
          </w:p>
        </w:tc>
        <w:tc>
          <w:tcPr>
            <w:tcW w:w="18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5D137F3" w14:textId="10940A0D" w:rsidR="00C86808" w:rsidRPr="003F0319" w:rsidRDefault="00C86808" w:rsidP="00AD6944">
            <w:pPr>
              <w:pStyle w:val="TableCenter"/>
              <w:keepNext/>
              <w:keepLines/>
              <w:rPr>
                <w:sz w:val="20"/>
                <w:szCs w:val="20"/>
              </w:rPr>
            </w:pPr>
            <w:r w:rsidRPr="003F0319">
              <w:rPr>
                <w:sz w:val="20"/>
                <w:szCs w:val="20"/>
              </w:rPr>
              <w:t>2167</w:t>
            </w:r>
            <w:r>
              <w:rPr>
                <w:sz w:val="20"/>
                <w:szCs w:val="20"/>
              </w:rPr>
              <w:br/>
            </w:r>
            <w:r w:rsidRPr="003F0319">
              <w:rPr>
                <w:sz w:val="20"/>
                <w:szCs w:val="20"/>
              </w:rPr>
              <w:t>(15.9%)</w:t>
            </w:r>
          </w:p>
        </w:tc>
        <w:tc>
          <w:tcPr>
            <w:tcW w:w="171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C638DF5" w14:textId="39675552" w:rsidR="00C86808" w:rsidRPr="003F0319" w:rsidRDefault="00C86808" w:rsidP="00AD6944">
            <w:pPr>
              <w:pStyle w:val="TableCenter"/>
              <w:keepNext/>
              <w:keepLines/>
              <w:rPr>
                <w:sz w:val="20"/>
                <w:szCs w:val="20"/>
              </w:rPr>
            </w:pPr>
            <w:r w:rsidRPr="003F0319">
              <w:rPr>
                <w:sz w:val="20"/>
                <w:szCs w:val="20"/>
              </w:rPr>
              <w:t xml:space="preserve">21,428 </w:t>
            </w:r>
            <w:r>
              <w:rPr>
                <w:sz w:val="20"/>
                <w:szCs w:val="20"/>
              </w:rPr>
              <w:br/>
            </w:r>
            <w:r w:rsidRPr="003F0319">
              <w:rPr>
                <w:sz w:val="20"/>
                <w:szCs w:val="20"/>
              </w:rPr>
              <w:t>(10.4%)</w:t>
            </w:r>
          </w:p>
        </w:tc>
        <w:tc>
          <w:tcPr>
            <w:tcW w:w="18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63C720D" w14:textId="4F39AD2B" w:rsidR="00C86808" w:rsidRPr="003F0319" w:rsidRDefault="00C86808" w:rsidP="00AD6944">
            <w:pPr>
              <w:pStyle w:val="TableCenter"/>
              <w:keepNext/>
              <w:keepLines/>
              <w:rPr>
                <w:sz w:val="20"/>
                <w:szCs w:val="20"/>
              </w:rPr>
            </w:pPr>
            <w:r>
              <w:rPr>
                <w:sz w:val="20"/>
                <w:szCs w:val="20"/>
              </w:rPr>
              <w:t>8</w:t>
            </w:r>
            <w:r>
              <w:rPr>
                <w:sz w:val="20"/>
                <w:szCs w:val="20"/>
              </w:rPr>
              <w:br/>
              <w:t>(</w:t>
            </w:r>
            <w:r w:rsidRPr="003F0319">
              <w:rPr>
                <w:sz w:val="20"/>
                <w:szCs w:val="20"/>
              </w:rPr>
              <w:t>1</w:t>
            </w:r>
            <w:r>
              <w:rPr>
                <w:sz w:val="20"/>
                <w:szCs w:val="20"/>
              </w:rPr>
              <w:t>6</w:t>
            </w:r>
            <w:r w:rsidRPr="003F0319">
              <w:rPr>
                <w:sz w:val="20"/>
                <w:szCs w:val="20"/>
              </w:rPr>
              <w:t>%</w:t>
            </w:r>
            <w:r>
              <w:rPr>
                <w:sz w:val="20"/>
                <w:szCs w:val="20"/>
              </w:rPr>
              <w:t>)</w:t>
            </w:r>
          </w:p>
        </w:tc>
        <w:tc>
          <w:tcPr>
            <w:tcW w:w="1880" w:type="dxa"/>
            <w:tcBorders>
              <w:top w:val="single" w:sz="8" w:space="0" w:color="auto"/>
              <w:left w:val="single" w:sz="8" w:space="0" w:color="auto"/>
              <w:bottom w:val="single" w:sz="8" w:space="0" w:color="auto"/>
              <w:right w:val="single" w:sz="8" w:space="0" w:color="auto"/>
            </w:tcBorders>
            <w:cellIns w:id="979" w:author="Sell, Jaquelyne Alexis" w:date="2025-06-26T14:59:00Z"/>
          </w:tcPr>
          <w:p w14:paraId="7CCF8F6B" w14:textId="541E01DE" w:rsidR="00C86808" w:rsidRDefault="0093081C" w:rsidP="00AD6944">
            <w:pPr>
              <w:pStyle w:val="TableCenter"/>
              <w:keepNext/>
              <w:keepLines/>
              <w:rPr>
                <w:sz w:val="20"/>
                <w:szCs w:val="20"/>
              </w:rPr>
            </w:pPr>
            <w:ins w:id="980" w:author="Sell, Jaquelyne Alexis" w:date="2025-06-26T14:59:00Z" w16du:dateUtc="2025-06-26T18:59:00Z">
              <w:r>
                <w:rPr>
                  <w:sz w:val="20"/>
                  <w:szCs w:val="20"/>
                </w:rPr>
                <w:t>9</w:t>
              </w:r>
              <w:r w:rsidR="00B53CAC">
                <w:rPr>
                  <w:sz w:val="20"/>
                  <w:szCs w:val="20"/>
                </w:rPr>
                <w:br/>
              </w:r>
              <w:r w:rsidR="0091284D">
                <w:rPr>
                  <w:sz w:val="20"/>
                  <w:szCs w:val="20"/>
                </w:rPr>
                <w:t>(1</w:t>
              </w:r>
              <w:r w:rsidR="006636F3">
                <w:rPr>
                  <w:sz w:val="20"/>
                  <w:szCs w:val="20"/>
                </w:rPr>
                <w:t>0</w:t>
              </w:r>
              <w:r w:rsidR="0091284D">
                <w:rPr>
                  <w:sz w:val="20"/>
                  <w:szCs w:val="20"/>
                </w:rPr>
                <w:t>.</w:t>
              </w:r>
              <w:r w:rsidR="00DB4BBF">
                <w:rPr>
                  <w:sz w:val="20"/>
                  <w:szCs w:val="20"/>
                </w:rPr>
                <w:t>6</w:t>
              </w:r>
              <w:r w:rsidR="0091284D">
                <w:rPr>
                  <w:sz w:val="20"/>
                  <w:szCs w:val="20"/>
                </w:rPr>
                <w:t>%)</w:t>
              </w:r>
            </w:ins>
          </w:p>
        </w:tc>
      </w:tr>
      <w:tr w:rsidR="00DE5B19" w:rsidRPr="003F0319" w14:paraId="39C081E4" w14:textId="77777777" w:rsidTr="00AD6944">
        <w:trPr>
          <w:trHeight w:val="300"/>
          <w:del w:id="981" w:author="Sell, Jaquelyne Alexis" w:date="2025-06-26T14:59:00Z" w16du:dateUtc="2025-06-26T18:59:00Z"/>
        </w:trPr>
        <w:tc>
          <w:tcPr>
            <w:tcW w:w="1776"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A1D3C81" w14:textId="77777777" w:rsidR="00AD6944" w:rsidRPr="003F0319" w:rsidRDefault="00AD6944" w:rsidP="00AD6944">
            <w:pPr>
              <w:pStyle w:val="TableLeft"/>
              <w:keepNext/>
              <w:keepLines/>
              <w:rPr>
                <w:del w:id="982" w:author="Sell, Jaquelyne Alexis" w:date="2025-06-26T14:59:00Z" w16du:dateUtc="2025-06-26T18:59:00Z"/>
                <w:sz w:val="20"/>
                <w:szCs w:val="20"/>
              </w:rPr>
            </w:pPr>
            <w:del w:id="983" w:author="Sell, Jaquelyne Alexis" w:date="2025-06-26T14:59:00Z" w16du:dateUtc="2025-06-26T18:59:00Z">
              <w:r w:rsidRPr="003F0319">
                <w:rPr>
                  <w:sz w:val="20"/>
                  <w:szCs w:val="20"/>
                </w:rPr>
                <w:delText>White</w:delText>
              </w:r>
            </w:del>
          </w:p>
        </w:tc>
        <w:tc>
          <w:tcPr>
            <w:tcW w:w="197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EA6EF29" w14:textId="77777777" w:rsidR="00AD6944" w:rsidRPr="003F0319" w:rsidRDefault="00AD6944" w:rsidP="00AD6944">
            <w:pPr>
              <w:pStyle w:val="TableCenter"/>
              <w:keepNext/>
              <w:keepLines/>
              <w:rPr>
                <w:del w:id="984" w:author="Sell, Jaquelyne Alexis" w:date="2025-06-26T14:59:00Z" w16du:dateUtc="2025-06-26T18:59:00Z"/>
                <w:sz w:val="20"/>
                <w:szCs w:val="20"/>
              </w:rPr>
            </w:pPr>
            <w:del w:id="985" w:author="Sell, Jaquelyne Alexis" w:date="2025-06-26T14:59:00Z" w16du:dateUtc="2025-06-26T18:59:00Z">
              <w:r w:rsidRPr="003F0319">
                <w:rPr>
                  <w:sz w:val="20"/>
                  <w:szCs w:val="20"/>
                </w:rPr>
                <w:delText xml:space="preserve">10,618 </w:delText>
              </w:r>
              <w:r>
                <w:rPr>
                  <w:sz w:val="20"/>
                  <w:szCs w:val="20"/>
                </w:rPr>
                <w:br/>
              </w:r>
              <w:r w:rsidRPr="003F0319">
                <w:rPr>
                  <w:sz w:val="20"/>
                  <w:szCs w:val="20"/>
                </w:rPr>
                <w:delText>(77.7%)</w:delText>
              </w:r>
            </w:del>
          </w:p>
        </w:tc>
        <w:tc>
          <w:tcPr>
            <w:tcW w:w="263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531F0FB" w14:textId="77777777" w:rsidR="00AD6944" w:rsidRPr="003F0319" w:rsidRDefault="00AD6944" w:rsidP="00AD6944">
            <w:pPr>
              <w:pStyle w:val="TableCenter"/>
              <w:keepNext/>
              <w:keepLines/>
              <w:rPr>
                <w:del w:id="986" w:author="Sell, Jaquelyne Alexis" w:date="2025-06-26T14:59:00Z" w16du:dateUtc="2025-06-26T18:59:00Z"/>
                <w:sz w:val="20"/>
                <w:szCs w:val="20"/>
              </w:rPr>
            </w:pPr>
            <w:del w:id="987" w:author="Sell, Jaquelyne Alexis" w:date="2025-06-26T14:59:00Z" w16du:dateUtc="2025-06-26T18:59:00Z">
              <w:r w:rsidRPr="003F0319">
                <w:rPr>
                  <w:sz w:val="20"/>
                  <w:szCs w:val="20"/>
                </w:rPr>
                <w:delText xml:space="preserve">170,923 </w:delText>
              </w:r>
              <w:r>
                <w:rPr>
                  <w:sz w:val="20"/>
                  <w:szCs w:val="20"/>
                </w:rPr>
                <w:br/>
              </w:r>
              <w:r w:rsidRPr="003F0319">
                <w:rPr>
                  <w:sz w:val="20"/>
                  <w:szCs w:val="20"/>
                </w:rPr>
                <w:delText>(83.3%)</w:delText>
              </w:r>
            </w:del>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7F6950B" w14:textId="77777777" w:rsidR="00AD6944" w:rsidRPr="003F0319" w:rsidRDefault="00AD6944" w:rsidP="00AD6944">
            <w:pPr>
              <w:pStyle w:val="TableCenter"/>
              <w:keepNext/>
              <w:keepLines/>
              <w:rPr>
                <w:del w:id="988" w:author="Sell, Jaquelyne Alexis" w:date="2025-06-26T14:59:00Z" w16du:dateUtc="2025-06-26T18:59:00Z"/>
                <w:sz w:val="20"/>
                <w:szCs w:val="20"/>
              </w:rPr>
            </w:pPr>
            <w:del w:id="989" w:author="Sell, Jaquelyne Alexis" w:date="2025-06-26T14:59:00Z" w16du:dateUtc="2025-06-26T18:59:00Z">
              <w:r>
                <w:rPr>
                  <w:sz w:val="20"/>
                  <w:szCs w:val="20"/>
                </w:rPr>
                <w:delText xml:space="preserve">38 </w:delText>
              </w:r>
              <w:r>
                <w:rPr>
                  <w:sz w:val="20"/>
                  <w:szCs w:val="20"/>
                </w:rPr>
                <w:br/>
                <w:delText>(7</w:delText>
              </w:r>
              <w:r w:rsidR="009D0BBD">
                <w:rPr>
                  <w:sz w:val="20"/>
                  <w:szCs w:val="20"/>
                </w:rPr>
                <w:delText>8</w:delText>
              </w:r>
              <w:r>
                <w:rPr>
                  <w:sz w:val="20"/>
                  <w:szCs w:val="20"/>
                </w:rPr>
                <w:delText>%)</w:delText>
              </w:r>
            </w:del>
          </w:p>
        </w:tc>
      </w:tr>
      <w:tr w:rsidR="00C86808" w:rsidRPr="003F0319" w14:paraId="257803B1" w14:textId="7B59B4D5" w:rsidTr="00500FB2">
        <w:trPr>
          <w:trHeight w:val="300"/>
        </w:trPr>
        <w:tc>
          <w:tcPr>
            <w:tcW w:w="7100" w:type="dxa"/>
            <w:gridSpan w:val="8"/>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6D7898A5" w14:textId="395BC853" w:rsidR="00C86808" w:rsidRPr="003F0319" w:rsidRDefault="00C86808" w:rsidP="00AD6944">
            <w:pPr>
              <w:pStyle w:val="TableLeft"/>
              <w:keepNext/>
              <w:keepLines/>
              <w:rPr>
                <w:rFonts w:cs="Times New Roman"/>
                <w:sz w:val="20"/>
                <w:szCs w:val="20"/>
              </w:rPr>
            </w:pPr>
            <w:r w:rsidRPr="003F0319">
              <w:rPr>
                <w:b/>
                <w:bCs w:val="0"/>
                <w:i/>
                <w:iCs/>
                <w:sz w:val="20"/>
                <w:szCs w:val="20"/>
              </w:rPr>
              <w:t>Ethnicity</w:t>
            </w:r>
            <w:r w:rsidRPr="003F0319">
              <w:rPr>
                <w:rFonts w:eastAsia="Calibri" w:cs="Times New Roman"/>
                <w:sz w:val="20"/>
                <w:szCs w:val="20"/>
              </w:rPr>
              <w:t xml:space="preserve"> </w:t>
            </w:r>
          </w:p>
        </w:tc>
        <w:tc>
          <w:tcPr>
            <w:tcW w:w="1880" w:type="dxa"/>
            <w:tcBorders>
              <w:top w:val="single" w:sz="8" w:space="0" w:color="auto"/>
              <w:left w:val="single" w:sz="8" w:space="0" w:color="auto"/>
              <w:bottom w:val="single" w:sz="8" w:space="0" w:color="auto"/>
              <w:right w:val="single" w:sz="8" w:space="0" w:color="auto"/>
            </w:tcBorders>
            <w:shd w:val="clear" w:color="auto" w:fill="E7E6E6" w:themeFill="background2"/>
            <w:cellIns w:id="990" w:author="Sell, Jaquelyne Alexis" w:date="2025-06-26T14:59:00Z"/>
          </w:tcPr>
          <w:p w14:paraId="3B7B52BB" w14:textId="77777777" w:rsidR="00C86808" w:rsidRPr="003F0319" w:rsidRDefault="00C86808" w:rsidP="00AD6944">
            <w:pPr>
              <w:pStyle w:val="TableLeft"/>
              <w:keepNext/>
              <w:keepLines/>
              <w:rPr>
                <w:b/>
                <w:bCs w:val="0"/>
                <w:i/>
                <w:iCs/>
                <w:sz w:val="20"/>
                <w:szCs w:val="20"/>
              </w:rPr>
            </w:pPr>
          </w:p>
        </w:tc>
      </w:tr>
      <w:tr w:rsidR="00C86808" w:rsidRPr="003F0319" w14:paraId="170043D3" w14:textId="625CC3EA" w:rsidTr="00500FB2">
        <w:trPr>
          <w:trHeight w:val="300"/>
        </w:trPr>
        <w:tc>
          <w:tcPr>
            <w:tcW w:w="1666" w:type="dxa"/>
            <w:tcBorders>
              <w:top w:val="single" w:sz="8" w:space="0" w:color="auto"/>
              <w:left w:val="single" w:sz="8" w:space="0" w:color="auto"/>
              <w:bottom w:val="single" w:sz="8" w:space="0" w:color="auto"/>
              <w:right w:val="single" w:sz="8" w:space="0" w:color="auto"/>
            </w:tcBorders>
            <w:tcMar>
              <w:left w:w="108" w:type="dxa"/>
              <w:right w:w="108" w:type="dxa"/>
            </w:tcMar>
          </w:tcPr>
          <w:p w14:paraId="5C6E93D1" w14:textId="04A50DA1" w:rsidR="00C86808" w:rsidRPr="003F0319" w:rsidRDefault="00C86808" w:rsidP="00AD6944">
            <w:pPr>
              <w:pStyle w:val="TableLeft"/>
              <w:rPr>
                <w:sz w:val="20"/>
                <w:szCs w:val="20"/>
              </w:rPr>
            </w:pPr>
            <w:r w:rsidRPr="003F0319">
              <w:rPr>
                <w:sz w:val="20"/>
                <w:szCs w:val="20"/>
              </w:rPr>
              <w:t>Hispanic</w:t>
            </w:r>
          </w:p>
        </w:tc>
        <w:tc>
          <w:tcPr>
            <w:tcW w:w="18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B98A87B" w14:textId="73785128" w:rsidR="00C86808" w:rsidRPr="003F0319" w:rsidRDefault="00C86808" w:rsidP="00AD6944">
            <w:pPr>
              <w:pStyle w:val="TableCenter"/>
              <w:rPr>
                <w:sz w:val="20"/>
                <w:szCs w:val="20"/>
              </w:rPr>
            </w:pPr>
            <w:r w:rsidRPr="003F0319">
              <w:rPr>
                <w:sz w:val="20"/>
                <w:szCs w:val="20"/>
              </w:rPr>
              <w:t>2720</w:t>
            </w:r>
            <w:r>
              <w:rPr>
                <w:sz w:val="20"/>
                <w:szCs w:val="20"/>
              </w:rPr>
              <w:br/>
            </w:r>
            <w:r w:rsidRPr="003F0319">
              <w:rPr>
                <w:sz w:val="20"/>
                <w:szCs w:val="20"/>
              </w:rPr>
              <w:t>(20%)</w:t>
            </w:r>
          </w:p>
        </w:tc>
        <w:tc>
          <w:tcPr>
            <w:tcW w:w="171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78D0D20" w14:textId="508C8E63" w:rsidR="00C86808" w:rsidRPr="003F0319" w:rsidRDefault="00C86808" w:rsidP="00AD6944">
            <w:pPr>
              <w:pStyle w:val="TableCenter"/>
              <w:rPr>
                <w:sz w:val="20"/>
                <w:szCs w:val="20"/>
              </w:rPr>
            </w:pPr>
            <w:r w:rsidRPr="003F0319">
              <w:rPr>
                <w:sz w:val="20"/>
                <w:szCs w:val="20"/>
              </w:rPr>
              <w:t>39,514</w:t>
            </w:r>
            <w:r>
              <w:rPr>
                <w:sz w:val="20"/>
                <w:szCs w:val="20"/>
              </w:rPr>
              <w:br/>
            </w:r>
            <w:r w:rsidRPr="003F0319">
              <w:rPr>
                <w:sz w:val="20"/>
                <w:szCs w:val="20"/>
              </w:rPr>
              <w:t>(20%)</w:t>
            </w:r>
          </w:p>
        </w:tc>
        <w:tc>
          <w:tcPr>
            <w:tcW w:w="18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5154897" w14:textId="243C483B" w:rsidR="00C86808" w:rsidRPr="003F0319" w:rsidRDefault="00C86808" w:rsidP="00AD6944">
            <w:pPr>
              <w:pStyle w:val="TableCenter"/>
              <w:rPr>
                <w:sz w:val="20"/>
                <w:szCs w:val="20"/>
              </w:rPr>
            </w:pPr>
            <w:r>
              <w:rPr>
                <w:sz w:val="20"/>
                <w:szCs w:val="20"/>
              </w:rPr>
              <w:t>10</w:t>
            </w:r>
            <w:r>
              <w:rPr>
                <w:sz w:val="20"/>
                <w:szCs w:val="20"/>
              </w:rPr>
              <w:br/>
              <w:t>(</w:t>
            </w:r>
            <w:r w:rsidRPr="003F0319">
              <w:rPr>
                <w:sz w:val="20"/>
                <w:szCs w:val="20"/>
              </w:rPr>
              <w:t>20%</w:t>
            </w:r>
            <w:r>
              <w:rPr>
                <w:sz w:val="20"/>
                <w:szCs w:val="20"/>
              </w:rPr>
              <w:t>)</w:t>
            </w:r>
          </w:p>
        </w:tc>
        <w:tc>
          <w:tcPr>
            <w:tcW w:w="1880" w:type="dxa"/>
            <w:tcBorders>
              <w:top w:val="single" w:sz="8" w:space="0" w:color="auto"/>
              <w:left w:val="single" w:sz="8" w:space="0" w:color="auto"/>
              <w:bottom w:val="single" w:sz="8" w:space="0" w:color="auto"/>
              <w:right w:val="single" w:sz="8" w:space="0" w:color="auto"/>
            </w:tcBorders>
            <w:cellIns w:id="991" w:author="Sell, Jaquelyne Alexis" w:date="2025-06-26T14:59:00Z"/>
          </w:tcPr>
          <w:p w14:paraId="1BD4E01F" w14:textId="30A182DD" w:rsidR="00C86808" w:rsidRDefault="00B11847" w:rsidP="00AD6944">
            <w:pPr>
              <w:pStyle w:val="TableCenter"/>
              <w:rPr>
                <w:sz w:val="20"/>
                <w:szCs w:val="20"/>
              </w:rPr>
            </w:pPr>
            <w:ins w:id="992" w:author="Sell, Jaquelyne Alexis" w:date="2025-06-26T14:59:00Z" w16du:dateUtc="2025-06-26T18:59:00Z">
              <w:r>
                <w:rPr>
                  <w:sz w:val="20"/>
                  <w:szCs w:val="20"/>
                </w:rPr>
                <w:t>1</w:t>
              </w:r>
              <w:r w:rsidR="00747912">
                <w:rPr>
                  <w:sz w:val="20"/>
                  <w:szCs w:val="20"/>
                </w:rPr>
                <w:t>7</w:t>
              </w:r>
              <w:r w:rsidR="00B53CAC">
                <w:rPr>
                  <w:sz w:val="20"/>
                  <w:szCs w:val="20"/>
                </w:rPr>
                <w:br/>
              </w:r>
              <w:r w:rsidR="0091284D">
                <w:rPr>
                  <w:sz w:val="20"/>
                  <w:szCs w:val="20"/>
                </w:rPr>
                <w:t>(</w:t>
              </w:r>
              <w:r w:rsidR="006636F3">
                <w:rPr>
                  <w:sz w:val="20"/>
                  <w:szCs w:val="20"/>
                </w:rPr>
                <w:t>20.5</w:t>
              </w:r>
              <w:r w:rsidR="0091284D">
                <w:rPr>
                  <w:sz w:val="20"/>
                  <w:szCs w:val="20"/>
                </w:rPr>
                <w:t>%)</w:t>
              </w:r>
            </w:ins>
          </w:p>
        </w:tc>
      </w:tr>
      <w:tr w:rsidR="00DE5B19" w:rsidRPr="003F0319" w14:paraId="254812C4" w14:textId="77777777" w:rsidTr="00AD6944">
        <w:trPr>
          <w:trHeight w:val="300"/>
          <w:del w:id="993" w:author="Sell, Jaquelyne Alexis" w:date="2025-06-26T14:59:00Z" w16du:dateUtc="2025-06-26T18:59:00Z"/>
        </w:trPr>
        <w:tc>
          <w:tcPr>
            <w:tcW w:w="1776"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943D8D4" w14:textId="77777777" w:rsidR="00AD6944" w:rsidRPr="003F0319" w:rsidRDefault="00AD6944" w:rsidP="00AD6944">
            <w:pPr>
              <w:pStyle w:val="TableLeft"/>
              <w:rPr>
                <w:del w:id="994" w:author="Sell, Jaquelyne Alexis" w:date="2025-06-26T14:59:00Z" w16du:dateUtc="2025-06-26T18:59:00Z"/>
                <w:sz w:val="20"/>
                <w:szCs w:val="20"/>
              </w:rPr>
            </w:pPr>
            <w:del w:id="995" w:author="Sell, Jaquelyne Alexis" w:date="2025-06-26T14:59:00Z" w16du:dateUtc="2025-06-26T18:59:00Z">
              <w:r w:rsidRPr="003F0319">
                <w:rPr>
                  <w:sz w:val="20"/>
                  <w:szCs w:val="20"/>
                </w:rPr>
                <w:delText>non-Hispanic</w:delText>
              </w:r>
            </w:del>
          </w:p>
        </w:tc>
        <w:tc>
          <w:tcPr>
            <w:tcW w:w="1977"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AE1FE0E" w14:textId="77777777" w:rsidR="00AD6944" w:rsidRPr="003F0319" w:rsidRDefault="00AD6944" w:rsidP="00AD6944">
            <w:pPr>
              <w:pStyle w:val="TableCenter"/>
              <w:rPr>
                <w:del w:id="996" w:author="Sell, Jaquelyne Alexis" w:date="2025-06-26T14:59:00Z" w16du:dateUtc="2025-06-26T18:59:00Z"/>
                <w:sz w:val="20"/>
                <w:szCs w:val="20"/>
              </w:rPr>
            </w:pPr>
            <w:del w:id="997" w:author="Sell, Jaquelyne Alexis" w:date="2025-06-26T14:59:00Z" w16du:dateUtc="2025-06-26T18:59:00Z">
              <w:r w:rsidRPr="003F0319">
                <w:rPr>
                  <w:sz w:val="20"/>
                  <w:szCs w:val="20"/>
                </w:rPr>
                <w:delText>10,889</w:delText>
              </w:r>
              <w:r>
                <w:rPr>
                  <w:sz w:val="20"/>
                  <w:szCs w:val="20"/>
                </w:rPr>
                <w:br/>
              </w:r>
              <w:r w:rsidRPr="003F0319">
                <w:rPr>
                  <w:sz w:val="20"/>
                  <w:szCs w:val="20"/>
                </w:rPr>
                <w:delText>(80%)</w:delText>
              </w:r>
            </w:del>
          </w:p>
        </w:tc>
        <w:tc>
          <w:tcPr>
            <w:tcW w:w="263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ADC2C0A" w14:textId="77777777" w:rsidR="00AD6944" w:rsidRPr="003F0319" w:rsidRDefault="00AD6944" w:rsidP="00AD6944">
            <w:pPr>
              <w:pStyle w:val="TableCenter"/>
              <w:rPr>
                <w:del w:id="998" w:author="Sell, Jaquelyne Alexis" w:date="2025-06-26T14:59:00Z" w16du:dateUtc="2025-06-26T18:59:00Z"/>
                <w:sz w:val="20"/>
                <w:szCs w:val="20"/>
              </w:rPr>
            </w:pPr>
            <w:del w:id="999" w:author="Sell, Jaquelyne Alexis" w:date="2025-06-26T14:59:00Z" w16du:dateUtc="2025-06-26T18:59:00Z">
              <w:r w:rsidRPr="003F0319">
                <w:rPr>
                  <w:sz w:val="20"/>
                  <w:szCs w:val="20"/>
                </w:rPr>
                <w:delText xml:space="preserve">158,546 </w:delText>
              </w:r>
              <w:r>
                <w:rPr>
                  <w:sz w:val="20"/>
                  <w:szCs w:val="20"/>
                </w:rPr>
                <w:br/>
              </w:r>
              <w:r w:rsidRPr="003F0319">
                <w:rPr>
                  <w:sz w:val="20"/>
                  <w:szCs w:val="20"/>
                </w:rPr>
                <w:delText>(80%)</w:delText>
              </w:r>
            </w:del>
          </w:p>
        </w:tc>
        <w:tc>
          <w:tcPr>
            <w:tcW w:w="2589"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B924404" w14:textId="77777777" w:rsidR="00AD6944" w:rsidRPr="003F0319" w:rsidRDefault="00AD6944" w:rsidP="00AD6944">
            <w:pPr>
              <w:pStyle w:val="TableCenter"/>
              <w:rPr>
                <w:del w:id="1000" w:author="Sell, Jaquelyne Alexis" w:date="2025-06-26T14:59:00Z" w16du:dateUtc="2025-06-26T18:59:00Z"/>
                <w:sz w:val="20"/>
                <w:szCs w:val="20"/>
              </w:rPr>
            </w:pPr>
            <w:del w:id="1001" w:author="Sell, Jaquelyne Alexis" w:date="2025-06-26T14:59:00Z" w16du:dateUtc="2025-06-26T18:59:00Z">
              <w:r>
                <w:rPr>
                  <w:sz w:val="20"/>
                  <w:szCs w:val="20"/>
                </w:rPr>
                <w:delText xml:space="preserve">40 </w:delText>
              </w:r>
              <w:r>
                <w:rPr>
                  <w:sz w:val="20"/>
                  <w:szCs w:val="20"/>
                </w:rPr>
                <w:br/>
                <w:delText>(</w:delText>
              </w:r>
              <w:r w:rsidRPr="570A0056">
                <w:rPr>
                  <w:sz w:val="20"/>
                  <w:szCs w:val="20"/>
                </w:rPr>
                <w:delText>80%</w:delText>
              </w:r>
              <w:r>
                <w:rPr>
                  <w:sz w:val="20"/>
                  <w:szCs w:val="20"/>
                </w:rPr>
                <w:delText>)</w:delText>
              </w:r>
            </w:del>
          </w:p>
        </w:tc>
      </w:tr>
      <w:tr w:rsidR="00C86808" w:rsidRPr="003F0319" w14:paraId="4B5EC2A4" w14:textId="6C72F037" w:rsidTr="00D27F29">
        <w:trPr>
          <w:trHeight w:val="1564"/>
        </w:trPr>
        <w:tc>
          <w:tcPr>
            <w:tcW w:w="8980" w:type="dxa"/>
            <w:gridSpan w:val="9"/>
            <w:tcBorders>
              <w:top w:val="single" w:sz="8" w:space="0" w:color="auto"/>
              <w:left w:val="single" w:sz="8" w:space="0" w:color="auto"/>
              <w:bottom w:val="single" w:sz="8" w:space="0" w:color="auto"/>
              <w:right w:val="single" w:sz="8" w:space="0" w:color="auto"/>
            </w:tcBorders>
            <w:tcMar>
              <w:left w:w="108" w:type="dxa"/>
              <w:right w:w="108" w:type="dxa"/>
            </w:tcMar>
          </w:tcPr>
          <w:p w14:paraId="317B989E" w14:textId="77777777" w:rsidR="00C86808" w:rsidRDefault="00C86808" w:rsidP="00AD6944">
            <w:pPr>
              <w:pStyle w:val="TableNote9pt"/>
            </w:pPr>
            <w:r>
              <w:lastRenderedPageBreak/>
              <w:t>1L=</w:t>
            </w:r>
            <w:proofErr w:type="gramStart"/>
            <w:r>
              <w:t>first-line</w:t>
            </w:r>
            <w:proofErr w:type="gramEnd"/>
            <w:r>
              <w:t>; 2L=</w:t>
            </w:r>
            <w:proofErr w:type="gramStart"/>
            <w:r>
              <w:t>second-line</w:t>
            </w:r>
            <w:proofErr w:type="gramEnd"/>
            <w:r>
              <w:t>; IO=immune-oncology; US=United States.</w:t>
            </w:r>
          </w:p>
          <w:p w14:paraId="6D9ABEDC" w14:textId="6B5BDC4B" w:rsidR="00C86808" w:rsidRPr="000D49ED" w:rsidRDefault="00C86808" w:rsidP="00AD6944">
            <w:pPr>
              <w:pStyle w:val="TableFootnoteLetter"/>
              <w:numPr>
                <w:ilvl w:val="0"/>
                <w:numId w:val="47"/>
              </w:numPr>
              <w:rPr>
                <w:sz w:val="18"/>
                <w:szCs w:val="18"/>
              </w:rPr>
            </w:pPr>
            <w:r w:rsidRPr="000D49ED">
              <w:rPr>
                <w:sz w:val="18"/>
                <w:szCs w:val="18"/>
              </w:rPr>
              <w:t xml:space="preserve">See </w:t>
            </w:r>
            <w:r>
              <w:rPr>
                <w:sz w:val="18"/>
                <w:szCs w:val="18"/>
              </w:rPr>
              <w:t>[</w:t>
            </w:r>
            <w:r w:rsidR="008656B2" w:rsidRPr="008656B2">
              <w:rPr>
                <w:sz w:val="18"/>
                <w:szCs w:val="18"/>
              </w:rPr>
              <w:t xml:space="preserve">Table </w:t>
            </w:r>
            <w:r w:rsidR="008656B2" w:rsidRPr="008656B2">
              <w:rPr>
                <w:noProof/>
                <w:sz w:val="18"/>
                <w:szCs w:val="18"/>
              </w:rPr>
              <w:t>1</w:t>
            </w:r>
            <w:r>
              <w:rPr>
                <w:sz w:val="18"/>
                <w:szCs w:val="18"/>
              </w:rPr>
              <w:t>]</w:t>
            </w:r>
            <w:r w:rsidRPr="000D49ED">
              <w:rPr>
                <w:sz w:val="18"/>
                <w:szCs w:val="18"/>
              </w:rPr>
              <w:t>.</w:t>
            </w:r>
          </w:p>
          <w:p w14:paraId="6498F97A" w14:textId="4495D683" w:rsidR="00C86808" w:rsidRPr="00461E4D" w:rsidRDefault="00C86808" w:rsidP="00AD6944">
            <w:pPr>
              <w:pStyle w:val="TableFootnoteLetter"/>
              <w:rPr>
                <w:sz w:val="18"/>
                <w:szCs w:val="18"/>
              </w:rPr>
            </w:pPr>
            <w:r w:rsidRPr="00461E4D">
              <w:rPr>
                <w:sz w:val="18"/>
                <w:szCs w:val="18"/>
              </w:rPr>
              <w:t xml:space="preserve">See </w:t>
            </w:r>
            <w:r>
              <w:rPr>
                <w:sz w:val="18"/>
                <w:szCs w:val="18"/>
              </w:rPr>
              <w:t>[</w:t>
            </w:r>
            <w:r w:rsidR="008656B2" w:rsidRPr="008656B2">
              <w:rPr>
                <w:sz w:val="18"/>
                <w:szCs w:val="18"/>
              </w:rPr>
              <w:t xml:space="preserve">Table </w:t>
            </w:r>
            <w:r w:rsidR="008656B2" w:rsidRPr="008656B2">
              <w:rPr>
                <w:noProof/>
                <w:sz w:val="18"/>
                <w:szCs w:val="18"/>
              </w:rPr>
              <w:t>2</w:t>
            </w:r>
            <w:r>
              <w:rPr>
                <w:sz w:val="18"/>
                <w:szCs w:val="18"/>
              </w:rPr>
              <w:t>]</w:t>
            </w:r>
            <w:r w:rsidRPr="00461E4D">
              <w:rPr>
                <w:sz w:val="18"/>
                <w:szCs w:val="18"/>
              </w:rPr>
              <w:t>.</w:t>
            </w:r>
          </w:p>
          <w:p w14:paraId="6027CB78" w14:textId="21156FB9" w:rsidR="008154E0" w:rsidRDefault="00C86808" w:rsidP="008154E0">
            <w:pPr>
              <w:pStyle w:val="TableFootnoteLetter"/>
              <w:rPr>
                <w:sz w:val="18"/>
                <w:szCs w:val="18"/>
              </w:rPr>
            </w:pPr>
            <w:r w:rsidRPr="00461E4D">
              <w:rPr>
                <w:sz w:val="18"/>
                <w:szCs w:val="18"/>
              </w:rPr>
              <w:t>The enrollment goal is based on the US percentage allocation</w:t>
            </w:r>
            <w:r>
              <w:rPr>
                <w:sz w:val="18"/>
                <w:szCs w:val="18"/>
              </w:rPr>
              <w:t xml:space="preserve"> </w:t>
            </w:r>
            <w:r w:rsidRPr="00461E4D">
              <w:rPr>
                <w:sz w:val="18"/>
                <w:szCs w:val="18"/>
              </w:rPr>
              <w:t xml:space="preserve">and therefore the expected number reflected is subject to change if the US </w:t>
            </w:r>
            <w:del w:id="1002" w:author="Sell, Jaquelyne Alexis" w:date="2025-06-26T14:59:00Z" w16du:dateUtc="2025-06-26T18:59:00Z">
              <w:r w:rsidR="00AD6944" w:rsidRPr="00461E4D">
                <w:rPr>
                  <w:sz w:val="18"/>
                  <w:szCs w:val="18"/>
                </w:rPr>
                <w:delText>patient</w:delText>
              </w:r>
            </w:del>
            <w:ins w:id="1003" w:author="Sell, Jaquelyne Alexis" w:date="2025-06-26T14:59:00Z" w16du:dateUtc="2025-06-26T18:59:00Z">
              <w:r w:rsidR="008154E0" w:rsidRPr="00461E4D">
                <w:rPr>
                  <w:sz w:val="18"/>
                  <w:szCs w:val="18"/>
                </w:rPr>
                <w:t>p</w:t>
              </w:r>
              <w:r w:rsidR="008154E0">
                <w:rPr>
                  <w:sz w:val="18"/>
                  <w:szCs w:val="18"/>
                </w:rPr>
                <w:t>articipant</w:t>
              </w:r>
            </w:ins>
            <w:r w:rsidR="008154E0" w:rsidRPr="00461E4D">
              <w:rPr>
                <w:sz w:val="18"/>
                <w:szCs w:val="18"/>
              </w:rPr>
              <w:t xml:space="preserve"> </w:t>
            </w:r>
            <w:r w:rsidRPr="00461E4D">
              <w:rPr>
                <w:sz w:val="18"/>
                <w:szCs w:val="18"/>
              </w:rPr>
              <w:t>allocation</w:t>
            </w:r>
            <w:del w:id="1004" w:author="Sell, Jaquelyne Alexis" w:date="2025-06-26T14:59:00Z" w16du:dateUtc="2025-06-26T18:59:00Z">
              <w:r w:rsidR="00605BB3">
                <w:rPr>
                  <w:sz w:val="18"/>
                  <w:szCs w:val="18"/>
                </w:rPr>
                <w:delText xml:space="preserve"> (</w:delText>
              </w:r>
              <w:r w:rsidR="00160CDF">
                <w:rPr>
                  <w:sz w:val="18"/>
                  <w:szCs w:val="18"/>
                </w:rPr>
                <w:delText>50</w:delText>
              </w:r>
              <w:r w:rsidR="00605BB3">
                <w:rPr>
                  <w:sz w:val="18"/>
                  <w:szCs w:val="18"/>
                </w:rPr>
                <w:delText xml:space="preserve"> patients)</w:delText>
              </w:r>
            </w:del>
            <w:r>
              <w:rPr>
                <w:sz w:val="18"/>
                <w:szCs w:val="18"/>
              </w:rPr>
              <w:t xml:space="preserve"> </w:t>
            </w:r>
            <w:r w:rsidRPr="00461E4D">
              <w:rPr>
                <w:sz w:val="18"/>
                <w:szCs w:val="18"/>
              </w:rPr>
              <w:t>changes.</w:t>
            </w:r>
          </w:p>
          <w:p w14:paraId="74C71D6C" w14:textId="68EE614D" w:rsidR="008154E0" w:rsidRDefault="008154E0" w:rsidP="008154E0">
            <w:pPr>
              <w:pStyle w:val="TableFootnoteLetter"/>
              <w:rPr>
                <w:ins w:id="1005" w:author="Sell, Jaquelyne Alexis" w:date="2025-06-26T14:59:00Z" w16du:dateUtc="2025-06-26T18:59:00Z"/>
                <w:sz w:val="18"/>
                <w:szCs w:val="18"/>
              </w:rPr>
            </w:pPr>
            <w:ins w:id="1006" w:author="Sell, Jaquelyne Alexis" w:date="2025-06-26T14:59:00Z" w16du:dateUtc="2025-06-26T18:59:00Z">
              <w:r>
                <w:rPr>
                  <w:sz w:val="18"/>
                  <w:szCs w:val="18"/>
                </w:rPr>
                <w:t xml:space="preserve">Estimated goals were derived from estimated number of </w:t>
              </w:r>
              <w:r w:rsidR="004A4F86">
                <w:rPr>
                  <w:sz w:val="18"/>
                  <w:szCs w:val="18"/>
                </w:rPr>
                <w:t xml:space="preserve">prevalent </w:t>
              </w:r>
              <w:r>
                <w:rPr>
                  <w:sz w:val="18"/>
                  <w:szCs w:val="18"/>
                </w:rPr>
                <w:t xml:space="preserve">cases of cervical cancer in </w:t>
              </w:r>
              <w:r w:rsidRPr="00ED5F77">
                <w:rPr>
                  <w:sz w:val="18"/>
                  <w:szCs w:val="18"/>
                </w:rPr>
                <w:t>2023</w:t>
              </w:r>
              <w:r>
                <w:rPr>
                  <w:sz w:val="18"/>
                  <w:szCs w:val="18"/>
                </w:rPr>
                <w:t xml:space="preserve"> from v1 of this Diversity Plan.</w:t>
              </w:r>
            </w:ins>
          </w:p>
          <w:p w14:paraId="33609BC6" w14:textId="2820CC43" w:rsidR="008154E0" w:rsidRDefault="008154E0" w:rsidP="008154E0">
            <w:pPr>
              <w:pStyle w:val="TableFootnoteLetter"/>
              <w:rPr>
                <w:ins w:id="1007" w:author="Sell, Jaquelyne Alexis" w:date="2025-06-26T14:59:00Z" w16du:dateUtc="2025-06-26T18:59:00Z"/>
                <w:sz w:val="18"/>
                <w:szCs w:val="18"/>
              </w:rPr>
            </w:pPr>
            <w:ins w:id="1008" w:author="Sell, Jaquelyne Alexis" w:date="2025-06-26T14:59:00Z" w16du:dateUtc="2025-06-26T18:59:00Z">
              <w:r>
                <w:rPr>
                  <w:sz w:val="18"/>
                  <w:szCs w:val="18"/>
                </w:rPr>
                <w:t xml:space="preserve">Estimated goals were derived from estimated number of </w:t>
              </w:r>
              <w:r w:rsidR="004E7BFC">
                <w:rPr>
                  <w:sz w:val="18"/>
                  <w:szCs w:val="18"/>
                </w:rPr>
                <w:t xml:space="preserve">prevalent </w:t>
              </w:r>
              <w:r>
                <w:rPr>
                  <w:sz w:val="18"/>
                  <w:szCs w:val="18"/>
                </w:rPr>
                <w:t>cases of cervical cancer in 202</w:t>
              </w:r>
              <w:r w:rsidR="005A7D9D">
                <w:rPr>
                  <w:sz w:val="18"/>
                  <w:szCs w:val="18"/>
                </w:rPr>
                <w:t>5</w:t>
              </w:r>
              <w:r>
                <w:rPr>
                  <w:sz w:val="18"/>
                  <w:szCs w:val="18"/>
                </w:rPr>
                <w:t xml:space="preserve"> </w:t>
              </w:r>
              <w:r w:rsidRPr="005D1910">
                <w:rPr>
                  <w:sz w:val="18"/>
                  <w:szCs w:val="18"/>
                </w:rPr>
                <w:t xml:space="preserve">from </w:t>
              </w:r>
              <w:r w:rsidR="00A03DB1">
                <w:rPr>
                  <w:sz w:val="18"/>
                  <w:szCs w:val="18"/>
                </w:rPr>
                <w:br/>
              </w:r>
              <w:r w:rsidRPr="005D1910">
                <w:rPr>
                  <w:sz w:val="18"/>
                  <w:szCs w:val="18"/>
                </w:rPr>
                <w:t>[</w:t>
              </w:r>
              <w:r w:rsidR="008656B2" w:rsidRPr="008656B2">
                <w:rPr>
                  <w:sz w:val="18"/>
                  <w:szCs w:val="18"/>
                </w:rPr>
                <w:t xml:space="preserve">Table </w:t>
              </w:r>
              <w:r w:rsidR="008656B2" w:rsidRPr="008656B2">
                <w:rPr>
                  <w:noProof/>
                  <w:sz w:val="18"/>
                  <w:szCs w:val="18"/>
                </w:rPr>
                <w:t>2</w:t>
              </w:r>
              <w:r w:rsidRPr="005D1910">
                <w:rPr>
                  <w:sz w:val="18"/>
                  <w:szCs w:val="18"/>
                </w:rPr>
                <w:t>].</w:t>
              </w:r>
            </w:ins>
          </w:p>
          <w:p w14:paraId="10764C18" w14:textId="4E6BC082" w:rsidR="00C86808" w:rsidRPr="00D23F0B" w:rsidRDefault="00C86808" w:rsidP="008154E0">
            <w:pPr>
              <w:pStyle w:val="TableFootnoteLetter"/>
              <w:rPr>
                <w:sz w:val="18"/>
                <w:szCs w:val="18"/>
              </w:rPr>
            </w:pPr>
            <w:r w:rsidRPr="00BA4491">
              <w:rPr>
                <w:sz w:val="18"/>
                <w:szCs w:val="18"/>
              </w:rPr>
              <w:t xml:space="preserve">Ability to achieve enrollment goals may be adversely impacted by </w:t>
            </w:r>
            <w:del w:id="1009" w:author="Sell, Jaquelyne Alexis" w:date="2025-06-26T14:59:00Z" w16du:dateUtc="2025-06-26T18:59:00Z">
              <w:r w:rsidR="00AD6944" w:rsidRPr="00461E4D">
                <w:rPr>
                  <w:sz w:val="18"/>
                  <w:szCs w:val="18"/>
                </w:rPr>
                <w:delText xml:space="preserve">IO </w:delText>
              </w:r>
            </w:del>
            <w:r w:rsidRPr="00BA4491">
              <w:rPr>
                <w:sz w:val="18"/>
                <w:szCs w:val="18"/>
              </w:rPr>
              <w:t xml:space="preserve">factors mentioned in [Sec. </w:t>
            </w:r>
            <w:r w:rsidR="008656B2">
              <w:rPr>
                <w:sz w:val="18"/>
                <w:szCs w:val="18"/>
              </w:rPr>
              <w:t>1</w:t>
            </w:r>
            <w:r w:rsidRPr="00BA4491">
              <w:rPr>
                <w:sz w:val="18"/>
                <w:szCs w:val="18"/>
              </w:rPr>
              <w:t>].</w:t>
            </w:r>
          </w:p>
        </w:tc>
      </w:tr>
    </w:tbl>
    <w:p w14:paraId="537919B4" w14:textId="6AF63A24" w:rsidR="002C150B" w:rsidRDefault="5D0BEA65" w:rsidP="00071ED1">
      <w:pPr>
        <w:pStyle w:val="Heading1"/>
        <w:rPr>
          <w:caps w:val="0"/>
        </w:rPr>
      </w:pPr>
      <w:bookmarkStart w:id="1010" w:name="_Ref142995926"/>
      <w:bookmarkStart w:id="1011" w:name="_Toc201820681"/>
      <w:bookmarkStart w:id="1012" w:name="_Toc158725661"/>
      <w:r>
        <w:rPr>
          <w:caps w:val="0"/>
        </w:rPr>
        <w:t>SPECIFIC PLAN OF ACTION TO ENROLL AND RETAIN DIVERSE POPULATIONS: INITIATIVES, PARTICIPANT RECRUITMENT AND RETENTION STRATEGIES</w:t>
      </w:r>
      <w:bookmarkEnd w:id="1010"/>
      <w:bookmarkEnd w:id="1011"/>
      <w:bookmarkEnd w:id="1012"/>
    </w:p>
    <w:p w14:paraId="5E5895EB" w14:textId="563D19EB" w:rsidR="0063074A" w:rsidRDefault="654A7472" w:rsidP="00071ED1">
      <w:pPr>
        <w:pStyle w:val="Heading2"/>
        <w:rPr>
          <w:color w:val="000000" w:themeColor="text1"/>
        </w:rPr>
      </w:pPr>
      <w:bookmarkStart w:id="1013" w:name="_Toc201820682"/>
      <w:bookmarkStart w:id="1014" w:name="_Toc158725662"/>
      <w:r w:rsidRPr="5DBB151B">
        <w:rPr>
          <w:color w:val="000000" w:themeColor="text1"/>
        </w:rPr>
        <w:t>Validation and Site Selection</w:t>
      </w:r>
      <w:bookmarkEnd w:id="1013"/>
      <w:bookmarkEnd w:id="1014"/>
    </w:p>
    <w:p w14:paraId="2BAD18BC" w14:textId="1481144B" w:rsidR="00EF110E" w:rsidRPr="00553DB1" w:rsidRDefault="00EF110E" w:rsidP="003D54C3">
      <w:pPr>
        <w:pStyle w:val="Paragraph"/>
      </w:pPr>
      <w:bookmarkStart w:id="1015" w:name="_Ref79990248"/>
      <w:r w:rsidRPr="00553DB1">
        <w:t xml:space="preserve">Epidemiology and US population data </w:t>
      </w:r>
      <w:r w:rsidR="0037151B">
        <w:t>were</w:t>
      </w:r>
      <w:r w:rsidR="0037151B" w:rsidRPr="00553DB1">
        <w:t xml:space="preserve"> </w:t>
      </w:r>
      <w:r w:rsidRPr="00553DB1">
        <w:t xml:space="preserve">used to inform and </w:t>
      </w:r>
      <w:r w:rsidR="0037151B">
        <w:t xml:space="preserve">assist </w:t>
      </w:r>
      <w:r w:rsidRPr="00553DB1">
        <w:t xml:space="preserve">the Sponsor </w:t>
      </w:r>
      <w:r w:rsidR="0037151B">
        <w:t>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Pr="00553DB1">
        <w:t xml:space="preserve">diverse patient populations to increase study </w:t>
      </w:r>
      <w:r w:rsidR="0037151B">
        <w:t xml:space="preserve">population </w:t>
      </w:r>
      <w:r w:rsidRPr="00553DB1">
        <w:t xml:space="preserve">diversity. </w:t>
      </w:r>
      <w:r w:rsidR="0037151B">
        <w:t>T</w:t>
      </w:r>
      <w:r w:rsidRPr="00553DB1">
        <w:t xml:space="preserve">he Sponsor strives to ensure participant diversity in our </w:t>
      </w:r>
      <w:proofErr w:type="gramStart"/>
      <w:r w:rsidRPr="00553DB1">
        <w:t xml:space="preserve">studies </w:t>
      </w:r>
      <w:r w:rsidR="00021F98" w:rsidRPr="00553DB1">
        <w:t>that</w:t>
      </w:r>
      <w:proofErr w:type="gramEnd"/>
      <w:r w:rsidR="00021F98" w:rsidRPr="00553DB1">
        <w:t xml:space="preserve"> </w:t>
      </w:r>
      <w:r w:rsidRPr="00553DB1">
        <w:t>reflect</w:t>
      </w:r>
      <w:r w:rsidR="00021F98" w:rsidRPr="00553DB1">
        <w:t>s</w:t>
      </w:r>
      <w:r w:rsidRPr="00553DB1">
        <w:t xml:space="preserve"> the burden of disease and US </w:t>
      </w:r>
      <w:r w:rsidR="00B032E2" w:rsidRPr="00553DB1">
        <w:t>C</w:t>
      </w:r>
      <w:r w:rsidRPr="00553DB1">
        <w:t>ensus population data by using the following tools and data:</w:t>
      </w:r>
    </w:p>
    <w:p w14:paraId="2A9AC196" w14:textId="06C9355E" w:rsidR="00EF110E" w:rsidRPr="00553DB1" w:rsidRDefault="00EF110E" w:rsidP="003D54C3">
      <w:pPr>
        <w:pStyle w:val="ListBullet"/>
      </w:pPr>
      <w:r>
        <w:t xml:space="preserve">Site Feasibility Assessment Tool: Assesses the capability of sites to enroll participants, including diverse participants </w:t>
      </w:r>
      <w:r w:rsidR="006071AB">
        <w:t>at risk for the disease being studied</w:t>
      </w:r>
      <w:r>
        <w:t>, through site input and responses to diversity profile questions (site response is optional).</w:t>
      </w:r>
    </w:p>
    <w:p w14:paraId="2DB82F7C" w14:textId="36F560DD" w:rsidR="00D73FF3" w:rsidRPr="00553DB1" w:rsidRDefault="00D73FF3" w:rsidP="003D54C3">
      <w:pPr>
        <w:pStyle w:val="ListBullet"/>
      </w:pPr>
      <w:r>
        <w:t>US Census Data: US country operations may compare the demographics of the zip codes where research sites are located or recruit from to enable site selection decisions.</w:t>
      </w:r>
    </w:p>
    <w:p w14:paraId="0E015071" w14:textId="19910B07" w:rsidR="00EF110E" w:rsidRPr="00553DB1" w:rsidRDefault="00EF110E" w:rsidP="003D54C3">
      <w:pPr>
        <w:pStyle w:val="ListBullet"/>
      </w:pPr>
      <w:r>
        <w:t xml:space="preserve">Reporting Tool: US country operations </w:t>
      </w:r>
      <w:proofErr w:type="gramStart"/>
      <w:r>
        <w:t>reviews</w:t>
      </w:r>
      <w:proofErr w:type="gramEnd"/>
      <w:r>
        <w:t xml:space="preserve"> the past performance of sites that enrolled diverse participants. The reporting tool provides the percentage of diverse participants historically enrolled in the Sponsor’s studies, the breakdown by rac</w:t>
      </w:r>
      <w:r w:rsidR="00477C10">
        <w:t>e</w:t>
      </w:r>
      <w:r w:rsidR="006921F1">
        <w:t>, sex, age,</w:t>
      </w:r>
      <w:r>
        <w:t xml:space="preserve"> and ethnic demographics, and the enrollment of diverse </w:t>
      </w:r>
      <w:r w:rsidR="00691EF4">
        <w:t>participant</w:t>
      </w:r>
      <w:r>
        <w:t xml:space="preserve">s compared to the US </w:t>
      </w:r>
      <w:r w:rsidR="00477C10">
        <w:t>C</w:t>
      </w:r>
      <w:r>
        <w:t xml:space="preserve">ensus data for the US county where the site is located. </w:t>
      </w:r>
      <w:r w:rsidR="006921F1">
        <w:t>The reporting tool is updated daily.</w:t>
      </w:r>
    </w:p>
    <w:p w14:paraId="6377B453" w14:textId="16C50CD4" w:rsidR="00EF110E" w:rsidRPr="00553DB1" w:rsidRDefault="193F027C" w:rsidP="003D54C3">
      <w:pPr>
        <w:pStyle w:val="ListBullet"/>
      </w:pPr>
      <w:r>
        <w:t>Deidentified EMR and medical claims data: Used to identify sites with a diverse population of</w:t>
      </w:r>
      <w:r w:rsidR="0E99F987">
        <w:t xml:space="preserve"> </w:t>
      </w:r>
      <w:r>
        <w:t>patients</w:t>
      </w:r>
      <w:r w:rsidR="0E99F987">
        <w:t xml:space="preserve"> with </w:t>
      </w:r>
      <w:r w:rsidR="00B16442">
        <w:t>cervical</w:t>
      </w:r>
      <w:r w:rsidR="00B16442" w:rsidRPr="50955BDE">
        <w:rPr>
          <w:color w:val="0000CC"/>
        </w:rPr>
        <w:t xml:space="preserve"> </w:t>
      </w:r>
      <w:r w:rsidR="00B16442">
        <w:t>cancer</w:t>
      </w:r>
      <w:r>
        <w:t xml:space="preserve"> to expand the list of potential investigators</w:t>
      </w:r>
      <w:r w:rsidR="52A2AF8F">
        <w:t xml:space="preserve"> (</w:t>
      </w:r>
      <w:proofErr w:type="spellStart"/>
      <w:r w:rsidR="52A2AF8F">
        <w:t>ie</w:t>
      </w:r>
      <w:proofErr w:type="spellEnd"/>
      <w:r w:rsidR="15301C9C">
        <w:t>,</w:t>
      </w:r>
      <w:r w:rsidR="52A2AF8F">
        <w:t xml:space="preserve"> RWD sources based on zip code</w:t>
      </w:r>
      <w:r w:rsidR="009902B5">
        <w:t>,</w:t>
      </w:r>
      <w:r w:rsidR="52A2AF8F">
        <w:t xml:space="preserve"> </w:t>
      </w:r>
      <w:proofErr w:type="spellStart"/>
      <w:r w:rsidR="52A2AF8F">
        <w:t>etc</w:t>
      </w:r>
      <w:proofErr w:type="spellEnd"/>
      <w:del w:id="1016" w:author="Sell, Jaquelyne Alexis" w:date="2025-06-26T14:59:00Z" w16du:dateUtc="2025-06-26T18:59:00Z">
        <w:r w:rsidR="009902B5">
          <w:delText>.</w:delText>
        </w:r>
        <w:r w:rsidR="52A2AF8F">
          <w:delText>)</w:delText>
        </w:r>
        <w:r>
          <w:delText>.</w:delText>
        </w:r>
      </w:del>
      <w:ins w:id="1017" w:author="Sell, Jaquelyne Alexis" w:date="2025-06-26T14:59:00Z" w16du:dateUtc="2025-06-26T18:59:00Z">
        <w:r w:rsidR="52A2AF8F">
          <w:t>)</w:t>
        </w:r>
        <w:r>
          <w:t>.</w:t>
        </w:r>
      </w:ins>
    </w:p>
    <w:p w14:paraId="75E7B00A" w14:textId="5450B537" w:rsidR="5DBB151B" w:rsidRPr="00553DB1" w:rsidRDefault="5DBB151B" w:rsidP="5DBB151B">
      <w:pPr>
        <w:pStyle w:val="ListBullet"/>
      </w:pPr>
      <w:r>
        <w:t>Engagement of CSP/SRM partner sites</w:t>
      </w:r>
      <w:ins w:id="1018" w:author="Sell, Jaquelyne Alexis" w:date="2025-06-26T14:59:00Z" w16du:dateUtc="2025-06-26T18:59:00Z">
        <w:r w:rsidR="00993902">
          <w:t>.</w:t>
        </w:r>
      </w:ins>
    </w:p>
    <w:p w14:paraId="024DB39D" w14:textId="77777777" w:rsidR="00EF110E" w:rsidRPr="00A60BEC" w:rsidRDefault="00EF110E" w:rsidP="00071ED1">
      <w:pPr>
        <w:pStyle w:val="ListEnd"/>
        <w:jc w:val="both"/>
      </w:pPr>
    </w:p>
    <w:p w14:paraId="79F0513E" w14:textId="59FC5E0A" w:rsidR="00EF110E" w:rsidRPr="00553DB1" w:rsidRDefault="00AC24D8" w:rsidP="003D54C3">
      <w:pPr>
        <w:pStyle w:val="Paragraph"/>
      </w:pPr>
      <w:r w:rsidRPr="00553DB1">
        <w:t xml:space="preserve">The evaluation and selection of appropriate study sites will be based on their access to and ability to enroll diverse patients, and medical and operational capabilities to enroll </w:t>
      </w:r>
      <w:r w:rsidRPr="00553DB1">
        <w:lastRenderedPageBreak/>
        <w:t>participants</w:t>
      </w:r>
      <w:r w:rsidR="193F027C" w:rsidRPr="00553DB1">
        <w:t>.</w:t>
      </w:r>
      <w:r w:rsidR="31FED04D" w:rsidRPr="00553DB1">
        <w:t xml:space="preserve"> </w:t>
      </w:r>
      <w:r w:rsidR="00D03C3A" w:rsidRPr="00553DB1">
        <w:t xml:space="preserve">In addition, the </w:t>
      </w:r>
      <w:r w:rsidR="003C116D">
        <w:t>S</w:t>
      </w:r>
      <w:r w:rsidR="00D03C3A" w:rsidRPr="00553DB1">
        <w:t>ponsor will prioritize selecting providers and community practices with a large underrepresented racial and ethnic population to help in overcoming barriers due to geographic location, language, or culture. Historical performance to enroll and the delivery of quality data in previous Sponsor studies will also be considered during site selection</w:t>
      </w:r>
      <w:r w:rsidR="002C0173" w:rsidRPr="00553DB1">
        <w:t>.</w:t>
      </w:r>
    </w:p>
    <w:p w14:paraId="1369B51C" w14:textId="3B0F87F9" w:rsidR="00EF110E" w:rsidRPr="000E56FA" w:rsidRDefault="00EF110E" w:rsidP="003D54C3">
      <w:pPr>
        <w:pStyle w:val="Paragraph"/>
      </w:pPr>
      <w:r w:rsidRPr="00553DB1">
        <w:t xml:space="preserve">The Sponsor’s commitment to </w:t>
      </w:r>
      <w:proofErr w:type="gramStart"/>
      <w:r w:rsidRPr="00553DB1">
        <w:t>enrolling</w:t>
      </w:r>
      <w:proofErr w:type="gramEnd"/>
      <w:r w:rsidRPr="00553DB1">
        <w:t xml:space="preserve">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8656B2">
        <w:t>4.2</w:t>
      </w:r>
      <w:r w:rsidR="00BA0523">
        <w:t>]</w:t>
      </w:r>
      <w:r w:rsidR="00764C1D" w:rsidRPr="00553DB1">
        <w:t xml:space="preserve"> </w:t>
      </w:r>
      <w:r w:rsidRPr="00553DB1">
        <w:t xml:space="preserve">of this Diversity Plan. The importance of </w:t>
      </w:r>
      <w:proofErr w:type="gramStart"/>
      <w:r w:rsidRPr="00553DB1">
        <w:t>enrolling</w:t>
      </w:r>
      <w:proofErr w:type="gramEnd"/>
      <w:r w:rsidRPr="00553DB1">
        <w:t xml:space="preserve"> a diverse participant population </w:t>
      </w:r>
      <w:r w:rsidR="002908E8" w:rsidRPr="00553DB1">
        <w:t xml:space="preserve">will be </w:t>
      </w:r>
      <w:r w:rsidRPr="00553DB1">
        <w:t xml:space="preserve">discussed prior to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1019" w:name="_Hlk113614592"/>
      <w:r w:rsidR="0093755D" w:rsidRPr="00553DB1">
        <w:t>identification,</w:t>
      </w:r>
      <w:bookmarkEnd w:id="1019"/>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p>
    <w:p w14:paraId="196527B4" w14:textId="5A794C71" w:rsidR="008C5377" w:rsidRPr="00056228" w:rsidRDefault="008C5377" w:rsidP="008C5377">
      <w:pPr>
        <w:pStyle w:val="Heading2"/>
        <w:rPr>
          <w:color w:val="000000" w:themeColor="text1"/>
        </w:rPr>
      </w:pPr>
      <w:bookmarkStart w:id="1020" w:name="_Ref100645021"/>
      <w:bookmarkStart w:id="1021" w:name="_Ref100647101"/>
      <w:bookmarkStart w:id="1022" w:name="_Toc201820683"/>
      <w:bookmarkStart w:id="1023" w:name="_Ref88645928"/>
      <w:bookmarkStart w:id="1024" w:name="_Ref88491557"/>
      <w:bookmarkStart w:id="1025" w:name="_Ref89705980"/>
      <w:bookmarkStart w:id="1026" w:name="_Toc158725663"/>
      <w:bookmarkEnd w:id="1015"/>
      <w:r w:rsidRPr="00056228">
        <w:rPr>
          <w:color w:val="000000" w:themeColor="text1"/>
        </w:rPr>
        <w:t xml:space="preserve">Implement </w:t>
      </w:r>
      <w:r>
        <w:rPr>
          <w:color w:val="000000" w:themeColor="text1"/>
        </w:rPr>
        <w:t>A</w:t>
      </w:r>
      <w:r w:rsidRPr="00056228">
        <w:rPr>
          <w:color w:val="000000" w:themeColor="text1"/>
        </w:rPr>
        <w:t xml:space="preserve">ctivities </w:t>
      </w:r>
      <w:r>
        <w:rPr>
          <w:color w:val="000000" w:themeColor="text1"/>
        </w:rPr>
        <w:t>F</w:t>
      </w:r>
      <w:r w:rsidRPr="00056228">
        <w:rPr>
          <w:color w:val="000000" w:themeColor="text1"/>
        </w:rPr>
        <w:t xml:space="preserve">ocused on </w:t>
      </w:r>
      <w:r>
        <w:rPr>
          <w:color w:val="000000" w:themeColor="text1"/>
        </w:rPr>
        <w:t>D</w:t>
      </w:r>
      <w:r w:rsidRPr="00056228">
        <w:rPr>
          <w:color w:val="000000" w:themeColor="text1"/>
        </w:rPr>
        <w:t xml:space="preserve">iverse </w:t>
      </w:r>
      <w:r>
        <w:rPr>
          <w:color w:val="000000" w:themeColor="text1"/>
        </w:rPr>
        <w:t>C</w:t>
      </w:r>
      <w:r w:rsidRPr="00056228">
        <w:rPr>
          <w:color w:val="000000" w:themeColor="text1"/>
        </w:rPr>
        <w:t xml:space="preserve">linical </w:t>
      </w:r>
      <w:r w:rsidR="00AD3C71">
        <w:rPr>
          <w:color w:val="000000" w:themeColor="text1"/>
        </w:rPr>
        <w:t>Study</w:t>
      </w:r>
      <w:r w:rsidR="00AD3C71" w:rsidRPr="00056228">
        <w:rPr>
          <w:color w:val="000000" w:themeColor="text1"/>
        </w:rPr>
        <w:t xml:space="preserve"> </w:t>
      </w:r>
      <w:r>
        <w:rPr>
          <w:color w:val="000000" w:themeColor="text1"/>
        </w:rPr>
        <w:t>E</w:t>
      </w:r>
      <w:r w:rsidRPr="00056228">
        <w:rPr>
          <w:color w:val="000000" w:themeColor="text1"/>
        </w:rPr>
        <w:t>nrollment</w:t>
      </w:r>
      <w:bookmarkEnd w:id="1020"/>
      <w:bookmarkEnd w:id="1021"/>
      <w:bookmarkEnd w:id="1022"/>
      <w:bookmarkEnd w:id="1026"/>
    </w:p>
    <w:p w14:paraId="19FA319E" w14:textId="2089CD13" w:rsidR="00882679" w:rsidRPr="001E1ADC" w:rsidRDefault="00882679" w:rsidP="00882679">
      <w:pPr>
        <w:pStyle w:val="Paragraph"/>
      </w:pPr>
      <w:r w:rsidRPr="001E1ADC">
        <w:t xml:space="preserve">Strategies to enroll and retain a diverse participant population representative of patients with </w:t>
      </w:r>
      <w:r w:rsidR="00B25B2C">
        <w:t>cervical</w:t>
      </w:r>
      <w:r w:rsidRPr="001E1ADC">
        <w:t xml:space="preserve"> cancer in the US, must account </w:t>
      </w:r>
      <w:r>
        <w:t xml:space="preserve">for </w:t>
      </w:r>
      <w:r w:rsidRPr="001E1ADC">
        <w:t xml:space="preserve">the different ways that people consume information and consider the various barriers to participation in clinical studies related to race, ethnicity, age, and gender. For the </w:t>
      </w:r>
      <w:del w:id="1027" w:author="Sell, Jaquelyne Alexis" w:date="2025-06-26T14:59:00Z" w16du:dateUtc="2025-06-26T18:59:00Z">
        <w:r w:rsidRPr="001E1ADC">
          <w:delText>MK-2870</w:delText>
        </w:r>
      </w:del>
      <w:proofErr w:type="spellStart"/>
      <w:ins w:id="1028" w:author="Sell, Jaquelyne Alexis" w:date="2025-06-26T14:59:00Z" w16du:dateUtc="2025-06-26T18:59:00Z">
        <w:r w:rsidR="00C670C8" w:rsidRPr="00C670C8">
          <w:t>sacituzumab</w:t>
        </w:r>
        <w:proofErr w:type="spellEnd"/>
        <w:r w:rsidR="00C670C8" w:rsidRPr="00C670C8">
          <w:t xml:space="preserve"> </w:t>
        </w:r>
        <w:proofErr w:type="spellStart"/>
        <w:r w:rsidR="00C670C8" w:rsidRPr="00C670C8">
          <w:t>tirumotecan</w:t>
        </w:r>
      </w:ins>
      <w:proofErr w:type="spellEnd"/>
      <w:r w:rsidR="00C670C8" w:rsidRPr="00C670C8">
        <w:t xml:space="preserve"> </w:t>
      </w:r>
      <w:r w:rsidR="37E5C61E">
        <w:t>gynecologic cancer</w:t>
      </w:r>
      <w:r w:rsidR="00FA4657">
        <w:t xml:space="preserve"> studies</w:t>
      </w:r>
      <w:r w:rsidRPr="001E1ADC">
        <w:t xml:space="preserve">, the Sponsor will leverage collaboration with the </w:t>
      </w:r>
      <w:proofErr w:type="spellStart"/>
      <w:r w:rsidR="00B11C9D">
        <w:t>GOGp</w:t>
      </w:r>
      <w:proofErr w:type="spellEnd"/>
      <w:r w:rsidR="4ED3E394">
        <w:t xml:space="preserve"> </w:t>
      </w:r>
      <w:r>
        <w:t>to</w:t>
      </w:r>
      <w:r w:rsidRPr="001E1ADC">
        <w:t xml:space="preserve"> support strategies for the enrollment of a racially and ethnically diverse patient population.</w:t>
      </w:r>
    </w:p>
    <w:p w14:paraId="1BB65D7D" w14:textId="618D243F" w:rsidR="001E77D0" w:rsidRDefault="00882679" w:rsidP="00256F61">
      <w:pPr>
        <w:pStyle w:val="Paragraph"/>
      </w:pPr>
      <w:r w:rsidRPr="001E1ADC">
        <w:t xml:space="preserve">The planned strategies to reach diverse populations for </w:t>
      </w:r>
      <w:del w:id="1029" w:author="Sell, Jaquelyne Alexis" w:date="2025-06-26T14:59:00Z" w16du:dateUtc="2025-06-26T18:59:00Z">
        <w:r w:rsidRPr="001E1ADC">
          <w:delText>MK-2870</w:delText>
        </w:r>
      </w:del>
      <w:proofErr w:type="spellStart"/>
      <w:ins w:id="1030" w:author="Sell, Jaquelyne Alexis" w:date="2025-06-26T14:59:00Z" w16du:dateUtc="2025-06-26T18:59:00Z">
        <w:r w:rsidR="00C670C8" w:rsidRPr="00C670C8">
          <w:t>sacituzumab</w:t>
        </w:r>
        <w:proofErr w:type="spellEnd"/>
        <w:r w:rsidR="00C670C8" w:rsidRPr="00C670C8">
          <w:t xml:space="preserve"> </w:t>
        </w:r>
        <w:proofErr w:type="spellStart"/>
        <w:r w:rsidR="00C670C8" w:rsidRPr="00C670C8">
          <w:t>tirumotecan</w:t>
        </w:r>
      </w:ins>
      <w:proofErr w:type="spellEnd"/>
      <w:r w:rsidR="00C670C8" w:rsidRPr="00C670C8">
        <w:t xml:space="preserve"> </w:t>
      </w:r>
      <w:r w:rsidR="00436E3A">
        <w:t>cervical</w:t>
      </w:r>
      <w:r w:rsidRPr="001E1ADC">
        <w:t xml:space="preserve"> cancer studies are outlined below. Additional initiatives will be considered to mitigate unforeseen challenges throughout the life of the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205"/>
      </w:tblGrid>
      <w:tr w:rsidR="005605F8" w14:paraId="05F7868B" w14:textId="77777777" w:rsidTr="008546FB">
        <w:trPr>
          <w:trHeight w:val="510"/>
          <w:tblHeader/>
        </w:trPr>
        <w:tc>
          <w:tcPr>
            <w:tcW w:w="1795" w:type="dxa"/>
            <w:shd w:val="clear" w:color="auto" w:fill="D9D9D9" w:themeFill="background1" w:themeFillShade="D9"/>
            <w:tcMar>
              <w:left w:w="108" w:type="dxa"/>
              <w:right w:w="108" w:type="dxa"/>
            </w:tcMar>
            <w:vAlign w:val="center"/>
          </w:tcPr>
          <w:p w14:paraId="4410C53D" w14:textId="4AF5C61B" w:rsidR="005605F8" w:rsidRPr="34EA9930" w:rsidRDefault="005605F8" w:rsidP="005605F8">
            <w:pPr>
              <w:rPr>
                <w:b/>
                <w:bCs/>
                <w:sz w:val="22"/>
                <w:szCs w:val="22"/>
              </w:rPr>
            </w:pPr>
            <w:r>
              <w:rPr>
                <w:b/>
                <w:bCs/>
                <w:sz w:val="22"/>
                <w:szCs w:val="22"/>
              </w:rPr>
              <w:t>Barriers</w:t>
            </w:r>
          </w:p>
        </w:tc>
        <w:tc>
          <w:tcPr>
            <w:tcW w:w="7205" w:type="dxa"/>
            <w:shd w:val="clear" w:color="auto" w:fill="D9D9D9" w:themeFill="background1" w:themeFillShade="D9"/>
            <w:tcMar>
              <w:left w:w="108" w:type="dxa"/>
              <w:right w:w="108" w:type="dxa"/>
            </w:tcMar>
            <w:vAlign w:val="center"/>
          </w:tcPr>
          <w:p w14:paraId="526BA075" w14:textId="783E003A" w:rsidR="005605F8" w:rsidRPr="005605F8" w:rsidRDefault="005605F8" w:rsidP="00872B2D">
            <w:pPr>
              <w:jc w:val="center"/>
              <w:rPr>
                <w:sz w:val="22"/>
                <w:szCs w:val="22"/>
              </w:rPr>
            </w:pPr>
            <w:r w:rsidRPr="00872B2D">
              <w:rPr>
                <w:b/>
                <w:bCs/>
                <w:color w:val="000000" w:themeColor="text1"/>
                <w:sz w:val="22"/>
                <w:szCs w:val="22"/>
              </w:rPr>
              <w:t>Measures To Promote Diverse Enrollment</w:t>
            </w:r>
          </w:p>
        </w:tc>
      </w:tr>
      <w:tr w:rsidR="005605F8" w14:paraId="7DA017AC" w14:textId="77777777" w:rsidTr="00B77B1B">
        <w:trPr>
          <w:trHeight w:val="510"/>
        </w:trPr>
        <w:tc>
          <w:tcPr>
            <w:tcW w:w="1795" w:type="dxa"/>
            <w:vMerge w:val="restart"/>
            <w:tcMar>
              <w:left w:w="108" w:type="dxa"/>
              <w:right w:w="108" w:type="dxa"/>
            </w:tcMar>
            <w:vAlign w:val="center"/>
          </w:tcPr>
          <w:p w14:paraId="21110D11" w14:textId="137092D2" w:rsidR="005605F8" w:rsidRDefault="005605F8" w:rsidP="005605F8">
            <w:pPr>
              <w:rPr>
                <w:b/>
                <w:bCs/>
                <w:color w:val="000000" w:themeColor="text1"/>
                <w:sz w:val="22"/>
                <w:szCs w:val="22"/>
              </w:rPr>
            </w:pPr>
            <w:r w:rsidRPr="34EA9930">
              <w:rPr>
                <w:b/>
                <w:bCs/>
                <w:sz w:val="22"/>
                <w:szCs w:val="22"/>
              </w:rPr>
              <w:t xml:space="preserve">Reaching </w:t>
            </w:r>
            <w:r w:rsidRPr="34EA9930">
              <w:rPr>
                <w:b/>
                <w:bCs/>
                <w:color w:val="000000" w:themeColor="text1"/>
                <w:sz w:val="22"/>
                <w:szCs w:val="22"/>
              </w:rPr>
              <w:t>Diverse Participants</w:t>
            </w:r>
          </w:p>
        </w:tc>
        <w:tc>
          <w:tcPr>
            <w:tcW w:w="7205" w:type="dxa"/>
            <w:tcMar>
              <w:left w:w="108" w:type="dxa"/>
              <w:right w:w="108" w:type="dxa"/>
            </w:tcMar>
          </w:tcPr>
          <w:p w14:paraId="25485DF2" w14:textId="42ADA25B" w:rsidR="005605F8" w:rsidRDefault="005605F8" w:rsidP="008546FB">
            <w:pPr>
              <w:spacing w:before="60" w:after="60"/>
              <w:rPr>
                <w:sz w:val="22"/>
                <w:szCs w:val="22"/>
              </w:rPr>
            </w:pPr>
            <w:r w:rsidRPr="34EA9930">
              <w:rPr>
                <w:sz w:val="22"/>
                <w:szCs w:val="22"/>
              </w:rPr>
              <w:t>Partner with vendors and/or patient advocacy groups to place digital and printed clinical advertisements on various social media platforms, directing potential participants to the Merck Clinical Trials webpage.</w:t>
            </w:r>
          </w:p>
        </w:tc>
      </w:tr>
      <w:tr w:rsidR="005605F8" w14:paraId="3B03C6AF" w14:textId="77777777" w:rsidTr="00B77B1B">
        <w:trPr>
          <w:trHeight w:val="510"/>
        </w:trPr>
        <w:tc>
          <w:tcPr>
            <w:tcW w:w="1795" w:type="dxa"/>
            <w:vMerge/>
            <w:vAlign w:val="center"/>
          </w:tcPr>
          <w:p w14:paraId="37D89FFC" w14:textId="77777777" w:rsidR="005605F8" w:rsidRDefault="005605F8" w:rsidP="005605F8"/>
        </w:tc>
        <w:tc>
          <w:tcPr>
            <w:tcW w:w="7205" w:type="dxa"/>
            <w:tcMar>
              <w:left w:w="108" w:type="dxa"/>
              <w:right w:w="108" w:type="dxa"/>
            </w:tcMar>
          </w:tcPr>
          <w:p w14:paraId="1B4F544A" w14:textId="1DCE8EAB" w:rsidR="005605F8" w:rsidRDefault="005605F8" w:rsidP="008546FB">
            <w:pPr>
              <w:spacing w:before="60" w:after="60"/>
              <w:rPr>
                <w:sz w:val="22"/>
                <w:szCs w:val="22"/>
              </w:rPr>
            </w:pPr>
            <w:r w:rsidRPr="34EA9930">
              <w:rPr>
                <w:sz w:val="22"/>
                <w:szCs w:val="22"/>
              </w:rPr>
              <w:t>Review site-level pre‑screening and screening activities to monitor</w:t>
            </w:r>
            <w:r w:rsidR="3ABC5510" w:rsidRPr="1431D40B">
              <w:rPr>
                <w:sz w:val="22"/>
                <w:szCs w:val="22"/>
              </w:rPr>
              <w:t>,</w:t>
            </w:r>
            <w:r w:rsidRPr="34EA9930">
              <w:rPr>
                <w:sz w:val="22"/>
                <w:szCs w:val="22"/>
              </w:rPr>
              <w:t xml:space="preserve"> understand</w:t>
            </w:r>
            <w:r w:rsidR="00B226BB">
              <w:rPr>
                <w:sz w:val="22"/>
                <w:szCs w:val="22"/>
              </w:rPr>
              <w:t>,</w:t>
            </w:r>
            <w:r w:rsidRPr="34EA9930">
              <w:rPr>
                <w:sz w:val="22"/>
                <w:szCs w:val="22"/>
              </w:rPr>
              <w:t xml:space="preserve"> </w:t>
            </w:r>
            <w:r w:rsidR="3D4E252D" w:rsidRPr="1431D40B">
              <w:rPr>
                <w:sz w:val="22"/>
                <w:szCs w:val="22"/>
              </w:rPr>
              <w:t xml:space="preserve">and mitigate </w:t>
            </w:r>
            <w:r w:rsidRPr="34EA9930">
              <w:rPr>
                <w:sz w:val="22"/>
                <w:szCs w:val="22"/>
              </w:rPr>
              <w:t>reasons for excluding potential participants.</w:t>
            </w:r>
          </w:p>
        </w:tc>
      </w:tr>
      <w:tr w:rsidR="005605F8" w14:paraId="18C265BD" w14:textId="77777777" w:rsidTr="00B77B1B">
        <w:trPr>
          <w:trHeight w:val="510"/>
        </w:trPr>
        <w:tc>
          <w:tcPr>
            <w:tcW w:w="1795" w:type="dxa"/>
            <w:vMerge/>
            <w:vAlign w:val="center"/>
          </w:tcPr>
          <w:p w14:paraId="680634B7" w14:textId="77777777" w:rsidR="005605F8" w:rsidRDefault="005605F8" w:rsidP="005605F8"/>
        </w:tc>
        <w:tc>
          <w:tcPr>
            <w:tcW w:w="7205" w:type="dxa"/>
            <w:tcMar>
              <w:left w:w="108" w:type="dxa"/>
              <w:right w:w="108" w:type="dxa"/>
            </w:tcMar>
          </w:tcPr>
          <w:p w14:paraId="24288AF1" w14:textId="4161690A" w:rsidR="005605F8" w:rsidRDefault="005605F8" w:rsidP="008546FB">
            <w:pPr>
              <w:spacing w:before="60" w:after="60"/>
              <w:rPr>
                <w:sz w:val="22"/>
                <w:szCs w:val="22"/>
              </w:rPr>
            </w:pPr>
            <w:r w:rsidRPr="34EA9930">
              <w:rPr>
                <w:sz w:val="22"/>
                <w:szCs w:val="22"/>
              </w:rPr>
              <w:t>Considerations will be given to select sites that would enrich our study within geographic areas with populations having a high incidence of cervical cancer. Prioritize</w:t>
            </w:r>
            <w:r w:rsidR="03A8C693" w:rsidRPr="5A27A1AB">
              <w:rPr>
                <w:sz w:val="22"/>
                <w:szCs w:val="22"/>
              </w:rPr>
              <w:t xml:space="preserve">, if possible, </w:t>
            </w:r>
            <w:r w:rsidRPr="34EA9930">
              <w:rPr>
                <w:sz w:val="22"/>
                <w:szCs w:val="22"/>
              </w:rPr>
              <w:t xml:space="preserve">US Site Partnerships and </w:t>
            </w:r>
            <w:proofErr w:type="spellStart"/>
            <w:r w:rsidR="00887832">
              <w:rPr>
                <w:sz w:val="22"/>
                <w:szCs w:val="22"/>
              </w:rPr>
              <w:t>D</w:t>
            </w:r>
            <w:r w:rsidRPr="34EA9930">
              <w:rPr>
                <w:sz w:val="22"/>
                <w:szCs w:val="22"/>
              </w:rPr>
              <w:t>CoEs</w:t>
            </w:r>
            <w:proofErr w:type="spellEnd"/>
            <w:r w:rsidRPr="34EA9930">
              <w:rPr>
                <w:sz w:val="22"/>
                <w:szCs w:val="22"/>
              </w:rPr>
              <w:t xml:space="preserve"> including Beacon of Hope centers (</w:t>
            </w:r>
            <w:proofErr w:type="spellStart"/>
            <w:r w:rsidRPr="34EA9930">
              <w:rPr>
                <w:sz w:val="22"/>
                <w:szCs w:val="22"/>
              </w:rPr>
              <w:t>ie</w:t>
            </w:r>
            <w:proofErr w:type="spellEnd"/>
            <w:r w:rsidRPr="34EA9930">
              <w:rPr>
                <w:sz w:val="22"/>
                <w:szCs w:val="22"/>
              </w:rPr>
              <w:t xml:space="preserve">, historically Black colleges and university medical centers), with the intention of including a minimum of 4 centers in the study, as well as other sites that serve underrepresented populations. </w:t>
            </w:r>
          </w:p>
        </w:tc>
      </w:tr>
      <w:tr w:rsidR="005605F8" w14:paraId="770490A9" w14:textId="77777777" w:rsidTr="00B77B1B">
        <w:trPr>
          <w:trHeight w:val="510"/>
        </w:trPr>
        <w:tc>
          <w:tcPr>
            <w:tcW w:w="1795" w:type="dxa"/>
            <w:vMerge/>
            <w:vAlign w:val="center"/>
          </w:tcPr>
          <w:p w14:paraId="2D7264EA" w14:textId="77777777" w:rsidR="005605F8" w:rsidRDefault="005605F8" w:rsidP="005605F8"/>
        </w:tc>
        <w:tc>
          <w:tcPr>
            <w:tcW w:w="7205" w:type="dxa"/>
            <w:tcMar>
              <w:left w:w="108" w:type="dxa"/>
              <w:right w:w="108" w:type="dxa"/>
            </w:tcMar>
          </w:tcPr>
          <w:p w14:paraId="4E62930C" w14:textId="1AA9E940" w:rsidR="005605F8" w:rsidRDefault="005605F8" w:rsidP="008546FB">
            <w:pPr>
              <w:spacing w:before="60" w:after="60"/>
              <w:rPr>
                <w:sz w:val="22"/>
                <w:szCs w:val="22"/>
              </w:rPr>
            </w:pPr>
            <w:r w:rsidRPr="34EA9930">
              <w:rPr>
                <w:sz w:val="22"/>
                <w:szCs w:val="22"/>
              </w:rPr>
              <w:t>Continue to identify new sites that have access to both diverse investigators and diverse patients through geographic mapping, ICD‑10 codes, and epidemiology data.</w:t>
            </w:r>
          </w:p>
        </w:tc>
      </w:tr>
      <w:tr w:rsidR="005605F8" w14:paraId="33D93FB8" w14:textId="77777777" w:rsidTr="00B77B1B">
        <w:trPr>
          <w:trHeight w:val="615"/>
        </w:trPr>
        <w:tc>
          <w:tcPr>
            <w:tcW w:w="1795" w:type="dxa"/>
            <w:vMerge/>
            <w:vAlign w:val="center"/>
          </w:tcPr>
          <w:p w14:paraId="298E6321" w14:textId="77777777" w:rsidR="005605F8" w:rsidRDefault="005605F8" w:rsidP="005605F8"/>
        </w:tc>
        <w:tc>
          <w:tcPr>
            <w:tcW w:w="7205" w:type="dxa"/>
            <w:tcMar>
              <w:left w:w="108" w:type="dxa"/>
              <w:right w:w="108" w:type="dxa"/>
            </w:tcMar>
          </w:tcPr>
          <w:p w14:paraId="42ED4A87" w14:textId="5581BB16" w:rsidR="005605F8" w:rsidRDefault="005605F8" w:rsidP="008546FB">
            <w:pPr>
              <w:spacing w:before="60" w:after="60"/>
              <w:rPr>
                <w:sz w:val="22"/>
                <w:szCs w:val="22"/>
              </w:rPr>
            </w:pPr>
            <w:r w:rsidRPr="34EA9930">
              <w:rPr>
                <w:sz w:val="22"/>
                <w:szCs w:val="22"/>
              </w:rPr>
              <w:t>Examine previous sites’ performance in terms of enrolling diverse participants with cervical cancer, to inform current site selection.</w:t>
            </w:r>
          </w:p>
        </w:tc>
      </w:tr>
      <w:tr w:rsidR="005605F8" w14:paraId="7169696B" w14:textId="77777777" w:rsidTr="00B77B1B">
        <w:trPr>
          <w:trHeight w:val="255"/>
        </w:trPr>
        <w:tc>
          <w:tcPr>
            <w:tcW w:w="1795" w:type="dxa"/>
            <w:vMerge/>
            <w:vAlign w:val="center"/>
          </w:tcPr>
          <w:p w14:paraId="10BD62B3" w14:textId="77777777" w:rsidR="005605F8" w:rsidRDefault="005605F8" w:rsidP="005605F8"/>
        </w:tc>
        <w:tc>
          <w:tcPr>
            <w:tcW w:w="7205" w:type="dxa"/>
            <w:tcMar>
              <w:left w:w="108" w:type="dxa"/>
              <w:right w:w="108" w:type="dxa"/>
            </w:tcMar>
          </w:tcPr>
          <w:p w14:paraId="41D72433" w14:textId="3226AC06" w:rsidR="005605F8" w:rsidRDefault="005605F8" w:rsidP="008546FB">
            <w:pPr>
              <w:spacing w:before="60" w:after="60"/>
              <w:rPr>
                <w:sz w:val="22"/>
                <w:szCs w:val="22"/>
              </w:rPr>
            </w:pPr>
            <w:r w:rsidRPr="34EA9930">
              <w:rPr>
                <w:sz w:val="22"/>
                <w:szCs w:val="22"/>
              </w:rPr>
              <w:t xml:space="preserve">Use site feasibility surveys and validation visits to select sites with access to diverse populations. Feasibility surveys </w:t>
            </w:r>
            <w:r w:rsidR="00FD4914">
              <w:rPr>
                <w:sz w:val="22"/>
                <w:szCs w:val="22"/>
              </w:rPr>
              <w:t xml:space="preserve">and validation discussions </w:t>
            </w:r>
            <w:r w:rsidRPr="34EA9930">
              <w:rPr>
                <w:sz w:val="22"/>
                <w:szCs w:val="22"/>
              </w:rPr>
              <w:t>will include questions on race/ethnicity of the patient population and site staff and investigators, access to diverse populations, historical diverse enrollment metrics, site diversity training practices, community outreach, affiliations with patient advocacy groups</w:t>
            </w:r>
            <w:r w:rsidR="00642E5C">
              <w:rPr>
                <w:sz w:val="22"/>
                <w:szCs w:val="22"/>
              </w:rPr>
              <w:t xml:space="preserve">, </w:t>
            </w:r>
            <w:r w:rsidR="007175B6">
              <w:rPr>
                <w:sz w:val="22"/>
                <w:szCs w:val="22"/>
              </w:rPr>
              <w:t xml:space="preserve">and </w:t>
            </w:r>
            <w:r w:rsidR="00053674">
              <w:rPr>
                <w:sz w:val="22"/>
                <w:szCs w:val="22"/>
              </w:rPr>
              <w:t xml:space="preserve">validation of </w:t>
            </w:r>
            <w:r w:rsidR="005E7C20">
              <w:rPr>
                <w:sz w:val="22"/>
                <w:szCs w:val="22"/>
              </w:rPr>
              <w:t>languages spoken in the community</w:t>
            </w:r>
            <w:r w:rsidRPr="34EA9930">
              <w:rPr>
                <w:sz w:val="22"/>
                <w:szCs w:val="22"/>
              </w:rPr>
              <w:t>.</w:t>
            </w:r>
          </w:p>
        </w:tc>
      </w:tr>
      <w:tr w:rsidR="005605F8" w14:paraId="0C84A896" w14:textId="77777777" w:rsidTr="008903AC">
        <w:trPr>
          <w:trHeight w:val="90"/>
        </w:trPr>
        <w:tc>
          <w:tcPr>
            <w:tcW w:w="9000" w:type="dxa"/>
            <w:gridSpan w:val="2"/>
            <w:shd w:val="clear" w:color="auto" w:fill="BFBFBF" w:themeFill="background1" w:themeFillShade="BF"/>
            <w:tcMar>
              <w:left w:w="108" w:type="dxa"/>
              <w:right w:w="108" w:type="dxa"/>
            </w:tcMar>
            <w:vAlign w:val="center"/>
          </w:tcPr>
          <w:p w14:paraId="66B9AD18" w14:textId="2F89029B" w:rsidR="005605F8" w:rsidRDefault="005605F8" w:rsidP="00B66E41">
            <w:pPr>
              <w:pageBreakBefore/>
              <w:spacing w:before="60" w:after="60"/>
              <w:rPr>
                <w:sz w:val="22"/>
                <w:szCs w:val="22"/>
              </w:rPr>
            </w:pPr>
            <w:r w:rsidRPr="34EA9930">
              <w:rPr>
                <w:sz w:val="22"/>
                <w:szCs w:val="22"/>
              </w:rPr>
              <w:lastRenderedPageBreak/>
              <w:t xml:space="preserve"> </w:t>
            </w:r>
          </w:p>
        </w:tc>
      </w:tr>
      <w:tr w:rsidR="005605F8" w14:paraId="1087F50E" w14:textId="77777777" w:rsidTr="00B77B1B">
        <w:trPr>
          <w:trHeight w:val="510"/>
        </w:trPr>
        <w:tc>
          <w:tcPr>
            <w:tcW w:w="1795" w:type="dxa"/>
            <w:vMerge w:val="restart"/>
            <w:tcMar>
              <w:left w:w="108" w:type="dxa"/>
              <w:right w:w="108" w:type="dxa"/>
            </w:tcMar>
            <w:vAlign w:val="center"/>
          </w:tcPr>
          <w:p w14:paraId="0B3C3D05" w14:textId="21E261DF" w:rsidR="005605F8" w:rsidRDefault="005605F8" w:rsidP="005605F8">
            <w:pPr>
              <w:rPr>
                <w:b/>
                <w:bCs/>
                <w:sz w:val="22"/>
                <w:szCs w:val="22"/>
              </w:rPr>
            </w:pPr>
            <w:r w:rsidRPr="34EA9930">
              <w:rPr>
                <w:b/>
                <w:bCs/>
                <w:sz w:val="22"/>
                <w:szCs w:val="22"/>
              </w:rPr>
              <w:t>Protocol and Operational Restrictions</w:t>
            </w:r>
          </w:p>
        </w:tc>
        <w:tc>
          <w:tcPr>
            <w:tcW w:w="7205" w:type="dxa"/>
            <w:tcMar>
              <w:left w:w="108" w:type="dxa"/>
              <w:right w:w="108" w:type="dxa"/>
            </w:tcMar>
          </w:tcPr>
          <w:p w14:paraId="2AD51C54" w14:textId="57263A0E" w:rsidR="005605F8" w:rsidRDefault="005605F8" w:rsidP="008546FB">
            <w:pPr>
              <w:spacing w:before="60" w:after="60"/>
              <w:rPr>
                <w:sz w:val="22"/>
                <w:szCs w:val="22"/>
              </w:rPr>
            </w:pPr>
            <w:r w:rsidRPr="34EA9930">
              <w:rPr>
                <w:sz w:val="22"/>
                <w:szCs w:val="22"/>
              </w:rPr>
              <w:t>Evaluate the impact of specific inclusion and exclusion criteria that may limit participation of underrepresented populations and minimize unnecessary exclusions where possible.</w:t>
            </w:r>
          </w:p>
        </w:tc>
      </w:tr>
      <w:tr w:rsidR="005605F8" w14:paraId="29E0F16C" w14:textId="77777777" w:rsidTr="00B77B1B">
        <w:trPr>
          <w:trHeight w:val="780"/>
        </w:trPr>
        <w:tc>
          <w:tcPr>
            <w:tcW w:w="1795" w:type="dxa"/>
            <w:vMerge/>
            <w:vAlign w:val="center"/>
          </w:tcPr>
          <w:p w14:paraId="6C4F1C59" w14:textId="77777777" w:rsidR="005605F8" w:rsidRDefault="005605F8" w:rsidP="005605F8"/>
        </w:tc>
        <w:tc>
          <w:tcPr>
            <w:tcW w:w="7205" w:type="dxa"/>
            <w:tcMar>
              <w:left w:w="108" w:type="dxa"/>
              <w:right w:w="108" w:type="dxa"/>
            </w:tcMar>
          </w:tcPr>
          <w:p w14:paraId="7163C06A" w14:textId="260929F4" w:rsidR="005605F8" w:rsidRDefault="005605F8" w:rsidP="008546FB">
            <w:pPr>
              <w:spacing w:before="60" w:after="60"/>
              <w:rPr>
                <w:sz w:val="22"/>
                <w:szCs w:val="22"/>
              </w:rPr>
            </w:pPr>
            <w:r w:rsidRPr="34EA9930">
              <w:rPr>
                <w:sz w:val="22"/>
                <w:szCs w:val="22"/>
              </w:rPr>
              <w:t>Consider where flexibility can be built into the protocol (</w:t>
            </w:r>
            <w:proofErr w:type="spellStart"/>
            <w:r w:rsidRPr="34EA9930">
              <w:rPr>
                <w:sz w:val="22"/>
                <w:szCs w:val="22"/>
              </w:rPr>
              <w:t>eg</w:t>
            </w:r>
            <w:proofErr w:type="spellEnd"/>
            <w:r w:rsidRPr="34EA9930">
              <w:rPr>
                <w:sz w:val="22"/>
                <w:szCs w:val="22"/>
              </w:rPr>
              <w:t>, the visit schedule) to allow for telemedicine visits</w:t>
            </w:r>
            <w:r w:rsidR="009D6A67">
              <w:rPr>
                <w:sz w:val="22"/>
                <w:szCs w:val="22"/>
              </w:rPr>
              <w:t>, considerations for people with disabilities,</w:t>
            </w:r>
            <w:r w:rsidRPr="34EA9930">
              <w:rPr>
                <w:sz w:val="22"/>
                <w:szCs w:val="22"/>
              </w:rPr>
              <w:t xml:space="preserve"> and participants to receive care at satellite centers (</w:t>
            </w:r>
            <w:proofErr w:type="spellStart"/>
            <w:r w:rsidRPr="34EA9930">
              <w:rPr>
                <w:sz w:val="22"/>
                <w:szCs w:val="22"/>
              </w:rPr>
              <w:t>eg</w:t>
            </w:r>
            <w:proofErr w:type="spellEnd"/>
            <w:r w:rsidRPr="34EA9930">
              <w:rPr>
                <w:sz w:val="22"/>
                <w:szCs w:val="22"/>
              </w:rPr>
              <w:t>, in community medical practices).</w:t>
            </w:r>
          </w:p>
        </w:tc>
      </w:tr>
      <w:tr w:rsidR="005605F8" w14:paraId="2674063E" w14:textId="77777777" w:rsidTr="00B77B1B">
        <w:trPr>
          <w:trHeight w:val="255"/>
        </w:trPr>
        <w:tc>
          <w:tcPr>
            <w:tcW w:w="1795" w:type="dxa"/>
            <w:vMerge/>
            <w:vAlign w:val="center"/>
          </w:tcPr>
          <w:p w14:paraId="1989261F" w14:textId="77777777" w:rsidR="005605F8" w:rsidRDefault="005605F8" w:rsidP="005605F8"/>
        </w:tc>
        <w:tc>
          <w:tcPr>
            <w:tcW w:w="7205" w:type="dxa"/>
            <w:tcMar>
              <w:left w:w="108" w:type="dxa"/>
              <w:right w:w="108" w:type="dxa"/>
            </w:tcMar>
          </w:tcPr>
          <w:p w14:paraId="04CDED01" w14:textId="6F92B1DD" w:rsidR="005605F8" w:rsidRDefault="005605F8" w:rsidP="008546FB">
            <w:pPr>
              <w:spacing w:before="60" w:after="60"/>
              <w:rPr>
                <w:sz w:val="22"/>
                <w:szCs w:val="22"/>
              </w:rPr>
            </w:pPr>
            <w:r w:rsidRPr="3AF01EB1">
              <w:rPr>
                <w:sz w:val="22"/>
                <w:szCs w:val="22"/>
              </w:rPr>
              <w:t xml:space="preserve">Use patient </w:t>
            </w:r>
            <w:proofErr w:type="gramStart"/>
            <w:r w:rsidRPr="3AF01EB1">
              <w:rPr>
                <w:sz w:val="22"/>
                <w:szCs w:val="22"/>
              </w:rPr>
              <w:t>dialogues—</w:t>
            </w:r>
            <w:proofErr w:type="gramEnd"/>
            <w:r w:rsidRPr="3AF01EB1">
              <w:rPr>
                <w:sz w:val="22"/>
                <w:szCs w:val="22"/>
              </w:rPr>
              <w:t xml:space="preserve">discussions with groups of patients living with cervical cancer— </w:t>
            </w:r>
            <w:r w:rsidRPr="00887832">
              <w:rPr>
                <w:sz w:val="22"/>
                <w:szCs w:val="22"/>
              </w:rPr>
              <w:t xml:space="preserve">and/or Merck’s community engagement panel and/or patient expert representative </w:t>
            </w:r>
            <w:r w:rsidRPr="3AF01EB1">
              <w:rPr>
                <w:sz w:val="22"/>
                <w:szCs w:val="22"/>
              </w:rPr>
              <w:t>to inform protocol development and operational feasibility.</w:t>
            </w:r>
          </w:p>
        </w:tc>
      </w:tr>
      <w:tr w:rsidR="005605F8" w14:paraId="6C7DA9C7" w14:textId="77777777" w:rsidTr="00B77B1B">
        <w:trPr>
          <w:trHeight w:val="255"/>
        </w:trPr>
        <w:tc>
          <w:tcPr>
            <w:tcW w:w="1795" w:type="dxa"/>
            <w:vMerge/>
            <w:vAlign w:val="center"/>
          </w:tcPr>
          <w:p w14:paraId="18E437F3" w14:textId="77777777" w:rsidR="005605F8" w:rsidRDefault="005605F8" w:rsidP="005605F8"/>
        </w:tc>
        <w:tc>
          <w:tcPr>
            <w:tcW w:w="7205" w:type="dxa"/>
            <w:tcMar>
              <w:left w:w="108" w:type="dxa"/>
              <w:right w:w="108" w:type="dxa"/>
            </w:tcMar>
          </w:tcPr>
          <w:p w14:paraId="5A2A3CEA" w14:textId="401D4360" w:rsidR="005605F8" w:rsidRDefault="00FB289C" w:rsidP="008546FB">
            <w:pPr>
              <w:spacing w:before="60" w:after="60"/>
              <w:rPr>
                <w:sz w:val="22"/>
                <w:szCs w:val="22"/>
              </w:rPr>
            </w:pPr>
            <w:r>
              <w:rPr>
                <w:sz w:val="22"/>
                <w:szCs w:val="22"/>
              </w:rPr>
              <w:t>Use gender-neutral language in</w:t>
            </w:r>
            <w:r w:rsidR="00F30885">
              <w:rPr>
                <w:sz w:val="22"/>
                <w:szCs w:val="22"/>
              </w:rPr>
              <w:t xml:space="preserve"> materials provided to participants</w:t>
            </w:r>
            <w:r>
              <w:rPr>
                <w:sz w:val="22"/>
                <w:szCs w:val="22"/>
              </w:rPr>
              <w:t xml:space="preserve"> </w:t>
            </w:r>
            <w:r w:rsidR="00F30885">
              <w:rPr>
                <w:sz w:val="22"/>
                <w:szCs w:val="22"/>
              </w:rPr>
              <w:t>(</w:t>
            </w:r>
            <w:proofErr w:type="spellStart"/>
            <w:r w:rsidR="00F30885">
              <w:rPr>
                <w:sz w:val="22"/>
                <w:szCs w:val="22"/>
              </w:rPr>
              <w:t>eg</w:t>
            </w:r>
            <w:proofErr w:type="spellEnd"/>
            <w:r w:rsidR="00F30885">
              <w:rPr>
                <w:sz w:val="22"/>
                <w:szCs w:val="22"/>
              </w:rPr>
              <w:t>, informed consent forms)</w:t>
            </w:r>
            <w:r>
              <w:rPr>
                <w:sz w:val="22"/>
                <w:szCs w:val="22"/>
              </w:rPr>
              <w:t xml:space="preserve"> and c</w:t>
            </w:r>
            <w:r w:rsidR="005605F8" w:rsidRPr="34EA9930">
              <w:rPr>
                <w:sz w:val="22"/>
                <w:szCs w:val="22"/>
              </w:rPr>
              <w:t>ontinue to use gender-neutral language throughout the protocol to foster inclusivity.</w:t>
            </w:r>
          </w:p>
        </w:tc>
      </w:tr>
      <w:tr w:rsidR="005605F8" w14:paraId="388101E5" w14:textId="77777777" w:rsidTr="00B77B1B">
        <w:trPr>
          <w:trHeight w:val="255"/>
        </w:trPr>
        <w:tc>
          <w:tcPr>
            <w:tcW w:w="1795" w:type="dxa"/>
            <w:vMerge/>
            <w:vAlign w:val="center"/>
          </w:tcPr>
          <w:p w14:paraId="58B9FD1D" w14:textId="77777777" w:rsidR="005605F8" w:rsidRDefault="005605F8" w:rsidP="005605F8"/>
        </w:tc>
        <w:tc>
          <w:tcPr>
            <w:tcW w:w="7205" w:type="dxa"/>
            <w:tcMar>
              <w:left w:w="108" w:type="dxa"/>
              <w:right w:w="108" w:type="dxa"/>
            </w:tcMar>
          </w:tcPr>
          <w:p w14:paraId="6C5007BB" w14:textId="1D4972FF" w:rsidR="005605F8" w:rsidRDefault="005605F8" w:rsidP="008546FB">
            <w:pPr>
              <w:spacing w:before="60" w:after="60"/>
              <w:rPr>
                <w:sz w:val="22"/>
                <w:szCs w:val="22"/>
              </w:rPr>
            </w:pPr>
            <w:r w:rsidRPr="34EA9930">
              <w:rPr>
                <w:sz w:val="22"/>
                <w:szCs w:val="22"/>
              </w:rPr>
              <w:t>Include epidemiology data on cervical cancer by race, ethnicity, and age in the protocol to raise awareness about the disparities in morbidity and mortality.</w:t>
            </w:r>
          </w:p>
        </w:tc>
      </w:tr>
      <w:tr w:rsidR="005605F8" w14:paraId="5C6B3E65" w14:textId="77777777" w:rsidTr="008903AC">
        <w:trPr>
          <w:trHeight w:val="165"/>
        </w:trPr>
        <w:tc>
          <w:tcPr>
            <w:tcW w:w="9000" w:type="dxa"/>
            <w:gridSpan w:val="2"/>
            <w:shd w:val="clear" w:color="auto" w:fill="BFBFBF" w:themeFill="background1" w:themeFillShade="BF"/>
            <w:tcMar>
              <w:left w:w="108" w:type="dxa"/>
              <w:right w:w="108" w:type="dxa"/>
            </w:tcMar>
            <w:vAlign w:val="center"/>
          </w:tcPr>
          <w:p w14:paraId="5580C1FC" w14:textId="569D5F5B" w:rsidR="005605F8" w:rsidRDefault="005605F8" w:rsidP="00B66E41">
            <w:pPr>
              <w:spacing w:before="60" w:after="60"/>
              <w:rPr>
                <w:sz w:val="22"/>
                <w:szCs w:val="22"/>
              </w:rPr>
            </w:pPr>
            <w:r w:rsidRPr="34EA9930">
              <w:rPr>
                <w:sz w:val="22"/>
                <w:szCs w:val="22"/>
              </w:rPr>
              <w:t xml:space="preserve"> </w:t>
            </w:r>
          </w:p>
        </w:tc>
      </w:tr>
      <w:tr w:rsidR="005605F8" w14:paraId="7C209EA0" w14:textId="77777777" w:rsidTr="00B77B1B">
        <w:trPr>
          <w:trHeight w:val="510"/>
        </w:trPr>
        <w:tc>
          <w:tcPr>
            <w:tcW w:w="1795" w:type="dxa"/>
            <w:vMerge w:val="restart"/>
            <w:tcMar>
              <w:left w:w="108" w:type="dxa"/>
              <w:right w:w="108" w:type="dxa"/>
            </w:tcMar>
            <w:vAlign w:val="center"/>
          </w:tcPr>
          <w:p w14:paraId="65E52EB5" w14:textId="46516D0F" w:rsidR="005605F8" w:rsidRDefault="005605F8" w:rsidP="00B66E41">
            <w:pPr>
              <w:rPr>
                <w:b/>
                <w:bCs/>
                <w:sz w:val="22"/>
                <w:szCs w:val="22"/>
              </w:rPr>
            </w:pPr>
            <w:r w:rsidRPr="34EA9930">
              <w:rPr>
                <w:b/>
                <w:bCs/>
                <w:sz w:val="22"/>
                <w:szCs w:val="22"/>
              </w:rPr>
              <w:t>Community Engagement</w:t>
            </w:r>
          </w:p>
        </w:tc>
        <w:tc>
          <w:tcPr>
            <w:tcW w:w="7205" w:type="dxa"/>
            <w:tcMar>
              <w:left w:w="108" w:type="dxa"/>
              <w:right w:w="108" w:type="dxa"/>
            </w:tcMar>
          </w:tcPr>
          <w:p w14:paraId="7BA31283" w14:textId="2AED20EA" w:rsidR="005605F8" w:rsidRDefault="005605F8" w:rsidP="00B66E41">
            <w:pPr>
              <w:spacing w:before="60" w:after="60"/>
              <w:rPr>
                <w:sz w:val="22"/>
                <w:szCs w:val="22"/>
              </w:rPr>
            </w:pPr>
            <w:r w:rsidRPr="34EA9930">
              <w:rPr>
                <w:sz w:val="22"/>
                <w:szCs w:val="22"/>
              </w:rPr>
              <w:t>Support community outreach by site personnel, patient advocacy groups, and/or the Sponsor to engage and educate patient groups on the disease and clinical study awareness (</w:t>
            </w:r>
            <w:proofErr w:type="spellStart"/>
            <w:r w:rsidRPr="34EA9930">
              <w:rPr>
                <w:sz w:val="22"/>
                <w:szCs w:val="22"/>
              </w:rPr>
              <w:t>eg</w:t>
            </w:r>
            <w:proofErr w:type="spellEnd"/>
            <w:r w:rsidRPr="34EA9930">
              <w:rPr>
                <w:sz w:val="22"/>
                <w:szCs w:val="22"/>
              </w:rPr>
              <w:t>, using health fairs).</w:t>
            </w:r>
          </w:p>
        </w:tc>
      </w:tr>
      <w:tr w:rsidR="005605F8" w14:paraId="62F76785" w14:textId="77777777" w:rsidTr="00B77B1B">
        <w:trPr>
          <w:trHeight w:val="255"/>
        </w:trPr>
        <w:tc>
          <w:tcPr>
            <w:tcW w:w="1795" w:type="dxa"/>
            <w:vMerge/>
            <w:vAlign w:val="center"/>
          </w:tcPr>
          <w:p w14:paraId="5AF8ECF4" w14:textId="77777777" w:rsidR="005605F8" w:rsidRDefault="005605F8" w:rsidP="00B66E41"/>
        </w:tc>
        <w:tc>
          <w:tcPr>
            <w:tcW w:w="7205" w:type="dxa"/>
            <w:tcMar>
              <w:left w:w="108" w:type="dxa"/>
              <w:right w:w="108" w:type="dxa"/>
            </w:tcMar>
          </w:tcPr>
          <w:p w14:paraId="08E07D0F" w14:textId="33ACFECD" w:rsidR="005605F8" w:rsidRDefault="005605F8" w:rsidP="00B66E41">
            <w:pPr>
              <w:spacing w:before="60" w:after="60"/>
              <w:rPr>
                <w:sz w:val="22"/>
                <w:szCs w:val="22"/>
              </w:rPr>
            </w:pPr>
            <w:r w:rsidRPr="34EA9930">
              <w:rPr>
                <w:color w:val="000000" w:themeColor="text1"/>
                <w:sz w:val="22"/>
                <w:szCs w:val="22"/>
              </w:rPr>
              <w:t xml:space="preserve">Identify and develop relationships </w:t>
            </w:r>
            <w:r w:rsidRPr="34EA9930">
              <w:rPr>
                <w:sz w:val="22"/>
                <w:szCs w:val="22"/>
              </w:rPr>
              <w:t>with both national and local community</w:t>
            </w:r>
            <w:r w:rsidR="78F6EDF9" w:rsidRPr="34EA9930">
              <w:rPr>
                <w:sz w:val="22"/>
                <w:szCs w:val="22"/>
              </w:rPr>
              <w:t>-</w:t>
            </w:r>
            <w:r w:rsidRPr="34EA9930">
              <w:rPr>
                <w:sz w:val="22"/>
                <w:szCs w:val="22"/>
              </w:rPr>
              <w:t xml:space="preserve">based organizations to build trust and engagement with diverse patient populations [Sec. </w:t>
            </w:r>
            <w:r w:rsidR="008656B2">
              <w:rPr>
                <w:sz w:val="22"/>
                <w:szCs w:val="22"/>
              </w:rPr>
              <w:t>4.3</w:t>
            </w:r>
            <w:r w:rsidRPr="34EA9930">
              <w:rPr>
                <w:sz w:val="22"/>
                <w:szCs w:val="22"/>
              </w:rPr>
              <w:t>].</w:t>
            </w:r>
          </w:p>
        </w:tc>
      </w:tr>
      <w:tr w:rsidR="005605F8" w14:paraId="00111A3E" w14:textId="77777777" w:rsidTr="008903AC">
        <w:trPr>
          <w:trHeight w:val="255"/>
        </w:trPr>
        <w:tc>
          <w:tcPr>
            <w:tcW w:w="9000" w:type="dxa"/>
            <w:gridSpan w:val="2"/>
            <w:shd w:val="clear" w:color="auto" w:fill="BFBFBF" w:themeFill="background1" w:themeFillShade="BF"/>
            <w:tcMar>
              <w:left w:w="108" w:type="dxa"/>
              <w:right w:w="108" w:type="dxa"/>
            </w:tcMar>
          </w:tcPr>
          <w:p w14:paraId="6AA5705C" w14:textId="00858CCE" w:rsidR="005605F8" w:rsidRDefault="005605F8" w:rsidP="00B66E41">
            <w:pPr>
              <w:spacing w:before="60" w:after="60"/>
              <w:rPr>
                <w:color w:val="000000" w:themeColor="text1"/>
                <w:sz w:val="22"/>
                <w:szCs w:val="22"/>
              </w:rPr>
            </w:pPr>
            <w:r w:rsidRPr="34EA9930">
              <w:rPr>
                <w:color w:val="000000" w:themeColor="text1"/>
                <w:sz w:val="22"/>
                <w:szCs w:val="22"/>
              </w:rPr>
              <w:t xml:space="preserve"> </w:t>
            </w:r>
          </w:p>
        </w:tc>
      </w:tr>
      <w:tr w:rsidR="005605F8" w14:paraId="568C2669" w14:textId="77777777" w:rsidTr="00B77B1B">
        <w:trPr>
          <w:trHeight w:val="525"/>
        </w:trPr>
        <w:tc>
          <w:tcPr>
            <w:tcW w:w="1795" w:type="dxa"/>
            <w:vMerge w:val="restart"/>
            <w:tcMar>
              <w:left w:w="108" w:type="dxa"/>
              <w:right w:w="108" w:type="dxa"/>
            </w:tcMar>
            <w:vAlign w:val="center"/>
          </w:tcPr>
          <w:p w14:paraId="20EFD5E8" w14:textId="55E21956" w:rsidR="005605F8" w:rsidRDefault="005605F8" w:rsidP="00B66E41">
            <w:pPr>
              <w:rPr>
                <w:b/>
                <w:bCs/>
                <w:sz w:val="22"/>
                <w:szCs w:val="22"/>
              </w:rPr>
            </w:pPr>
            <w:r w:rsidRPr="34EA9930">
              <w:rPr>
                <w:b/>
                <w:bCs/>
                <w:sz w:val="22"/>
                <w:szCs w:val="22"/>
              </w:rPr>
              <w:t>Participant Financial and Logistical Barriers</w:t>
            </w:r>
          </w:p>
        </w:tc>
        <w:tc>
          <w:tcPr>
            <w:tcW w:w="7205" w:type="dxa"/>
            <w:tcMar>
              <w:left w:w="108" w:type="dxa"/>
              <w:right w:w="108" w:type="dxa"/>
            </w:tcMar>
          </w:tcPr>
          <w:p w14:paraId="1CE78B4A" w14:textId="227D959F" w:rsidR="005605F8" w:rsidRDefault="005605F8" w:rsidP="00B66E41">
            <w:pPr>
              <w:spacing w:before="60" w:after="60"/>
              <w:rPr>
                <w:sz w:val="22"/>
                <w:szCs w:val="22"/>
              </w:rPr>
            </w:pPr>
            <w:r w:rsidRPr="34EA9930">
              <w:rPr>
                <w:sz w:val="22"/>
                <w:szCs w:val="22"/>
              </w:rPr>
              <w:t xml:space="preserve">Provide clinical study travel assistance and ride share opportunities, inclusive of overnight hotel assistance and </w:t>
            </w:r>
            <w:proofErr w:type="gramStart"/>
            <w:r w:rsidRPr="34EA9930">
              <w:rPr>
                <w:sz w:val="22"/>
                <w:szCs w:val="22"/>
              </w:rPr>
              <w:t>out</w:t>
            </w:r>
            <w:proofErr w:type="gramEnd"/>
            <w:r w:rsidRPr="34EA9930">
              <w:rPr>
                <w:sz w:val="22"/>
                <w:szCs w:val="22"/>
              </w:rPr>
              <w:t xml:space="preserve">-of-pocket burden, </w:t>
            </w:r>
            <w:r w:rsidR="2194C224" w:rsidRPr="5A27A1AB">
              <w:rPr>
                <w:sz w:val="22"/>
                <w:szCs w:val="22"/>
              </w:rPr>
              <w:t>if</w:t>
            </w:r>
            <w:r w:rsidRPr="34EA9930">
              <w:rPr>
                <w:sz w:val="22"/>
                <w:szCs w:val="22"/>
              </w:rPr>
              <w:t xml:space="preserve"> necessary.</w:t>
            </w:r>
          </w:p>
        </w:tc>
      </w:tr>
      <w:tr w:rsidR="005605F8" w14:paraId="1D2F1698" w14:textId="77777777" w:rsidTr="00B77B1B">
        <w:trPr>
          <w:trHeight w:val="300"/>
        </w:trPr>
        <w:tc>
          <w:tcPr>
            <w:tcW w:w="1795" w:type="dxa"/>
            <w:vMerge/>
            <w:vAlign w:val="center"/>
          </w:tcPr>
          <w:p w14:paraId="5596B5DA" w14:textId="77777777" w:rsidR="005605F8" w:rsidRDefault="005605F8" w:rsidP="005605F8"/>
        </w:tc>
        <w:tc>
          <w:tcPr>
            <w:tcW w:w="7205" w:type="dxa"/>
            <w:tcMar>
              <w:left w:w="108" w:type="dxa"/>
              <w:right w:w="108" w:type="dxa"/>
            </w:tcMar>
          </w:tcPr>
          <w:p w14:paraId="0A18E75B" w14:textId="4D1E5574" w:rsidR="005605F8" w:rsidRDefault="005605F8" w:rsidP="008546FB">
            <w:pPr>
              <w:spacing w:before="60" w:after="60"/>
              <w:rPr>
                <w:sz w:val="22"/>
                <w:szCs w:val="22"/>
              </w:rPr>
            </w:pPr>
            <w:r w:rsidRPr="34EA9930">
              <w:rPr>
                <w:sz w:val="22"/>
                <w:szCs w:val="22"/>
              </w:rPr>
              <w:t>Utilize the Social Determinants of Health database to understand participant burden</w:t>
            </w:r>
            <w:r w:rsidR="0190D651" w:rsidRPr="1431D40B">
              <w:rPr>
                <w:sz w:val="22"/>
                <w:szCs w:val="22"/>
              </w:rPr>
              <w:t xml:space="preserve"> and further support options needed</w:t>
            </w:r>
            <w:r w:rsidRPr="34EA9930">
              <w:rPr>
                <w:sz w:val="22"/>
                <w:szCs w:val="22"/>
              </w:rPr>
              <w:t>.</w:t>
            </w:r>
          </w:p>
        </w:tc>
      </w:tr>
      <w:tr w:rsidR="005605F8" w14:paraId="0556F69E" w14:textId="77777777" w:rsidTr="00B77B1B">
        <w:trPr>
          <w:trHeight w:val="510"/>
        </w:trPr>
        <w:tc>
          <w:tcPr>
            <w:tcW w:w="1795" w:type="dxa"/>
            <w:vMerge/>
            <w:vAlign w:val="center"/>
          </w:tcPr>
          <w:p w14:paraId="3A653806" w14:textId="77777777" w:rsidR="005605F8" w:rsidRDefault="005605F8" w:rsidP="005605F8"/>
        </w:tc>
        <w:tc>
          <w:tcPr>
            <w:tcW w:w="7205" w:type="dxa"/>
            <w:tcMar>
              <w:left w:w="108" w:type="dxa"/>
              <w:right w:w="108" w:type="dxa"/>
            </w:tcMar>
          </w:tcPr>
          <w:p w14:paraId="33FA89A1" w14:textId="47AE9E96" w:rsidR="005605F8" w:rsidRDefault="005605F8" w:rsidP="008546FB">
            <w:pPr>
              <w:spacing w:before="60" w:after="60"/>
              <w:rPr>
                <w:sz w:val="22"/>
                <w:szCs w:val="22"/>
              </w:rPr>
            </w:pPr>
            <w:r w:rsidRPr="00872B2D">
              <w:rPr>
                <w:sz w:val="22"/>
                <w:szCs w:val="22"/>
              </w:rPr>
              <w:t>Offer</w:t>
            </w:r>
            <w:r w:rsidRPr="34EA9930">
              <w:rPr>
                <w:sz w:val="22"/>
                <w:szCs w:val="22"/>
              </w:rPr>
              <w:t xml:space="preserve"> vendor support opportunities for visit stipends, in addition to travel reimbursement.</w:t>
            </w:r>
          </w:p>
        </w:tc>
      </w:tr>
      <w:tr w:rsidR="005605F8" w14:paraId="197ADD02" w14:textId="77777777" w:rsidTr="00B77B1B">
        <w:trPr>
          <w:trHeight w:val="255"/>
        </w:trPr>
        <w:tc>
          <w:tcPr>
            <w:tcW w:w="1795" w:type="dxa"/>
            <w:vMerge/>
            <w:vAlign w:val="center"/>
          </w:tcPr>
          <w:p w14:paraId="19B79EF0" w14:textId="77777777" w:rsidR="005605F8" w:rsidRDefault="005605F8" w:rsidP="005605F8"/>
        </w:tc>
        <w:tc>
          <w:tcPr>
            <w:tcW w:w="7205" w:type="dxa"/>
            <w:tcMar>
              <w:left w:w="108" w:type="dxa"/>
              <w:right w:w="108" w:type="dxa"/>
            </w:tcMar>
          </w:tcPr>
          <w:p w14:paraId="712F7A06" w14:textId="5BA74571" w:rsidR="005605F8" w:rsidRDefault="005605F8" w:rsidP="008546FB">
            <w:pPr>
              <w:spacing w:before="60" w:after="60"/>
              <w:rPr>
                <w:sz w:val="22"/>
                <w:szCs w:val="22"/>
              </w:rPr>
            </w:pPr>
            <w:r w:rsidRPr="34EA9930">
              <w:rPr>
                <w:sz w:val="22"/>
                <w:szCs w:val="22"/>
              </w:rPr>
              <w:t>Support sites to activate satellite sites located in communities with a diverse patient population to minimize travel burden and time off from work.</w:t>
            </w:r>
          </w:p>
        </w:tc>
      </w:tr>
      <w:tr w:rsidR="005605F8" w14:paraId="3F3E2F46" w14:textId="77777777" w:rsidTr="00B77B1B">
        <w:trPr>
          <w:trHeight w:val="255"/>
        </w:trPr>
        <w:tc>
          <w:tcPr>
            <w:tcW w:w="1795" w:type="dxa"/>
            <w:vMerge/>
            <w:vAlign w:val="center"/>
          </w:tcPr>
          <w:p w14:paraId="01BC2529" w14:textId="77777777" w:rsidR="005605F8" w:rsidRDefault="005605F8" w:rsidP="005605F8"/>
        </w:tc>
        <w:tc>
          <w:tcPr>
            <w:tcW w:w="7205" w:type="dxa"/>
            <w:tcMar>
              <w:left w:w="108" w:type="dxa"/>
              <w:right w:w="108" w:type="dxa"/>
            </w:tcMar>
          </w:tcPr>
          <w:p w14:paraId="5369FC5C" w14:textId="73F55A56" w:rsidR="005605F8" w:rsidRDefault="005605F8" w:rsidP="008546FB">
            <w:pPr>
              <w:spacing w:before="60" w:after="60"/>
              <w:rPr>
                <w:sz w:val="22"/>
                <w:szCs w:val="22"/>
              </w:rPr>
            </w:pPr>
            <w:r w:rsidRPr="34EA9930">
              <w:rPr>
                <w:sz w:val="22"/>
                <w:szCs w:val="22"/>
              </w:rPr>
              <w:t>Support sites that are willing to provide more flexible hours for working participants (</w:t>
            </w:r>
            <w:proofErr w:type="spellStart"/>
            <w:r w:rsidRPr="34EA9930">
              <w:rPr>
                <w:sz w:val="22"/>
                <w:szCs w:val="22"/>
              </w:rPr>
              <w:t>eg</w:t>
            </w:r>
            <w:proofErr w:type="spellEnd"/>
            <w:r w:rsidRPr="34EA9930">
              <w:rPr>
                <w:sz w:val="22"/>
                <w:szCs w:val="22"/>
              </w:rPr>
              <w:t>, weekends, early morning, evenings).</w:t>
            </w:r>
          </w:p>
        </w:tc>
      </w:tr>
      <w:tr w:rsidR="005605F8" w14:paraId="2B16E51B" w14:textId="77777777" w:rsidTr="00B77B1B">
        <w:trPr>
          <w:trHeight w:val="255"/>
        </w:trPr>
        <w:tc>
          <w:tcPr>
            <w:tcW w:w="1795" w:type="dxa"/>
            <w:vMerge/>
            <w:vAlign w:val="center"/>
          </w:tcPr>
          <w:p w14:paraId="534FF289" w14:textId="77777777" w:rsidR="005605F8" w:rsidRDefault="005605F8" w:rsidP="005605F8"/>
        </w:tc>
        <w:tc>
          <w:tcPr>
            <w:tcW w:w="7205" w:type="dxa"/>
            <w:tcMar>
              <w:left w:w="108" w:type="dxa"/>
              <w:right w:w="108" w:type="dxa"/>
            </w:tcMar>
          </w:tcPr>
          <w:p w14:paraId="63EEB397" w14:textId="78C37897" w:rsidR="005605F8" w:rsidRDefault="005605F8" w:rsidP="008546FB">
            <w:pPr>
              <w:spacing w:before="60" w:after="60"/>
              <w:rPr>
                <w:sz w:val="22"/>
                <w:szCs w:val="22"/>
              </w:rPr>
            </w:pPr>
            <w:r w:rsidRPr="34EA9930">
              <w:rPr>
                <w:sz w:val="22"/>
                <w:szCs w:val="22"/>
              </w:rPr>
              <w:t>Ensure sites have processes and resources in place, such as patient navigators, to facilitate participant awareness of their financial responsibilities early in the study (</w:t>
            </w:r>
            <w:proofErr w:type="spellStart"/>
            <w:r w:rsidRPr="34EA9930">
              <w:rPr>
                <w:sz w:val="22"/>
                <w:szCs w:val="22"/>
              </w:rPr>
              <w:t>eg</w:t>
            </w:r>
            <w:proofErr w:type="spellEnd"/>
            <w:r w:rsidRPr="34EA9930">
              <w:rPr>
                <w:sz w:val="22"/>
                <w:szCs w:val="22"/>
              </w:rPr>
              <w:t>, during the informed consent timeframe). Provide site resource support where needed (</w:t>
            </w:r>
            <w:proofErr w:type="spellStart"/>
            <w:r w:rsidRPr="34EA9930">
              <w:rPr>
                <w:sz w:val="22"/>
                <w:szCs w:val="22"/>
              </w:rPr>
              <w:t>eg</w:t>
            </w:r>
            <w:proofErr w:type="spellEnd"/>
            <w:r w:rsidRPr="34EA9930">
              <w:rPr>
                <w:sz w:val="22"/>
                <w:szCs w:val="22"/>
              </w:rPr>
              <w:t>, via third party vendors to augment resources).</w:t>
            </w:r>
          </w:p>
        </w:tc>
      </w:tr>
      <w:tr w:rsidR="005605F8" w14:paraId="7D7EA2D2" w14:textId="77777777" w:rsidTr="00B77B1B">
        <w:trPr>
          <w:trHeight w:val="270"/>
        </w:trPr>
        <w:tc>
          <w:tcPr>
            <w:tcW w:w="1795" w:type="dxa"/>
            <w:vMerge/>
            <w:vAlign w:val="center"/>
          </w:tcPr>
          <w:p w14:paraId="12678A75" w14:textId="77777777" w:rsidR="005605F8" w:rsidRDefault="005605F8" w:rsidP="005605F8"/>
        </w:tc>
        <w:tc>
          <w:tcPr>
            <w:tcW w:w="7205" w:type="dxa"/>
            <w:tcMar>
              <w:left w:w="108" w:type="dxa"/>
              <w:right w:w="108" w:type="dxa"/>
            </w:tcMar>
          </w:tcPr>
          <w:p w14:paraId="619A5DB4" w14:textId="3BEF29F0" w:rsidR="005605F8" w:rsidRDefault="0B3A4539" w:rsidP="008546FB">
            <w:pPr>
              <w:spacing w:before="60" w:after="60"/>
              <w:rPr>
                <w:sz w:val="22"/>
                <w:szCs w:val="22"/>
              </w:rPr>
            </w:pPr>
            <w:r w:rsidRPr="5A27A1AB">
              <w:rPr>
                <w:sz w:val="22"/>
                <w:szCs w:val="22"/>
              </w:rPr>
              <w:t>Consider allowing</w:t>
            </w:r>
            <w:r w:rsidR="005605F8" w:rsidRPr="34EA9930">
              <w:rPr>
                <w:sz w:val="22"/>
                <w:szCs w:val="22"/>
              </w:rPr>
              <w:t xml:space="preserve"> for the site</w:t>
            </w:r>
            <w:r w:rsidR="005605F8" w:rsidRPr="00872B2D">
              <w:rPr>
                <w:sz w:val="22"/>
                <w:szCs w:val="22"/>
              </w:rPr>
              <w:t>s</w:t>
            </w:r>
            <w:r w:rsidR="005605F8" w:rsidRPr="34EA9930">
              <w:rPr>
                <w:sz w:val="22"/>
                <w:szCs w:val="22"/>
              </w:rPr>
              <w:t xml:space="preserve"> to utilize remote consent per established processes.</w:t>
            </w:r>
          </w:p>
        </w:tc>
      </w:tr>
      <w:tr w:rsidR="005605F8" w14:paraId="1708A683" w14:textId="77777777" w:rsidTr="008903AC">
        <w:trPr>
          <w:trHeight w:val="270"/>
        </w:trPr>
        <w:tc>
          <w:tcPr>
            <w:tcW w:w="9000" w:type="dxa"/>
            <w:gridSpan w:val="2"/>
            <w:shd w:val="clear" w:color="auto" w:fill="BFBFBF" w:themeFill="background1" w:themeFillShade="BF"/>
            <w:tcMar>
              <w:left w:w="108" w:type="dxa"/>
              <w:right w:w="108" w:type="dxa"/>
            </w:tcMar>
          </w:tcPr>
          <w:p w14:paraId="506CC0EF" w14:textId="17940B77" w:rsidR="005605F8" w:rsidRDefault="005605F8" w:rsidP="008546FB">
            <w:pPr>
              <w:spacing w:before="60" w:after="60"/>
              <w:rPr>
                <w:sz w:val="22"/>
                <w:szCs w:val="22"/>
              </w:rPr>
            </w:pPr>
            <w:r w:rsidRPr="34EA9930">
              <w:rPr>
                <w:sz w:val="22"/>
                <w:szCs w:val="22"/>
              </w:rPr>
              <w:lastRenderedPageBreak/>
              <w:t xml:space="preserve"> </w:t>
            </w:r>
          </w:p>
        </w:tc>
      </w:tr>
      <w:tr w:rsidR="00AF7130" w14:paraId="1B6CD6E2" w14:textId="77777777" w:rsidTr="00B77B1B">
        <w:trPr>
          <w:trHeight w:val="270"/>
        </w:trPr>
        <w:tc>
          <w:tcPr>
            <w:tcW w:w="1795" w:type="dxa"/>
            <w:vMerge w:val="restart"/>
            <w:tcMar>
              <w:left w:w="108" w:type="dxa"/>
              <w:right w:w="108" w:type="dxa"/>
            </w:tcMar>
            <w:vAlign w:val="center"/>
          </w:tcPr>
          <w:p w14:paraId="03CC8552" w14:textId="489D5245" w:rsidR="00AF7130" w:rsidRDefault="00AF7130" w:rsidP="005605F8">
            <w:pPr>
              <w:rPr>
                <w:b/>
                <w:bCs/>
                <w:color w:val="000000" w:themeColor="text1"/>
                <w:sz w:val="22"/>
                <w:szCs w:val="22"/>
              </w:rPr>
            </w:pPr>
            <w:r w:rsidRPr="34EA9930">
              <w:rPr>
                <w:b/>
                <w:bCs/>
                <w:color w:val="000000" w:themeColor="text1"/>
                <w:sz w:val="22"/>
                <w:szCs w:val="22"/>
              </w:rPr>
              <w:t>Participant On-site Experience</w:t>
            </w:r>
          </w:p>
        </w:tc>
        <w:tc>
          <w:tcPr>
            <w:tcW w:w="7205" w:type="dxa"/>
            <w:tcMar>
              <w:left w:w="108" w:type="dxa"/>
              <w:right w:w="108" w:type="dxa"/>
            </w:tcMar>
          </w:tcPr>
          <w:p w14:paraId="54A89ADC" w14:textId="1608AB33" w:rsidR="00AF7130" w:rsidRDefault="00AF7130" w:rsidP="008546FB">
            <w:pPr>
              <w:spacing w:before="60" w:after="60"/>
              <w:rPr>
                <w:sz w:val="22"/>
                <w:szCs w:val="22"/>
              </w:rPr>
            </w:pPr>
            <w:r w:rsidRPr="34EA9930">
              <w:rPr>
                <w:sz w:val="22"/>
                <w:szCs w:val="22"/>
              </w:rPr>
              <w:t>Ensure regular written and face-to-face communication between the Sponsor and study site teams on the importance of diverse enrollment and retention (</w:t>
            </w:r>
            <w:proofErr w:type="spellStart"/>
            <w:r w:rsidRPr="34EA9930">
              <w:rPr>
                <w:sz w:val="22"/>
                <w:szCs w:val="22"/>
              </w:rPr>
              <w:t>eg</w:t>
            </w:r>
            <w:proofErr w:type="spellEnd"/>
            <w:r w:rsidRPr="34EA9930">
              <w:rPr>
                <w:sz w:val="22"/>
                <w:szCs w:val="22"/>
              </w:rPr>
              <w:t>, at investigator meetings, CRA visits, site discussions with Diversity Program Leads, site selection letters with specific diversity enrollment goals, and newsletters that include the study’s diversity goal status, strategies to increase diverse enrollment and retention, and successes).</w:t>
            </w:r>
          </w:p>
        </w:tc>
      </w:tr>
      <w:tr w:rsidR="00AF7130" w14:paraId="3C54D460" w14:textId="77777777" w:rsidTr="00B77B1B">
        <w:trPr>
          <w:trHeight w:val="270"/>
        </w:trPr>
        <w:tc>
          <w:tcPr>
            <w:tcW w:w="1795" w:type="dxa"/>
            <w:vMerge/>
            <w:vAlign w:val="center"/>
          </w:tcPr>
          <w:p w14:paraId="1C12A191" w14:textId="77777777" w:rsidR="00AF7130" w:rsidRDefault="00AF7130" w:rsidP="005605F8"/>
        </w:tc>
        <w:tc>
          <w:tcPr>
            <w:tcW w:w="7205" w:type="dxa"/>
            <w:tcMar>
              <w:left w:w="108" w:type="dxa"/>
              <w:right w:w="108" w:type="dxa"/>
            </w:tcMar>
          </w:tcPr>
          <w:p w14:paraId="0C29029B" w14:textId="5BD30A07" w:rsidR="00AF7130" w:rsidRDefault="00AF7130" w:rsidP="008546FB">
            <w:pPr>
              <w:spacing w:before="60" w:after="60"/>
              <w:rPr>
                <w:sz w:val="22"/>
                <w:szCs w:val="22"/>
              </w:rPr>
            </w:pPr>
            <w:r w:rsidRPr="34EA9930">
              <w:rPr>
                <w:sz w:val="22"/>
                <w:szCs w:val="22"/>
              </w:rPr>
              <w:t>Invite sites and provide recordings to the Sponsor’s Diversity and Inclusion in Clinical Trials Webinar series, sharing best practices to improve diversity, equity, and inclusion in clinical studies across US sites.</w:t>
            </w:r>
          </w:p>
        </w:tc>
      </w:tr>
      <w:tr w:rsidR="00AF7130" w14:paraId="1CC7CA78" w14:textId="77777777" w:rsidTr="00B77B1B">
        <w:trPr>
          <w:trHeight w:val="270"/>
        </w:trPr>
        <w:tc>
          <w:tcPr>
            <w:tcW w:w="1795" w:type="dxa"/>
            <w:vMerge/>
            <w:vAlign w:val="center"/>
          </w:tcPr>
          <w:p w14:paraId="4D32E214" w14:textId="77777777" w:rsidR="00AF7130" w:rsidRDefault="00AF7130" w:rsidP="005605F8"/>
        </w:tc>
        <w:tc>
          <w:tcPr>
            <w:tcW w:w="7205" w:type="dxa"/>
            <w:tcMar>
              <w:left w:w="108" w:type="dxa"/>
              <w:right w:w="108" w:type="dxa"/>
            </w:tcMar>
          </w:tcPr>
          <w:p w14:paraId="6775286E" w14:textId="5F668355" w:rsidR="00AF7130" w:rsidRDefault="00AF7130" w:rsidP="008546FB">
            <w:pPr>
              <w:spacing w:before="60" w:after="60"/>
              <w:rPr>
                <w:sz w:val="22"/>
                <w:szCs w:val="22"/>
              </w:rPr>
            </w:pPr>
            <w:r w:rsidRPr="34EA9930">
              <w:rPr>
                <w:sz w:val="22"/>
                <w:szCs w:val="22"/>
              </w:rPr>
              <w:t xml:space="preserve">Provide cross-cultural communication resources to study sites to enhance cultural awareness skills, </w:t>
            </w:r>
            <w:proofErr w:type="spellStart"/>
            <w:r w:rsidRPr="34EA9930">
              <w:rPr>
                <w:sz w:val="22"/>
                <w:szCs w:val="22"/>
              </w:rPr>
              <w:t>eg</w:t>
            </w:r>
            <w:proofErr w:type="spellEnd"/>
            <w:r w:rsidRPr="34EA9930">
              <w:rPr>
                <w:sz w:val="22"/>
                <w:szCs w:val="22"/>
              </w:rPr>
              <w:t>, using diversity tool kits.</w:t>
            </w:r>
          </w:p>
        </w:tc>
      </w:tr>
      <w:tr w:rsidR="00AF7130" w14:paraId="271CB80F" w14:textId="77777777" w:rsidTr="00B77B1B">
        <w:trPr>
          <w:trHeight w:val="270"/>
        </w:trPr>
        <w:tc>
          <w:tcPr>
            <w:tcW w:w="1795" w:type="dxa"/>
            <w:vMerge/>
            <w:vAlign w:val="center"/>
          </w:tcPr>
          <w:p w14:paraId="6DDBFF02" w14:textId="77777777" w:rsidR="00AF7130" w:rsidRDefault="00AF7130" w:rsidP="005605F8"/>
        </w:tc>
        <w:tc>
          <w:tcPr>
            <w:tcW w:w="7205" w:type="dxa"/>
            <w:tcMar>
              <w:left w:w="108" w:type="dxa"/>
              <w:right w:w="108" w:type="dxa"/>
            </w:tcMar>
          </w:tcPr>
          <w:p w14:paraId="052C8B03" w14:textId="57FE8BD1" w:rsidR="00AF7130" w:rsidRDefault="00AF7130" w:rsidP="008546FB">
            <w:pPr>
              <w:spacing w:before="60" w:after="60"/>
              <w:rPr>
                <w:sz w:val="22"/>
                <w:szCs w:val="22"/>
              </w:rPr>
            </w:pPr>
            <w:r w:rsidRPr="34EA9930">
              <w:rPr>
                <w:sz w:val="22"/>
                <w:szCs w:val="22"/>
              </w:rPr>
              <w:t>Share with investigators/site staff, implicit bias training resources and techniques that facilitate positive clinical study experiences for underrepresented racial and ethnic populations (</w:t>
            </w:r>
            <w:proofErr w:type="spellStart"/>
            <w:r w:rsidRPr="34EA9930">
              <w:rPr>
                <w:sz w:val="22"/>
                <w:szCs w:val="22"/>
              </w:rPr>
              <w:t>eg</w:t>
            </w:r>
            <w:proofErr w:type="spellEnd"/>
            <w:r w:rsidRPr="34EA9930">
              <w:rPr>
                <w:sz w:val="22"/>
                <w:szCs w:val="22"/>
              </w:rPr>
              <w:t>, the ASCO-ACCC Just Ask Initiative).</w:t>
            </w:r>
          </w:p>
        </w:tc>
      </w:tr>
      <w:tr w:rsidR="00AF7130" w14:paraId="7F253289" w14:textId="77777777" w:rsidTr="00B77B1B">
        <w:trPr>
          <w:trHeight w:val="270"/>
        </w:trPr>
        <w:tc>
          <w:tcPr>
            <w:tcW w:w="1795" w:type="dxa"/>
            <w:vMerge/>
            <w:vAlign w:val="center"/>
          </w:tcPr>
          <w:p w14:paraId="6A62B722" w14:textId="77777777" w:rsidR="00AF7130" w:rsidRDefault="00AF7130" w:rsidP="005605F8"/>
        </w:tc>
        <w:tc>
          <w:tcPr>
            <w:tcW w:w="7205" w:type="dxa"/>
            <w:tcMar>
              <w:left w:w="108" w:type="dxa"/>
              <w:right w:w="108" w:type="dxa"/>
            </w:tcMar>
          </w:tcPr>
          <w:p w14:paraId="035D5E66" w14:textId="56AB15C7" w:rsidR="00AF7130" w:rsidRDefault="00AF7130" w:rsidP="008546FB">
            <w:pPr>
              <w:spacing w:before="60" w:after="60"/>
              <w:rPr>
                <w:sz w:val="22"/>
                <w:szCs w:val="22"/>
              </w:rPr>
            </w:pPr>
            <w:r w:rsidRPr="34EA9930">
              <w:rPr>
                <w:sz w:val="22"/>
                <w:szCs w:val="22"/>
              </w:rPr>
              <w:t>Share patient experience videos at investigator meetings to reinforce the needs of underrepresented participants in clinical studies.</w:t>
            </w:r>
          </w:p>
        </w:tc>
      </w:tr>
      <w:tr w:rsidR="00AF7130" w14:paraId="2CCC6AEA" w14:textId="77777777" w:rsidTr="00B77B1B">
        <w:trPr>
          <w:trHeight w:val="270"/>
        </w:trPr>
        <w:tc>
          <w:tcPr>
            <w:tcW w:w="1795" w:type="dxa"/>
            <w:vMerge/>
            <w:vAlign w:val="center"/>
          </w:tcPr>
          <w:p w14:paraId="332DC0D9" w14:textId="77777777" w:rsidR="00AF7130" w:rsidRDefault="00AF7130" w:rsidP="005605F8"/>
        </w:tc>
        <w:tc>
          <w:tcPr>
            <w:tcW w:w="7205" w:type="dxa"/>
            <w:tcMar>
              <w:left w:w="108" w:type="dxa"/>
              <w:right w:w="108" w:type="dxa"/>
            </w:tcMar>
          </w:tcPr>
          <w:p w14:paraId="1C61920C" w14:textId="505E4B41" w:rsidR="00AF7130" w:rsidRDefault="00AF7130" w:rsidP="008546FB">
            <w:pPr>
              <w:spacing w:before="60" w:after="60"/>
              <w:rPr>
                <w:sz w:val="22"/>
                <w:szCs w:val="22"/>
              </w:rPr>
            </w:pPr>
            <w:r w:rsidRPr="34EA9930">
              <w:rPr>
                <w:sz w:val="22"/>
                <w:szCs w:val="22"/>
              </w:rPr>
              <w:t xml:space="preserve">Provide access to resources that can assist with site awareness on enrolling and retaining diverse populations and tools to evaluate site performance in enrolling and retaining diverse populations. </w:t>
            </w:r>
          </w:p>
        </w:tc>
      </w:tr>
      <w:tr w:rsidR="00AF7130" w14:paraId="7D982A5C" w14:textId="77777777" w:rsidTr="00B77B1B">
        <w:trPr>
          <w:trHeight w:val="270"/>
        </w:trPr>
        <w:tc>
          <w:tcPr>
            <w:tcW w:w="1795" w:type="dxa"/>
            <w:vMerge/>
            <w:vAlign w:val="center"/>
          </w:tcPr>
          <w:p w14:paraId="74EEEAF8" w14:textId="77777777" w:rsidR="00AF7130" w:rsidRDefault="00AF7130" w:rsidP="005605F8"/>
        </w:tc>
        <w:tc>
          <w:tcPr>
            <w:tcW w:w="7205" w:type="dxa"/>
            <w:tcMar>
              <w:left w:w="108" w:type="dxa"/>
              <w:right w:w="108" w:type="dxa"/>
            </w:tcMar>
          </w:tcPr>
          <w:p w14:paraId="04C86C96" w14:textId="1DD70C21" w:rsidR="00AF7130" w:rsidRPr="00BB28E8" w:rsidRDefault="00AF7130" w:rsidP="008546FB">
            <w:pPr>
              <w:spacing w:before="60" w:after="60"/>
              <w:rPr>
                <w:sz w:val="22"/>
                <w:szCs w:val="22"/>
              </w:rPr>
            </w:pPr>
            <w:r w:rsidRPr="00BB28E8">
              <w:rPr>
                <w:sz w:val="22"/>
                <w:szCs w:val="22"/>
              </w:rPr>
              <w:t>Periodically (</w:t>
            </w:r>
            <w:proofErr w:type="spellStart"/>
            <w:r w:rsidRPr="00BB28E8">
              <w:rPr>
                <w:sz w:val="22"/>
                <w:szCs w:val="22"/>
              </w:rPr>
              <w:t>eg</w:t>
            </w:r>
            <w:proofErr w:type="spellEnd"/>
            <w:r w:rsidRPr="00BB28E8">
              <w:rPr>
                <w:sz w:val="22"/>
                <w:szCs w:val="22"/>
              </w:rPr>
              <w:t>, Investigator Meeting, SIV) encourage sites to communicate with participants and family members with compassion to show empathy, appreciation for participants, and foster trust (</w:t>
            </w:r>
            <w:proofErr w:type="spellStart"/>
            <w:r w:rsidRPr="00BB28E8">
              <w:rPr>
                <w:sz w:val="22"/>
                <w:szCs w:val="22"/>
              </w:rPr>
              <w:t>eg</w:t>
            </w:r>
            <w:proofErr w:type="spellEnd"/>
            <w:r w:rsidRPr="00BB28E8">
              <w:rPr>
                <w:sz w:val="22"/>
                <w:szCs w:val="22"/>
              </w:rPr>
              <w:t>, by sending thank you cards and condolence cards).</w:t>
            </w:r>
          </w:p>
        </w:tc>
      </w:tr>
      <w:tr w:rsidR="00AF7130" w14:paraId="191D7390" w14:textId="77777777" w:rsidTr="00B77B1B">
        <w:trPr>
          <w:trHeight w:val="270"/>
        </w:trPr>
        <w:tc>
          <w:tcPr>
            <w:tcW w:w="1795" w:type="dxa"/>
            <w:vMerge/>
            <w:vAlign w:val="center"/>
          </w:tcPr>
          <w:p w14:paraId="00C73F19" w14:textId="77777777" w:rsidR="00AF7130" w:rsidRDefault="00AF7130" w:rsidP="005605F8"/>
        </w:tc>
        <w:tc>
          <w:tcPr>
            <w:tcW w:w="7205" w:type="dxa"/>
            <w:tcMar>
              <w:left w:w="108" w:type="dxa"/>
              <w:right w:w="108" w:type="dxa"/>
            </w:tcMar>
          </w:tcPr>
          <w:p w14:paraId="76CC5D1F" w14:textId="6C37CDFC" w:rsidR="00AF7130" w:rsidRPr="00BB28E8" w:rsidRDefault="00AF7130" w:rsidP="008546FB">
            <w:pPr>
              <w:spacing w:before="60" w:after="60"/>
              <w:rPr>
                <w:sz w:val="22"/>
                <w:szCs w:val="22"/>
              </w:rPr>
            </w:pPr>
            <w:r w:rsidRPr="00BB28E8">
              <w:rPr>
                <w:sz w:val="22"/>
                <w:szCs w:val="22"/>
              </w:rPr>
              <w:t>Periodically (</w:t>
            </w:r>
            <w:proofErr w:type="spellStart"/>
            <w:r w:rsidRPr="00BB28E8">
              <w:rPr>
                <w:sz w:val="22"/>
                <w:szCs w:val="22"/>
              </w:rPr>
              <w:t>eg</w:t>
            </w:r>
            <w:proofErr w:type="spellEnd"/>
            <w:r w:rsidRPr="00BB28E8">
              <w:rPr>
                <w:sz w:val="22"/>
                <w:szCs w:val="22"/>
              </w:rPr>
              <w:t xml:space="preserve">, Investigator Meeting, SIV) encourage sites to consider what useful disability </w:t>
            </w:r>
            <w:proofErr w:type="spellStart"/>
            <w:r w:rsidRPr="00BB28E8">
              <w:rPr>
                <w:sz w:val="22"/>
                <w:szCs w:val="22"/>
              </w:rPr>
              <w:t>enablements</w:t>
            </w:r>
            <w:proofErr w:type="spellEnd"/>
            <w:r w:rsidRPr="00BB28E8">
              <w:rPr>
                <w:sz w:val="22"/>
                <w:szCs w:val="22"/>
              </w:rPr>
              <w:t xml:space="preserve"> (</w:t>
            </w:r>
            <w:proofErr w:type="spellStart"/>
            <w:r w:rsidRPr="00BB28E8">
              <w:rPr>
                <w:sz w:val="22"/>
                <w:szCs w:val="22"/>
              </w:rPr>
              <w:t>eg</w:t>
            </w:r>
            <w:proofErr w:type="spellEnd"/>
            <w:r w:rsidRPr="00BB28E8">
              <w:rPr>
                <w:sz w:val="22"/>
                <w:szCs w:val="22"/>
              </w:rPr>
              <w:t xml:space="preserve">, wheelchair availability, offering </w:t>
            </w:r>
            <w:proofErr w:type="gramStart"/>
            <w:r w:rsidRPr="00BB28E8">
              <w:rPr>
                <w:sz w:val="22"/>
                <w:szCs w:val="22"/>
              </w:rPr>
              <w:t>sighted</w:t>
            </w:r>
            <w:proofErr w:type="gramEnd"/>
            <w:r w:rsidRPr="00BB28E8">
              <w:rPr>
                <w:sz w:val="22"/>
                <w:szCs w:val="22"/>
              </w:rPr>
              <w:t xml:space="preserve"> guides, sign language interpreters, </w:t>
            </w:r>
            <w:proofErr w:type="spellStart"/>
            <w:r w:rsidRPr="00BB28E8">
              <w:rPr>
                <w:sz w:val="22"/>
                <w:szCs w:val="22"/>
              </w:rPr>
              <w:t>etc</w:t>
            </w:r>
            <w:proofErr w:type="spellEnd"/>
            <w:del w:id="1031" w:author="Sell, Jaquelyne Alexis" w:date="2025-06-26T14:59:00Z" w16du:dateUtc="2025-06-26T18:59:00Z">
              <w:r w:rsidRPr="00BB28E8">
                <w:rPr>
                  <w:sz w:val="22"/>
                  <w:szCs w:val="22"/>
                </w:rPr>
                <w:delText>.)</w:delText>
              </w:r>
            </w:del>
            <w:ins w:id="1032" w:author="Sell, Jaquelyne Alexis" w:date="2025-06-26T14:59:00Z" w16du:dateUtc="2025-06-26T18:59:00Z">
              <w:r w:rsidRPr="00BB28E8">
                <w:rPr>
                  <w:sz w:val="22"/>
                  <w:szCs w:val="22"/>
                </w:rPr>
                <w:t>)</w:t>
              </w:r>
            </w:ins>
            <w:r w:rsidRPr="00BB28E8">
              <w:rPr>
                <w:sz w:val="22"/>
                <w:szCs w:val="22"/>
              </w:rPr>
              <w:t xml:space="preserve"> are available at their centers and communicate any needs </w:t>
            </w:r>
            <w:del w:id="1033" w:author="Sell, Jaquelyne Alexis" w:date="2025-06-26T14:59:00Z" w16du:dateUtc="2025-06-26T18:59:00Z">
              <w:r w:rsidRPr="00BB28E8">
                <w:rPr>
                  <w:sz w:val="22"/>
                  <w:szCs w:val="22"/>
                </w:rPr>
                <w:delText>from</w:delText>
              </w:r>
            </w:del>
            <w:ins w:id="1034" w:author="Sell, Jaquelyne Alexis" w:date="2025-06-26T14:59:00Z" w16du:dateUtc="2025-06-26T18:59:00Z">
              <w:r w:rsidR="00CC69AF">
                <w:rPr>
                  <w:sz w:val="22"/>
                  <w:szCs w:val="22"/>
                </w:rPr>
                <w:t>to</w:t>
              </w:r>
            </w:ins>
            <w:r w:rsidRPr="00BB28E8">
              <w:rPr>
                <w:sz w:val="22"/>
                <w:szCs w:val="22"/>
              </w:rPr>
              <w:t xml:space="preserve"> the Sponsor for consideration.  </w:t>
            </w:r>
          </w:p>
        </w:tc>
      </w:tr>
      <w:tr w:rsidR="00AF7130" w14:paraId="670DE7C8" w14:textId="77777777" w:rsidTr="00AF7130">
        <w:trPr>
          <w:trHeight w:val="270"/>
        </w:trPr>
        <w:tc>
          <w:tcPr>
            <w:tcW w:w="1795" w:type="dxa"/>
            <w:vMerge/>
            <w:vAlign w:val="center"/>
          </w:tcPr>
          <w:p w14:paraId="5831520A" w14:textId="77777777" w:rsidR="00AF7130" w:rsidRDefault="00AF7130" w:rsidP="00AF7130"/>
        </w:tc>
        <w:tc>
          <w:tcPr>
            <w:tcW w:w="7205" w:type="dxa"/>
            <w:tcMar>
              <w:left w:w="108" w:type="dxa"/>
              <w:right w:w="108" w:type="dxa"/>
            </w:tcMar>
          </w:tcPr>
          <w:p w14:paraId="7725251E" w14:textId="04DCD980" w:rsidR="00AF7130" w:rsidRPr="00BB28E8" w:rsidRDefault="00AF7130" w:rsidP="008546FB">
            <w:pPr>
              <w:spacing w:before="60" w:after="60"/>
              <w:rPr>
                <w:sz w:val="22"/>
                <w:szCs w:val="22"/>
              </w:rPr>
            </w:pPr>
            <w:r w:rsidRPr="34EA9930">
              <w:rPr>
                <w:color w:val="000000" w:themeColor="text1"/>
                <w:sz w:val="22"/>
                <w:szCs w:val="22"/>
              </w:rPr>
              <w:t>Inform sites about and encourage sites to use “Ask Me About Clinical Trials Buttons” in non-English languages that reflect the patient population for sites.</w:t>
            </w:r>
          </w:p>
        </w:tc>
      </w:tr>
      <w:tr w:rsidR="00AF7130" w14:paraId="28657AF3" w14:textId="77777777" w:rsidTr="008903AC">
        <w:trPr>
          <w:trHeight w:val="270"/>
        </w:trPr>
        <w:tc>
          <w:tcPr>
            <w:tcW w:w="9000" w:type="dxa"/>
            <w:gridSpan w:val="2"/>
            <w:shd w:val="clear" w:color="auto" w:fill="BFBFBF" w:themeFill="background1" w:themeFillShade="BF"/>
            <w:tcMar>
              <w:left w:w="108" w:type="dxa"/>
              <w:right w:w="108" w:type="dxa"/>
            </w:tcMar>
          </w:tcPr>
          <w:p w14:paraId="131C23C4" w14:textId="19791E1E" w:rsidR="00AF7130" w:rsidRDefault="00AF7130" w:rsidP="00B66E41">
            <w:pPr>
              <w:pageBreakBefore/>
              <w:spacing w:before="60" w:after="60"/>
              <w:rPr>
                <w:sz w:val="22"/>
                <w:szCs w:val="22"/>
              </w:rPr>
            </w:pPr>
            <w:r w:rsidRPr="34EA9930">
              <w:rPr>
                <w:sz w:val="22"/>
                <w:szCs w:val="22"/>
              </w:rPr>
              <w:lastRenderedPageBreak/>
              <w:t xml:space="preserve"> </w:t>
            </w:r>
          </w:p>
        </w:tc>
      </w:tr>
      <w:tr w:rsidR="00AF7130" w14:paraId="0BF6AABC" w14:textId="77777777" w:rsidTr="00B77B1B">
        <w:trPr>
          <w:trHeight w:val="255"/>
        </w:trPr>
        <w:tc>
          <w:tcPr>
            <w:tcW w:w="1795" w:type="dxa"/>
            <w:vMerge w:val="restart"/>
            <w:tcMar>
              <w:left w:w="108" w:type="dxa"/>
              <w:right w:w="108" w:type="dxa"/>
            </w:tcMar>
            <w:vAlign w:val="center"/>
          </w:tcPr>
          <w:p w14:paraId="72C1DBDF" w14:textId="39195B7B" w:rsidR="00AF7130" w:rsidRDefault="00AF7130" w:rsidP="00AF7130">
            <w:pPr>
              <w:rPr>
                <w:b/>
                <w:bCs/>
                <w:sz w:val="22"/>
                <w:szCs w:val="22"/>
              </w:rPr>
            </w:pPr>
            <w:r w:rsidRPr="34EA9930">
              <w:rPr>
                <w:b/>
                <w:bCs/>
                <w:sz w:val="22"/>
                <w:szCs w:val="22"/>
              </w:rPr>
              <w:t>Site Resource Limitations</w:t>
            </w:r>
          </w:p>
        </w:tc>
        <w:tc>
          <w:tcPr>
            <w:tcW w:w="7205" w:type="dxa"/>
            <w:tcMar>
              <w:left w:w="108" w:type="dxa"/>
              <w:right w:w="108" w:type="dxa"/>
            </w:tcMar>
          </w:tcPr>
          <w:p w14:paraId="0EDC804A" w14:textId="10EA39D3" w:rsidR="00AF7130" w:rsidRDefault="00AF7130" w:rsidP="008546FB">
            <w:pPr>
              <w:spacing w:before="60" w:after="60"/>
              <w:rPr>
                <w:sz w:val="22"/>
                <w:szCs w:val="22"/>
              </w:rPr>
            </w:pPr>
            <w:r w:rsidRPr="34EA9930">
              <w:rPr>
                <w:sz w:val="22"/>
                <w:szCs w:val="22"/>
              </w:rPr>
              <w:t>Support the use of navigators at sites by educating sites on types of navigator resources (</w:t>
            </w:r>
            <w:proofErr w:type="spellStart"/>
            <w:r w:rsidRPr="34EA9930">
              <w:rPr>
                <w:sz w:val="22"/>
                <w:szCs w:val="22"/>
              </w:rPr>
              <w:t>eg</w:t>
            </w:r>
            <w:proofErr w:type="spellEnd"/>
            <w:r w:rsidRPr="34EA9930">
              <w:rPr>
                <w:sz w:val="22"/>
                <w:szCs w:val="22"/>
              </w:rPr>
              <w:t>, patient navigators, clinical research navigators, nurse navigators), providing access to vendors that coordinate navigator services, and providing funding for navigators.</w:t>
            </w:r>
          </w:p>
        </w:tc>
      </w:tr>
      <w:tr w:rsidR="00AF7130" w14:paraId="6DFE779C" w14:textId="77777777" w:rsidTr="00B77B1B">
        <w:trPr>
          <w:trHeight w:val="600"/>
        </w:trPr>
        <w:tc>
          <w:tcPr>
            <w:tcW w:w="1795" w:type="dxa"/>
            <w:vMerge/>
            <w:vAlign w:val="center"/>
          </w:tcPr>
          <w:p w14:paraId="42ED1787" w14:textId="77777777" w:rsidR="00AF7130" w:rsidRDefault="00AF7130" w:rsidP="00AF7130"/>
        </w:tc>
        <w:tc>
          <w:tcPr>
            <w:tcW w:w="7205" w:type="dxa"/>
            <w:tcMar>
              <w:left w:w="108" w:type="dxa"/>
              <w:right w:w="108" w:type="dxa"/>
            </w:tcMar>
          </w:tcPr>
          <w:p w14:paraId="7DD1B527" w14:textId="6EDA6772" w:rsidR="00AF7130" w:rsidRDefault="00AF7130" w:rsidP="008546FB">
            <w:pPr>
              <w:spacing w:before="60" w:after="60"/>
              <w:rPr>
                <w:sz w:val="22"/>
                <w:szCs w:val="22"/>
              </w:rPr>
            </w:pPr>
            <w:r w:rsidRPr="34EA9930">
              <w:rPr>
                <w:sz w:val="22"/>
                <w:szCs w:val="22"/>
              </w:rPr>
              <w:t>Offer and train site staff on protocol-specific software applications that reduce site burden. These applications will facilitate pre‑screening data entry, including race and ethnicity data, to identify site pre‑screening trends.</w:t>
            </w:r>
          </w:p>
        </w:tc>
      </w:tr>
      <w:tr w:rsidR="00AF7130" w14:paraId="076EE9C3" w14:textId="77777777" w:rsidTr="00B77B1B">
        <w:trPr>
          <w:trHeight w:val="510"/>
        </w:trPr>
        <w:tc>
          <w:tcPr>
            <w:tcW w:w="1795" w:type="dxa"/>
            <w:vMerge/>
            <w:vAlign w:val="center"/>
          </w:tcPr>
          <w:p w14:paraId="5824E216" w14:textId="77777777" w:rsidR="00AF7130" w:rsidRDefault="00AF7130" w:rsidP="00AF7130"/>
        </w:tc>
        <w:tc>
          <w:tcPr>
            <w:tcW w:w="7205" w:type="dxa"/>
            <w:tcMar>
              <w:left w:w="108" w:type="dxa"/>
              <w:right w:w="108" w:type="dxa"/>
            </w:tcMar>
          </w:tcPr>
          <w:p w14:paraId="56E8415F" w14:textId="52D3AD18" w:rsidR="00AF7130" w:rsidRDefault="00AF7130" w:rsidP="008546FB">
            <w:pPr>
              <w:spacing w:before="60" w:after="60"/>
              <w:rPr>
                <w:sz w:val="22"/>
                <w:szCs w:val="22"/>
              </w:rPr>
            </w:pPr>
            <w:r w:rsidRPr="34EA9930">
              <w:rPr>
                <w:sz w:val="22"/>
                <w:szCs w:val="22"/>
              </w:rPr>
              <w:t>Offer site augmentation support services to help sites reach diverse populations within their institution and assist with study-related activities if needed.</w:t>
            </w:r>
          </w:p>
        </w:tc>
      </w:tr>
      <w:tr w:rsidR="00AF7130" w14:paraId="7C07622D" w14:textId="77777777" w:rsidTr="00B77B1B">
        <w:trPr>
          <w:trHeight w:val="255"/>
        </w:trPr>
        <w:tc>
          <w:tcPr>
            <w:tcW w:w="1795" w:type="dxa"/>
            <w:vMerge/>
            <w:vAlign w:val="center"/>
          </w:tcPr>
          <w:p w14:paraId="1736FDCE" w14:textId="77777777" w:rsidR="00AF7130" w:rsidRDefault="00AF7130" w:rsidP="00AF7130"/>
        </w:tc>
        <w:tc>
          <w:tcPr>
            <w:tcW w:w="7205" w:type="dxa"/>
            <w:tcMar>
              <w:left w:w="108" w:type="dxa"/>
              <w:right w:w="108" w:type="dxa"/>
            </w:tcMar>
          </w:tcPr>
          <w:p w14:paraId="7ABF17B3" w14:textId="52090B18" w:rsidR="00AF7130" w:rsidRDefault="00AF7130" w:rsidP="008546FB">
            <w:pPr>
              <w:spacing w:before="60" w:after="60"/>
              <w:rPr>
                <w:sz w:val="22"/>
                <w:szCs w:val="22"/>
              </w:rPr>
            </w:pPr>
            <w:r w:rsidRPr="34EA9930">
              <w:rPr>
                <w:sz w:val="22"/>
                <w:szCs w:val="22"/>
              </w:rPr>
              <w:t>Share information Sponsor becomes aware of, that may prove helpful to sites, regarding SOC coverage funding options for patients, as appropriate.</w:t>
            </w:r>
          </w:p>
        </w:tc>
      </w:tr>
      <w:tr w:rsidR="00AF7130" w14:paraId="1F5445C9" w14:textId="77777777" w:rsidTr="00AF7130">
        <w:trPr>
          <w:trHeight w:val="1322"/>
        </w:trPr>
        <w:tc>
          <w:tcPr>
            <w:tcW w:w="1795" w:type="dxa"/>
            <w:vMerge/>
            <w:vAlign w:val="center"/>
          </w:tcPr>
          <w:p w14:paraId="0FADD9CE" w14:textId="77777777" w:rsidR="00AF7130" w:rsidRDefault="00AF7130" w:rsidP="00AF7130"/>
        </w:tc>
        <w:tc>
          <w:tcPr>
            <w:tcW w:w="7205" w:type="dxa"/>
            <w:tcMar>
              <w:left w:w="108" w:type="dxa"/>
              <w:right w:w="108" w:type="dxa"/>
            </w:tcMar>
          </w:tcPr>
          <w:p w14:paraId="1DD57B9C" w14:textId="0E977B33" w:rsidR="00AF7130" w:rsidRDefault="00AF7130" w:rsidP="008546FB">
            <w:pPr>
              <w:spacing w:before="60" w:after="60"/>
              <w:rPr>
                <w:sz w:val="22"/>
                <w:szCs w:val="22"/>
              </w:rPr>
            </w:pPr>
            <w:r w:rsidRPr="34EA9930">
              <w:rPr>
                <w:sz w:val="22"/>
                <w:szCs w:val="22"/>
              </w:rPr>
              <w:t>Provide diversity planning and accrual tools to sites. For example, the Diversity Site Assessment Tool (used to quantify site capabilities and needs to enroll underrepresented populations), Site Recruitment Plan used by CRAs to discuss enrollment with sites, and data that display enrollment versus objectives.</w:t>
            </w:r>
          </w:p>
        </w:tc>
      </w:tr>
      <w:tr w:rsidR="00AF7130" w14:paraId="3CF1D585" w14:textId="77777777" w:rsidTr="00B77B1B">
        <w:trPr>
          <w:trHeight w:val="255"/>
        </w:trPr>
        <w:tc>
          <w:tcPr>
            <w:tcW w:w="1795" w:type="dxa"/>
            <w:shd w:val="clear" w:color="auto" w:fill="BFBFBF" w:themeFill="background1" w:themeFillShade="BF"/>
            <w:tcMar>
              <w:left w:w="108" w:type="dxa"/>
              <w:right w:w="108" w:type="dxa"/>
            </w:tcMar>
          </w:tcPr>
          <w:p w14:paraId="2E160049" w14:textId="0870814B" w:rsidR="00AF7130" w:rsidRDefault="00AF7130" w:rsidP="00B66E41">
            <w:pPr>
              <w:rPr>
                <w:color w:val="000000" w:themeColor="text1"/>
              </w:rPr>
            </w:pPr>
            <w:r w:rsidRPr="34EA9930">
              <w:rPr>
                <w:color w:val="000000" w:themeColor="text1"/>
              </w:rPr>
              <w:t xml:space="preserve"> </w:t>
            </w:r>
          </w:p>
        </w:tc>
        <w:tc>
          <w:tcPr>
            <w:tcW w:w="7205" w:type="dxa"/>
            <w:shd w:val="clear" w:color="auto" w:fill="BFBFBF" w:themeFill="background1" w:themeFillShade="BF"/>
            <w:tcMar>
              <w:left w:w="108" w:type="dxa"/>
              <w:right w:w="108" w:type="dxa"/>
            </w:tcMar>
          </w:tcPr>
          <w:p w14:paraId="41781B55" w14:textId="74946099" w:rsidR="00AF7130" w:rsidRDefault="00AF7130" w:rsidP="00B66E41">
            <w:pPr>
              <w:spacing w:before="60" w:after="60"/>
              <w:rPr>
                <w:color w:val="000000" w:themeColor="text1"/>
                <w:sz w:val="22"/>
                <w:szCs w:val="22"/>
              </w:rPr>
            </w:pPr>
            <w:r w:rsidRPr="34EA9930">
              <w:rPr>
                <w:color w:val="000000" w:themeColor="text1"/>
                <w:sz w:val="22"/>
                <w:szCs w:val="22"/>
              </w:rPr>
              <w:t xml:space="preserve"> </w:t>
            </w:r>
          </w:p>
        </w:tc>
      </w:tr>
      <w:tr w:rsidR="00AF7130" w14:paraId="0FD834BC" w14:textId="77777777" w:rsidTr="00B77B1B">
        <w:trPr>
          <w:trHeight w:val="510"/>
        </w:trPr>
        <w:tc>
          <w:tcPr>
            <w:tcW w:w="1795" w:type="dxa"/>
            <w:vMerge w:val="restart"/>
            <w:tcMar>
              <w:left w:w="108" w:type="dxa"/>
              <w:right w:w="108" w:type="dxa"/>
            </w:tcMar>
            <w:vAlign w:val="center"/>
          </w:tcPr>
          <w:p w14:paraId="4FBA5A9F" w14:textId="0D791384" w:rsidR="00AF7130" w:rsidRDefault="00AF7130" w:rsidP="00AF7130">
            <w:pPr>
              <w:rPr>
                <w:b/>
                <w:bCs/>
                <w:sz w:val="22"/>
                <w:szCs w:val="22"/>
              </w:rPr>
            </w:pPr>
            <w:r w:rsidRPr="34EA9930">
              <w:rPr>
                <w:b/>
                <w:bCs/>
                <w:sz w:val="22"/>
                <w:szCs w:val="22"/>
              </w:rPr>
              <w:t>Participant Understanding</w:t>
            </w:r>
          </w:p>
        </w:tc>
        <w:tc>
          <w:tcPr>
            <w:tcW w:w="7205" w:type="dxa"/>
            <w:tcMar>
              <w:left w:w="108" w:type="dxa"/>
              <w:right w:w="108" w:type="dxa"/>
            </w:tcMar>
          </w:tcPr>
          <w:p w14:paraId="2388A26C" w14:textId="5FEE3DA6" w:rsidR="00AF7130" w:rsidRDefault="00AF7130" w:rsidP="008546FB">
            <w:pPr>
              <w:spacing w:before="60" w:after="60"/>
              <w:rPr>
                <w:sz w:val="22"/>
                <w:szCs w:val="22"/>
              </w:rPr>
            </w:pPr>
            <w:r w:rsidRPr="34EA9930">
              <w:rPr>
                <w:sz w:val="22"/>
                <w:szCs w:val="22"/>
              </w:rPr>
              <w:t>Provide clinical study awareness and culturally relevant educational materials written at a sixth</w:t>
            </w:r>
            <w:ins w:id="1035" w:author="Sell, Jaquelyne Alexis" w:date="2025-06-26T14:59:00Z" w16du:dateUtc="2025-06-26T18:59:00Z">
              <w:r w:rsidR="00B226BB">
                <w:rPr>
                  <w:sz w:val="22"/>
                  <w:szCs w:val="22"/>
                </w:rPr>
                <w:t xml:space="preserve"> </w:t>
              </w:r>
              <w:r w:rsidR="00B71716">
                <w:rPr>
                  <w:sz w:val="22"/>
                  <w:szCs w:val="22"/>
                </w:rPr>
                <w:t xml:space="preserve">through </w:t>
              </w:r>
              <w:proofErr w:type="spellStart"/>
              <w:r w:rsidR="00B71716">
                <w:rPr>
                  <w:sz w:val="22"/>
                  <w:szCs w:val="22"/>
                </w:rPr>
                <w:t>eight</w:t>
              </w:r>
            </w:ins>
            <w:proofErr w:type="spellEnd"/>
            <w:r w:rsidR="00B71716">
              <w:rPr>
                <w:sz w:val="22"/>
                <w:szCs w:val="22"/>
              </w:rPr>
              <w:t xml:space="preserve"> </w:t>
            </w:r>
            <w:r w:rsidRPr="34EA9930">
              <w:rPr>
                <w:sz w:val="22"/>
                <w:szCs w:val="22"/>
              </w:rPr>
              <w:t>grade reading level in applicable languages for participants. All Sponsor-created participant-facing materials will be reviewed by a health literacy vendor.</w:t>
            </w:r>
          </w:p>
        </w:tc>
      </w:tr>
      <w:tr w:rsidR="00AF7130" w14:paraId="7405BD8E" w14:textId="77777777" w:rsidTr="00B77B1B">
        <w:trPr>
          <w:trHeight w:val="255"/>
        </w:trPr>
        <w:tc>
          <w:tcPr>
            <w:tcW w:w="1795" w:type="dxa"/>
            <w:vMerge/>
            <w:vAlign w:val="center"/>
          </w:tcPr>
          <w:p w14:paraId="1582F913" w14:textId="77777777" w:rsidR="00AF7130" w:rsidRDefault="00AF7130" w:rsidP="00AF7130"/>
        </w:tc>
        <w:tc>
          <w:tcPr>
            <w:tcW w:w="7205" w:type="dxa"/>
            <w:tcMar>
              <w:left w:w="108" w:type="dxa"/>
              <w:right w:w="108" w:type="dxa"/>
            </w:tcMar>
          </w:tcPr>
          <w:p w14:paraId="18113C76" w14:textId="4CF5C3B6" w:rsidR="00AF7130" w:rsidRDefault="00AF7130" w:rsidP="008546FB">
            <w:pPr>
              <w:spacing w:before="60" w:after="60"/>
              <w:rPr>
                <w:sz w:val="22"/>
                <w:szCs w:val="22"/>
              </w:rPr>
            </w:pPr>
            <w:r w:rsidRPr="34EA9930">
              <w:rPr>
                <w:sz w:val="22"/>
                <w:szCs w:val="22"/>
              </w:rPr>
              <w:t>Ensure there is a site process in place for sending reminders about upcoming clinical study visits to participants to promote visit adherence and support patient retention.</w:t>
            </w:r>
          </w:p>
        </w:tc>
      </w:tr>
      <w:tr w:rsidR="00AF7130" w14:paraId="7431151F" w14:textId="77777777" w:rsidTr="00B77B1B">
        <w:trPr>
          <w:trHeight w:val="255"/>
        </w:trPr>
        <w:tc>
          <w:tcPr>
            <w:tcW w:w="1795" w:type="dxa"/>
            <w:vMerge/>
            <w:vAlign w:val="center"/>
          </w:tcPr>
          <w:p w14:paraId="7F52E1B9" w14:textId="77777777" w:rsidR="00AF7130" w:rsidRDefault="00AF7130" w:rsidP="00AF7130"/>
        </w:tc>
        <w:tc>
          <w:tcPr>
            <w:tcW w:w="7205" w:type="dxa"/>
            <w:tcMar>
              <w:left w:w="108" w:type="dxa"/>
              <w:right w:w="108" w:type="dxa"/>
            </w:tcMar>
          </w:tcPr>
          <w:p w14:paraId="5E194DFE" w14:textId="49348320" w:rsidR="00AF7130" w:rsidRDefault="00AF7130" w:rsidP="008546FB">
            <w:pPr>
              <w:spacing w:before="60" w:after="60"/>
              <w:rPr>
                <w:sz w:val="22"/>
                <w:szCs w:val="22"/>
              </w:rPr>
            </w:pPr>
            <w:r w:rsidRPr="34EA9930">
              <w:rPr>
                <w:sz w:val="22"/>
                <w:szCs w:val="22"/>
              </w:rPr>
              <w:t>Contribute resources (</w:t>
            </w:r>
            <w:proofErr w:type="spellStart"/>
            <w:r w:rsidRPr="34EA9930">
              <w:rPr>
                <w:sz w:val="22"/>
                <w:szCs w:val="22"/>
              </w:rPr>
              <w:t>eg</w:t>
            </w:r>
            <w:proofErr w:type="spellEnd"/>
            <w:r w:rsidRPr="34EA9930">
              <w:rPr>
                <w:sz w:val="22"/>
                <w:szCs w:val="22"/>
              </w:rPr>
              <w:t>, general content</w:t>
            </w:r>
            <w:r>
              <w:rPr>
                <w:sz w:val="22"/>
                <w:szCs w:val="22"/>
              </w:rPr>
              <w:t xml:space="preserve"> as appropriate and/or site budget </w:t>
            </w:r>
            <w:r w:rsidRPr="34EA9930">
              <w:rPr>
                <w:sz w:val="22"/>
                <w:szCs w:val="22"/>
              </w:rPr>
              <w:t>funding for IRB review, document development and provisioning) for site</w:t>
            </w:r>
            <w:r>
              <w:rPr>
                <w:sz w:val="22"/>
                <w:szCs w:val="22"/>
              </w:rPr>
              <w:t xml:space="preserve"> communication provided to </w:t>
            </w:r>
            <w:r w:rsidRPr="34EA9930">
              <w:rPr>
                <w:sz w:val="22"/>
                <w:szCs w:val="22"/>
              </w:rPr>
              <w:t xml:space="preserve">participants </w:t>
            </w:r>
            <w:r>
              <w:rPr>
                <w:sz w:val="22"/>
                <w:szCs w:val="22"/>
              </w:rPr>
              <w:t xml:space="preserve">to keep them </w:t>
            </w:r>
            <w:r w:rsidRPr="34EA9930">
              <w:rPr>
                <w:sz w:val="22"/>
                <w:szCs w:val="22"/>
              </w:rPr>
              <w:t>informed and engaged.</w:t>
            </w:r>
          </w:p>
        </w:tc>
      </w:tr>
      <w:tr w:rsidR="00AF7130" w14:paraId="139F1DF0" w14:textId="77777777" w:rsidTr="00AF7130">
        <w:trPr>
          <w:trHeight w:val="255"/>
        </w:trPr>
        <w:tc>
          <w:tcPr>
            <w:tcW w:w="1795" w:type="dxa"/>
            <w:vMerge/>
            <w:tcMar>
              <w:left w:w="108" w:type="dxa"/>
              <w:right w:w="108" w:type="dxa"/>
            </w:tcMar>
            <w:vAlign w:val="center"/>
          </w:tcPr>
          <w:p w14:paraId="2B4DB414" w14:textId="37704E1F" w:rsidR="00AF7130" w:rsidRDefault="00AF7130" w:rsidP="00AF7130">
            <w:pPr>
              <w:rPr>
                <w:b/>
                <w:bCs/>
                <w:sz w:val="22"/>
                <w:szCs w:val="22"/>
              </w:rPr>
            </w:pPr>
          </w:p>
        </w:tc>
        <w:tc>
          <w:tcPr>
            <w:tcW w:w="7205" w:type="dxa"/>
            <w:tcMar>
              <w:left w:w="108" w:type="dxa"/>
              <w:right w:w="108" w:type="dxa"/>
            </w:tcMar>
          </w:tcPr>
          <w:p w14:paraId="7019C086" w14:textId="0F9571EF" w:rsidR="00AF7130" w:rsidRDefault="00AF7130" w:rsidP="008546FB">
            <w:pPr>
              <w:spacing w:before="60" w:after="60"/>
              <w:rPr>
                <w:sz w:val="22"/>
                <w:szCs w:val="22"/>
              </w:rPr>
            </w:pPr>
            <w:r w:rsidRPr="1431D40B">
              <w:rPr>
                <w:sz w:val="22"/>
                <w:szCs w:val="22"/>
              </w:rPr>
              <w:t xml:space="preserve">Provide site translation support for </w:t>
            </w:r>
            <w:proofErr w:type="gramStart"/>
            <w:r w:rsidRPr="1431D40B">
              <w:rPr>
                <w:sz w:val="22"/>
                <w:szCs w:val="22"/>
              </w:rPr>
              <w:t>patient</w:t>
            </w:r>
            <w:proofErr w:type="gramEnd"/>
            <w:r w:rsidRPr="1431D40B">
              <w:rPr>
                <w:sz w:val="22"/>
                <w:szCs w:val="22"/>
              </w:rPr>
              <w:t xml:space="preserve"> facing materials to reflect languages in the community; as well as to support/reimburse for translator services</w:t>
            </w:r>
            <w:r>
              <w:rPr>
                <w:sz w:val="22"/>
                <w:szCs w:val="22"/>
              </w:rPr>
              <w:t>.</w:t>
            </w:r>
          </w:p>
        </w:tc>
      </w:tr>
    </w:tbl>
    <w:p w14:paraId="5931A9DD" w14:textId="16B92E9E" w:rsidR="008C5377" w:rsidRPr="00A519A6" w:rsidRDefault="008C5377" w:rsidP="00A03DB1">
      <w:pPr>
        <w:pStyle w:val="ListEnd"/>
      </w:pPr>
    </w:p>
    <w:p w14:paraId="4CD96FBD" w14:textId="5E3633C5" w:rsidR="002C150B" w:rsidRPr="00310397" w:rsidRDefault="002C150B" w:rsidP="00B575BC">
      <w:pPr>
        <w:pStyle w:val="Heading2"/>
      </w:pPr>
      <w:bookmarkStart w:id="1036" w:name="_Ref100647108"/>
      <w:bookmarkStart w:id="1037" w:name="_Ref141958287"/>
      <w:bookmarkStart w:id="1038" w:name="_Toc201820684"/>
      <w:bookmarkStart w:id="1039" w:name="_Toc158725664"/>
      <w:r w:rsidRPr="00310397">
        <w:t xml:space="preserve">Key Partnerships </w:t>
      </w:r>
      <w:r w:rsidR="00E22BDF" w:rsidRPr="00310397">
        <w:t xml:space="preserve">and </w:t>
      </w:r>
      <w:r w:rsidRPr="00310397">
        <w:t xml:space="preserve">Patient Advocacy </w:t>
      </w:r>
      <w:bookmarkEnd w:id="1023"/>
      <w:bookmarkEnd w:id="1024"/>
      <w:bookmarkEnd w:id="1025"/>
      <w:bookmarkEnd w:id="1036"/>
      <w:r w:rsidR="0052508D" w:rsidRPr="00310397">
        <w:t>Organizations</w:t>
      </w:r>
      <w:bookmarkEnd w:id="1037"/>
      <w:bookmarkEnd w:id="1038"/>
      <w:bookmarkEnd w:id="1039"/>
    </w:p>
    <w:p w14:paraId="61A5EA21" w14:textId="6C00FCF6" w:rsidR="00730596" w:rsidRDefault="0F36CF4C" w:rsidP="00071ED1">
      <w:pPr>
        <w:pStyle w:val="Paragraph"/>
      </w:pPr>
      <w:r w:rsidRPr="00097019">
        <w:t>E</w:t>
      </w:r>
      <w:r w:rsidR="56891B68" w:rsidRPr="00097019">
        <w:t xml:space="preserve">ngagement with </w:t>
      </w:r>
      <w:r w:rsidR="6455AB94" w:rsidRPr="00097019">
        <w:t>prospective participants,</w:t>
      </w:r>
      <w:r w:rsidR="7E0AFD7E" w:rsidRPr="00097019">
        <w:t xml:space="preserve"> </w:t>
      </w:r>
      <w:bookmarkStart w:id="1040" w:name="_Hlk108495730"/>
      <w:r w:rsidR="00BB06EA" w:rsidRPr="00097019">
        <w:t xml:space="preserve">PAOs </w:t>
      </w:r>
      <w:r w:rsidR="19CEE2B5" w:rsidRPr="00097019">
        <w:t xml:space="preserve">and </w:t>
      </w:r>
      <w:r w:rsidR="00BB06EA" w:rsidRPr="00097019">
        <w:t>CBOs</w:t>
      </w:r>
      <w:r w:rsidR="19CEE2B5" w:rsidRPr="00097019">
        <w:t xml:space="preserve"> </w:t>
      </w:r>
      <w:bookmarkEnd w:id="1040"/>
      <w:r w:rsidR="78FF64F2" w:rsidRPr="00097019">
        <w:t xml:space="preserve">may </w:t>
      </w:r>
      <w:r w:rsidR="3A7E5FEE" w:rsidRPr="00097019">
        <w:t>be</w:t>
      </w:r>
      <w:r w:rsidR="713A74EA" w:rsidRPr="00097019">
        <w:t xml:space="preserve"> utilize</w:t>
      </w:r>
      <w:r w:rsidR="3A7E5FEE" w:rsidRPr="00097019">
        <w:t>d</w:t>
      </w:r>
      <w:r w:rsidR="713A74EA" w:rsidRPr="00097019">
        <w:t xml:space="preserve"> early on to provide operational insights both during protocol development and </w:t>
      </w:r>
      <w:r w:rsidR="00680419" w:rsidRPr="00097019">
        <w:t>study</w:t>
      </w:r>
      <w:r w:rsidR="713A74EA" w:rsidRPr="00097019">
        <w:t xml:space="preserve"> operation </w:t>
      </w:r>
      <w:r w:rsidR="5313A34C" w:rsidRPr="00097019">
        <w:t xml:space="preserve">to </w:t>
      </w:r>
      <w:r w:rsidR="56891B68" w:rsidRPr="00097019">
        <w:t>increase</w:t>
      </w:r>
      <w:r w:rsidR="713A74EA" w:rsidRPr="00097019">
        <w:t xml:space="preserve"> patient</w:t>
      </w:r>
      <w:r w:rsidR="56891B68" w:rsidRPr="00097019">
        <w:t xml:space="preserve"> awareness of the clinical </w:t>
      </w:r>
      <w:r w:rsidR="5313A34C" w:rsidRPr="00097019">
        <w:t>study</w:t>
      </w:r>
      <w:r w:rsidR="713A74EA" w:rsidRPr="00097019">
        <w:t>,</w:t>
      </w:r>
      <w:r w:rsidR="56891B68" w:rsidRPr="00097019">
        <w:t xml:space="preserve"> and support recruitment and retention efforts. </w:t>
      </w:r>
      <w:r w:rsidR="00730596" w:rsidRPr="00730596">
        <w:t>The MK‑2870‑</w:t>
      </w:r>
      <w:r w:rsidR="00730596">
        <w:t>020</w:t>
      </w:r>
      <w:r w:rsidR="00730596" w:rsidRPr="00730596">
        <w:t xml:space="preserve"> study team will also partner with the </w:t>
      </w:r>
      <w:proofErr w:type="spellStart"/>
      <w:r w:rsidR="00730596" w:rsidRPr="00730596">
        <w:t>GOGp</w:t>
      </w:r>
      <w:proofErr w:type="spellEnd"/>
      <w:r w:rsidR="00730596" w:rsidRPr="00730596">
        <w:t xml:space="preserve"> in the US to achieve diversity goals.</w:t>
      </w:r>
    </w:p>
    <w:p w14:paraId="677AD295" w14:textId="3C8A42F8" w:rsidR="006C1FF1" w:rsidRDefault="006C1FF1" w:rsidP="006C1FF1">
      <w:pPr>
        <w:pStyle w:val="Paragraph"/>
      </w:pPr>
      <w:r>
        <w:t xml:space="preserve">Strategies to increase enrollment of underrepresented patients will include engaging with diverse patients (Black, Asian, Hispanic) who are living with </w:t>
      </w:r>
      <w:r w:rsidR="006A71EE">
        <w:t>cervical</w:t>
      </w:r>
      <w:r>
        <w:t xml:space="preserve"> cancer to better understand disease burden, medical needs, social determinants of health, and perspectives on </w:t>
      </w:r>
      <w:r>
        <w:lastRenderedPageBreak/>
        <w:t xml:space="preserve">study or operational feasibility as applicable. Group input meetings with patient advocates with expertise in serving racially and ethnically diverse patients with </w:t>
      </w:r>
      <w:r w:rsidR="006A71EE">
        <w:t xml:space="preserve">cervical </w:t>
      </w:r>
      <w:r>
        <w:t>cancer may be conducted to better understand their perspectives on patient education, clinical study adherence, protocol development, barriers to participating in clinical research, social determinants of health, and efforts to improve diversity, equity, and inclusion.</w:t>
      </w:r>
    </w:p>
    <w:p w14:paraId="4B1A4B84" w14:textId="33E6321C" w:rsidR="006C1FF1" w:rsidRDefault="006C1FF1" w:rsidP="006C1FF1">
      <w:pPr>
        <w:pStyle w:val="Paragraph"/>
      </w:pPr>
      <w:r>
        <w:t xml:space="preserve">The Sponsor’s external Community Engagement Panel, which includes a diverse representation of members consisting of patient advocates, community leaders, and </w:t>
      </w:r>
      <w:del w:id="1041" w:author="Sell, Jaquelyne Alexis" w:date="2025-06-26T14:59:00Z" w16du:dateUtc="2025-06-26T18:59:00Z">
        <w:r>
          <w:delText>healthcare</w:delText>
        </w:r>
      </w:del>
      <w:ins w:id="1042" w:author="Sell, Jaquelyne Alexis" w:date="2025-06-26T14:59:00Z" w16du:dateUtc="2025-06-26T18:59:00Z">
        <w:r>
          <w:t>health</w:t>
        </w:r>
        <w:r w:rsidR="008E609D">
          <w:t xml:space="preserve"> care</w:t>
        </w:r>
      </w:ins>
      <w:r>
        <w:t xml:space="preserve"> providers, may also be utilized to obtain input on strategies for engaging diverse patients with </w:t>
      </w:r>
      <w:r w:rsidR="006A71EE">
        <w:t xml:space="preserve">cervical </w:t>
      </w:r>
      <w:r>
        <w:t xml:space="preserve">cancer in their communities and other topics related to </w:t>
      </w:r>
      <w:r w:rsidR="006A71EE">
        <w:t xml:space="preserve">cervical </w:t>
      </w:r>
      <w:r>
        <w:t>cancer clinical studies.</w:t>
      </w:r>
    </w:p>
    <w:p w14:paraId="7BECEB22" w14:textId="28A961D5" w:rsidR="005871C5" w:rsidRDefault="005871C5" w:rsidP="00B66E41">
      <w:pPr>
        <w:pStyle w:val="Paragraph"/>
      </w:pPr>
      <w:r>
        <w:t>Key partnership and patient advocacy measures include:</w:t>
      </w:r>
    </w:p>
    <w:p w14:paraId="6194144A" w14:textId="31236278" w:rsidR="007F0CF3" w:rsidRPr="00097019" w:rsidRDefault="1EEBE1EA" w:rsidP="00B66E41">
      <w:pPr>
        <w:pStyle w:val="ListBullet"/>
        <w:keepLines w:val="0"/>
        <w:spacing w:after="60"/>
      </w:pPr>
      <w:r>
        <w:t>E</w:t>
      </w:r>
      <w:r w:rsidR="41D3485D">
        <w:t xml:space="preserve">ngagement with </w:t>
      </w:r>
      <w:r w:rsidR="0BD57183">
        <w:t>PAOs</w:t>
      </w:r>
      <w:r w:rsidR="1884630E">
        <w:t>:</w:t>
      </w:r>
    </w:p>
    <w:p w14:paraId="4AB78074" w14:textId="211D35DD" w:rsidR="00E05911" w:rsidRPr="00BB28E8" w:rsidRDefault="00E05911" w:rsidP="00B66E41">
      <w:pPr>
        <w:pStyle w:val="ListParagraph"/>
        <w:numPr>
          <w:ilvl w:val="0"/>
          <w:numId w:val="1"/>
        </w:numPr>
        <w:rPr>
          <w:rFonts w:eastAsia="MS Gothic"/>
        </w:rPr>
      </w:pPr>
      <w:r w:rsidRPr="00E05911">
        <w:rPr>
          <w:rFonts w:eastAsia="MS Gothic"/>
        </w:rPr>
        <w:t xml:space="preserve">Outreach and partnering with 3 to 4 PAOs with expertise in serving diverse patients </w:t>
      </w:r>
      <w:r w:rsidR="00301AC5">
        <w:rPr>
          <w:rFonts w:eastAsia="MS Gothic"/>
        </w:rPr>
        <w:t>affected</w:t>
      </w:r>
      <w:r w:rsidR="00301AC5" w:rsidRPr="00E05911">
        <w:rPr>
          <w:rFonts w:eastAsia="MS Gothic"/>
        </w:rPr>
        <w:t xml:space="preserve"> </w:t>
      </w:r>
      <w:r w:rsidRPr="00E05911">
        <w:rPr>
          <w:rFonts w:eastAsia="MS Gothic"/>
        </w:rPr>
        <w:t xml:space="preserve">by </w:t>
      </w:r>
      <w:r w:rsidR="00331B35">
        <w:rPr>
          <w:rFonts w:eastAsia="MS Gothic"/>
        </w:rPr>
        <w:t>cervical</w:t>
      </w:r>
      <w:r w:rsidRPr="00E05911">
        <w:rPr>
          <w:rFonts w:eastAsia="MS Gothic"/>
        </w:rPr>
        <w:t xml:space="preserve"> cancer such as</w:t>
      </w:r>
      <w:r w:rsidR="00EE3C06" w:rsidRPr="00EE3C06">
        <w:t xml:space="preserve"> </w:t>
      </w:r>
      <w:r w:rsidR="00EE3C06" w:rsidRPr="00EE3C06">
        <w:rPr>
          <w:rFonts w:eastAsia="MS Gothic"/>
        </w:rPr>
        <w:t>SHARE Cancer Support, Foundation for Women’s Cancer, American Cancer Society</w:t>
      </w:r>
      <w:r w:rsidR="00EE3C06">
        <w:rPr>
          <w:rFonts w:eastAsia="MS Gothic"/>
        </w:rPr>
        <w:t>,</w:t>
      </w:r>
      <w:r w:rsidR="00EE3C06" w:rsidRPr="00EE3C06">
        <w:rPr>
          <w:rFonts w:eastAsia="MS Gothic"/>
        </w:rPr>
        <w:t xml:space="preserve"> </w:t>
      </w:r>
      <w:ins w:id="1043" w:author="Sell, Jaquelyne Alexis" w:date="2025-06-26T14:59:00Z" w16du:dateUtc="2025-06-26T18:59:00Z">
        <w:r w:rsidR="004A7488">
          <w:rPr>
            <w:rFonts w:eastAsia="MS Gothic"/>
          </w:rPr>
          <w:t xml:space="preserve">and </w:t>
        </w:r>
      </w:ins>
      <w:r w:rsidR="00EE3C06" w:rsidRPr="00EE3C06">
        <w:rPr>
          <w:rFonts w:eastAsia="MS Gothic"/>
        </w:rPr>
        <w:t>Cancer Support Community</w:t>
      </w:r>
      <w:del w:id="1044" w:author="Sell, Jaquelyne Alexis" w:date="2025-06-26T14:59:00Z" w16du:dateUtc="2025-06-26T18:59:00Z">
        <w:r w:rsidR="00EE3C06" w:rsidRPr="00EE3C06">
          <w:rPr>
            <w:rFonts w:eastAsia="MS Gothic"/>
          </w:rPr>
          <w:delText>, and National Cervical Cancer Coalition</w:delText>
        </w:r>
      </w:del>
      <w:r w:rsidR="00EE3C06" w:rsidRPr="00EE3C06">
        <w:rPr>
          <w:rFonts w:eastAsia="MS Gothic"/>
        </w:rPr>
        <w:t>.</w:t>
      </w:r>
    </w:p>
    <w:p w14:paraId="17CF2DE9" w14:textId="3653DFA5" w:rsidR="00243CA1" w:rsidRPr="00BB28E8" w:rsidRDefault="2D68F5B4" w:rsidP="00B66E41">
      <w:pPr>
        <w:pStyle w:val="ListBullet2"/>
        <w:keepLines w:val="0"/>
        <w:numPr>
          <w:ilvl w:val="0"/>
          <w:numId w:val="1"/>
        </w:numPr>
      </w:pPr>
      <w:r w:rsidRPr="00BB28E8">
        <w:t xml:space="preserve">The </w:t>
      </w:r>
      <w:r w:rsidR="71086E50" w:rsidRPr="00BB28E8">
        <w:t xml:space="preserve">PAOs </w:t>
      </w:r>
      <w:r w:rsidR="55707EC5" w:rsidRPr="00BB28E8">
        <w:t>identified here</w:t>
      </w:r>
      <w:r w:rsidR="7CECFC65" w:rsidRPr="00BB28E8">
        <w:t xml:space="preserve"> have long-standing relationships with patients serving as trusted partners and educational resources for patients living with specific conditions. PAOs also understand the needs of </w:t>
      </w:r>
      <w:r w:rsidR="00063AEF" w:rsidRPr="00BB28E8">
        <w:t xml:space="preserve">patients from </w:t>
      </w:r>
      <w:r w:rsidR="7CECFC65" w:rsidRPr="00BB28E8">
        <w:t xml:space="preserve">underrepresented racial and ethnic </w:t>
      </w:r>
      <w:r w:rsidR="00063AEF" w:rsidRPr="00BB28E8">
        <w:t>groups</w:t>
      </w:r>
      <w:r w:rsidR="7CECFC65" w:rsidRPr="00BB28E8">
        <w:t xml:space="preserve"> on a local level with an organizational presence in multiple US cities.</w:t>
      </w:r>
    </w:p>
    <w:p w14:paraId="02210895" w14:textId="3503AAB2" w:rsidR="00243CA1" w:rsidRPr="00BB28E8" w:rsidRDefault="56009449" w:rsidP="00B66E41">
      <w:pPr>
        <w:pStyle w:val="ListBullet2"/>
        <w:keepLines w:val="0"/>
        <w:numPr>
          <w:ilvl w:val="0"/>
          <w:numId w:val="1"/>
        </w:numPr>
      </w:pPr>
      <w:r w:rsidRPr="00BB28E8">
        <w:t xml:space="preserve">These </w:t>
      </w:r>
      <w:r w:rsidR="7CECFC65" w:rsidRPr="00BB28E8">
        <w:t>PAOs create and maintain a climate of inclusion for patients by addressing social determinants, such as financial and educational barriers that may limit patient access to care.</w:t>
      </w:r>
      <w:r w:rsidR="74297300" w:rsidRPr="00BB28E8">
        <w:t xml:space="preserve"> </w:t>
      </w:r>
      <w:r w:rsidR="555AAAD3" w:rsidRPr="00BB28E8">
        <w:t xml:space="preserve">These organizations also can provide tangible resources to meet the everyday needs of patients with </w:t>
      </w:r>
      <w:r w:rsidR="006A71EE" w:rsidRPr="00BB28E8">
        <w:t>cervical c</w:t>
      </w:r>
      <w:r w:rsidR="555AAAD3" w:rsidRPr="00BB28E8">
        <w:t>ancer, such as food, childcare, etc.</w:t>
      </w:r>
    </w:p>
    <w:p w14:paraId="4852F3CD" w14:textId="7BA07526" w:rsidR="00243CA1" w:rsidRPr="00097019" w:rsidRDefault="7755A1A5" w:rsidP="00B66E41">
      <w:pPr>
        <w:pStyle w:val="ListBullet2"/>
        <w:keepLines w:val="0"/>
        <w:numPr>
          <w:ilvl w:val="0"/>
          <w:numId w:val="1"/>
        </w:numPr>
      </w:pPr>
      <w:r w:rsidRPr="00BB28E8">
        <w:t xml:space="preserve">These </w:t>
      </w:r>
      <w:r w:rsidR="7CECFC65" w:rsidRPr="00BB28E8">
        <w:t>PAOs also provide education and support to patients who may be interested in clinical study participation</w:t>
      </w:r>
      <w:r w:rsidR="3D055E73" w:rsidRPr="00BB28E8">
        <w:t xml:space="preserve"> in their native language</w:t>
      </w:r>
      <w:r w:rsidR="71086E50" w:rsidRPr="00BB28E8">
        <w:t>.</w:t>
      </w:r>
      <w:r w:rsidR="7CECFC65" w:rsidRPr="00BB28E8">
        <w:t xml:space="preserve"> Support services may include access to clinical study finders, patient navigation, and infor</w:t>
      </w:r>
      <w:r w:rsidR="7CECFC65">
        <w:t>mation on the research process provided in a health and digitally literate, culturally sensitive manner.</w:t>
      </w:r>
    </w:p>
    <w:p w14:paraId="39F1A4B2" w14:textId="06481ABB" w:rsidR="00243CA1" w:rsidRPr="00097019" w:rsidRDefault="7CECFC65" w:rsidP="00B66E41">
      <w:pPr>
        <w:pStyle w:val="ListBullet2"/>
        <w:keepLines w:val="0"/>
        <w:numPr>
          <w:ilvl w:val="0"/>
          <w:numId w:val="1"/>
        </w:numPr>
      </w:pPr>
      <w:r>
        <w:t>Working with PAOs on local and national levels can help to raise awareness of the clinical study for the target population, caregivers, and health care providers.</w:t>
      </w:r>
    </w:p>
    <w:p w14:paraId="009EBD4C" w14:textId="6E746A0D" w:rsidR="00D05908" w:rsidRPr="00BB28E8" w:rsidRDefault="480A65E9" w:rsidP="00B66E41">
      <w:pPr>
        <w:pStyle w:val="ListBullet"/>
        <w:keepLines w:val="0"/>
      </w:pPr>
      <w:r>
        <w:t xml:space="preserve">Engagement with </w:t>
      </w:r>
      <w:r w:rsidR="00063AEF">
        <w:t>CB</w:t>
      </w:r>
      <w:r w:rsidR="00063AEF" w:rsidRPr="00BB28E8">
        <w:t>Os:</w:t>
      </w:r>
    </w:p>
    <w:p w14:paraId="23ADB913" w14:textId="50D636C7" w:rsidR="00D05908" w:rsidRPr="00BB28E8" w:rsidRDefault="480A65E9" w:rsidP="00B66E41">
      <w:pPr>
        <w:pStyle w:val="ListBullet2"/>
        <w:keepLines w:val="0"/>
        <w:numPr>
          <w:ilvl w:val="0"/>
          <w:numId w:val="1"/>
        </w:numPr>
      </w:pPr>
      <w:r w:rsidRPr="00BB28E8">
        <w:t>C</w:t>
      </w:r>
      <w:r w:rsidR="00063AEF" w:rsidRPr="00BB28E8">
        <w:t>BOs</w:t>
      </w:r>
      <w:r w:rsidRPr="00BB28E8">
        <w:t xml:space="preserve"> are groups that connect with individuals based on common interest or a shared value (</w:t>
      </w:r>
      <w:proofErr w:type="spellStart"/>
      <w:r w:rsidRPr="00BB28E8">
        <w:t>ie</w:t>
      </w:r>
      <w:proofErr w:type="spellEnd"/>
      <w:r w:rsidR="00DA157E" w:rsidRPr="00BB28E8">
        <w:t>,</w:t>
      </w:r>
      <w:r w:rsidRPr="00BB28E8">
        <w:t xml:space="preserve"> church</w:t>
      </w:r>
      <w:r w:rsidR="0057776E" w:rsidRPr="00BB28E8">
        <w:t>-</w:t>
      </w:r>
      <w:r w:rsidRPr="00BB28E8">
        <w:t>based organizations, lifestyle groups)</w:t>
      </w:r>
      <w:r w:rsidR="023D28AC" w:rsidRPr="00BB28E8">
        <w:t>.</w:t>
      </w:r>
    </w:p>
    <w:p w14:paraId="36C2050A" w14:textId="78A82304" w:rsidR="00D05908" w:rsidRPr="00BB28E8" w:rsidRDefault="71733D63" w:rsidP="00B66E41">
      <w:pPr>
        <w:pStyle w:val="ListBullet2"/>
        <w:keepLines w:val="0"/>
        <w:numPr>
          <w:ilvl w:val="0"/>
          <w:numId w:val="1"/>
        </w:numPr>
      </w:pPr>
      <w:r w:rsidRPr="00BB28E8">
        <w:t xml:space="preserve">Partnering with CBOs </w:t>
      </w:r>
      <w:r w:rsidR="126BA3BF" w:rsidRPr="00BB28E8">
        <w:t xml:space="preserve">or </w:t>
      </w:r>
      <w:del w:id="1045" w:author="Sell, Jaquelyne Alexis" w:date="2025-06-26T14:59:00Z" w16du:dateUtc="2025-06-26T18:59:00Z">
        <w:r w:rsidR="126BA3BF" w:rsidRPr="00BB28E8">
          <w:delText>non-profit</w:delText>
        </w:r>
      </w:del>
      <w:ins w:id="1046" w:author="Sell, Jaquelyne Alexis" w:date="2025-06-26T14:59:00Z" w16du:dateUtc="2025-06-26T18:59:00Z">
        <w:r w:rsidR="126BA3BF" w:rsidRPr="00BB28E8">
          <w:t>non</w:t>
        </w:r>
        <w:r w:rsidR="008E609D">
          <w:t>profit</w:t>
        </w:r>
      </w:ins>
      <w:r w:rsidR="126BA3BF" w:rsidRPr="00BB28E8">
        <w:t xml:space="preserve"> organizations such as Blackdoctors.org</w:t>
      </w:r>
      <w:r w:rsidR="480A65E9" w:rsidRPr="00BB28E8">
        <w:t xml:space="preserve"> creates the opportunity to work with trusted community leaders to educate potential participants, establish communication between leaders and the local </w:t>
      </w:r>
      <w:r w:rsidR="7BA448B7" w:rsidRPr="00BB28E8">
        <w:t xml:space="preserve">study </w:t>
      </w:r>
      <w:r w:rsidR="480A65E9" w:rsidRPr="00BB28E8">
        <w:t xml:space="preserve">sites and may </w:t>
      </w:r>
      <w:proofErr w:type="gramStart"/>
      <w:r w:rsidR="480A65E9" w:rsidRPr="00BB28E8">
        <w:t>facilitate in</w:t>
      </w:r>
      <w:proofErr w:type="gramEnd"/>
      <w:r w:rsidR="480A65E9" w:rsidRPr="00BB28E8">
        <w:t xml:space="preserve"> the handoff of interested participants to </w:t>
      </w:r>
      <w:r w:rsidR="7BA448B7" w:rsidRPr="00BB28E8">
        <w:t xml:space="preserve">study </w:t>
      </w:r>
      <w:r w:rsidR="480A65E9" w:rsidRPr="00BB28E8">
        <w:t>sites to discuss the study and potentially enroll.</w:t>
      </w:r>
    </w:p>
    <w:p w14:paraId="4C4813D8" w14:textId="3717BD1F" w:rsidR="00D05908" w:rsidRPr="00BB28E8" w:rsidRDefault="480A65E9" w:rsidP="00B66E41">
      <w:pPr>
        <w:pStyle w:val="ListBullet2"/>
        <w:keepLines w:val="0"/>
        <w:numPr>
          <w:ilvl w:val="0"/>
          <w:numId w:val="1"/>
        </w:numPr>
      </w:pPr>
      <w:r w:rsidRPr="00BB28E8">
        <w:t xml:space="preserve">CBOs may also offer access to clinical </w:t>
      </w:r>
      <w:r w:rsidR="7BA448B7" w:rsidRPr="00BB28E8">
        <w:t xml:space="preserve">study </w:t>
      </w:r>
      <w:r w:rsidRPr="00BB28E8">
        <w:t>finders, patient navigation and health</w:t>
      </w:r>
      <w:r w:rsidR="78386EDA" w:rsidRPr="00BB28E8">
        <w:t xml:space="preserve"> </w:t>
      </w:r>
      <w:r w:rsidR="00063AEF" w:rsidRPr="00BB28E8">
        <w:noBreakHyphen/>
      </w:r>
      <w:r w:rsidRPr="00BB28E8">
        <w:t>literate, culturally sensitive education about clinical research, and assistance with visit scheduling and attendance</w:t>
      </w:r>
      <w:r w:rsidR="023D28AC" w:rsidRPr="00BB28E8">
        <w:t>.</w:t>
      </w:r>
    </w:p>
    <w:p w14:paraId="326FCBEA" w14:textId="4EB5F366" w:rsidR="00EA238B" w:rsidRPr="00BB28E8" w:rsidRDefault="162C7B29" w:rsidP="00B66E41">
      <w:pPr>
        <w:pStyle w:val="ListBullet"/>
        <w:keepLines w:val="0"/>
      </w:pPr>
      <w:r w:rsidRPr="00BB28E8">
        <w:lastRenderedPageBreak/>
        <w:t>Focused e</w:t>
      </w:r>
      <w:r w:rsidR="5D09F304" w:rsidRPr="00BB28E8">
        <w:t>ngagement</w:t>
      </w:r>
      <w:r w:rsidR="2FD2A281" w:rsidRPr="00BB28E8">
        <w:t xml:space="preserve"> with the local </w:t>
      </w:r>
      <w:r w:rsidR="5D09F304" w:rsidRPr="00BB28E8">
        <w:t>communit</w:t>
      </w:r>
      <w:r w:rsidR="2B15400C" w:rsidRPr="00BB28E8">
        <w:t>ies will be explored</w:t>
      </w:r>
      <w:ins w:id="1047" w:author="Sell, Jaquelyne Alexis" w:date="2025-06-26T14:59:00Z" w16du:dateUtc="2025-06-26T18:59:00Z">
        <w:r w:rsidR="00B80384">
          <w:t>,</w:t>
        </w:r>
      </w:ins>
      <w:r w:rsidR="2B15400C" w:rsidRPr="00BB28E8">
        <w:t xml:space="preserve"> such as partnering with </w:t>
      </w:r>
      <w:r w:rsidR="509B11D6" w:rsidRPr="00BB28E8">
        <w:t>organizations</w:t>
      </w:r>
      <w:r w:rsidR="2B15400C" w:rsidRPr="00BB28E8">
        <w:t xml:space="preserve"> such as </w:t>
      </w:r>
      <w:r w:rsidR="00AA269D" w:rsidRPr="00BB28E8">
        <w:t xml:space="preserve">Gilda’s Clubs and State Affiliates of Cancer Support Community </w:t>
      </w:r>
      <w:r w:rsidR="3C367F15" w:rsidRPr="00BB28E8">
        <w:t>and participation in health fairs as appropriate</w:t>
      </w:r>
      <w:r w:rsidR="00013DBF" w:rsidRPr="00BB28E8">
        <w:t>.</w:t>
      </w:r>
    </w:p>
    <w:p w14:paraId="0351AE80" w14:textId="77777777" w:rsidR="004A1D05" w:rsidRPr="00097019" w:rsidRDefault="004A1D05" w:rsidP="00B66E41">
      <w:pPr>
        <w:pStyle w:val="ListEnd"/>
      </w:pPr>
    </w:p>
    <w:p w14:paraId="749061E0" w14:textId="7DF96844" w:rsidR="00CE4193" w:rsidRPr="00097019" w:rsidRDefault="004A1D05" w:rsidP="00B66E41">
      <w:pPr>
        <w:pStyle w:val="Paragraph"/>
      </w:pPr>
      <w:r w:rsidRPr="00097019">
        <w:t xml:space="preserve">Engagement with the target population of the </w:t>
      </w:r>
      <w:r w:rsidR="00AD3C71" w:rsidRPr="00097019">
        <w:t xml:space="preserve">study </w:t>
      </w:r>
      <w:r w:rsidRPr="00097019">
        <w:t>and (where appropriate) caregivers may provide a better understanding of disease burden from underrepresented racial and ethnic populations, identify barriers to participation so they can be reduced/mitigated, and pinpoint logistical hurdles of the study design</w:t>
      </w:r>
      <w:r w:rsidR="00D11944" w:rsidRPr="00097019">
        <w:t>.</w:t>
      </w:r>
    </w:p>
    <w:p w14:paraId="1AA57D76" w14:textId="3A7ABF5F" w:rsidR="007F0CF3" w:rsidRPr="00056228" w:rsidRDefault="00F05E26" w:rsidP="00071ED1">
      <w:pPr>
        <w:pStyle w:val="Heading2"/>
        <w:rPr>
          <w:color w:val="000000" w:themeColor="text1"/>
        </w:rPr>
      </w:pPr>
      <w:bookmarkStart w:id="1048" w:name="_Toc201820685"/>
      <w:bookmarkStart w:id="1049" w:name="_Toc158725665"/>
      <w:r w:rsidRPr="28AF031B">
        <w:rPr>
          <w:color w:val="000000" w:themeColor="text1"/>
        </w:rPr>
        <w:t>Study Procedure</w:t>
      </w:r>
      <w:r w:rsidR="00EF334B" w:rsidRPr="28AF031B">
        <w:rPr>
          <w:color w:val="000000" w:themeColor="text1"/>
        </w:rPr>
        <w:t>s</w:t>
      </w:r>
      <w:r w:rsidRPr="28AF031B">
        <w:rPr>
          <w:color w:val="000000" w:themeColor="text1"/>
        </w:rPr>
        <w:t xml:space="preserve"> Considerations</w:t>
      </w:r>
      <w:bookmarkEnd w:id="1048"/>
      <w:bookmarkEnd w:id="1049"/>
    </w:p>
    <w:p w14:paraId="4FB44628" w14:textId="6FD20153" w:rsidR="003170C1" w:rsidRDefault="003170C1" w:rsidP="003170C1">
      <w:pPr>
        <w:pStyle w:val="Paragraph"/>
      </w:pPr>
      <w:r w:rsidRPr="004441DB">
        <w:t xml:space="preserve">The everyday lives of study participants are carefully considered when designing a clinical study in the </w:t>
      </w:r>
      <w:del w:id="1050" w:author="Sell, Jaquelyne Alexis" w:date="2025-06-26T14:59:00Z" w16du:dateUtc="2025-06-26T18:59:00Z">
        <w:r w:rsidRPr="004441DB">
          <w:delText>MK-2870</w:delText>
        </w:r>
      </w:del>
      <w:proofErr w:type="spellStart"/>
      <w:ins w:id="1051" w:author="Sell, Jaquelyne Alexis" w:date="2025-06-26T14:59:00Z" w16du:dateUtc="2025-06-26T18:59:00Z">
        <w:r w:rsidR="00C670C8" w:rsidRPr="00C670C8">
          <w:t>sacituzumab</w:t>
        </w:r>
        <w:proofErr w:type="spellEnd"/>
        <w:r w:rsidR="00C670C8" w:rsidRPr="00C670C8">
          <w:t xml:space="preserve"> </w:t>
        </w:r>
        <w:proofErr w:type="spellStart"/>
        <w:r w:rsidR="00C670C8" w:rsidRPr="00C670C8">
          <w:t>tirumotecan</w:t>
        </w:r>
      </w:ins>
      <w:proofErr w:type="spellEnd"/>
      <w:r w:rsidR="00C670C8" w:rsidRPr="00C670C8">
        <w:t xml:space="preserve"> </w:t>
      </w:r>
      <w:r w:rsidR="001B4AAD" w:rsidRPr="004441DB">
        <w:t>cervical cancer</w:t>
      </w:r>
      <w:r w:rsidRPr="004441DB">
        <w:t xml:space="preserve"> Phase 3 Clinical Development Program [Sec.</w:t>
      </w:r>
      <w:r w:rsidR="00D17B1D">
        <w:t xml:space="preserve"> </w:t>
      </w:r>
      <w:r w:rsidR="008656B2">
        <w:t>2.2</w:t>
      </w:r>
      <w:r w:rsidRPr="004441DB">
        <w:t xml:space="preserve">]. </w:t>
      </w:r>
      <w:r w:rsidRPr="004441DB" w:rsidDel="009270EF">
        <w:t>F</w:t>
      </w:r>
      <w:r w:rsidRPr="004441DB">
        <w:t xml:space="preserve">actors that may impact participation help shape elements of the study protocol. To support participant engagement, promote retention, lower </w:t>
      </w:r>
      <w:r w:rsidR="31D02C74" w:rsidRPr="004441DB">
        <w:t>study related</w:t>
      </w:r>
      <w:r w:rsidR="00063AEF" w:rsidRPr="004441DB">
        <w:t xml:space="preserve"> </w:t>
      </w:r>
      <w:r w:rsidRPr="004441DB">
        <w:t>visit burden, and enhance study participation</w:t>
      </w:r>
      <w:r w:rsidR="00494386" w:rsidRPr="004441DB">
        <w:rPr>
          <w:rFonts w:eastAsia="Times New Roman"/>
        </w:rPr>
        <w:t xml:space="preserve"> </w:t>
      </w:r>
      <w:r w:rsidR="00494386" w:rsidRPr="004441DB">
        <w:t>including but not limited to participants with disabilities</w:t>
      </w:r>
      <w:r w:rsidRPr="004441DB">
        <w:t xml:space="preserve">, the following factors are being implemented in the </w:t>
      </w:r>
      <w:del w:id="1052" w:author="Sell, Jaquelyne Alexis" w:date="2025-06-26T14:59:00Z" w16du:dateUtc="2025-06-26T18:59:00Z">
        <w:r w:rsidRPr="004441DB">
          <w:delText>MK-2870</w:delText>
        </w:r>
      </w:del>
      <w:proofErr w:type="spellStart"/>
      <w:ins w:id="1053" w:author="Sell, Jaquelyne Alexis" w:date="2025-06-26T14:59:00Z" w16du:dateUtc="2025-06-26T18:59:00Z">
        <w:r w:rsidR="00C670C8" w:rsidRPr="00C670C8">
          <w:t>sacituzumab</w:t>
        </w:r>
        <w:proofErr w:type="spellEnd"/>
        <w:r w:rsidR="00C670C8" w:rsidRPr="00C670C8">
          <w:t xml:space="preserve"> </w:t>
        </w:r>
        <w:proofErr w:type="spellStart"/>
        <w:r w:rsidR="00C670C8" w:rsidRPr="00C670C8">
          <w:t>tirumotecan</w:t>
        </w:r>
      </w:ins>
      <w:proofErr w:type="spellEnd"/>
      <w:r w:rsidR="00C670C8" w:rsidRPr="00C670C8">
        <w:t xml:space="preserve"> </w:t>
      </w:r>
      <w:r w:rsidR="0075051F" w:rsidRPr="004441DB">
        <w:t>cervical cancer</w:t>
      </w:r>
      <w:r w:rsidRPr="004441DB">
        <w:t xml:space="preserve"> Phase 3 </w:t>
      </w:r>
      <w:r w:rsidR="00063AEF" w:rsidRPr="004441DB">
        <w:t>c</w:t>
      </w:r>
      <w:r w:rsidRPr="004441DB">
        <w:t xml:space="preserve">linical </w:t>
      </w:r>
      <w:r w:rsidR="00063AEF" w:rsidRPr="004441DB">
        <w:t>s</w:t>
      </w:r>
      <w:r w:rsidRPr="004441DB">
        <w:t>tud</w:t>
      </w:r>
      <w:r w:rsidR="003F4FE4" w:rsidRPr="004441DB">
        <w:t>y</w:t>
      </w:r>
      <w:r w:rsidRPr="004441DB">
        <w:t>.</w:t>
      </w:r>
    </w:p>
    <w:p w14:paraId="51F450DC" w14:textId="6DFD92D3" w:rsidR="003170C1" w:rsidRPr="005A12A4" w:rsidRDefault="003170C1" w:rsidP="003170C1">
      <w:pPr>
        <w:pStyle w:val="ListBullet"/>
      </w:pPr>
      <w:r>
        <w:t>Study intervention administration and related procedures (</w:t>
      </w:r>
      <w:proofErr w:type="spellStart"/>
      <w:r>
        <w:t>eg</w:t>
      </w:r>
      <w:proofErr w:type="spellEnd"/>
      <w:r>
        <w:t>, lab</w:t>
      </w:r>
      <w:r w:rsidR="0075051F">
        <w:t>oratory</w:t>
      </w:r>
      <w:r>
        <w:t xml:space="preserve"> tests) during study visits will mimic routine SOC practice, and other sample collection and procedures will be limited to those that are critical for the objectives of the study.</w:t>
      </w:r>
    </w:p>
    <w:p w14:paraId="24CEEA14" w14:textId="34C7BC10" w:rsidR="003170C1" w:rsidRPr="005A12A4" w:rsidRDefault="003170C1" w:rsidP="003170C1">
      <w:pPr>
        <w:pStyle w:val="ListBullet"/>
      </w:pPr>
      <w:r>
        <w:t>Informed consent forms will be provided in different languages, as applicable.</w:t>
      </w:r>
    </w:p>
    <w:p w14:paraId="4E96F2F0" w14:textId="6689CD47" w:rsidR="000535EB" w:rsidRDefault="000535EB" w:rsidP="000535EB">
      <w:pPr>
        <w:pStyle w:val="ListBullet"/>
      </w:pPr>
      <w:r w:rsidRPr="000535EB">
        <w:t xml:space="preserve">PRO tools used in the </w:t>
      </w:r>
      <w:del w:id="1054" w:author="Sell, Jaquelyne Alexis" w:date="2025-06-26T14:59:00Z" w16du:dateUtc="2025-06-26T18:59:00Z">
        <w:r w:rsidRPr="000535EB">
          <w:delText>MK-2870</w:delText>
        </w:r>
      </w:del>
      <w:proofErr w:type="spellStart"/>
      <w:ins w:id="1055" w:author="Sell, Jaquelyne Alexis" w:date="2025-06-26T14:59:00Z" w16du:dateUtc="2025-06-26T18:59:00Z">
        <w:r w:rsidR="00C670C8" w:rsidRPr="00C670C8">
          <w:t>sacituzumab</w:t>
        </w:r>
        <w:proofErr w:type="spellEnd"/>
        <w:r w:rsidR="00C670C8" w:rsidRPr="00C670C8">
          <w:t xml:space="preserve"> </w:t>
        </w:r>
        <w:proofErr w:type="spellStart"/>
        <w:r w:rsidR="00C670C8" w:rsidRPr="00C670C8">
          <w:t>tirumotecan</w:t>
        </w:r>
      </w:ins>
      <w:proofErr w:type="spellEnd"/>
      <w:r w:rsidR="00C670C8" w:rsidRPr="00C670C8">
        <w:t xml:space="preserve"> </w:t>
      </w:r>
      <w:r w:rsidRPr="000535EB">
        <w:t>clinical studies are designed and developed so that all participants, including participants with disabilities</w:t>
      </w:r>
      <w:r w:rsidR="003F4FE4">
        <w:t>,</w:t>
      </w:r>
      <w:r w:rsidRPr="000535EB">
        <w:t xml:space="preserve"> may use them</w:t>
      </w:r>
      <w:r w:rsidR="72068176">
        <w:t>.</w:t>
      </w:r>
    </w:p>
    <w:p w14:paraId="63BA8EA1" w14:textId="3BBA250F" w:rsidR="003F4FE4" w:rsidRPr="000535EB" w:rsidRDefault="003F4FE4" w:rsidP="004441DB">
      <w:pPr>
        <w:pStyle w:val="ListBullet"/>
        <w:tabs>
          <w:tab w:val="clear" w:pos="360"/>
          <w:tab w:val="num" w:pos="720"/>
        </w:tabs>
        <w:ind w:left="720"/>
      </w:pPr>
      <w:r>
        <w:t>PRO questionnaires will be provided in different languages, as applicable.</w:t>
      </w:r>
    </w:p>
    <w:p w14:paraId="5B3F49D4" w14:textId="3CAF20AB" w:rsidR="00053789" w:rsidRPr="00053789" w:rsidRDefault="000535EB" w:rsidP="004441DB">
      <w:pPr>
        <w:pStyle w:val="ListBullet"/>
        <w:tabs>
          <w:tab w:val="clear" w:pos="360"/>
          <w:tab w:val="num" w:pos="720"/>
        </w:tabs>
        <w:ind w:left="720"/>
        <w:rPr>
          <w:color w:val="000000" w:themeColor="text1"/>
        </w:rPr>
      </w:pPr>
      <w:r w:rsidRPr="000535EB">
        <w:t xml:space="preserve">Alternative </w:t>
      </w:r>
      <w:r w:rsidR="00F461EE">
        <w:t>methods</w:t>
      </w:r>
      <w:r w:rsidRPr="000535EB">
        <w:t xml:space="preserve"> of </w:t>
      </w:r>
      <w:r w:rsidR="00F461EE">
        <w:t>administering</w:t>
      </w:r>
      <w:r w:rsidRPr="000535EB">
        <w:t xml:space="preserve"> the PRO </w:t>
      </w:r>
      <w:r w:rsidR="00301AC5">
        <w:t xml:space="preserve">instrument </w:t>
      </w:r>
      <w:r w:rsidRPr="000535EB">
        <w:t xml:space="preserve">may be offered to enable participation of individuals when PRO collection via </w:t>
      </w:r>
      <w:r w:rsidR="003F4FE4">
        <w:t xml:space="preserve">electronic device </w:t>
      </w:r>
      <w:r w:rsidRPr="000535EB">
        <w:t>(</w:t>
      </w:r>
      <w:proofErr w:type="spellStart"/>
      <w:r w:rsidR="003F4FE4">
        <w:t>ie</w:t>
      </w:r>
      <w:proofErr w:type="spellEnd"/>
      <w:r w:rsidR="004441DB">
        <w:t>,</w:t>
      </w:r>
      <w:r w:rsidR="003F4FE4">
        <w:t xml:space="preserve"> </w:t>
      </w:r>
      <w:r w:rsidRPr="000535EB">
        <w:t xml:space="preserve">ePRO) is not </w:t>
      </w:r>
      <w:r w:rsidR="002B5AF1">
        <w:t>feasible</w:t>
      </w:r>
      <w:r w:rsidR="00212247">
        <w:t xml:space="preserve"> (</w:t>
      </w:r>
      <w:proofErr w:type="spellStart"/>
      <w:r w:rsidRPr="000535EB">
        <w:t>e</w:t>
      </w:r>
      <w:r w:rsidR="00212247">
        <w:t>g</w:t>
      </w:r>
      <w:proofErr w:type="spellEnd"/>
      <w:r w:rsidR="00212247">
        <w:t xml:space="preserve">, </w:t>
      </w:r>
      <w:r w:rsidR="00AC2302">
        <w:t xml:space="preserve">during a global pandemic or with illiterate or visually impaired </w:t>
      </w:r>
      <w:r w:rsidR="00445A8D">
        <w:t>participants).</w:t>
      </w:r>
      <w:r w:rsidRPr="000535EB">
        <w:t xml:space="preserve"> </w:t>
      </w:r>
      <w:r w:rsidR="00F97301">
        <w:t>P</w:t>
      </w:r>
      <w:r w:rsidR="009859B1">
        <w:t>RO</w:t>
      </w:r>
      <w:r w:rsidR="00301AC5">
        <w:t xml:space="preserve"> questionnaire</w:t>
      </w:r>
      <w:r w:rsidR="009859B1">
        <w:t>s</w:t>
      </w:r>
      <w:r w:rsidR="00F97301">
        <w:t xml:space="preserve"> will be available in interview script format to allow for collection via </w:t>
      </w:r>
      <w:r w:rsidR="000472EC">
        <w:t>tele</w:t>
      </w:r>
      <w:r w:rsidR="00F97301">
        <w:t xml:space="preserve">phone or an in-person interview and </w:t>
      </w:r>
      <w:r w:rsidR="003F4FE4">
        <w:t>are</w:t>
      </w:r>
      <w:r w:rsidR="00F97301">
        <w:t xml:space="preserve"> designed to be read to the participant by the site staff who administers the questionnaire.</w:t>
      </w:r>
    </w:p>
    <w:p w14:paraId="30F6D928" w14:textId="3931E4A1" w:rsidR="003170C1" w:rsidRPr="00BE3472" w:rsidRDefault="003170C1" w:rsidP="003170C1">
      <w:pPr>
        <w:pStyle w:val="ListBullet"/>
        <w:rPr>
          <w:color w:val="000000" w:themeColor="text1"/>
        </w:rPr>
      </w:pPr>
      <w:r w:rsidRPr="50955BDE">
        <w:rPr>
          <w:color w:val="000000" w:themeColor="text1"/>
        </w:rPr>
        <w:t xml:space="preserve">The imaging schedule </w:t>
      </w:r>
      <w:r w:rsidR="000472EC">
        <w:rPr>
          <w:color w:val="000000" w:themeColor="text1"/>
        </w:rPr>
        <w:t>will be</w:t>
      </w:r>
      <w:r w:rsidRPr="50955BDE">
        <w:rPr>
          <w:color w:val="000000" w:themeColor="text1"/>
        </w:rPr>
        <w:t xml:space="preserve"> q</w:t>
      </w:r>
      <w:r w:rsidR="000F3930" w:rsidRPr="50955BDE">
        <w:rPr>
          <w:color w:val="000000" w:themeColor="text1"/>
        </w:rPr>
        <w:t>9</w:t>
      </w:r>
      <w:r w:rsidRPr="50955BDE">
        <w:rPr>
          <w:color w:val="000000" w:themeColor="text1"/>
        </w:rPr>
        <w:t xml:space="preserve">w (±7 days) </w:t>
      </w:r>
      <w:r w:rsidR="000472EC">
        <w:rPr>
          <w:color w:val="000000" w:themeColor="text1"/>
        </w:rPr>
        <w:t xml:space="preserve">from randomization </w:t>
      </w:r>
      <w:r w:rsidRPr="50955BDE">
        <w:rPr>
          <w:color w:val="000000" w:themeColor="text1"/>
        </w:rPr>
        <w:t>through Week 5</w:t>
      </w:r>
      <w:r w:rsidR="000F3930" w:rsidRPr="50955BDE">
        <w:rPr>
          <w:color w:val="000000" w:themeColor="text1"/>
        </w:rPr>
        <w:t>4</w:t>
      </w:r>
      <w:r w:rsidRPr="50955BDE">
        <w:rPr>
          <w:color w:val="000000" w:themeColor="text1"/>
        </w:rPr>
        <w:t xml:space="preserve"> and </w:t>
      </w:r>
      <w:r w:rsidR="0075051F" w:rsidRPr="50955BDE">
        <w:rPr>
          <w:color w:val="000000" w:themeColor="text1"/>
        </w:rPr>
        <w:t>q</w:t>
      </w:r>
      <w:r w:rsidRPr="50955BDE">
        <w:rPr>
          <w:color w:val="000000" w:themeColor="text1"/>
        </w:rPr>
        <w:t>12</w:t>
      </w:r>
      <w:r w:rsidR="00B603AD">
        <w:rPr>
          <w:color w:val="000000" w:themeColor="text1"/>
        </w:rPr>
        <w:t>w</w:t>
      </w:r>
      <w:r w:rsidRPr="50955BDE">
        <w:rPr>
          <w:color w:val="000000" w:themeColor="text1"/>
        </w:rPr>
        <w:t xml:space="preserve"> (±14 days) thereafter. While the participant is receiving study treatment, the imaging window will allow the participant to combine the imaging requirement with study intervention administration. During the efficacy follow-up period, the imaging window will extend the time between scans.</w:t>
      </w:r>
    </w:p>
    <w:p w14:paraId="08F5AFD9" w14:textId="3DE91813" w:rsidR="003170C1" w:rsidRPr="00BE3472" w:rsidRDefault="003170C1" w:rsidP="003170C1">
      <w:pPr>
        <w:pStyle w:val="ListBullet"/>
        <w:rPr>
          <w:color w:val="000000" w:themeColor="text1"/>
        </w:rPr>
      </w:pPr>
      <w:r w:rsidRPr="50955BDE">
        <w:rPr>
          <w:color w:val="000000" w:themeColor="text1"/>
        </w:rPr>
        <w:t xml:space="preserve">Efficacy </w:t>
      </w:r>
      <w:r w:rsidR="0075051F" w:rsidRPr="50955BDE">
        <w:rPr>
          <w:color w:val="000000" w:themeColor="text1"/>
        </w:rPr>
        <w:t>f</w:t>
      </w:r>
      <w:r w:rsidRPr="50955BDE">
        <w:rPr>
          <w:color w:val="000000" w:themeColor="text1"/>
        </w:rPr>
        <w:t>ollow-up visits after discontinuation of study intervention will only include imaging scans; therefore, the participant will only need to return to the imaging center</w:t>
      </w:r>
      <w:r w:rsidR="000472EC">
        <w:rPr>
          <w:color w:val="000000" w:themeColor="text1"/>
        </w:rPr>
        <w:t xml:space="preserve"> and not the study site</w:t>
      </w:r>
      <w:r w:rsidRPr="50955BDE">
        <w:rPr>
          <w:color w:val="000000" w:themeColor="text1"/>
        </w:rPr>
        <w:t xml:space="preserve">. No additional procedures </w:t>
      </w:r>
      <w:r w:rsidR="00734496" w:rsidRPr="50955BDE">
        <w:rPr>
          <w:color w:val="000000" w:themeColor="text1"/>
        </w:rPr>
        <w:t>will be</w:t>
      </w:r>
      <w:r w:rsidRPr="50955BDE">
        <w:rPr>
          <w:color w:val="000000" w:themeColor="text1"/>
        </w:rPr>
        <w:t xml:space="preserve"> required to be performed in conjunction with these visits.</w:t>
      </w:r>
    </w:p>
    <w:p w14:paraId="5467C2EA" w14:textId="240E47B8" w:rsidR="003170C1" w:rsidRPr="00BE3472" w:rsidRDefault="003170C1" w:rsidP="003170C1">
      <w:pPr>
        <w:pStyle w:val="ListBullet"/>
        <w:rPr>
          <w:color w:val="000000" w:themeColor="text1"/>
        </w:rPr>
      </w:pPr>
      <w:r w:rsidRPr="50955BDE">
        <w:rPr>
          <w:color w:val="000000" w:themeColor="text1"/>
        </w:rPr>
        <w:lastRenderedPageBreak/>
        <w:t>Survival follow-up</w:t>
      </w:r>
      <w:r w:rsidR="000472EC">
        <w:rPr>
          <w:color w:val="000000" w:themeColor="text1"/>
        </w:rPr>
        <w:t xml:space="preserve"> will be</w:t>
      </w:r>
      <w:r w:rsidRPr="50955BDE">
        <w:rPr>
          <w:color w:val="000000" w:themeColor="text1"/>
        </w:rPr>
        <w:t xml:space="preserve"> assessed </w:t>
      </w:r>
      <w:r w:rsidR="000F3930" w:rsidRPr="50955BDE">
        <w:rPr>
          <w:color w:val="000000" w:themeColor="text1"/>
        </w:rPr>
        <w:t>q</w:t>
      </w:r>
      <w:r w:rsidRPr="50955BDE">
        <w:rPr>
          <w:color w:val="000000" w:themeColor="text1"/>
        </w:rPr>
        <w:t>12</w:t>
      </w:r>
      <w:r w:rsidR="000F3930" w:rsidRPr="50955BDE">
        <w:rPr>
          <w:color w:val="000000" w:themeColor="text1"/>
        </w:rPr>
        <w:t>w</w:t>
      </w:r>
      <w:r w:rsidRPr="50955BDE">
        <w:rPr>
          <w:color w:val="000000" w:themeColor="text1"/>
        </w:rPr>
        <w:t xml:space="preserve"> (±14 days); information for survival follow-up may be assessed by telephone and </w:t>
      </w:r>
      <w:r w:rsidR="00734496" w:rsidRPr="50955BDE">
        <w:rPr>
          <w:color w:val="000000" w:themeColor="text1"/>
        </w:rPr>
        <w:t xml:space="preserve">will </w:t>
      </w:r>
      <w:r w:rsidRPr="50955BDE">
        <w:rPr>
          <w:color w:val="000000" w:themeColor="text1"/>
        </w:rPr>
        <w:t xml:space="preserve">not require a </w:t>
      </w:r>
      <w:r w:rsidR="000472EC">
        <w:rPr>
          <w:color w:val="000000" w:themeColor="text1"/>
        </w:rPr>
        <w:t>site</w:t>
      </w:r>
      <w:r w:rsidRPr="50955BDE">
        <w:rPr>
          <w:color w:val="000000" w:themeColor="text1"/>
        </w:rPr>
        <w:t xml:space="preserve"> visit.</w:t>
      </w:r>
    </w:p>
    <w:p w14:paraId="2BAD75DB" w14:textId="24474E2D" w:rsidR="003170C1" w:rsidRPr="00BE3472" w:rsidRDefault="003170C1" w:rsidP="003170C1">
      <w:pPr>
        <w:pStyle w:val="ListBullet"/>
        <w:rPr>
          <w:color w:val="000000" w:themeColor="text1"/>
        </w:rPr>
      </w:pPr>
      <w:r w:rsidRPr="50955BDE">
        <w:rPr>
          <w:color w:val="000000" w:themeColor="text1"/>
        </w:rPr>
        <w:t xml:space="preserve">PK sample collection </w:t>
      </w:r>
      <w:del w:id="1056" w:author="Sell, Jaquelyne Alexis" w:date="2025-06-26T14:59:00Z" w16du:dateUtc="2025-06-26T18:59:00Z">
        <w:r w:rsidRPr="1431D40B">
          <w:rPr>
            <w:color w:val="000000" w:themeColor="text1"/>
          </w:rPr>
          <w:delText>post</w:delText>
        </w:r>
        <w:r w:rsidR="3C7784E0" w:rsidRPr="1431D40B">
          <w:rPr>
            <w:color w:val="000000" w:themeColor="text1"/>
          </w:rPr>
          <w:delText>-</w:delText>
        </w:r>
        <w:r w:rsidRPr="1431D40B">
          <w:rPr>
            <w:color w:val="000000" w:themeColor="text1"/>
          </w:rPr>
          <w:delText>dose</w:delText>
        </w:r>
      </w:del>
      <w:proofErr w:type="spellStart"/>
      <w:ins w:id="1057" w:author="Sell, Jaquelyne Alexis" w:date="2025-06-26T14:59:00Z" w16du:dateUtc="2025-06-26T18:59:00Z">
        <w:r w:rsidRPr="1431D40B">
          <w:rPr>
            <w:color w:val="000000" w:themeColor="text1"/>
          </w:rPr>
          <w:t>post</w:t>
        </w:r>
        <w:r w:rsidR="008E609D">
          <w:rPr>
            <w:color w:val="000000" w:themeColor="text1"/>
          </w:rPr>
          <w:t>dose</w:t>
        </w:r>
      </w:ins>
      <w:proofErr w:type="spellEnd"/>
      <w:r w:rsidRPr="50955BDE">
        <w:rPr>
          <w:color w:val="000000" w:themeColor="text1"/>
        </w:rPr>
        <w:t xml:space="preserve"> </w:t>
      </w:r>
      <w:r w:rsidR="000472EC">
        <w:rPr>
          <w:color w:val="000000" w:themeColor="text1"/>
        </w:rPr>
        <w:t>will be</w:t>
      </w:r>
      <w:r w:rsidRPr="50955BDE">
        <w:rPr>
          <w:color w:val="000000" w:themeColor="text1"/>
        </w:rPr>
        <w:t xml:space="preserve"> limited to </w:t>
      </w:r>
      <w:r w:rsidR="000F3930" w:rsidRPr="50955BDE">
        <w:rPr>
          <w:color w:val="000000" w:themeColor="text1"/>
        </w:rPr>
        <w:t>30</w:t>
      </w:r>
      <w:r w:rsidRPr="50955BDE">
        <w:rPr>
          <w:color w:val="000000" w:themeColor="text1"/>
        </w:rPr>
        <w:t xml:space="preserve"> minutes after the end of study intervention administration. A</w:t>
      </w:r>
      <w:r w:rsidR="00CA7542">
        <w:rPr>
          <w:color w:val="000000" w:themeColor="text1"/>
        </w:rPr>
        <w:t>DA</w:t>
      </w:r>
      <w:r w:rsidRPr="50955BDE">
        <w:rPr>
          <w:color w:val="000000" w:themeColor="text1"/>
        </w:rPr>
        <w:t xml:space="preserve"> samples will</w:t>
      </w:r>
      <w:r w:rsidR="00CA7542">
        <w:rPr>
          <w:color w:val="000000" w:themeColor="text1"/>
        </w:rPr>
        <w:t xml:space="preserve"> only</w:t>
      </w:r>
      <w:r w:rsidRPr="50955BDE">
        <w:rPr>
          <w:color w:val="000000" w:themeColor="text1"/>
        </w:rPr>
        <w:t xml:space="preserve"> be collected prior to dosing with study intervention (</w:t>
      </w:r>
      <w:proofErr w:type="spellStart"/>
      <w:r w:rsidRPr="50955BDE">
        <w:rPr>
          <w:color w:val="000000" w:themeColor="text1"/>
        </w:rPr>
        <w:t>ie</w:t>
      </w:r>
      <w:proofErr w:type="spellEnd"/>
      <w:r w:rsidRPr="50955BDE">
        <w:rPr>
          <w:color w:val="000000" w:themeColor="text1"/>
        </w:rPr>
        <w:t xml:space="preserve">, </w:t>
      </w:r>
      <w:del w:id="1058" w:author="Sell, Jaquelyne Alexis" w:date="2025-06-26T14:59:00Z" w16du:dateUtc="2025-06-26T18:59:00Z">
        <w:r w:rsidRPr="1431D40B">
          <w:rPr>
            <w:color w:val="000000" w:themeColor="text1"/>
          </w:rPr>
          <w:delText>post</w:delText>
        </w:r>
        <w:r w:rsidR="56E401B2" w:rsidRPr="1431D40B">
          <w:rPr>
            <w:color w:val="000000" w:themeColor="text1"/>
          </w:rPr>
          <w:delText>-</w:delText>
        </w:r>
        <w:r w:rsidRPr="1431D40B">
          <w:rPr>
            <w:color w:val="000000" w:themeColor="text1"/>
          </w:rPr>
          <w:delText>dose</w:delText>
        </w:r>
      </w:del>
      <w:proofErr w:type="spellStart"/>
      <w:ins w:id="1059" w:author="Sell, Jaquelyne Alexis" w:date="2025-06-26T14:59:00Z" w16du:dateUtc="2025-06-26T18:59:00Z">
        <w:r w:rsidRPr="1431D40B">
          <w:rPr>
            <w:color w:val="000000" w:themeColor="text1"/>
          </w:rPr>
          <w:t>post</w:t>
        </w:r>
        <w:r w:rsidR="008E609D">
          <w:rPr>
            <w:color w:val="000000" w:themeColor="text1"/>
          </w:rPr>
          <w:t>dose</w:t>
        </w:r>
      </w:ins>
      <w:proofErr w:type="spellEnd"/>
      <w:r w:rsidRPr="50955BDE">
        <w:rPr>
          <w:color w:val="000000" w:themeColor="text1"/>
        </w:rPr>
        <w:t xml:space="preserve"> </w:t>
      </w:r>
      <w:r w:rsidR="00CA7542">
        <w:rPr>
          <w:color w:val="000000" w:themeColor="text1"/>
        </w:rPr>
        <w:t xml:space="preserve">ADA </w:t>
      </w:r>
      <w:r w:rsidRPr="50955BDE">
        <w:rPr>
          <w:color w:val="000000" w:themeColor="text1"/>
        </w:rPr>
        <w:t xml:space="preserve">samples </w:t>
      </w:r>
      <w:r w:rsidR="00734496" w:rsidRPr="50955BDE">
        <w:rPr>
          <w:color w:val="000000" w:themeColor="text1"/>
        </w:rPr>
        <w:t>will</w:t>
      </w:r>
      <w:r w:rsidRPr="50955BDE">
        <w:rPr>
          <w:color w:val="000000" w:themeColor="text1"/>
        </w:rPr>
        <w:t xml:space="preserve"> not </w:t>
      </w:r>
      <w:r w:rsidR="00734496" w:rsidRPr="50955BDE">
        <w:rPr>
          <w:color w:val="000000" w:themeColor="text1"/>
        </w:rPr>
        <w:t xml:space="preserve">be </w:t>
      </w:r>
      <w:r w:rsidRPr="50955BDE">
        <w:rPr>
          <w:color w:val="000000" w:themeColor="text1"/>
        </w:rPr>
        <w:t>required per protocol).</w:t>
      </w:r>
    </w:p>
    <w:p w14:paraId="388F2D26" w14:textId="77777777" w:rsidR="003170C1" w:rsidRPr="00BE3472" w:rsidRDefault="003170C1" w:rsidP="003170C1">
      <w:pPr>
        <w:pStyle w:val="ListBullet"/>
        <w:rPr>
          <w:color w:val="000000" w:themeColor="text1"/>
        </w:rPr>
      </w:pPr>
      <w:r w:rsidRPr="50955BDE">
        <w:rPr>
          <w:color w:val="000000" w:themeColor="text1"/>
        </w:rPr>
        <w:t>To allow for flexibility and efficiency in scheduling and performing study visits, the following procedures may be performed by either the investigator or a qualified designee rather than only the investigator:</w:t>
      </w:r>
    </w:p>
    <w:p w14:paraId="67C3D56E" w14:textId="77777777" w:rsidR="003170C1" w:rsidRPr="00BE3472" w:rsidRDefault="003170C1" w:rsidP="00E428B8">
      <w:pPr>
        <w:pStyle w:val="ListBullet2"/>
      </w:pPr>
      <w:r w:rsidRPr="00BE3472">
        <w:t>Collection of medical history and prior medication information</w:t>
      </w:r>
    </w:p>
    <w:p w14:paraId="5EDFD9DD" w14:textId="77777777" w:rsidR="003170C1" w:rsidRPr="00BE3472" w:rsidRDefault="003170C1" w:rsidP="00E428B8">
      <w:pPr>
        <w:pStyle w:val="ListBullet2"/>
        <w:rPr>
          <w:color w:val="000000" w:themeColor="text1"/>
        </w:rPr>
      </w:pPr>
      <w:r w:rsidRPr="00E428B8">
        <w:t>Collection</w:t>
      </w:r>
      <w:r w:rsidRPr="00BE3472">
        <w:rPr>
          <w:color w:val="000000" w:themeColor="text1"/>
        </w:rPr>
        <w:t xml:space="preserve"> of concomitant medication information</w:t>
      </w:r>
    </w:p>
    <w:p w14:paraId="4CB5EB9F" w14:textId="77777777" w:rsidR="003170C1" w:rsidRPr="00BE3472" w:rsidRDefault="003170C1" w:rsidP="00E428B8">
      <w:pPr>
        <w:pStyle w:val="ListBullet2"/>
        <w:rPr>
          <w:color w:val="000000" w:themeColor="text1"/>
        </w:rPr>
      </w:pPr>
      <w:r w:rsidRPr="00BE3472">
        <w:rPr>
          <w:color w:val="000000" w:themeColor="text1"/>
        </w:rPr>
        <w:t>Physical examinations</w:t>
      </w:r>
    </w:p>
    <w:p w14:paraId="7A1D01A8" w14:textId="77777777" w:rsidR="003170C1" w:rsidRPr="00BE3472" w:rsidRDefault="003170C1" w:rsidP="00E428B8">
      <w:pPr>
        <w:pStyle w:val="ListBullet2"/>
        <w:rPr>
          <w:color w:val="000000" w:themeColor="text1"/>
        </w:rPr>
      </w:pPr>
      <w:r w:rsidRPr="00BE3472">
        <w:rPr>
          <w:color w:val="000000" w:themeColor="text1"/>
        </w:rPr>
        <w:t>Vital signs</w:t>
      </w:r>
    </w:p>
    <w:p w14:paraId="45D59480" w14:textId="77777777" w:rsidR="003170C1" w:rsidRPr="00BE3472" w:rsidRDefault="003170C1" w:rsidP="00E428B8">
      <w:pPr>
        <w:pStyle w:val="ListBullet2"/>
        <w:rPr>
          <w:color w:val="000000" w:themeColor="text1"/>
        </w:rPr>
      </w:pPr>
      <w:r w:rsidRPr="00BE3472">
        <w:rPr>
          <w:color w:val="000000" w:themeColor="text1"/>
        </w:rPr>
        <w:t>Electrocardiograms</w:t>
      </w:r>
    </w:p>
    <w:p w14:paraId="2DAEBFC1" w14:textId="77777777" w:rsidR="003170C1" w:rsidRPr="00BE3472" w:rsidRDefault="003170C1" w:rsidP="00E428B8">
      <w:pPr>
        <w:pStyle w:val="ListBullet2"/>
        <w:rPr>
          <w:color w:val="000000" w:themeColor="text1"/>
        </w:rPr>
      </w:pPr>
      <w:r w:rsidRPr="00BE3472">
        <w:rPr>
          <w:color w:val="000000" w:themeColor="text1"/>
        </w:rPr>
        <w:t>Review of laboratory report</w:t>
      </w:r>
      <w:r>
        <w:rPr>
          <w:color w:val="000000" w:themeColor="text1"/>
        </w:rPr>
        <w:t>s</w:t>
      </w:r>
    </w:p>
    <w:p w14:paraId="23FF0D02" w14:textId="77777777" w:rsidR="003170C1" w:rsidRPr="00BE3472" w:rsidRDefault="003170C1" w:rsidP="00E428B8">
      <w:pPr>
        <w:pStyle w:val="ListBullet2"/>
        <w:rPr>
          <w:color w:val="000000" w:themeColor="text1"/>
        </w:rPr>
      </w:pPr>
      <w:r w:rsidRPr="00BE3472">
        <w:rPr>
          <w:color w:val="000000" w:themeColor="text1"/>
        </w:rPr>
        <w:t>Study intervention administration</w:t>
      </w:r>
    </w:p>
    <w:p w14:paraId="0AA2BA8E" w14:textId="26B58C7D" w:rsidR="003170C1" w:rsidRPr="001642F8" w:rsidRDefault="003170C1" w:rsidP="003170C1">
      <w:pPr>
        <w:pStyle w:val="ListBullet"/>
        <w:spacing w:after="240"/>
        <w:rPr>
          <w:color w:val="000000" w:themeColor="text1"/>
        </w:rPr>
      </w:pPr>
      <w:r w:rsidRPr="50955BDE">
        <w:rPr>
          <w:color w:val="000000" w:themeColor="text1"/>
        </w:rPr>
        <w:t xml:space="preserve">Procedures that may be completed </w:t>
      </w:r>
      <w:r w:rsidR="00301AC5">
        <w:rPr>
          <w:color w:val="000000" w:themeColor="text1"/>
        </w:rPr>
        <w:t>via</w:t>
      </w:r>
      <w:r w:rsidRPr="50955BDE">
        <w:rPr>
          <w:color w:val="000000" w:themeColor="text1"/>
        </w:rPr>
        <w:t xml:space="preserve"> telemedicine </w:t>
      </w:r>
      <w:r w:rsidR="00301AC5">
        <w:rPr>
          <w:color w:val="000000" w:themeColor="text1"/>
        </w:rPr>
        <w:t xml:space="preserve">interactions </w:t>
      </w:r>
      <w:r w:rsidRPr="50955BDE">
        <w:rPr>
          <w:color w:val="000000" w:themeColor="text1"/>
        </w:rPr>
        <w:t>will be considered, as applicable</w:t>
      </w:r>
      <w:r w:rsidR="00CA7542">
        <w:rPr>
          <w:color w:val="000000" w:themeColor="text1"/>
        </w:rPr>
        <w:t>,</w:t>
      </w:r>
      <w:r w:rsidRPr="50955BDE">
        <w:rPr>
          <w:color w:val="000000" w:themeColor="text1"/>
        </w:rPr>
        <w:t xml:space="preserve"> and if permitted based on local regulations.</w:t>
      </w:r>
    </w:p>
    <w:p w14:paraId="389A473C" w14:textId="45DFF855" w:rsidR="6868B19A" w:rsidRDefault="6868B19A" w:rsidP="008546FB">
      <w:pPr>
        <w:pStyle w:val="ListBullet"/>
        <w:spacing w:after="120"/>
      </w:pPr>
      <w:r w:rsidRPr="06057B7E">
        <w:t>Digital tools, including the clinical</w:t>
      </w:r>
      <w:r w:rsidR="00CA7542">
        <w:t xml:space="preserve"> study</w:t>
      </w:r>
      <w:r w:rsidRPr="06057B7E">
        <w:t xml:space="preserve"> information website (MerckClinicalTrials.com), are made available and are designed and developed according to the Digital Accessibility Policy implemented at the Sponsor level.</w:t>
      </w:r>
    </w:p>
    <w:p w14:paraId="6551F703" w14:textId="047B0B2F" w:rsidR="6868B19A" w:rsidRDefault="6868B19A" w:rsidP="001E77D0">
      <w:pPr>
        <w:pStyle w:val="ListBullet"/>
        <w:rPr>
          <w:color w:val="000000" w:themeColor="text1"/>
          <w:szCs w:val="24"/>
        </w:rPr>
      </w:pPr>
      <w:r>
        <w:t xml:space="preserve">The Sponsor will continue efforts to identify ways to support and increase access to clinical </w:t>
      </w:r>
      <w:r w:rsidR="00CA7542">
        <w:t>studies</w:t>
      </w:r>
      <w:r>
        <w:t xml:space="preserve"> for all participants, including participants with disabilities.</w:t>
      </w:r>
    </w:p>
    <w:p w14:paraId="704C4DD8" w14:textId="204FCA87" w:rsidR="00F9139C" w:rsidRPr="00734496" w:rsidRDefault="00F9139C" w:rsidP="00E428B8">
      <w:pPr>
        <w:pStyle w:val="ListEnd"/>
      </w:pPr>
    </w:p>
    <w:p w14:paraId="49AE085D" w14:textId="73ED4551" w:rsidR="0023323F" w:rsidRDefault="4D886B9D" w:rsidP="00071ED1">
      <w:pPr>
        <w:pStyle w:val="Heading2"/>
      </w:pPr>
      <w:bookmarkStart w:id="1060" w:name="_Toc201820686"/>
      <w:bookmarkStart w:id="1061" w:name="_Toc158725666"/>
      <w:r>
        <w:t xml:space="preserve">Planned </w:t>
      </w:r>
      <w:r w:rsidR="185B6650">
        <w:t>U</w:t>
      </w:r>
      <w:r>
        <w:t xml:space="preserve">se of </w:t>
      </w:r>
      <w:r w:rsidR="185B6650">
        <w:t>D</w:t>
      </w:r>
      <w:r>
        <w:t xml:space="preserve">ata </w:t>
      </w:r>
      <w:proofErr w:type="gramStart"/>
      <w:r w:rsidR="185B6650">
        <w:t>F</w:t>
      </w:r>
      <w:r>
        <w:t>rom</w:t>
      </w:r>
      <w:proofErr w:type="gramEnd"/>
      <w:r>
        <w:t xml:space="preserve"> </w:t>
      </w:r>
      <w:r w:rsidR="4B4EA6BD">
        <w:t xml:space="preserve">Underrepresented Racial and Ethnic </w:t>
      </w:r>
      <w:r w:rsidR="185B6650">
        <w:t>P</w:t>
      </w:r>
      <w:r>
        <w:t>articipants</w:t>
      </w:r>
      <w:bookmarkEnd w:id="1060"/>
      <w:bookmarkEnd w:id="1061"/>
    </w:p>
    <w:p w14:paraId="20AD5221" w14:textId="1B466C99" w:rsidR="00A9735C" w:rsidRPr="004D719A" w:rsidRDefault="00A9735C" w:rsidP="00A9735C">
      <w:pPr>
        <w:pStyle w:val="Paragraph"/>
      </w:pPr>
      <w:r>
        <w:t>Demographic variables (</w:t>
      </w:r>
      <w:proofErr w:type="spellStart"/>
      <w:r>
        <w:t>eg</w:t>
      </w:r>
      <w:proofErr w:type="spellEnd"/>
      <w:r>
        <w:t xml:space="preserve">, age, race, </w:t>
      </w:r>
      <w:r w:rsidR="17D5BC3F">
        <w:t xml:space="preserve">and </w:t>
      </w:r>
      <w:r>
        <w:t>ethnicity</w:t>
      </w:r>
      <w:r w:rsidR="7CBCFE14">
        <w:t>)</w:t>
      </w:r>
      <w:r w:rsidR="004D719A">
        <w:t xml:space="preserve"> </w:t>
      </w:r>
      <w:r>
        <w:t>and baseline characteristics will be collected. These data will be tabulated as descriptive statistics (</w:t>
      </w:r>
      <w:proofErr w:type="spellStart"/>
      <w:r>
        <w:t>eg</w:t>
      </w:r>
      <w:proofErr w:type="spellEnd"/>
      <w:r>
        <w:t xml:space="preserve">, counts and percentages) to describe the population studied. The comparability of the treatment groups for each relevant demographic and baseline characteristic </w:t>
      </w:r>
      <w:r w:rsidR="35BDF092">
        <w:t>may</w:t>
      </w:r>
      <w:r>
        <w:t xml:space="preserve"> be assessed by table or graph. No statistical hypothesis testing will be performed on these characteristics. Subgroup analyses by age, race,</w:t>
      </w:r>
      <w:r w:rsidR="4EB95ED1">
        <w:t xml:space="preserve"> ethnicity</w:t>
      </w:r>
      <w:r w:rsidR="745839AB">
        <w:t>,</w:t>
      </w:r>
      <w:r w:rsidR="4EB95ED1">
        <w:t xml:space="preserve"> and stratification</w:t>
      </w:r>
      <w:r w:rsidR="24D32920">
        <w:t xml:space="preserve"> factors</w:t>
      </w:r>
      <w:r w:rsidR="4EB95ED1">
        <w:t xml:space="preserve"> </w:t>
      </w:r>
      <w:r w:rsidR="5D80FA63">
        <w:t xml:space="preserve">may </w:t>
      </w:r>
      <w:r>
        <w:t>be performed for the primary efficacy endpoint(s) and select</w:t>
      </w:r>
      <w:r w:rsidR="54AFBB78">
        <w:t>ed</w:t>
      </w:r>
      <w:r>
        <w:t xml:space="preserve"> safety endpoints, as per the S</w:t>
      </w:r>
      <w:r w:rsidR="00CA7542">
        <w:t>tatistical Analysis Plan</w:t>
      </w:r>
      <w:r>
        <w:t xml:space="preserve"> for each study. Results of the subgroup </w:t>
      </w:r>
      <w:proofErr w:type="gramStart"/>
      <w:r>
        <w:t>analyses</w:t>
      </w:r>
      <w:proofErr w:type="gramEnd"/>
      <w:r>
        <w:t xml:space="preserve"> will be summarized as part of the C</w:t>
      </w:r>
      <w:r w:rsidR="00CA7542">
        <w:t>linical Study Report</w:t>
      </w:r>
      <w:r>
        <w:t xml:space="preserve"> for each study.</w:t>
      </w:r>
    </w:p>
    <w:p w14:paraId="7A620AD3" w14:textId="5EC1D4F6" w:rsidR="00EB4F0E" w:rsidRPr="00EB4F0E" w:rsidRDefault="00A9735C" w:rsidP="00EB4F0E">
      <w:pPr>
        <w:pStyle w:val="Paragraph"/>
      </w:pPr>
      <w:r w:rsidRPr="004D719A">
        <w:t>Any differences observed in efficacy or safety across the treatment groups by subgroup will be assessed and characterized further by the Sponsor.</w:t>
      </w:r>
    </w:p>
    <w:p w14:paraId="417F732A" w14:textId="5E1610B9" w:rsidR="00E85AEB" w:rsidRDefault="377E4AFA" w:rsidP="00071ED1">
      <w:pPr>
        <w:pStyle w:val="Heading2"/>
      </w:pPr>
      <w:bookmarkStart w:id="1062" w:name="_Toc201820687"/>
      <w:bookmarkStart w:id="1063" w:name="_Toc158725667"/>
      <w:r>
        <w:lastRenderedPageBreak/>
        <w:t>Study Oversight of Underrepresented Racial and Ethnic Enrollment</w:t>
      </w:r>
      <w:bookmarkEnd w:id="1062"/>
      <w:bookmarkEnd w:id="1063"/>
    </w:p>
    <w:p w14:paraId="0E76AAD9" w14:textId="3E8F88F9" w:rsidR="00E85AEB" w:rsidRPr="008F6EF5" w:rsidRDefault="00E85AEB" w:rsidP="00E85AEB">
      <w:pPr>
        <w:pStyle w:val="Paragraph"/>
      </w:pPr>
      <w:r w:rsidRPr="0089333F">
        <w:t xml:space="preserve">Enrollment metrics to support the inclusion of appropriately diverse populations will be monitored regularly throughout the </w:t>
      </w:r>
      <w:r w:rsidR="00684285" w:rsidRPr="0089333F">
        <w:t>study</w:t>
      </w:r>
      <w:r w:rsidRPr="0089333F">
        <w:t xml:space="preserve"> </w:t>
      </w:r>
      <w:r w:rsidR="009939F2">
        <w:t xml:space="preserve">by </w:t>
      </w:r>
      <w:r w:rsidRPr="0089333F">
        <w:t xml:space="preserve">using a Sponsor diversity dashboard that provides demographic information from the </w:t>
      </w:r>
      <w:r w:rsidR="00684285" w:rsidRPr="0089333F">
        <w:t>studies</w:t>
      </w:r>
      <w:r w:rsidRPr="0089333F">
        <w:t xml:space="preserve">. </w:t>
      </w:r>
      <w:r w:rsidR="004E57F6" w:rsidRPr="0089333F">
        <w:t>The diversity dashboard includes a breakdown of</w:t>
      </w:r>
      <w:r w:rsidR="00CA7542" w:rsidRPr="0089333F">
        <w:t xml:space="preserve"> </w:t>
      </w:r>
      <w:r w:rsidR="004E57F6" w:rsidRPr="0089333F">
        <w:t>enrollment data by race and ethnicity for screened and randomized participants in the</w:t>
      </w:r>
      <w:r w:rsidR="00CA7542" w:rsidRPr="0089333F">
        <w:t xml:space="preserve"> </w:t>
      </w:r>
      <w:r w:rsidR="004E57F6" w:rsidRPr="0089333F">
        <w:t>Sponsor’s clinical studies. At routine internal US country-level clinical study meetings, the</w:t>
      </w:r>
      <w:r w:rsidR="00CA7542" w:rsidRPr="0089333F">
        <w:t xml:space="preserve"> </w:t>
      </w:r>
      <w:r w:rsidR="004E57F6" w:rsidRPr="0089333F">
        <w:t>diversity dashboard will provide insight into site-level diversity and country-level enrollment</w:t>
      </w:r>
      <w:r w:rsidR="00CA7542" w:rsidRPr="0089333F">
        <w:t xml:space="preserve"> </w:t>
      </w:r>
      <w:r w:rsidR="004E57F6" w:rsidRPr="0089333F">
        <w:t>metrics. After these meetings, enrollment metrics will be discussed with site personnel</w:t>
      </w:r>
      <w:r w:rsidR="00CA7542" w:rsidRPr="0089333F">
        <w:t xml:space="preserve"> </w:t>
      </w:r>
      <w:r w:rsidR="004E57F6" w:rsidRPr="0089333F">
        <w:t>and internal team members for additional mitigation and support, with the overall goal of</w:t>
      </w:r>
      <w:r w:rsidR="00CA7542" w:rsidRPr="0089333F">
        <w:t xml:space="preserve"> </w:t>
      </w:r>
      <w:r w:rsidR="004E57F6" w:rsidRPr="0089333F">
        <w:t xml:space="preserve">achieving both diverse and total enrollment targets. </w:t>
      </w:r>
      <w:r w:rsidRPr="0089333F">
        <w:t xml:space="preserve">The Sponsor will continually engage in discussions and strategy planning with sites to encourage robust diversity-oriented activities designed to provide a diverse </w:t>
      </w:r>
      <w:r w:rsidR="00691EF4" w:rsidRPr="0089333F">
        <w:t>participant</w:t>
      </w:r>
      <w:r w:rsidRPr="0089333F">
        <w:t xml:space="preserve"> population access to the </w:t>
      </w:r>
      <w:r w:rsidR="00564677" w:rsidRPr="0089333F">
        <w:t>study</w:t>
      </w:r>
      <w:r w:rsidRPr="0089333F">
        <w:t xml:space="preserve">. Additionally, activities to ensure increased enrollment of </w:t>
      </w:r>
      <w:r w:rsidR="00E86D1F" w:rsidRPr="0089333F">
        <w:t>underrepresented racial and ethnic population</w:t>
      </w:r>
      <w:r w:rsidR="00EB4F0E" w:rsidRPr="0089333F">
        <w:t>s</w:t>
      </w:r>
      <w:r w:rsidRPr="0089333F">
        <w:t xml:space="preserve"> will be implemented as described in </w:t>
      </w:r>
      <w:r w:rsidR="009370C2" w:rsidRPr="0089333F">
        <w:t xml:space="preserve">[Sec. </w:t>
      </w:r>
      <w:r w:rsidR="008656B2">
        <w:t>4.2</w:t>
      </w:r>
      <w:r w:rsidR="009370C2" w:rsidRPr="0089333F">
        <w:t>]</w:t>
      </w:r>
      <w:r w:rsidR="00564677" w:rsidRPr="0089333F">
        <w:t xml:space="preserve"> </w:t>
      </w:r>
      <w:r w:rsidRPr="0089333F">
        <w:t>and</w:t>
      </w:r>
      <w:r w:rsidR="004D418B" w:rsidRPr="0089333F">
        <w:t xml:space="preserve"> </w:t>
      </w:r>
      <w:r w:rsidR="009370C2" w:rsidRPr="0089333F">
        <w:t>[Sec</w:t>
      </w:r>
      <w:r w:rsidR="00D17B1D">
        <w:t xml:space="preserve">. </w:t>
      </w:r>
      <w:r w:rsidR="008656B2">
        <w:t>4.3</w:t>
      </w:r>
      <w:r w:rsidR="009370C2" w:rsidRPr="0089333F">
        <w:t>]</w:t>
      </w:r>
      <w:r w:rsidRPr="0089333F">
        <w:t>.</w:t>
      </w:r>
      <w:r w:rsidR="6B87F809" w:rsidRPr="0089333F">
        <w:t xml:space="preserve"> </w:t>
      </w:r>
      <w:r w:rsidR="002E47A0" w:rsidRPr="0089333F">
        <w:t>Enrollment of underrepresented racial and ethnic populations</w:t>
      </w:r>
      <w:r w:rsidR="002E47A0" w:rsidRPr="0089333F" w:rsidDel="002E47A0">
        <w:t xml:space="preserve"> </w:t>
      </w:r>
      <w:r w:rsidR="6B87F809" w:rsidRPr="0089333F">
        <w:t xml:space="preserve">will be continually </w:t>
      </w:r>
      <w:r w:rsidR="00BC0B56" w:rsidRPr="0089333F">
        <w:t>evaluated,</w:t>
      </w:r>
      <w:r w:rsidR="6B87F809" w:rsidRPr="0089333F">
        <w:t xml:space="preserve"> and adjustments made to ensure </w:t>
      </w:r>
      <w:r w:rsidR="00CE52E4" w:rsidRPr="0089333F">
        <w:t xml:space="preserve">the </w:t>
      </w:r>
      <w:r w:rsidR="6B87F809" w:rsidRPr="0089333F">
        <w:t>achievement of planned goals.</w:t>
      </w:r>
    </w:p>
    <w:p w14:paraId="52956BAB" w14:textId="47EFE25C" w:rsidR="00C01A69" w:rsidRDefault="002E47A0" w:rsidP="00B66E41">
      <w:pPr>
        <w:pStyle w:val="Heading1"/>
        <w:pageBreakBefore/>
        <w:ind w:left="475" w:hanging="475"/>
      </w:pPr>
      <w:bookmarkStart w:id="1064" w:name="_Toc201820688"/>
      <w:bookmarkStart w:id="1065" w:name="_Hlk79568199"/>
      <w:bookmarkStart w:id="1066" w:name="_Toc158725668"/>
      <w:r>
        <w:rPr>
          <w:caps w:val="0"/>
        </w:rPr>
        <w:lastRenderedPageBreak/>
        <w:t>STATUS OF MEETING ENROLLMENT GOALS</w:t>
      </w:r>
      <w:bookmarkEnd w:id="1064"/>
      <w:bookmarkEnd w:id="1066"/>
    </w:p>
    <w:bookmarkEnd w:id="1065"/>
    <w:p w14:paraId="599CA0A7" w14:textId="5E8ED9F4" w:rsidR="00F85419" w:rsidRPr="00734496" w:rsidRDefault="00F85419" w:rsidP="00734496">
      <w:pPr>
        <w:pStyle w:val="Paragraph"/>
        <w:rPr>
          <w:rStyle w:val="Instructions"/>
          <w:rFonts w:ascii="Times New Roman" w:hAnsi="Times New Roman"/>
          <w:vanish w:val="0"/>
          <w:color w:val="auto"/>
        </w:rPr>
      </w:pPr>
      <w:r w:rsidRPr="00D552CD">
        <w:t>Not applicable</w:t>
      </w:r>
      <w:del w:id="1067" w:author="Sell, Jaquelyne Alexis" w:date="2025-06-26T14:59:00Z" w16du:dateUtc="2025-06-26T18:59:00Z">
        <w:r w:rsidRPr="00D552CD">
          <w:delText>, as this is the initial Diversity Plan for this program</w:delText>
        </w:r>
      </w:del>
      <w:r w:rsidRPr="00D552CD">
        <w:t>.</w:t>
      </w:r>
    </w:p>
    <w:p w14:paraId="192B8DAA" w14:textId="4D3521E0" w:rsidR="00B4667E" w:rsidRDefault="6CC15B49" w:rsidP="00B4667E">
      <w:pPr>
        <w:pStyle w:val="Heading1"/>
        <w:pageBreakBefore/>
        <w:ind w:left="475" w:hanging="475"/>
      </w:pPr>
      <w:bookmarkStart w:id="1068" w:name="_Toc201820689"/>
      <w:bookmarkStart w:id="1069" w:name="_Toc158725669"/>
      <w:r>
        <w:lastRenderedPageBreak/>
        <w:t>REFERENCES</w:t>
      </w:r>
      <w:bookmarkEnd w:id="1"/>
      <w:bookmarkEnd w:id="1068"/>
      <w:bookmarkEnd w:id="1069"/>
    </w:p>
    <w:tbl>
      <w:tblPr>
        <w:tblW w:w="9360" w:type="dxa"/>
        <w:tblLayout w:type="fixed"/>
        <w:tblLook w:val="0000" w:firstRow="0" w:lastRow="0" w:firstColumn="0" w:lastColumn="0" w:noHBand="0" w:noVBand="0"/>
      </w:tblPr>
      <w:tblGrid>
        <w:gridCol w:w="2430"/>
        <w:gridCol w:w="18"/>
        <w:gridCol w:w="6768"/>
        <w:gridCol w:w="144"/>
      </w:tblGrid>
      <w:tr w:rsidR="00596E0D" w:rsidRPr="00596E0D" w14:paraId="7020CBCA" w14:textId="77777777" w:rsidTr="00FB7709">
        <w:trPr>
          <w:cantSplit/>
          <w:del w:id="1070" w:author="Sell, Jaquelyne Alexis" w:date="2025-06-26T14:59:00Z" w16du:dateUtc="2025-06-26T18:59:00Z"/>
        </w:trPr>
        <w:tc>
          <w:tcPr>
            <w:tcW w:w="2430" w:type="dxa"/>
          </w:tcPr>
          <w:p w14:paraId="294C5C07" w14:textId="77777777" w:rsidR="00596E0D" w:rsidRPr="00596E0D" w:rsidRDefault="00596E0D" w:rsidP="00596E0D">
            <w:pPr>
              <w:spacing w:before="60" w:after="240"/>
              <w:rPr>
                <w:del w:id="1071" w:author="Sell, Jaquelyne Alexis" w:date="2025-06-26T14:59:00Z" w16du:dateUtc="2025-06-26T18:59:00Z"/>
                <w:rFonts w:eastAsiaTheme="minorHAnsi"/>
              </w:rPr>
            </w:pPr>
            <w:del w:id="1072" w:author="Sell, Jaquelyne Alexis" w:date="2025-06-26T14:59:00Z" w16du:dateUtc="2025-06-26T18:59:00Z">
              <w:r w:rsidRPr="00596E0D">
                <w:rPr>
                  <w:rFonts w:eastAsiaTheme="minorHAnsi"/>
                </w:rPr>
                <w:delText>[Ref. 5.4: 03Q0K8]</w:delText>
              </w:r>
            </w:del>
          </w:p>
        </w:tc>
        <w:tc>
          <w:tcPr>
            <w:tcW w:w="6930" w:type="dxa"/>
            <w:gridSpan w:val="3"/>
          </w:tcPr>
          <w:p w14:paraId="71735214" w14:textId="77777777" w:rsidR="00596E0D" w:rsidRPr="00596E0D" w:rsidRDefault="00596E0D" w:rsidP="00596E0D">
            <w:pPr>
              <w:spacing w:before="60" w:after="240"/>
              <w:rPr>
                <w:del w:id="1073" w:author="Sell, Jaquelyne Alexis" w:date="2025-06-26T14:59:00Z" w16du:dateUtc="2025-06-26T18:59:00Z"/>
                <w:rFonts w:eastAsiaTheme="minorHAnsi"/>
              </w:rPr>
            </w:pPr>
            <w:del w:id="1074" w:author="Sell, Jaquelyne Alexis" w:date="2025-06-26T14:59:00Z" w16du:dateUtc="2025-06-26T18:59:00Z">
              <w:r w:rsidRPr="00596E0D">
                <w:rPr>
                  <w:rFonts w:eastAsiaTheme="minorHAnsi"/>
                </w:rPr>
                <w:delText>Zappa M, Visioli CB, Ciatto S, Iossa A, Paci E, Sasieni P. Lower protection of cytological screening for adenocarcinomas and shorter protection for younger women: the results of a case-control study in Florence. Brit J Cancer 2004;90:1784-6.</w:delText>
              </w:r>
            </w:del>
          </w:p>
        </w:tc>
      </w:tr>
      <w:tr w:rsidR="00174537" w:rsidRPr="0025012F" w14:paraId="369C7F7F" w14:textId="77777777" w:rsidTr="00B66E41">
        <w:trPr>
          <w:gridAfter w:val="1"/>
          <w:wAfter w:w="144" w:type="dxa"/>
          <w:cantSplit/>
        </w:trPr>
        <w:tc>
          <w:tcPr>
            <w:tcW w:w="2448" w:type="dxa"/>
            <w:gridSpan w:val="2"/>
          </w:tcPr>
          <w:p w14:paraId="5B441FD5" w14:textId="77777777" w:rsidR="00174537" w:rsidRPr="0025012F" w:rsidRDefault="00174537" w:rsidP="005C7AB5">
            <w:pPr>
              <w:spacing w:after="240"/>
            </w:pPr>
            <w:r w:rsidRPr="0025012F">
              <w:t>[Ref. 5.4: 0440NG]</w:t>
            </w:r>
          </w:p>
        </w:tc>
        <w:tc>
          <w:tcPr>
            <w:tcW w:w="6768" w:type="dxa"/>
          </w:tcPr>
          <w:p w14:paraId="5F8619E6" w14:textId="77777777" w:rsidR="00174537" w:rsidRPr="0025012F" w:rsidRDefault="00174537" w:rsidP="005C7AB5">
            <w:pPr>
              <w:spacing w:after="240"/>
            </w:pPr>
            <w:r w:rsidRPr="0025012F">
              <w:t>American Cancer Society. Cancer Facts and Figures 2015 [Internet]. Atlanta: American Cancer Society; 2015. Available from: http://www.cancer.org/acs/groups/content/@editorial/documents/document/acspc-044552.pdf.</w:t>
            </w:r>
          </w:p>
        </w:tc>
      </w:tr>
      <w:tr w:rsidR="00174537" w:rsidRPr="0025012F" w14:paraId="09561781" w14:textId="77777777" w:rsidTr="00B66E41">
        <w:trPr>
          <w:gridAfter w:val="1"/>
          <w:wAfter w:w="144" w:type="dxa"/>
          <w:cantSplit/>
        </w:trPr>
        <w:tc>
          <w:tcPr>
            <w:tcW w:w="2448" w:type="dxa"/>
            <w:gridSpan w:val="2"/>
          </w:tcPr>
          <w:p w14:paraId="2CD3F70A" w14:textId="77777777" w:rsidR="00174537" w:rsidRPr="0025012F" w:rsidRDefault="00174537" w:rsidP="005C7AB5">
            <w:pPr>
              <w:spacing w:after="240"/>
            </w:pPr>
            <w:r w:rsidRPr="0025012F">
              <w:t>[Ref. 5.4: 04P7VC]</w:t>
            </w:r>
          </w:p>
        </w:tc>
        <w:tc>
          <w:tcPr>
            <w:tcW w:w="6768" w:type="dxa"/>
          </w:tcPr>
          <w:p w14:paraId="5AB9148C" w14:textId="77777777" w:rsidR="00174537" w:rsidRPr="0025012F" w:rsidRDefault="00174537" w:rsidP="005C7AB5">
            <w:pPr>
              <w:spacing w:after="240"/>
            </w:pPr>
            <w:r w:rsidRPr="0025012F">
              <w:t xml:space="preserve">McQuillan G, </w:t>
            </w:r>
            <w:proofErr w:type="spellStart"/>
            <w:r w:rsidRPr="0025012F">
              <w:t>Kruszon</w:t>
            </w:r>
            <w:proofErr w:type="spellEnd"/>
            <w:r w:rsidRPr="0025012F">
              <w:t xml:space="preserve">-Moran D, Markowitz LE, Unger ER, Paulose-Ram R. </w:t>
            </w:r>
            <w:proofErr w:type="spellStart"/>
            <w:r w:rsidRPr="0025012F">
              <w:t>TPrevalence</w:t>
            </w:r>
            <w:proofErr w:type="spellEnd"/>
            <w:r w:rsidRPr="0025012F">
              <w:t xml:space="preserve"> of HPV in Adults Aged 18-69: United States, 2011-2014. NCHS Data Brief. 2017 Apr;(280):1-8.</w:t>
            </w:r>
          </w:p>
        </w:tc>
      </w:tr>
      <w:tr w:rsidR="00596E0D" w:rsidRPr="00596E0D" w14:paraId="6AF75D1E" w14:textId="77777777" w:rsidTr="00FB7709">
        <w:trPr>
          <w:cantSplit/>
          <w:del w:id="1075" w:author="Sell, Jaquelyne Alexis" w:date="2025-06-26T14:59:00Z" w16du:dateUtc="2025-06-26T18:59:00Z"/>
        </w:trPr>
        <w:tc>
          <w:tcPr>
            <w:tcW w:w="2430" w:type="dxa"/>
          </w:tcPr>
          <w:p w14:paraId="720D4B7A" w14:textId="77777777" w:rsidR="00596E0D" w:rsidRPr="00596E0D" w:rsidRDefault="00596E0D" w:rsidP="00596E0D">
            <w:pPr>
              <w:spacing w:before="60" w:after="240"/>
              <w:rPr>
                <w:del w:id="1076" w:author="Sell, Jaquelyne Alexis" w:date="2025-06-26T14:59:00Z" w16du:dateUtc="2025-06-26T18:59:00Z"/>
                <w:rFonts w:eastAsiaTheme="minorHAnsi"/>
              </w:rPr>
            </w:pPr>
            <w:del w:id="1077" w:author="Sell, Jaquelyne Alexis" w:date="2025-06-26T14:59:00Z" w16du:dateUtc="2025-06-26T18:59:00Z">
              <w:r w:rsidRPr="00596E0D">
                <w:rPr>
                  <w:rFonts w:eastAsiaTheme="minorHAnsi"/>
                </w:rPr>
                <w:delText>[Ref. 5.4: 06DVK5]</w:delText>
              </w:r>
            </w:del>
          </w:p>
        </w:tc>
        <w:tc>
          <w:tcPr>
            <w:tcW w:w="6930" w:type="dxa"/>
            <w:gridSpan w:val="3"/>
          </w:tcPr>
          <w:p w14:paraId="031580B5" w14:textId="77777777" w:rsidR="00596E0D" w:rsidRPr="00596E0D" w:rsidRDefault="00596E0D" w:rsidP="00596E0D">
            <w:pPr>
              <w:spacing w:before="60" w:after="240"/>
              <w:rPr>
                <w:del w:id="1078" w:author="Sell, Jaquelyne Alexis" w:date="2025-06-26T14:59:00Z" w16du:dateUtc="2025-06-26T18:59:00Z"/>
                <w:rFonts w:eastAsiaTheme="minorHAnsi"/>
              </w:rPr>
            </w:pPr>
            <w:del w:id="1079" w:author="Sell, Jaquelyne Alexis" w:date="2025-06-26T14:59:00Z" w16du:dateUtc="2025-06-26T18:59:00Z">
              <w:r w:rsidRPr="00596E0D">
                <w:rPr>
                  <w:rFonts w:eastAsiaTheme="minorHAnsi"/>
                </w:rPr>
                <w:delText>Sung H, Ferlay J, Siegel RL, Laversanne M, Soerjomataram I, Jemal A, et al. Global cancer statistics 2020: GLOBOCAN estimates of incidence and mortality worldwide for 36 cancers in 185 countries. CA Cancer J Clin. 2021 May/Jun;71(3):209-49.</w:delText>
              </w:r>
            </w:del>
          </w:p>
        </w:tc>
      </w:tr>
      <w:tr w:rsidR="00174537" w:rsidRPr="0025012F" w14:paraId="52EB8BDA" w14:textId="77777777" w:rsidTr="00B66E41">
        <w:trPr>
          <w:gridAfter w:val="1"/>
          <w:wAfter w:w="144" w:type="dxa"/>
          <w:cantSplit/>
        </w:trPr>
        <w:tc>
          <w:tcPr>
            <w:tcW w:w="2448" w:type="dxa"/>
            <w:gridSpan w:val="2"/>
          </w:tcPr>
          <w:p w14:paraId="46D05EC5" w14:textId="77777777" w:rsidR="00174537" w:rsidRPr="0025012F" w:rsidRDefault="00174537" w:rsidP="005C7AB5">
            <w:pPr>
              <w:spacing w:after="240"/>
            </w:pPr>
            <w:r w:rsidRPr="0025012F">
              <w:t>[Ref. 5.4: 08BZMY]</w:t>
            </w:r>
          </w:p>
        </w:tc>
        <w:tc>
          <w:tcPr>
            <w:tcW w:w="6768" w:type="dxa"/>
          </w:tcPr>
          <w:p w14:paraId="42D07A2B" w14:textId="77777777" w:rsidR="00174537" w:rsidRPr="0025012F" w:rsidRDefault="00174537" w:rsidP="005C7AB5">
            <w:pPr>
              <w:spacing w:after="240"/>
            </w:pPr>
            <w:r w:rsidRPr="0025012F">
              <w:t xml:space="preserve">Cohen CM, </w:t>
            </w:r>
            <w:proofErr w:type="spellStart"/>
            <w:r w:rsidRPr="0025012F">
              <w:t>Wentzensen</w:t>
            </w:r>
            <w:proofErr w:type="spellEnd"/>
            <w:r w:rsidRPr="0025012F">
              <w:t xml:space="preserve"> N, Castle PE, Schiffman M, Zuna R, Arend RC, et al. Racial and ethnic disparities in cervical cancer incidence, survival, and mortality by histologic subtype. J Clin Oncol. 2022;41(5):1059-68.</w:t>
            </w:r>
          </w:p>
        </w:tc>
      </w:tr>
      <w:tr w:rsidR="00174537" w:rsidRPr="0025012F" w14:paraId="50FFDF41" w14:textId="77777777" w:rsidTr="00B66E41">
        <w:trPr>
          <w:gridAfter w:val="1"/>
          <w:wAfter w:w="144" w:type="dxa"/>
          <w:cantSplit/>
        </w:trPr>
        <w:tc>
          <w:tcPr>
            <w:tcW w:w="2448" w:type="dxa"/>
            <w:gridSpan w:val="2"/>
          </w:tcPr>
          <w:p w14:paraId="316107EF" w14:textId="2EBC3F0A" w:rsidR="00174537" w:rsidRPr="0025012F" w:rsidRDefault="00174537" w:rsidP="005C7AB5">
            <w:pPr>
              <w:spacing w:after="240"/>
            </w:pPr>
            <w:r w:rsidRPr="0025012F">
              <w:t>[Ref. 5.4: </w:t>
            </w:r>
            <w:del w:id="1080" w:author="Sell, Jaquelyne Alexis" w:date="2025-06-26T14:59:00Z" w16du:dateUtc="2025-06-26T18:59:00Z">
              <w:r w:rsidR="00596E0D" w:rsidRPr="00596E0D">
                <w:rPr>
                  <w:rFonts w:eastAsiaTheme="minorHAnsi"/>
                </w:rPr>
                <w:delText>08CJK3</w:delText>
              </w:r>
            </w:del>
            <w:ins w:id="1081" w:author="Sell, Jaquelyne Alexis" w:date="2025-06-26T14:59:00Z" w16du:dateUtc="2025-06-26T18:59:00Z">
              <w:r w:rsidRPr="0025012F">
                <w:t>08BZMZ</w:t>
              </w:r>
            </w:ins>
            <w:r w:rsidRPr="0025012F">
              <w:t>]</w:t>
            </w:r>
          </w:p>
        </w:tc>
        <w:tc>
          <w:tcPr>
            <w:tcW w:w="6768" w:type="dxa"/>
          </w:tcPr>
          <w:p w14:paraId="727A1837" w14:textId="06CB25D9" w:rsidR="00174537" w:rsidRPr="0025012F" w:rsidRDefault="00596E0D" w:rsidP="005C7AB5">
            <w:pPr>
              <w:spacing w:after="240"/>
            </w:pPr>
            <w:del w:id="1082" w:author="Sell, Jaquelyne Alexis" w:date="2025-06-26T14:59:00Z" w16du:dateUtc="2025-06-26T18:59:00Z">
              <w:r w:rsidRPr="00596E0D">
                <w:rPr>
                  <w:rFonts w:eastAsiaTheme="minorHAnsi"/>
                </w:rPr>
                <w:delText>Surveillance, Epidemiology, and End Results Program [Internet]. Bethesda (MD): National Cancer Institute (NCI). Cancer stat facts: cervical cancer; [cited 2023 Jul 18]; [about 18 screens]. Available from: https://seer.cancer.gov/statfacts/html/cervix.html.</w:delText>
              </w:r>
            </w:del>
            <w:ins w:id="1083" w:author="Sell, Jaquelyne Alexis" w:date="2025-06-26T14:59:00Z" w16du:dateUtc="2025-06-26T18:59:00Z">
              <w:r w:rsidR="00174537" w:rsidRPr="0025012F">
                <w:t xml:space="preserve">Holt HK, Peterson CE, MacLaughlan David S, Abdelaziz A, Sawaya GF, Guadamuz JS, et al. Mediation of racial and ethnic inequities in the diagnosis of advanced-stage cervical cancer by insurance status. JAMA </w:t>
              </w:r>
              <w:proofErr w:type="spellStart"/>
              <w:r w:rsidR="00174537" w:rsidRPr="0025012F">
                <w:t>Netw</w:t>
              </w:r>
              <w:proofErr w:type="spellEnd"/>
              <w:r w:rsidR="00174537" w:rsidRPr="0025012F">
                <w:t xml:space="preserve"> Open. 2023 Mar 10;6(3</w:t>
              </w:r>
              <w:proofErr w:type="gramStart"/>
              <w:r w:rsidR="00174537" w:rsidRPr="0025012F">
                <w:t>):e</w:t>
              </w:r>
              <w:proofErr w:type="gramEnd"/>
              <w:r w:rsidR="00174537" w:rsidRPr="0025012F">
                <w:t>232985.</w:t>
              </w:r>
            </w:ins>
          </w:p>
        </w:tc>
      </w:tr>
      <w:tr w:rsidR="00174537" w:rsidRPr="0025012F" w14:paraId="7D4D4E5C" w14:textId="77777777" w:rsidTr="00B66E41">
        <w:trPr>
          <w:gridAfter w:val="1"/>
          <w:wAfter w:w="144" w:type="dxa"/>
          <w:cantSplit/>
        </w:trPr>
        <w:tc>
          <w:tcPr>
            <w:tcW w:w="2448" w:type="dxa"/>
            <w:gridSpan w:val="2"/>
          </w:tcPr>
          <w:p w14:paraId="0324A266" w14:textId="77777777" w:rsidR="00174537" w:rsidRPr="0025012F" w:rsidRDefault="00174537" w:rsidP="005C7AB5">
            <w:pPr>
              <w:spacing w:after="240"/>
            </w:pPr>
            <w:r w:rsidRPr="0025012F">
              <w:t>[Ref. 5.4: 08D05M]</w:t>
            </w:r>
          </w:p>
        </w:tc>
        <w:tc>
          <w:tcPr>
            <w:tcW w:w="6768" w:type="dxa"/>
          </w:tcPr>
          <w:p w14:paraId="2F76D81B" w14:textId="77777777" w:rsidR="00174537" w:rsidRPr="0025012F" w:rsidRDefault="00174537" w:rsidP="005C7AB5">
            <w:pPr>
              <w:spacing w:after="240"/>
            </w:pPr>
            <w:r w:rsidRPr="0025012F">
              <w:t xml:space="preserve">Lopez-Class M, Castro FG, Ramirez AG. Conceptions of acculturation: a review and statement of critical issues. Soc Sci Med. </w:t>
            </w:r>
            <w:proofErr w:type="gramStart"/>
            <w:r w:rsidRPr="0025012F">
              <w:t>2011;72:1555</w:t>
            </w:r>
            <w:proofErr w:type="gramEnd"/>
            <w:r w:rsidRPr="0025012F">
              <w:t>-62.</w:t>
            </w:r>
          </w:p>
        </w:tc>
      </w:tr>
      <w:tr w:rsidR="00174537" w:rsidRPr="0025012F" w14:paraId="4F4FB2C8" w14:textId="77777777" w:rsidTr="00B66E41">
        <w:trPr>
          <w:gridAfter w:val="1"/>
          <w:wAfter w:w="144" w:type="dxa"/>
          <w:cantSplit/>
        </w:trPr>
        <w:tc>
          <w:tcPr>
            <w:tcW w:w="2448" w:type="dxa"/>
            <w:gridSpan w:val="2"/>
          </w:tcPr>
          <w:p w14:paraId="19C42C5D" w14:textId="77777777" w:rsidR="00174537" w:rsidRPr="0025012F" w:rsidRDefault="00174537" w:rsidP="005C7AB5">
            <w:pPr>
              <w:spacing w:after="240"/>
            </w:pPr>
            <w:r w:rsidRPr="0025012F">
              <w:t>[Ref. 5.4: 08D05N]</w:t>
            </w:r>
          </w:p>
        </w:tc>
        <w:tc>
          <w:tcPr>
            <w:tcW w:w="6768" w:type="dxa"/>
          </w:tcPr>
          <w:p w14:paraId="15E6B8E4" w14:textId="77777777" w:rsidR="00174537" w:rsidRPr="0025012F" w:rsidRDefault="00174537" w:rsidP="005C7AB5">
            <w:pPr>
              <w:spacing w:after="240"/>
            </w:pPr>
            <w:r w:rsidRPr="0025012F">
              <w:t xml:space="preserve">Scarinci IC, Garcia FAR, </w:t>
            </w:r>
            <w:proofErr w:type="spellStart"/>
            <w:r w:rsidRPr="0025012F">
              <w:t>Kobetz</w:t>
            </w:r>
            <w:proofErr w:type="spellEnd"/>
            <w:r w:rsidRPr="0025012F">
              <w:t xml:space="preserve"> E, Partridge EE, Brandt HM, Bell MC, et al. Cervical cancer prevention: new tools and old barriers. Cancer. 2010 Jun </w:t>
            </w:r>
            <w:proofErr w:type="gramStart"/>
            <w:r w:rsidRPr="0025012F">
              <w:t>1;116:2531</w:t>
            </w:r>
            <w:proofErr w:type="gramEnd"/>
            <w:r w:rsidRPr="0025012F">
              <w:t>-42.</w:t>
            </w:r>
          </w:p>
        </w:tc>
      </w:tr>
      <w:tr w:rsidR="00174537" w:rsidRPr="0025012F" w14:paraId="78700197" w14:textId="77777777" w:rsidTr="00B66E41">
        <w:trPr>
          <w:gridAfter w:val="1"/>
          <w:wAfter w:w="144" w:type="dxa"/>
          <w:cantSplit/>
        </w:trPr>
        <w:tc>
          <w:tcPr>
            <w:tcW w:w="2448" w:type="dxa"/>
            <w:gridSpan w:val="2"/>
          </w:tcPr>
          <w:p w14:paraId="3F8A8616" w14:textId="77777777" w:rsidR="00174537" w:rsidRPr="0025012F" w:rsidRDefault="00174537" w:rsidP="005C7AB5">
            <w:pPr>
              <w:spacing w:after="240"/>
            </w:pPr>
            <w:r w:rsidRPr="0025012F">
              <w:lastRenderedPageBreak/>
              <w:t>[Ref. 5.4: 08D05Q]</w:t>
            </w:r>
          </w:p>
        </w:tc>
        <w:tc>
          <w:tcPr>
            <w:tcW w:w="6768" w:type="dxa"/>
          </w:tcPr>
          <w:p w14:paraId="4046D541" w14:textId="77777777" w:rsidR="00174537" w:rsidRPr="0025012F" w:rsidRDefault="00174537" w:rsidP="005C7AB5">
            <w:pPr>
              <w:spacing w:after="240"/>
            </w:pPr>
            <w:proofErr w:type="spellStart"/>
            <w:r w:rsidRPr="0025012F">
              <w:t>Vadaparampil</w:t>
            </w:r>
            <w:proofErr w:type="spellEnd"/>
            <w:r w:rsidRPr="0025012F">
              <w:t xml:space="preserve"> ST, Kahn JA, Salmon D, Lee JH, Quinn GP, </w:t>
            </w:r>
            <w:proofErr w:type="spellStart"/>
            <w:r w:rsidRPr="0025012F">
              <w:t>Roetzheim</w:t>
            </w:r>
            <w:proofErr w:type="spellEnd"/>
            <w:r w:rsidRPr="0025012F">
              <w:t xml:space="preserve"> R, et al. Missed clinical opportunities: provider recommendations for HPV vaccination for </w:t>
            </w:r>
            <w:proofErr w:type="gramStart"/>
            <w:r w:rsidRPr="0025012F">
              <w:t>11-12 year old</w:t>
            </w:r>
            <w:proofErr w:type="gramEnd"/>
            <w:r w:rsidRPr="0025012F">
              <w:t xml:space="preserve"> girls are limited. Vaccine. </w:t>
            </w:r>
            <w:proofErr w:type="gramStart"/>
            <w:r w:rsidRPr="0025012F">
              <w:t>2011;29:8634</w:t>
            </w:r>
            <w:proofErr w:type="gramEnd"/>
            <w:r w:rsidRPr="0025012F">
              <w:t>-41.</w:t>
            </w:r>
          </w:p>
        </w:tc>
      </w:tr>
      <w:tr w:rsidR="00174537" w:rsidRPr="0025012F" w14:paraId="7471EEAD" w14:textId="77777777" w:rsidTr="00B66E41">
        <w:trPr>
          <w:gridAfter w:val="1"/>
          <w:wAfter w:w="144" w:type="dxa"/>
          <w:cantSplit/>
        </w:trPr>
        <w:tc>
          <w:tcPr>
            <w:tcW w:w="2448" w:type="dxa"/>
            <w:gridSpan w:val="2"/>
          </w:tcPr>
          <w:p w14:paraId="7BF9FC08" w14:textId="77777777" w:rsidR="00174537" w:rsidRPr="0025012F" w:rsidRDefault="00174537" w:rsidP="005C7AB5">
            <w:pPr>
              <w:spacing w:after="240"/>
            </w:pPr>
            <w:r w:rsidRPr="0025012F">
              <w:t>[Ref. 5.4: 08D05S]</w:t>
            </w:r>
          </w:p>
        </w:tc>
        <w:tc>
          <w:tcPr>
            <w:tcW w:w="6768" w:type="dxa"/>
          </w:tcPr>
          <w:p w14:paraId="4046BA9D" w14:textId="77777777" w:rsidR="00174537" w:rsidRPr="0025012F" w:rsidRDefault="00174537" w:rsidP="005C7AB5">
            <w:pPr>
              <w:spacing w:after="240"/>
            </w:pPr>
            <w:r w:rsidRPr="0025012F">
              <w:t xml:space="preserve">Vargas Bustamante A, Fang H, Garza J, Carter-Pokras O, Wallace SP, Rizzo JA, et al. Variations in healthcare access and utilization among Mexican immigrants: the role of documentation status. J </w:t>
            </w:r>
            <w:proofErr w:type="spellStart"/>
            <w:r w:rsidRPr="0025012F">
              <w:t>Immigr</w:t>
            </w:r>
            <w:proofErr w:type="spellEnd"/>
            <w:r w:rsidRPr="0025012F">
              <w:t xml:space="preserve"> Minor Health. 2012 Feb;14(1):146-55.</w:t>
            </w:r>
          </w:p>
        </w:tc>
      </w:tr>
      <w:tr w:rsidR="00174537" w:rsidRPr="0025012F" w14:paraId="181A2E5D" w14:textId="77777777" w:rsidTr="00B66E41">
        <w:trPr>
          <w:gridAfter w:val="1"/>
          <w:wAfter w:w="144" w:type="dxa"/>
          <w:cantSplit/>
        </w:trPr>
        <w:tc>
          <w:tcPr>
            <w:tcW w:w="2448" w:type="dxa"/>
            <w:gridSpan w:val="2"/>
          </w:tcPr>
          <w:p w14:paraId="51DE544A" w14:textId="77777777" w:rsidR="00174537" w:rsidRPr="0025012F" w:rsidRDefault="00174537" w:rsidP="005C7AB5">
            <w:pPr>
              <w:spacing w:after="240"/>
            </w:pPr>
            <w:r w:rsidRPr="0025012F">
              <w:t>[Ref. 5.4: 08D05Y]</w:t>
            </w:r>
          </w:p>
        </w:tc>
        <w:tc>
          <w:tcPr>
            <w:tcW w:w="6768" w:type="dxa"/>
          </w:tcPr>
          <w:p w14:paraId="59547505" w14:textId="77777777" w:rsidR="00174537" w:rsidRPr="0025012F" w:rsidRDefault="00174537" w:rsidP="005C7AB5">
            <w:pPr>
              <w:spacing w:after="240"/>
            </w:pPr>
            <w:r w:rsidRPr="0025012F">
              <w:t xml:space="preserve">Vicus D, Sutradhar R, Lu Y, Elit L, </w:t>
            </w:r>
            <w:proofErr w:type="spellStart"/>
            <w:r w:rsidRPr="0025012F">
              <w:t>Kupets</w:t>
            </w:r>
            <w:proofErr w:type="spellEnd"/>
            <w:r w:rsidRPr="0025012F">
              <w:t xml:space="preserve"> R, </w:t>
            </w:r>
            <w:proofErr w:type="spellStart"/>
            <w:r w:rsidRPr="0025012F">
              <w:t>Paszat</w:t>
            </w:r>
            <w:proofErr w:type="spellEnd"/>
            <w:r w:rsidRPr="0025012F">
              <w:t xml:space="preserve"> L. The association between cervical cancer screening and mortality from cervical cancer: a </w:t>
            </w:r>
            <w:proofErr w:type="gramStart"/>
            <w:r w:rsidRPr="0025012F">
              <w:t>population based</w:t>
            </w:r>
            <w:proofErr w:type="gramEnd"/>
            <w:r w:rsidRPr="0025012F">
              <w:t xml:space="preserve"> case-control study. </w:t>
            </w:r>
            <w:proofErr w:type="spellStart"/>
            <w:r w:rsidRPr="0025012F">
              <w:t>Gynecol</w:t>
            </w:r>
            <w:proofErr w:type="spellEnd"/>
            <w:r w:rsidRPr="0025012F">
              <w:t xml:space="preserve"> Oncol. </w:t>
            </w:r>
            <w:proofErr w:type="gramStart"/>
            <w:r w:rsidRPr="0025012F">
              <w:t>2014;133:167</w:t>
            </w:r>
            <w:proofErr w:type="gramEnd"/>
            <w:r w:rsidRPr="0025012F">
              <w:t>-71.</w:t>
            </w:r>
          </w:p>
        </w:tc>
      </w:tr>
      <w:tr w:rsidR="00174537" w:rsidRPr="0025012F" w14:paraId="6F616635" w14:textId="77777777" w:rsidTr="00B66E41">
        <w:trPr>
          <w:gridAfter w:val="1"/>
          <w:wAfter w:w="144" w:type="dxa"/>
          <w:cantSplit/>
        </w:trPr>
        <w:tc>
          <w:tcPr>
            <w:tcW w:w="2448" w:type="dxa"/>
            <w:gridSpan w:val="2"/>
          </w:tcPr>
          <w:p w14:paraId="3F716EB1" w14:textId="77777777" w:rsidR="00174537" w:rsidRPr="0025012F" w:rsidRDefault="00174537" w:rsidP="005C7AB5">
            <w:pPr>
              <w:spacing w:after="240"/>
            </w:pPr>
            <w:r w:rsidRPr="0025012F">
              <w:t>[Ref. 5.4: 08D3QX]</w:t>
            </w:r>
          </w:p>
        </w:tc>
        <w:tc>
          <w:tcPr>
            <w:tcW w:w="6768" w:type="dxa"/>
          </w:tcPr>
          <w:p w14:paraId="7DB04C05" w14:textId="77777777" w:rsidR="00174537" w:rsidRPr="0025012F" w:rsidRDefault="00174537" w:rsidP="005C7AB5">
            <w:pPr>
              <w:spacing w:after="240"/>
            </w:pPr>
            <w:proofErr w:type="spellStart"/>
            <w:r w:rsidRPr="0025012F">
              <w:t>Tammemagi</w:t>
            </w:r>
            <w:proofErr w:type="spellEnd"/>
            <w:r w:rsidRPr="0025012F">
              <w:t xml:space="preserve"> CM. Racial/ethnic disparities in breast and gynecologic cancer treatment and outcomes. Curr </w:t>
            </w:r>
            <w:proofErr w:type="spellStart"/>
            <w:r w:rsidRPr="0025012F">
              <w:t>Opin</w:t>
            </w:r>
            <w:proofErr w:type="spellEnd"/>
            <w:r w:rsidRPr="0025012F">
              <w:t xml:space="preserve"> </w:t>
            </w:r>
            <w:proofErr w:type="spellStart"/>
            <w:r w:rsidRPr="0025012F">
              <w:t>Obstet</w:t>
            </w:r>
            <w:proofErr w:type="spellEnd"/>
            <w:r w:rsidRPr="0025012F">
              <w:t xml:space="preserve"> Gynecol. </w:t>
            </w:r>
            <w:proofErr w:type="gramStart"/>
            <w:r w:rsidRPr="0025012F">
              <w:t>2007;19:31</w:t>
            </w:r>
            <w:proofErr w:type="gramEnd"/>
            <w:r w:rsidRPr="0025012F">
              <w:t>-6.</w:t>
            </w:r>
          </w:p>
        </w:tc>
      </w:tr>
      <w:tr w:rsidR="00596E0D" w:rsidRPr="00596E0D" w14:paraId="5F1854BA" w14:textId="77777777" w:rsidTr="00FB7709">
        <w:trPr>
          <w:cantSplit/>
          <w:del w:id="1084" w:author="Sell, Jaquelyne Alexis" w:date="2025-06-26T14:59:00Z" w16du:dateUtc="2025-06-26T18:59:00Z"/>
        </w:trPr>
        <w:tc>
          <w:tcPr>
            <w:tcW w:w="2430" w:type="dxa"/>
          </w:tcPr>
          <w:p w14:paraId="3A77A6B0" w14:textId="77777777" w:rsidR="00596E0D" w:rsidRPr="00596E0D" w:rsidRDefault="00596E0D" w:rsidP="00596E0D">
            <w:pPr>
              <w:spacing w:before="60" w:after="240"/>
              <w:rPr>
                <w:del w:id="1085" w:author="Sell, Jaquelyne Alexis" w:date="2025-06-26T14:59:00Z" w16du:dateUtc="2025-06-26T18:59:00Z"/>
                <w:rFonts w:eastAsiaTheme="minorHAnsi"/>
              </w:rPr>
            </w:pPr>
            <w:del w:id="1086" w:author="Sell, Jaquelyne Alexis" w:date="2025-06-26T14:59:00Z" w16du:dateUtc="2025-06-26T18:59:00Z">
              <w:r w:rsidRPr="00596E0D">
                <w:rPr>
                  <w:rFonts w:eastAsiaTheme="minorHAnsi"/>
                </w:rPr>
                <w:delText>[Ref. 5.4: 08D4W3]</w:delText>
              </w:r>
            </w:del>
          </w:p>
        </w:tc>
        <w:tc>
          <w:tcPr>
            <w:tcW w:w="6930" w:type="dxa"/>
            <w:gridSpan w:val="3"/>
          </w:tcPr>
          <w:p w14:paraId="1B4271E6" w14:textId="77777777" w:rsidR="00596E0D" w:rsidRPr="00596E0D" w:rsidRDefault="00596E0D" w:rsidP="00596E0D">
            <w:pPr>
              <w:spacing w:before="60" w:after="240"/>
              <w:rPr>
                <w:del w:id="1087" w:author="Sell, Jaquelyne Alexis" w:date="2025-06-26T14:59:00Z" w16du:dateUtc="2025-06-26T18:59:00Z"/>
                <w:rFonts w:eastAsiaTheme="minorHAnsi"/>
              </w:rPr>
            </w:pPr>
            <w:del w:id="1088" w:author="Sell, Jaquelyne Alexis" w:date="2025-06-26T14:59:00Z" w16du:dateUtc="2025-06-26T18:59:00Z">
              <w:r w:rsidRPr="00596E0D">
                <w:rPr>
                  <w:rFonts w:eastAsiaTheme="minorHAnsi"/>
                </w:rPr>
                <w:delText>SEER*Stat [Internet]. Bethesda (MD): National Cancer Institute (NCI). 2022. Age-adjusted incidence of cervical cancer by age and race in 2016-2020, SEER 22; 4 p. Available from: https://seer.cancer.gov/seerstat/analysis.html.</w:delText>
              </w:r>
            </w:del>
          </w:p>
        </w:tc>
      </w:tr>
      <w:tr w:rsidR="00596E0D" w:rsidRPr="00596E0D" w14:paraId="1B30916B" w14:textId="77777777" w:rsidTr="00FB7709">
        <w:trPr>
          <w:cantSplit/>
          <w:del w:id="1089" w:author="Sell, Jaquelyne Alexis" w:date="2025-06-26T14:59:00Z" w16du:dateUtc="2025-06-26T18:59:00Z"/>
        </w:trPr>
        <w:tc>
          <w:tcPr>
            <w:tcW w:w="2430" w:type="dxa"/>
          </w:tcPr>
          <w:p w14:paraId="43774B0C" w14:textId="77777777" w:rsidR="00596E0D" w:rsidRPr="00596E0D" w:rsidRDefault="00596E0D" w:rsidP="00596E0D">
            <w:pPr>
              <w:spacing w:before="60" w:after="240"/>
              <w:rPr>
                <w:del w:id="1090" w:author="Sell, Jaquelyne Alexis" w:date="2025-06-26T14:59:00Z" w16du:dateUtc="2025-06-26T18:59:00Z"/>
                <w:rFonts w:eastAsiaTheme="minorHAnsi"/>
              </w:rPr>
            </w:pPr>
            <w:del w:id="1091" w:author="Sell, Jaquelyne Alexis" w:date="2025-06-26T14:59:00Z" w16du:dateUtc="2025-06-26T18:59:00Z">
              <w:r w:rsidRPr="00596E0D">
                <w:rPr>
                  <w:rFonts w:eastAsiaTheme="minorHAnsi"/>
                </w:rPr>
                <w:delText>[Ref. 5.4: 08D4W6]</w:delText>
              </w:r>
            </w:del>
          </w:p>
        </w:tc>
        <w:tc>
          <w:tcPr>
            <w:tcW w:w="6930" w:type="dxa"/>
            <w:gridSpan w:val="3"/>
          </w:tcPr>
          <w:p w14:paraId="5286DF47" w14:textId="77777777" w:rsidR="00596E0D" w:rsidRPr="00596E0D" w:rsidRDefault="00596E0D" w:rsidP="00596E0D">
            <w:pPr>
              <w:spacing w:before="60" w:after="240"/>
              <w:rPr>
                <w:del w:id="1092" w:author="Sell, Jaquelyne Alexis" w:date="2025-06-26T14:59:00Z" w16du:dateUtc="2025-06-26T18:59:00Z"/>
                <w:rFonts w:eastAsiaTheme="minorHAnsi"/>
              </w:rPr>
            </w:pPr>
            <w:del w:id="1093" w:author="Sell, Jaquelyne Alexis" w:date="2025-06-26T14:59:00Z" w16du:dateUtc="2025-06-26T18:59:00Z">
              <w:r w:rsidRPr="00596E0D">
                <w:rPr>
                  <w:rFonts w:eastAsiaTheme="minorHAnsi"/>
                </w:rPr>
                <w:delText>SEER*Stat [Internet]. Bethesda (MD): National Cancer Institute (NCI). 2022. Age-specific incidence of cervical cancer by race in 2016-2020, SEER 22; 4 p. Available from: https://seer.cancer.gov/seerstat/analysis.html.</w:delText>
              </w:r>
            </w:del>
          </w:p>
        </w:tc>
      </w:tr>
      <w:tr w:rsidR="00596E0D" w:rsidRPr="00596E0D" w14:paraId="42EA7C2F" w14:textId="77777777" w:rsidTr="00FB7709">
        <w:trPr>
          <w:cantSplit/>
          <w:del w:id="1094" w:author="Sell, Jaquelyne Alexis" w:date="2025-06-26T14:59:00Z" w16du:dateUtc="2025-06-26T18:59:00Z"/>
        </w:trPr>
        <w:tc>
          <w:tcPr>
            <w:tcW w:w="2430" w:type="dxa"/>
          </w:tcPr>
          <w:p w14:paraId="31477B8E" w14:textId="77777777" w:rsidR="00596E0D" w:rsidRPr="00596E0D" w:rsidRDefault="00596E0D" w:rsidP="00596E0D">
            <w:pPr>
              <w:spacing w:before="60" w:after="240"/>
              <w:rPr>
                <w:del w:id="1095" w:author="Sell, Jaquelyne Alexis" w:date="2025-06-26T14:59:00Z" w16du:dateUtc="2025-06-26T18:59:00Z"/>
                <w:rFonts w:eastAsiaTheme="minorHAnsi"/>
              </w:rPr>
            </w:pPr>
            <w:del w:id="1096" w:author="Sell, Jaquelyne Alexis" w:date="2025-06-26T14:59:00Z" w16du:dateUtc="2025-06-26T18:59:00Z">
              <w:r w:rsidRPr="00596E0D">
                <w:rPr>
                  <w:rFonts w:eastAsiaTheme="minorHAnsi"/>
                </w:rPr>
                <w:delText>[Ref. 5.4: 08D4WB]</w:delText>
              </w:r>
            </w:del>
          </w:p>
        </w:tc>
        <w:tc>
          <w:tcPr>
            <w:tcW w:w="6930" w:type="dxa"/>
            <w:gridSpan w:val="3"/>
          </w:tcPr>
          <w:p w14:paraId="1E5BCD94" w14:textId="77777777" w:rsidR="00596E0D" w:rsidRPr="00596E0D" w:rsidRDefault="00596E0D" w:rsidP="00596E0D">
            <w:pPr>
              <w:spacing w:before="60" w:after="240"/>
              <w:rPr>
                <w:del w:id="1097" w:author="Sell, Jaquelyne Alexis" w:date="2025-06-26T14:59:00Z" w16du:dateUtc="2025-06-26T18:59:00Z"/>
                <w:rFonts w:eastAsiaTheme="minorHAnsi"/>
              </w:rPr>
            </w:pPr>
            <w:del w:id="1098" w:author="Sell, Jaquelyne Alexis" w:date="2025-06-26T14:59:00Z" w16du:dateUtc="2025-06-26T18:59:00Z">
              <w:r w:rsidRPr="00596E0D">
                <w:rPr>
                  <w:rFonts w:eastAsiaTheme="minorHAnsi"/>
                </w:rPr>
                <w:delText>SEER*Stat [Internet]. Bethesda (MD): National Cancer Institute (NCI). 2022. Age-specific 28-year limited duration prevalence of cervical cancer in 2020 by race, SEER 12; 4 p. Available from: https://seer.cancer.gov/seerstat/analysis.html.</w:delText>
              </w:r>
            </w:del>
          </w:p>
        </w:tc>
      </w:tr>
      <w:tr w:rsidR="00596E0D" w:rsidRPr="00596E0D" w14:paraId="5A655AAA" w14:textId="77777777" w:rsidTr="00FB7709">
        <w:trPr>
          <w:cantSplit/>
          <w:del w:id="1099" w:author="Sell, Jaquelyne Alexis" w:date="2025-06-26T14:59:00Z" w16du:dateUtc="2025-06-26T18:59:00Z"/>
        </w:trPr>
        <w:tc>
          <w:tcPr>
            <w:tcW w:w="2430" w:type="dxa"/>
          </w:tcPr>
          <w:p w14:paraId="38AAF39D" w14:textId="77777777" w:rsidR="00596E0D" w:rsidRPr="00596E0D" w:rsidRDefault="00596E0D" w:rsidP="00596E0D">
            <w:pPr>
              <w:spacing w:before="60" w:after="240"/>
              <w:rPr>
                <w:del w:id="1100" w:author="Sell, Jaquelyne Alexis" w:date="2025-06-26T14:59:00Z" w16du:dateUtc="2025-06-26T18:59:00Z"/>
                <w:rFonts w:eastAsiaTheme="minorHAnsi"/>
              </w:rPr>
            </w:pPr>
            <w:del w:id="1101" w:author="Sell, Jaquelyne Alexis" w:date="2025-06-26T14:59:00Z" w16du:dateUtc="2025-06-26T18:59:00Z">
              <w:r w:rsidRPr="00596E0D">
                <w:rPr>
                  <w:rFonts w:eastAsiaTheme="minorHAnsi"/>
                </w:rPr>
                <w:delText>[Ref. 5.4: 08D4WG]</w:delText>
              </w:r>
            </w:del>
          </w:p>
        </w:tc>
        <w:tc>
          <w:tcPr>
            <w:tcW w:w="6930" w:type="dxa"/>
            <w:gridSpan w:val="3"/>
          </w:tcPr>
          <w:p w14:paraId="11508E07" w14:textId="77777777" w:rsidR="00596E0D" w:rsidRPr="00596E0D" w:rsidRDefault="00596E0D" w:rsidP="00596E0D">
            <w:pPr>
              <w:spacing w:before="60" w:after="240"/>
              <w:rPr>
                <w:del w:id="1102" w:author="Sell, Jaquelyne Alexis" w:date="2025-06-26T14:59:00Z" w16du:dateUtc="2025-06-26T18:59:00Z"/>
                <w:rFonts w:eastAsiaTheme="minorHAnsi"/>
              </w:rPr>
            </w:pPr>
            <w:del w:id="1103" w:author="Sell, Jaquelyne Alexis" w:date="2025-06-26T14:59:00Z" w16du:dateUtc="2025-06-26T18:59:00Z">
              <w:r w:rsidRPr="00596E0D">
                <w:rPr>
                  <w:rFonts w:eastAsiaTheme="minorHAnsi"/>
                </w:rPr>
                <w:delText>SEER*Stat [Internet]. Bethesda (MD): National Cancer Institute (NCI). 2022. 28-year limited duration prevalence of cervical cancer in 2020 by age and race, SEER 12; 4 p. Available from: https://seer.cancer.gov/seerstat/analysis.html.</w:delText>
              </w:r>
            </w:del>
          </w:p>
        </w:tc>
      </w:tr>
      <w:tr w:rsidR="00596E0D" w:rsidRPr="00596E0D" w14:paraId="33F63E58" w14:textId="77777777" w:rsidTr="00FB7709">
        <w:trPr>
          <w:cantSplit/>
          <w:del w:id="1104" w:author="Sell, Jaquelyne Alexis" w:date="2025-06-26T14:59:00Z" w16du:dateUtc="2025-06-26T18:59:00Z"/>
        </w:trPr>
        <w:tc>
          <w:tcPr>
            <w:tcW w:w="2430" w:type="dxa"/>
          </w:tcPr>
          <w:p w14:paraId="7D540777" w14:textId="77777777" w:rsidR="00596E0D" w:rsidRPr="00596E0D" w:rsidRDefault="00596E0D" w:rsidP="00596E0D">
            <w:pPr>
              <w:spacing w:before="60" w:after="240"/>
              <w:rPr>
                <w:del w:id="1105" w:author="Sell, Jaquelyne Alexis" w:date="2025-06-26T14:59:00Z" w16du:dateUtc="2025-06-26T18:59:00Z"/>
                <w:rFonts w:eastAsiaTheme="minorHAnsi"/>
              </w:rPr>
            </w:pPr>
            <w:del w:id="1106" w:author="Sell, Jaquelyne Alexis" w:date="2025-06-26T14:59:00Z" w16du:dateUtc="2025-06-26T18:59:00Z">
              <w:r w:rsidRPr="00596E0D">
                <w:rPr>
                  <w:rFonts w:eastAsiaTheme="minorHAnsi"/>
                </w:rPr>
                <w:delText>[Ref. 5.4: 08D67G]</w:delText>
              </w:r>
            </w:del>
          </w:p>
        </w:tc>
        <w:tc>
          <w:tcPr>
            <w:tcW w:w="6930" w:type="dxa"/>
            <w:gridSpan w:val="3"/>
          </w:tcPr>
          <w:p w14:paraId="1BAF6D06" w14:textId="77777777" w:rsidR="00596E0D" w:rsidRPr="00596E0D" w:rsidRDefault="00596E0D" w:rsidP="00596E0D">
            <w:pPr>
              <w:spacing w:before="60" w:after="240"/>
              <w:rPr>
                <w:del w:id="1107" w:author="Sell, Jaquelyne Alexis" w:date="2025-06-26T14:59:00Z" w16du:dateUtc="2025-06-26T18:59:00Z"/>
                <w:rFonts w:eastAsiaTheme="minorHAnsi"/>
              </w:rPr>
            </w:pPr>
            <w:del w:id="1108" w:author="Sell, Jaquelyne Alexis" w:date="2025-06-26T14:59:00Z" w16du:dateUtc="2025-06-26T18:59:00Z">
              <w:r w:rsidRPr="00596E0D">
                <w:rPr>
                  <w:rFonts w:eastAsiaTheme="minorHAnsi"/>
                </w:rPr>
                <w:delText>Chew GK, Cruickshank ME, Rooney PH, Miller ID, Parkin DE, Murray GI. Human papillomavirus 16 infection in adenocarcinoma of the cervix. Br J Cancer. 2005;93(11):1301-4.</w:delText>
              </w:r>
            </w:del>
          </w:p>
        </w:tc>
      </w:tr>
      <w:tr w:rsidR="00596E0D" w:rsidRPr="00596E0D" w14:paraId="54885883" w14:textId="77777777" w:rsidTr="00FB7709">
        <w:trPr>
          <w:cantSplit/>
          <w:del w:id="1109" w:author="Sell, Jaquelyne Alexis" w:date="2025-06-26T14:59:00Z" w16du:dateUtc="2025-06-26T18:59:00Z"/>
        </w:trPr>
        <w:tc>
          <w:tcPr>
            <w:tcW w:w="2430" w:type="dxa"/>
          </w:tcPr>
          <w:p w14:paraId="08C29488" w14:textId="77777777" w:rsidR="00596E0D" w:rsidRPr="00596E0D" w:rsidRDefault="00596E0D" w:rsidP="00596E0D">
            <w:pPr>
              <w:spacing w:before="60" w:after="240"/>
              <w:rPr>
                <w:del w:id="1110" w:author="Sell, Jaquelyne Alexis" w:date="2025-06-26T14:59:00Z" w16du:dateUtc="2025-06-26T18:59:00Z"/>
                <w:rFonts w:eastAsiaTheme="minorHAnsi"/>
              </w:rPr>
            </w:pPr>
            <w:del w:id="1111" w:author="Sell, Jaquelyne Alexis" w:date="2025-06-26T14:59:00Z" w16du:dateUtc="2025-06-26T18:59:00Z">
              <w:r w:rsidRPr="00596E0D">
                <w:rPr>
                  <w:rFonts w:eastAsiaTheme="minorHAnsi"/>
                </w:rPr>
                <w:lastRenderedPageBreak/>
                <w:delText>[Ref. 5.4: 08D67L]</w:delText>
              </w:r>
            </w:del>
          </w:p>
        </w:tc>
        <w:tc>
          <w:tcPr>
            <w:tcW w:w="6930" w:type="dxa"/>
            <w:gridSpan w:val="3"/>
          </w:tcPr>
          <w:p w14:paraId="2BC8E1BA" w14:textId="77777777" w:rsidR="00596E0D" w:rsidRPr="00596E0D" w:rsidRDefault="00596E0D" w:rsidP="00596E0D">
            <w:pPr>
              <w:spacing w:before="60" w:after="240"/>
              <w:rPr>
                <w:del w:id="1112" w:author="Sell, Jaquelyne Alexis" w:date="2025-06-26T14:59:00Z" w16du:dateUtc="2025-06-26T18:59:00Z"/>
                <w:rFonts w:eastAsiaTheme="minorHAnsi"/>
              </w:rPr>
            </w:pPr>
            <w:del w:id="1113" w:author="Sell, Jaquelyne Alexis" w:date="2025-06-26T14:59:00Z" w16du:dateUtc="2025-06-26T18:59:00Z">
              <w:r w:rsidRPr="00596E0D">
                <w:rPr>
                  <w:rFonts w:eastAsiaTheme="minorHAnsi"/>
                </w:rPr>
                <w:delText>Pirog EC, Lloveras B, Molijn A, Tous S, Guimera N, Alejo M, et al. HPV prevalence and genotypes in different histological subtypes of cervical adenocarcinoma, a worldwide analysis of 760 cases. Mod Pathol. 2014;27:1559-67.</w:delText>
              </w:r>
            </w:del>
          </w:p>
        </w:tc>
      </w:tr>
      <w:tr w:rsidR="00596E0D" w:rsidRPr="00596E0D" w14:paraId="79F392BE" w14:textId="77777777" w:rsidTr="00FB7709">
        <w:trPr>
          <w:cantSplit/>
          <w:del w:id="1114" w:author="Sell, Jaquelyne Alexis" w:date="2025-06-26T14:59:00Z" w16du:dateUtc="2025-06-26T18:59:00Z"/>
        </w:trPr>
        <w:tc>
          <w:tcPr>
            <w:tcW w:w="2430" w:type="dxa"/>
          </w:tcPr>
          <w:p w14:paraId="0DB87F6C" w14:textId="77777777" w:rsidR="00596E0D" w:rsidRPr="00596E0D" w:rsidRDefault="00596E0D" w:rsidP="00596E0D">
            <w:pPr>
              <w:spacing w:before="60" w:after="240"/>
              <w:rPr>
                <w:del w:id="1115" w:author="Sell, Jaquelyne Alexis" w:date="2025-06-26T14:59:00Z" w16du:dateUtc="2025-06-26T18:59:00Z"/>
                <w:rFonts w:eastAsiaTheme="minorHAnsi"/>
              </w:rPr>
            </w:pPr>
            <w:del w:id="1116" w:author="Sell, Jaquelyne Alexis" w:date="2025-06-26T14:59:00Z" w16du:dateUtc="2025-06-26T18:59:00Z">
              <w:r w:rsidRPr="00596E0D">
                <w:rPr>
                  <w:rFonts w:eastAsiaTheme="minorHAnsi"/>
                </w:rPr>
                <w:delText>[Ref. 5.4: 08D67M]</w:delText>
              </w:r>
            </w:del>
          </w:p>
        </w:tc>
        <w:tc>
          <w:tcPr>
            <w:tcW w:w="6930" w:type="dxa"/>
            <w:gridSpan w:val="3"/>
          </w:tcPr>
          <w:p w14:paraId="79FCFFF0" w14:textId="77777777" w:rsidR="00596E0D" w:rsidRPr="00596E0D" w:rsidRDefault="00596E0D" w:rsidP="00596E0D">
            <w:pPr>
              <w:spacing w:before="60" w:after="240"/>
              <w:rPr>
                <w:del w:id="1117" w:author="Sell, Jaquelyne Alexis" w:date="2025-06-26T14:59:00Z" w16du:dateUtc="2025-06-26T18:59:00Z"/>
                <w:rFonts w:eastAsiaTheme="minorHAnsi"/>
              </w:rPr>
            </w:pPr>
            <w:del w:id="1118" w:author="Sell, Jaquelyne Alexis" w:date="2025-06-26T14:59:00Z" w16du:dateUtc="2025-06-26T18:59:00Z">
              <w:r w:rsidRPr="00596E0D">
                <w:rPr>
                  <w:rFonts w:eastAsiaTheme="minorHAnsi"/>
                </w:rPr>
                <w:delText>Risley C, Clarke MA, Geisinger KR, Stewart MW, Zhang L, Hoover KW, et al. Racial differences in HPV type 16 prevalence in women with ASCUS of the uterine cervix. Cancer Cytopathol. 2020 Aug;128:528-34.</w:delText>
              </w:r>
            </w:del>
          </w:p>
        </w:tc>
      </w:tr>
      <w:tr w:rsidR="00174537" w:rsidRPr="0025012F" w14:paraId="55EAD509" w14:textId="77777777" w:rsidTr="00B66E41">
        <w:trPr>
          <w:gridAfter w:val="1"/>
          <w:wAfter w:w="144" w:type="dxa"/>
          <w:cantSplit/>
        </w:trPr>
        <w:tc>
          <w:tcPr>
            <w:tcW w:w="2448" w:type="dxa"/>
            <w:gridSpan w:val="2"/>
          </w:tcPr>
          <w:p w14:paraId="069AEBFB" w14:textId="77777777" w:rsidR="00174537" w:rsidRPr="0025012F" w:rsidRDefault="00174537" w:rsidP="005C7AB5">
            <w:pPr>
              <w:spacing w:after="240"/>
            </w:pPr>
            <w:r w:rsidRPr="0025012F">
              <w:t>[Ref. 5.4: 08D67R]</w:t>
            </w:r>
          </w:p>
        </w:tc>
        <w:tc>
          <w:tcPr>
            <w:tcW w:w="6768" w:type="dxa"/>
          </w:tcPr>
          <w:p w14:paraId="005B9EE1" w14:textId="77777777" w:rsidR="00174537" w:rsidRPr="0025012F" w:rsidRDefault="00174537" w:rsidP="005C7AB5">
            <w:pPr>
              <w:spacing w:after="240"/>
            </w:pPr>
            <w:r w:rsidRPr="0025012F">
              <w:t xml:space="preserve">Spencer JC, Kim J, Wang L, Tiro JA, Feldman S, </w:t>
            </w:r>
            <w:proofErr w:type="spellStart"/>
            <w:r w:rsidRPr="0025012F">
              <w:t>Kamimeni</w:t>
            </w:r>
            <w:proofErr w:type="spellEnd"/>
            <w:r w:rsidRPr="0025012F">
              <w:t xml:space="preserve"> A, et al. Racial and ethnic disparities in the cervical cancer screening cascade in three U.S. health care settings [abstract]. Poster session presented at: 2022 American Society of Clinical Oncology (ASCO) Quality Care Symposium; 2022 Sep 30-Oct 1; Chicago, IL. J Clin Oncol. 2022;40(suppl 28).</w:t>
            </w:r>
          </w:p>
        </w:tc>
      </w:tr>
      <w:tr w:rsidR="00596E0D" w:rsidRPr="00596E0D" w14:paraId="16DAB4A3" w14:textId="77777777" w:rsidTr="00FB7709">
        <w:trPr>
          <w:cantSplit/>
          <w:del w:id="1119" w:author="Sell, Jaquelyne Alexis" w:date="2025-06-26T14:59:00Z" w16du:dateUtc="2025-06-26T18:59:00Z"/>
        </w:trPr>
        <w:tc>
          <w:tcPr>
            <w:tcW w:w="2430" w:type="dxa"/>
          </w:tcPr>
          <w:p w14:paraId="10518D45" w14:textId="77777777" w:rsidR="00596E0D" w:rsidRPr="00596E0D" w:rsidRDefault="00596E0D" w:rsidP="00596E0D">
            <w:pPr>
              <w:spacing w:before="60" w:after="240"/>
              <w:rPr>
                <w:del w:id="1120" w:author="Sell, Jaquelyne Alexis" w:date="2025-06-26T14:59:00Z" w16du:dateUtc="2025-06-26T18:59:00Z"/>
                <w:rFonts w:eastAsiaTheme="minorHAnsi"/>
              </w:rPr>
            </w:pPr>
            <w:del w:id="1121" w:author="Sell, Jaquelyne Alexis" w:date="2025-06-26T14:59:00Z" w16du:dateUtc="2025-06-26T18:59:00Z">
              <w:r w:rsidRPr="00596E0D">
                <w:rPr>
                  <w:rFonts w:eastAsiaTheme="minorHAnsi"/>
                </w:rPr>
                <w:delText>[Ref. 5.4: 08D67W]</w:delText>
              </w:r>
            </w:del>
          </w:p>
        </w:tc>
        <w:tc>
          <w:tcPr>
            <w:tcW w:w="6930" w:type="dxa"/>
            <w:gridSpan w:val="3"/>
          </w:tcPr>
          <w:p w14:paraId="23A5487D" w14:textId="77777777" w:rsidR="00596E0D" w:rsidRPr="00596E0D" w:rsidRDefault="00596E0D" w:rsidP="00596E0D">
            <w:pPr>
              <w:spacing w:before="60" w:after="240"/>
              <w:rPr>
                <w:del w:id="1122" w:author="Sell, Jaquelyne Alexis" w:date="2025-06-26T14:59:00Z" w16du:dateUtc="2025-06-26T18:59:00Z"/>
                <w:rFonts w:eastAsiaTheme="minorHAnsi"/>
              </w:rPr>
            </w:pPr>
            <w:del w:id="1123" w:author="Sell, Jaquelyne Alexis" w:date="2025-06-26T14:59:00Z" w16du:dateUtc="2025-06-26T18:59:00Z">
              <w:r w:rsidRPr="00596E0D">
                <w:rPr>
                  <w:rFonts w:eastAsiaTheme="minorHAnsi"/>
                </w:rPr>
                <w:delText>Castanon A, Landy R, Sasieni PD. Is cervical screening preventing adenocarcinoma and adenosquamous carcinoma of the cervix? Int J Cancer. 2016;139:1040-5.</w:delText>
              </w:r>
            </w:del>
          </w:p>
        </w:tc>
      </w:tr>
      <w:tr w:rsidR="00174537" w:rsidRPr="0025012F" w14:paraId="25E72B30" w14:textId="77777777" w:rsidTr="00B66E41">
        <w:trPr>
          <w:gridAfter w:val="1"/>
          <w:wAfter w:w="144" w:type="dxa"/>
          <w:cantSplit/>
        </w:trPr>
        <w:tc>
          <w:tcPr>
            <w:tcW w:w="2448" w:type="dxa"/>
            <w:gridSpan w:val="2"/>
          </w:tcPr>
          <w:p w14:paraId="2CFB960F" w14:textId="77777777" w:rsidR="00174537" w:rsidRPr="0025012F" w:rsidRDefault="00174537" w:rsidP="005C7AB5">
            <w:pPr>
              <w:spacing w:after="240"/>
            </w:pPr>
            <w:r w:rsidRPr="0025012F">
              <w:t>[Ref. 5.4: 08D79D]</w:t>
            </w:r>
          </w:p>
        </w:tc>
        <w:tc>
          <w:tcPr>
            <w:tcW w:w="6768" w:type="dxa"/>
          </w:tcPr>
          <w:p w14:paraId="4AB892DE" w14:textId="77777777" w:rsidR="00174537" w:rsidRPr="0025012F" w:rsidRDefault="00174537" w:rsidP="005C7AB5">
            <w:pPr>
              <w:spacing w:after="240"/>
            </w:pPr>
            <w:r w:rsidRPr="0025012F">
              <w:t xml:space="preserve">Ramey SJ, Asher D, Kwon D, Ahmed AA, Wolfson AH, </w:t>
            </w:r>
            <w:proofErr w:type="spellStart"/>
            <w:r w:rsidRPr="0025012F">
              <w:t>Yechieli</w:t>
            </w:r>
            <w:proofErr w:type="spellEnd"/>
            <w:r w:rsidRPr="0025012F">
              <w:t xml:space="preserve"> R, et al. Delays in definitive cervical cancer treatment: an analysis of disparities and overall survival impact. </w:t>
            </w:r>
            <w:proofErr w:type="spellStart"/>
            <w:r w:rsidRPr="0025012F">
              <w:t>Gynecol</w:t>
            </w:r>
            <w:proofErr w:type="spellEnd"/>
            <w:r w:rsidRPr="0025012F">
              <w:t xml:space="preserve"> Oncol. </w:t>
            </w:r>
            <w:proofErr w:type="gramStart"/>
            <w:r w:rsidRPr="0025012F">
              <w:t>2018;149:53</w:t>
            </w:r>
            <w:proofErr w:type="gramEnd"/>
            <w:r w:rsidRPr="0025012F">
              <w:t>-62.</w:t>
            </w:r>
          </w:p>
        </w:tc>
      </w:tr>
      <w:tr w:rsidR="00174537" w:rsidRPr="0025012F" w14:paraId="5D14F557" w14:textId="77777777" w:rsidTr="00B66E41">
        <w:trPr>
          <w:gridAfter w:val="1"/>
          <w:wAfter w:w="144" w:type="dxa"/>
          <w:cantSplit/>
        </w:trPr>
        <w:tc>
          <w:tcPr>
            <w:tcW w:w="2448" w:type="dxa"/>
            <w:gridSpan w:val="2"/>
          </w:tcPr>
          <w:p w14:paraId="3070906D" w14:textId="77777777" w:rsidR="00174537" w:rsidRPr="0025012F" w:rsidRDefault="00174537" w:rsidP="005C7AB5">
            <w:pPr>
              <w:spacing w:after="240"/>
            </w:pPr>
            <w:r w:rsidRPr="0025012F">
              <w:t>[Ref. 5.4: 08D79H]</w:t>
            </w:r>
          </w:p>
        </w:tc>
        <w:tc>
          <w:tcPr>
            <w:tcW w:w="6768" w:type="dxa"/>
          </w:tcPr>
          <w:p w14:paraId="69618414" w14:textId="77777777" w:rsidR="00174537" w:rsidRPr="0025012F" w:rsidRDefault="00174537" w:rsidP="005C7AB5">
            <w:pPr>
              <w:spacing w:after="240"/>
            </w:pPr>
            <w:r w:rsidRPr="0025012F">
              <w:t xml:space="preserve">Alimena S, Yang DD, Melamed A, Mahal BA, Worley MJ Jr, Feldman S, et al. Racial disparities in brachytherapy administration and survival in women with locally advanced cervical cancer. </w:t>
            </w:r>
            <w:proofErr w:type="spellStart"/>
            <w:r w:rsidRPr="0025012F">
              <w:t>Gynecol</w:t>
            </w:r>
            <w:proofErr w:type="spellEnd"/>
            <w:r w:rsidRPr="0025012F">
              <w:t xml:space="preserve"> Oncol. </w:t>
            </w:r>
            <w:proofErr w:type="gramStart"/>
            <w:r w:rsidRPr="0025012F">
              <w:t>2019;154:595</w:t>
            </w:r>
            <w:proofErr w:type="gramEnd"/>
            <w:r w:rsidRPr="0025012F">
              <w:t>-601.</w:t>
            </w:r>
          </w:p>
        </w:tc>
      </w:tr>
      <w:tr w:rsidR="00596E0D" w:rsidRPr="00596E0D" w14:paraId="2CC4E689" w14:textId="77777777" w:rsidTr="00FB7709">
        <w:trPr>
          <w:cantSplit/>
          <w:del w:id="1124" w:author="Sell, Jaquelyne Alexis" w:date="2025-06-26T14:59:00Z" w16du:dateUtc="2025-06-26T18:59:00Z"/>
        </w:trPr>
        <w:tc>
          <w:tcPr>
            <w:tcW w:w="2430" w:type="dxa"/>
          </w:tcPr>
          <w:p w14:paraId="5F5080CB" w14:textId="77777777" w:rsidR="00596E0D" w:rsidRPr="00596E0D" w:rsidRDefault="00596E0D" w:rsidP="00596E0D">
            <w:pPr>
              <w:spacing w:before="60" w:after="240"/>
              <w:rPr>
                <w:del w:id="1125" w:author="Sell, Jaquelyne Alexis" w:date="2025-06-26T14:59:00Z" w16du:dateUtc="2025-06-26T18:59:00Z"/>
                <w:rFonts w:eastAsiaTheme="minorHAnsi"/>
              </w:rPr>
            </w:pPr>
            <w:del w:id="1126" w:author="Sell, Jaquelyne Alexis" w:date="2025-06-26T14:59:00Z" w16du:dateUtc="2025-06-26T18:59:00Z">
              <w:r w:rsidRPr="00596E0D">
                <w:rPr>
                  <w:rFonts w:eastAsiaTheme="minorHAnsi"/>
                </w:rPr>
                <w:delText>[Ref. 5.4: 08D79N]</w:delText>
              </w:r>
            </w:del>
          </w:p>
        </w:tc>
        <w:tc>
          <w:tcPr>
            <w:tcW w:w="6930" w:type="dxa"/>
            <w:gridSpan w:val="3"/>
          </w:tcPr>
          <w:p w14:paraId="2E69D2B3" w14:textId="77777777" w:rsidR="00596E0D" w:rsidRPr="00596E0D" w:rsidRDefault="00596E0D" w:rsidP="00596E0D">
            <w:pPr>
              <w:spacing w:before="60" w:after="240"/>
              <w:rPr>
                <w:del w:id="1127" w:author="Sell, Jaquelyne Alexis" w:date="2025-06-26T14:59:00Z" w16du:dateUtc="2025-06-26T18:59:00Z"/>
                <w:rFonts w:eastAsiaTheme="minorHAnsi"/>
              </w:rPr>
            </w:pPr>
            <w:del w:id="1128" w:author="Sell, Jaquelyne Alexis" w:date="2025-06-26T14:59:00Z" w16du:dateUtc="2025-06-26T18:59:00Z">
              <w:r w:rsidRPr="00596E0D">
                <w:rPr>
                  <w:rFonts w:eastAsiaTheme="minorHAnsi"/>
                </w:rPr>
                <w:delText>Austin LT, Ahmad F, McNally MJ, Stewart DE. Breast and cervical cancer screening in Hispanic women: a literature review using the health belief model. Womens Health Issues. 2002 May-Jun;12(3):122-8.</w:delText>
              </w:r>
            </w:del>
          </w:p>
        </w:tc>
      </w:tr>
      <w:tr w:rsidR="00596E0D" w:rsidRPr="00596E0D" w14:paraId="28E131BC" w14:textId="77777777" w:rsidTr="00FB7709">
        <w:trPr>
          <w:cantSplit/>
          <w:del w:id="1129" w:author="Sell, Jaquelyne Alexis" w:date="2025-06-26T14:59:00Z" w16du:dateUtc="2025-06-26T18:59:00Z"/>
        </w:trPr>
        <w:tc>
          <w:tcPr>
            <w:tcW w:w="2430" w:type="dxa"/>
          </w:tcPr>
          <w:p w14:paraId="18CCD084" w14:textId="77777777" w:rsidR="00596E0D" w:rsidRPr="00596E0D" w:rsidRDefault="00596E0D" w:rsidP="00596E0D">
            <w:pPr>
              <w:spacing w:before="60" w:after="240"/>
              <w:rPr>
                <w:del w:id="1130" w:author="Sell, Jaquelyne Alexis" w:date="2025-06-26T14:59:00Z" w16du:dateUtc="2025-06-26T18:59:00Z"/>
                <w:rFonts w:eastAsiaTheme="minorHAnsi"/>
              </w:rPr>
            </w:pPr>
            <w:del w:id="1131" w:author="Sell, Jaquelyne Alexis" w:date="2025-06-26T14:59:00Z" w16du:dateUtc="2025-06-26T18:59:00Z">
              <w:r w:rsidRPr="00596E0D">
                <w:rPr>
                  <w:rFonts w:eastAsiaTheme="minorHAnsi"/>
                </w:rPr>
                <w:delText>[Ref. 5.4: 08D79R]</w:delText>
              </w:r>
            </w:del>
          </w:p>
        </w:tc>
        <w:tc>
          <w:tcPr>
            <w:tcW w:w="6930" w:type="dxa"/>
            <w:gridSpan w:val="3"/>
          </w:tcPr>
          <w:p w14:paraId="04681B05" w14:textId="77777777" w:rsidR="00596E0D" w:rsidRPr="00596E0D" w:rsidRDefault="00596E0D" w:rsidP="00596E0D">
            <w:pPr>
              <w:spacing w:before="60" w:after="240"/>
              <w:rPr>
                <w:del w:id="1132" w:author="Sell, Jaquelyne Alexis" w:date="2025-06-26T14:59:00Z" w16du:dateUtc="2025-06-26T18:59:00Z"/>
                <w:rFonts w:eastAsiaTheme="minorHAnsi"/>
              </w:rPr>
            </w:pPr>
            <w:del w:id="1133" w:author="Sell, Jaquelyne Alexis" w:date="2025-06-26T14:59:00Z" w16du:dateUtc="2025-06-26T18:59:00Z">
              <w:r w:rsidRPr="00596E0D">
                <w:rPr>
                  <w:rFonts w:eastAsiaTheme="minorHAnsi"/>
                </w:rPr>
                <w:delText>Banister CE, Messersmith AR, Cai B, Spiryda LB, Glover SH, Pirisi L, et al. Disparity in the persistence of high-risk human papillomavirus genotypes between African American and European American women of college age. J Infect Dis. 2015 Jan 1;211:100-8.</w:delText>
              </w:r>
            </w:del>
          </w:p>
        </w:tc>
      </w:tr>
      <w:tr w:rsidR="00596E0D" w:rsidRPr="00596E0D" w14:paraId="6D4DE240" w14:textId="77777777" w:rsidTr="00FB7709">
        <w:trPr>
          <w:cantSplit/>
          <w:del w:id="1134" w:author="Sell, Jaquelyne Alexis" w:date="2025-06-26T14:59:00Z" w16du:dateUtc="2025-06-26T18:59:00Z"/>
        </w:trPr>
        <w:tc>
          <w:tcPr>
            <w:tcW w:w="2430" w:type="dxa"/>
          </w:tcPr>
          <w:p w14:paraId="623DC57F" w14:textId="77777777" w:rsidR="00596E0D" w:rsidRPr="00596E0D" w:rsidRDefault="00596E0D" w:rsidP="00596E0D">
            <w:pPr>
              <w:spacing w:before="60" w:after="240"/>
              <w:rPr>
                <w:del w:id="1135" w:author="Sell, Jaquelyne Alexis" w:date="2025-06-26T14:59:00Z" w16du:dateUtc="2025-06-26T18:59:00Z"/>
                <w:rFonts w:eastAsiaTheme="minorHAnsi"/>
              </w:rPr>
            </w:pPr>
            <w:del w:id="1136" w:author="Sell, Jaquelyne Alexis" w:date="2025-06-26T14:59:00Z" w16du:dateUtc="2025-06-26T18:59:00Z">
              <w:r w:rsidRPr="00596E0D">
                <w:rPr>
                  <w:rFonts w:eastAsiaTheme="minorHAnsi"/>
                </w:rPr>
                <w:delText>[Ref. 5.4: 08D79X]</w:delText>
              </w:r>
            </w:del>
          </w:p>
        </w:tc>
        <w:tc>
          <w:tcPr>
            <w:tcW w:w="6930" w:type="dxa"/>
            <w:gridSpan w:val="3"/>
          </w:tcPr>
          <w:p w14:paraId="76CE8EEC" w14:textId="77777777" w:rsidR="00596E0D" w:rsidRPr="00596E0D" w:rsidRDefault="00596E0D" w:rsidP="00596E0D">
            <w:pPr>
              <w:spacing w:before="60" w:after="240"/>
              <w:rPr>
                <w:del w:id="1137" w:author="Sell, Jaquelyne Alexis" w:date="2025-06-26T14:59:00Z" w16du:dateUtc="2025-06-26T18:59:00Z"/>
                <w:rFonts w:eastAsiaTheme="minorHAnsi"/>
              </w:rPr>
            </w:pPr>
            <w:del w:id="1138" w:author="Sell, Jaquelyne Alexis" w:date="2025-06-26T14:59:00Z" w16du:dateUtc="2025-06-26T18:59:00Z">
              <w:r w:rsidRPr="00596E0D">
                <w:rPr>
                  <w:rFonts w:eastAsiaTheme="minorHAnsi"/>
                </w:rPr>
                <w:delText>Kamiza AB, Kamiza S, Mathew CG. HLA-DRB1 alleles and cervical cancer: a meta-analysis of 36 case-control studies. Cancer Epidemiol. 2020;67:101748.</w:delText>
              </w:r>
            </w:del>
          </w:p>
        </w:tc>
      </w:tr>
      <w:tr w:rsidR="00174537" w:rsidRPr="0025012F" w14:paraId="24279204" w14:textId="77777777" w:rsidTr="00B66E41">
        <w:trPr>
          <w:gridAfter w:val="1"/>
          <w:wAfter w:w="144" w:type="dxa"/>
          <w:cantSplit/>
        </w:trPr>
        <w:tc>
          <w:tcPr>
            <w:tcW w:w="2448" w:type="dxa"/>
            <w:gridSpan w:val="2"/>
          </w:tcPr>
          <w:p w14:paraId="0814F109" w14:textId="77777777" w:rsidR="00174537" w:rsidRPr="0025012F" w:rsidRDefault="00174537" w:rsidP="005C7AB5">
            <w:pPr>
              <w:spacing w:after="240"/>
            </w:pPr>
            <w:r w:rsidRPr="0025012F">
              <w:lastRenderedPageBreak/>
              <w:t>[Ref. 5.4: 08D7B3]</w:t>
            </w:r>
          </w:p>
        </w:tc>
        <w:tc>
          <w:tcPr>
            <w:tcW w:w="6768" w:type="dxa"/>
          </w:tcPr>
          <w:p w14:paraId="266FA55C" w14:textId="77777777" w:rsidR="00174537" w:rsidRPr="0025012F" w:rsidRDefault="00174537" w:rsidP="005C7AB5">
            <w:pPr>
              <w:spacing w:after="240"/>
            </w:pPr>
            <w:r w:rsidRPr="0025012F">
              <w:t xml:space="preserve">Mendoza RP, Haidary T, Gabutan E, Zhou YY, Bukhari Z, Connelly C, et al. Mixed and nonvaccine high risk HPV types are associated with higher mortality in Black women with cervical cancer. Sci Rep. </w:t>
            </w:r>
            <w:proofErr w:type="gramStart"/>
            <w:r w:rsidRPr="0025012F">
              <w:t>2021;11:14064</w:t>
            </w:r>
            <w:proofErr w:type="gramEnd"/>
            <w:r w:rsidRPr="0025012F">
              <w:t>.</w:t>
            </w:r>
          </w:p>
        </w:tc>
      </w:tr>
      <w:tr w:rsidR="00174537" w:rsidRPr="0025012F" w14:paraId="6B0F12D3" w14:textId="77777777" w:rsidTr="00B66E41">
        <w:trPr>
          <w:gridAfter w:val="1"/>
          <w:wAfter w:w="144" w:type="dxa"/>
          <w:cantSplit/>
        </w:trPr>
        <w:tc>
          <w:tcPr>
            <w:tcW w:w="2448" w:type="dxa"/>
            <w:gridSpan w:val="2"/>
          </w:tcPr>
          <w:p w14:paraId="1D1963E5" w14:textId="77777777" w:rsidR="00174537" w:rsidRPr="0025012F" w:rsidRDefault="00174537" w:rsidP="005C7AB5">
            <w:pPr>
              <w:spacing w:after="240"/>
            </w:pPr>
            <w:r w:rsidRPr="0025012F">
              <w:t>[Ref. 5.4: 08D7B6]</w:t>
            </w:r>
          </w:p>
        </w:tc>
        <w:tc>
          <w:tcPr>
            <w:tcW w:w="6768" w:type="dxa"/>
          </w:tcPr>
          <w:p w14:paraId="721A03C2" w14:textId="77777777" w:rsidR="00174537" w:rsidRPr="0025012F" w:rsidRDefault="00174537" w:rsidP="005C7AB5">
            <w:pPr>
              <w:spacing w:after="240"/>
            </w:pPr>
            <w:r w:rsidRPr="0025012F">
              <w:t xml:space="preserve">Miller D, Morris CP, Maleki Z, White M, Rodriguez EF. Health disparities in cervical cancer: prevalence of high-risk HPV and cytologic diagnoses according to race. Cancer </w:t>
            </w:r>
            <w:proofErr w:type="spellStart"/>
            <w:r w:rsidRPr="0025012F">
              <w:t>Cytopathol</w:t>
            </w:r>
            <w:proofErr w:type="spellEnd"/>
            <w:r w:rsidRPr="0025012F">
              <w:t xml:space="preserve">. 2020 </w:t>
            </w:r>
            <w:proofErr w:type="gramStart"/>
            <w:r w:rsidRPr="0025012F">
              <w:t>Nov;128:860</w:t>
            </w:r>
            <w:proofErr w:type="gramEnd"/>
            <w:r w:rsidRPr="0025012F">
              <w:t>-9.</w:t>
            </w:r>
          </w:p>
        </w:tc>
      </w:tr>
      <w:tr w:rsidR="00174537" w:rsidRPr="0025012F" w14:paraId="371721CF" w14:textId="77777777" w:rsidTr="00B66E41">
        <w:trPr>
          <w:gridAfter w:val="1"/>
          <w:wAfter w:w="144" w:type="dxa"/>
          <w:cantSplit/>
        </w:trPr>
        <w:tc>
          <w:tcPr>
            <w:tcW w:w="2448" w:type="dxa"/>
            <w:gridSpan w:val="2"/>
          </w:tcPr>
          <w:p w14:paraId="3C52117A" w14:textId="77777777" w:rsidR="00174537" w:rsidRPr="0025012F" w:rsidRDefault="00174537" w:rsidP="005C7AB5">
            <w:pPr>
              <w:spacing w:after="240"/>
            </w:pPr>
            <w:r w:rsidRPr="0025012F">
              <w:t>[Ref. 5.4: 08D7BG]</w:t>
            </w:r>
          </w:p>
        </w:tc>
        <w:tc>
          <w:tcPr>
            <w:tcW w:w="6768" w:type="dxa"/>
          </w:tcPr>
          <w:p w14:paraId="337553A8" w14:textId="77777777" w:rsidR="00174537" w:rsidRPr="0025012F" w:rsidRDefault="00174537" w:rsidP="005C7AB5">
            <w:pPr>
              <w:spacing w:after="240"/>
            </w:pPr>
            <w:r w:rsidRPr="0025012F">
              <w:t xml:space="preserve">Boyce-Fappiano D, Nguyen KA, </w:t>
            </w:r>
            <w:proofErr w:type="spellStart"/>
            <w:r w:rsidRPr="0025012F">
              <w:t>Gjyshi</w:t>
            </w:r>
            <w:proofErr w:type="spellEnd"/>
            <w:r w:rsidRPr="0025012F">
              <w:t xml:space="preserve"> O, Manzar G, Abana CO, Klopp AH, et al. Socioeconomic and racial determinants of brachytherapy utilization for cervical cancer: concerns for widening disparities. JCO Oncol </w:t>
            </w:r>
            <w:proofErr w:type="spellStart"/>
            <w:r w:rsidRPr="0025012F">
              <w:t>Pract</w:t>
            </w:r>
            <w:proofErr w:type="spellEnd"/>
            <w:r w:rsidRPr="0025012F">
              <w:t>. 2021;17(12</w:t>
            </w:r>
            <w:proofErr w:type="gramStart"/>
            <w:r w:rsidRPr="0025012F">
              <w:t>):e</w:t>
            </w:r>
            <w:proofErr w:type="gramEnd"/>
            <w:r w:rsidRPr="0025012F">
              <w:t>1958-67.</w:t>
            </w:r>
          </w:p>
        </w:tc>
      </w:tr>
      <w:tr w:rsidR="00174537" w:rsidRPr="0025012F" w14:paraId="3545E850" w14:textId="77777777" w:rsidTr="00B66E41">
        <w:trPr>
          <w:gridAfter w:val="1"/>
          <w:wAfter w:w="144" w:type="dxa"/>
          <w:cantSplit/>
        </w:trPr>
        <w:tc>
          <w:tcPr>
            <w:tcW w:w="2448" w:type="dxa"/>
            <w:gridSpan w:val="2"/>
          </w:tcPr>
          <w:p w14:paraId="0D78CA82" w14:textId="77777777" w:rsidR="00174537" w:rsidRPr="0025012F" w:rsidRDefault="00174537" w:rsidP="005C7AB5">
            <w:pPr>
              <w:spacing w:after="240"/>
            </w:pPr>
            <w:r w:rsidRPr="0025012F">
              <w:t>[Ref. 5.4: 08D7XC]</w:t>
            </w:r>
          </w:p>
        </w:tc>
        <w:tc>
          <w:tcPr>
            <w:tcW w:w="6768" w:type="dxa"/>
          </w:tcPr>
          <w:p w14:paraId="6DFD9B90" w14:textId="77777777" w:rsidR="00174537" w:rsidRPr="0025012F" w:rsidRDefault="00174537" w:rsidP="005C7AB5">
            <w:pPr>
              <w:spacing w:after="240"/>
            </w:pPr>
            <w:r w:rsidRPr="0025012F">
              <w:t xml:space="preserve">Collins Y, Holcomb K, Chapman-Davis E, </w:t>
            </w:r>
            <w:proofErr w:type="spellStart"/>
            <w:r w:rsidRPr="0025012F">
              <w:t>Khabele</w:t>
            </w:r>
            <w:proofErr w:type="spellEnd"/>
            <w:r w:rsidRPr="0025012F">
              <w:t xml:space="preserve"> D, Farley JH. Gynecologic cancer disparities: a report from the health disparities Taskforce of the Society of Gynecologic Oncology. </w:t>
            </w:r>
            <w:proofErr w:type="spellStart"/>
            <w:r w:rsidRPr="0025012F">
              <w:t>Gynecol</w:t>
            </w:r>
            <w:proofErr w:type="spellEnd"/>
            <w:r w:rsidRPr="0025012F">
              <w:t xml:space="preserve"> Oncol. </w:t>
            </w:r>
            <w:proofErr w:type="gramStart"/>
            <w:r w:rsidRPr="0025012F">
              <w:t>2014;133:353</w:t>
            </w:r>
            <w:proofErr w:type="gramEnd"/>
            <w:r w:rsidRPr="0025012F">
              <w:t>-61.</w:t>
            </w:r>
          </w:p>
        </w:tc>
      </w:tr>
      <w:tr w:rsidR="00596E0D" w:rsidRPr="00596E0D" w14:paraId="1205D933" w14:textId="77777777" w:rsidTr="00FB7709">
        <w:trPr>
          <w:cantSplit/>
          <w:del w:id="1139" w:author="Sell, Jaquelyne Alexis" w:date="2025-06-26T14:59:00Z" w16du:dateUtc="2025-06-26T18:59:00Z"/>
        </w:trPr>
        <w:tc>
          <w:tcPr>
            <w:tcW w:w="2430" w:type="dxa"/>
          </w:tcPr>
          <w:p w14:paraId="5FEDAE74" w14:textId="77777777" w:rsidR="00596E0D" w:rsidRPr="00596E0D" w:rsidRDefault="00596E0D" w:rsidP="00596E0D">
            <w:pPr>
              <w:spacing w:before="60" w:after="240"/>
              <w:rPr>
                <w:del w:id="1140" w:author="Sell, Jaquelyne Alexis" w:date="2025-06-26T14:59:00Z" w16du:dateUtc="2025-06-26T18:59:00Z"/>
                <w:rFonts w:eastAsiaTheme="minorHAnsi"/>
              </w:rPr>
            </w:pPr>
            <w:del w:id="1141" w:author="Sell, Jaquelyne Alexis" w:date="2025-06-26T14:59:00Z" w16du:dateUtc="2025-06-26T18:59:00Z">
              <w:r w:rsidRPr="00596E0D">
                <w:rPr>
                  <w:rFonts w:eastAsiaTheme="minorHAnsi"/>
                </w:rPr>
                <w:delText>[Ref. 5.4: 08D7XJ]</w:delText>
              </w:r>
            </w:del>
          </w:p>
        </w:tc>
        <w:tc>
          <w:tcPr>
            <w:tcW w:w="6930" w:type="dxa"/>
            <w:gridSpan w:val="3"/>
          </w:tcPr>
          <w:p w14:paraId="3C4A8610" w14:textId="77777777" w:rsidR="00596E0D" w:rsidRPr="00596E0D" w:rsidRDefault="00596E0D" w:rsidP="00596E0D">
            <w:pPr>
              <w:spacing w:before="60" w:after="240"/>
              <w:rPr>
                <w:del w:id="1142" w:author="Sell, Jaquelyne Alexis" w:date="2025-06-26T14:59:00Z" w16du:dateUtc="2025-06-26T18:59:00Z"/>
                <w:rFonts w:eastAsiaTheme="minorHAnsi"/>
              </w:rPr>
            </w:pPr>
            <w:del w:id="1143" w:author="Sell, Jaquelyne Alexis" w:date="2025-06-26T14:59:00Z" w16du:dateUtc="2025-06-26T18:59:00Z">
              <w:r w:rsidRPr="00596E0D">
                <w:rPr>
                  <w:rFonts w:eastAsiaTheme="minorHAnsi"/>
                </w:rPr>
                <w:delText>Adebamowo SN and Adeyemo AA. Classical HLA alleles are associated with prevalent and persistent cervical high-risk HPV infection in African women. Hum Immunol. 2019;80:723-30.</w:delText>
              </w:r>
            </w:del>
          </w:p>
        </w:tc>
      </w:tr>
      <w:tr w:rsidR="00174537" w:rsidRPr="0025012F" w14:paraId="7170440B" w14:textId="77777777" w:rsidTr="00B66E41">
        <w:trPr>
          <w:gridAfter w:val="1"/>
          <w:wAfter w:w="144" w:type="dxa"/>
          <w:cantSplit/>
        </w:trPr>
        <w:tc>
          <w:tcPr>
            <w:tcW w:w="2448" w:type="dxa"/>
            <w:gridSpan w:val="2"/>
          </w:tcPr>
          <w:p w14:paraId="55EE086C" w14:textId="77777777" w:rsidR="00174537" w:rsidRPr="0025012F" w:rsidRDefault="00174537" w:rsidP="005C7AB5">
            <w:pPr>
              <w:spacing w:after="240"/>
            </w:pPr>
            <w:r w:rsidRPr="0025012F">
              <w:t>[Ref. 5.4: 08D7XY]</w:t>
            </w:r>
          </w:p>
        </w:tc>
        <w:tc>
          <w:tcPr>
            <w:tcW w:w="6768" w:type="dxa"/>
          </w:tcPr>
          <w:p w14:paraId="27C5FC64" w14:textId="77777777" w:rsidR="00174537" w:rsidRPr="0025012F" w:rsidRDefault="00174537" w:rsidP="005C7AB5">
            <w:pPr>
              <w:spacing w:after="240"/>
            </w:pPr>
            <w:r w:rsidRPr="0025012F">
              <w:t>Hahm HC, Lahiff M, Barreto RM, Shin S, Chen WY. Health care disparities and language use at home among Latino, Asian American, and American Indian adolescents: findings from the California health interview survey. J Community Psychol. 2008;36(1):20-34.</w:t>
            </w:r>
          </w:p>
        </w:tc>
      </w:tr>
      <w:tr w:rsidR="00174537" w:rsidRPr="0025012F" w14:paraId="19ABCD01" w14:textId="77777777" w:rsidTr="00B66E41">
        <w:trPr>
          <w:gridAfter w:val="1"/>
          <w:wAfter w:w="144" w:type="dxa"/>
          <w:cantSplit/>
        </w:trPr>
        <w:tc>
          <w:tcPr>
            <w:tcW w:w="2448" w:type="dxa"/>
            <w:gridSpan w:val="2"/>
          </w:tcPr>
          <w:p w14:paraId="7AEF5147" w14:textId="77777777" w:rsidR="00174537" w:rsidRPr="0025012F" w:rsidRDefault="00174537" w:rsidP="005C7AB5">
            <w:pPr>
              <w:spacing w:after="240"/>
            </w:pPr>
            <w:r w:rsidRPr="0025012F">
              <w:t>[Ref. 5.4: 08D7YQ]</w:t>
            </w:r>
          </w:p>
        </w:tc>
        <w:tc>
          <w:tcPr>
            <w:tcW w:w="6768" w:type="dxa"/>
          </w:tcPr>
          <w:p w14:paraId="4A0E1797" w14:textId="77777777" w:rsidR="00174537" w:rsidRPr="0025012F" w:rsidRDefault="00174537" w:rsidP="005C7AB5">
            <w:pPr>
              <w:spacing w:after="240"/>
            </w:pPr>
            <w:r w:rsidRPr="0025012F">
              <w:t xml:space="preserve">Bruce SF, Joshi TV, </w:t>
            </w:r>
            <w:proofErr w:type="spellStart"/>
            <w:r w:rsidRPr="0025012F">
              <w:t>Chervoneva</w:t>
            </w:r>
            <w:proofErr w:type="spellEnd"/>
            <w:r w:rsidRPr="0025012F">
              <w:t xml:space="preserve"> I, Yi M, Chatterjee-</w:t>
            </w:r>
            <w:proofErr w:type="spellStart"/>
            <w:r w:rsidRPr="0025012F">
              <w:t>Paer</w:t>
            </w:r>
            <w:proofErr w:type="spellEnd"/>
            <w:r w:rsidRPr="0025012F">
              <w:t xml:space="preserve"> S, Burton ER, et al. Disparities among cervical cancer patients receiving brachytherapy. </w:t>
            </w:r>
            <w:proofErr w:type="spellStart"/>
            <w:r w:rsidRPr="0025012F">
              <w:t>Obstet</w:t>
            </w:r>
            <w:proofErr w:type="spellEnd"/>
            <w:r w:rsidRPr="0025012F">
              <w:t xml:space="preserve"> Gynecol. 2019 Sep;134(3):559-69.</w:t>
            </w:r>
          </w:p>
        </w:tc>
      </w:tr>
      <w:tr w:rsidR="00174537" w:rsidRPr="0025012F" w14:paraId="109D20A2" w14:textId="77777777" w:rsidTr="00B66E41">
        <w:trPr>
          <w:gridAfter w:val="1"/>
          <w:wAfter w:w="144" w:type="dxa"/>
          <w:cantSplit/>
        </w:trPr>
        <w:tc>
          <w:tcPr>
            <w:tcW w:w="2448" w:type="dxa"/>
            <w:gridSpan w:val="2"/>
          </w:tcPr>
          <w:p w14:paraId="6EE46E56" w14:textId="77777777" w:rsidR="00174537" w:rsidRPr="0025012F" w:rsidRDefault="00174537" w:rsidP="005C7AB5">
            <w:pPr>
              <w:spacing w:after="240"/>
            </w:pPr>
            <w:r w:rsidRPr="0025012F">
              <w:t>[Ref. 5.4: 08DF6Z]</w:t>
            </w:r>
          </w:p>
        </w:tc>
        <w:tc>
          <w:tcPr>
            <w:tcW w:w="6768" w:type="dxa"/>
          </w:tcPr>
          <w:p w14:paraId="4C69C450" w14:textId="77777777" w:rsidR="00174537" w:rsidRPr="0025012F" w:rsidRDefault="00174537" w:rsidP="005C7AB5">
            <w:pPr>
              <w:spacing w:after="240"/>
            </w:pPr>
            <w:r w:rsidRPr="0025012F">
              <w:t xml:space="preserve">Williams M, Moneyham L, Kempf MC, </w:t>
            </w:r>
            <w:proofErr w:type="spellStart"/>
            <w:r w:rsidRPr="0025012F">
              <w:t>Chamot</w:t>
            </w:r>
            <w:proofErr w:type="spellEnd"/>
            <w:r w:rsidRPr="0025012F">
              <w:t xml:space="preserve"> E, Scarinci I. Structural and sociocultural factors associated with cervical cancer screening among HIV-infected African American women in Alabama. AIDS Patient Care STDS. 2015;29(1):13-9.</w:t>
            </w:r>
          </w:p>
        </w:tc>
      </w:tr>
      <w:tr w:rsidR="00174537" w:rsidRPr="0025012F" w14:paraId="669AC4FD" w14:textId="77777777" w:rsidTr="00B66E41">
        <w:trPr>
          <w:gridAfter w:val="1"/>
          <w:wAfter w:w="144" w:type="dxa"/>
          <w:cantSplit/>
        </w:trPr>
        <w:tc>
          <w:tcPr>
            <w:tcW w:w="2448" w:type="dxa"/>
            <w:gridSpan w:val="2"/>
          </w:tcPr>
          <w:p w14:paraId="76F9AC15" w14:textId="77777777" w:rsidR="00174537" w:rsidRPr="0025012F" w:rsidRDefault="00174537" w:rsidP="005C7AB5">
            <w:pPr>
              <w:spacing w:after="240"/>
            </w:pPr>
            <w:r w:rsidRPr="0025012F">
              <w:t>[Ref. 5.4: 08DF72]</w:t>
            </w:r>
          </w:p>
        </w:tc>
        <w:tc>
          <w:tcPr>
            <w:tcW w:w="6768" w:type="dxa"/>
          </w:tcPr>
          <w:p w14:paraId="634B9B89" w14:textId="77777777" w:rsidR="00174537" w:rsidRPr="0025012F" w:rsidRDefault="00174537" w:rsidP="005C7AB5">
            <w:pPr>
              <w:spacing w:after="240"/>
            </w:pPr>
            <w:r w:rsidRPr="0025012F">
              <w:t>Pan American Health Organization. Cervical cancer in women with HIV in Latin America and the Caribbean: update and steps towards elimination. Washington (DC): Pan American Health Organization (PAHO); 2021. 11 p.</w:t>
            </w:r>
          </w:p>
        </w:tc>
      </w:tr>
      <w:tr w:rsidR="00174537" w:rsidRPr="0025012F" w14:paraId="12D5C5CD" w14:textId="77777777" w:rsidTr="00B66E41">
        <w:trPr>
          <w:gridAfter w:val="1"/>
          <w:wAfter w:w="144" w:type="dxa"/>
          <w:cantSplit/>
        </w:trPr>
        <w:tc>
          <w:tcPr>
            <w:tcW w:w="2448" w:type="dxa"/>
            <w:gridSpan w:val="2"/>
          </w:tcPr>
          <w:p w14:paraId="5A83FF2A" w14:textId="77777777" w:rsidR="00174537" w:rsidRPr="0025012F" w:rsidRDefault="00174537" w:rsidP="005C7AB5">
            <w:pPr>
              <w:spacing w:after="240"/>
            </w:pPr>
            <w:r w:rsidRPr="0025012F">
              <w:lastRenderedPageBreak/>
              <w:t>[Ref. 5.4: 08DFDS]</w:t>
            </w:r>
          </w:p>
        </w:tc>
        <w:tc>
          <w:tcPr>
            <w:tcW w:w="6768" w:type="dxa"/>
          </w:tcPr>
          <w:p w14:paraId="14E0E59F" w14:textId="77777777" w:rsidR="00174537" w:rsidRPr="0025012F" w:rsidRDefault="00174537" w:rsidP="005C7AB5">
            <w:pPr>
              <w:spacing w:after="240"/>
            </w:pPr>
            <w:r w:rsidRPr="0025012F">
              <w:t xml:space="preserve">Ahn JC, Lauzon M, Luu M, Noureddin M, Ayoub W, Kuo A, et al. Racial and ethnic disparities in early treatment with immunotherapy for advanced HCC in the United States. Hepatology. </w:t>
            </w:r>
            <w:proofErr w:type="gramStart"/>
            <w:r w:rsidRPr="0025012F">
              <w:t>2022;76:1649</w:t>
            </w:r>
            <w:proofErr w:type="gramEnd"/>
            <w:r w:rsidRPr="0025012F">
              <w:t>-59.</w:t>
            </w:r>
          </w:p>
        </w:tc>
      </w:tr>
      <w:tr w:rsidR="00174537" w:rsidRPr="0025012F" w14:paraId="3785317E" w14:textId="77777777" w:rsidTr="00B66E41">
        <w:trPr>
          <w:gridAfter w:val="1"/>
          <w:wAfter w:w="144" w:type="dxa"/>
          <w:cantSplit/>
        </w:trPr>
        <w:tc>
          <w:tcPr>
            <w:tcW w:w="2448" w:type="dxa"/>
            <w:gridSpan w:val="2"/>
          </w:tcPr>
          <w:p w14:paraId="2E12166D" w14:textId="77777777" w:rsidR="00174537" w:rsidRPr="0025012F" w:rsidRDefault="00174537" w:rsidP="005C7AB5">
            <w:pPr>
              <w:spacing w:after="240"/>
            </w:pPr>
            <w:r w:rsidRPr="0025012F">
              <w:t>[Ref. 5.4: 08DFNN]</w:t>
            </w:r>
          </w:p>
        </w:tc>
        <w:tc>
          <w:tcPr>
            <w:tcW w:w="6768" w:type="dxa"/>
          </w:tcPr>
          <w:p w14:paraId="06F31BFB" w14:textId="77777777" w:rsidR="00174537" w:rsidRPr="0025012F" w:rsidRDefault="00174537" w:rsidP="005C7AB5">
            <w:pPr>
              <w:spacing w:after="240"/>
            </w:pPr>
            <w:r w:rsidRPr="0025012F">
              <w:t xml:space="preserve">Ermer T, Canavan ME, Maduka RC, Li AX, Salazar MC, Kaminski MF, et al. Association between food and drug administration approval and disparities in immunotherapy use among patients with cancer in the US. JAMA </w:t>
            </w:r>
            <w:proofErr w:type="spellStart"/>
            <w:r w:rsidRPr="0025012F">
              <w:t>Netw</w:t>
            </w:r>
            <w:proofErr w:type="spellEnd"/>
            <w:r w:rsidRPr="0025012F">
              <w:t xml:space="preserve"> Open. 2022 Jun 30;5(6</w:t>
            </w:r>
            <w:proofErr w:type="gramStart"/>
            <w:r w:rsidRPr="0025012F">
              <w:t>):e</w:t>
            </w:r>
            <w:proofErr w:type="gramEnd"/>
            <w:r w:rsidRPr="0025012F">
              <w:t>2219535. Supplemental material; 20 p.</w:t>
            </w:r>
          </w:p>
        </w:tc>
      </w:tr>
      <w:tr w:rsidR="00596E0D" w:rsidRPr="00596E0D" w14:paraId="0238D083" w14:textId="77777777" w:rsidTr="00FB7709">
        <w:trPr>
          <w:cantSplit/>
          <w:del w:id="1144" w:author="Sell, Jaquelyne Alexis" w:date="2025-06-26T14:59:00Z" w16du:dateUtc="2025-06-26T18:59:00Z"/>
        </w:trPr>
        <w:tc>
          <w:tcPr>
            <w:tcW w:w="2430" w:type="dxa"/>
          </w:tcPr>
          <w:p w14:paraId="056A34A6" w14:textId="77777777" w:rsidR="00596E0D" w:rsidRPr="00596E0D" w:rsidRDefault="00596E0D" w:rsidP="00596E0D">
            <w:pPr>
              <w:spacing w:before="60" w:after="240"/>
              <w:rPr>
                <w:del w:id="1145" w:author="Sell, Jaquelyne Alexis" w:date="2025-06-26T14:59:00Z" w16du:dateUtc="2025-06-26T18:59:00Z"/>
                <w:rFonts w:eastAsiaTheme="minorHAnsi"/>
              </w:rPr>
            </w:pPr>
            <w:del w:id="1146" w:author="Sell, Jaquelyne Alexis" w:date="2025-06-26T14:59:00Z" w16du:dateUtc="2025-06-26T18:59:00Z">
              <w:r w:rsidRPr="00596E0D">
                <w:rPr>
                  <w:rFonts w:eastAsiaTheme="minorHAnsi"/>
                </w:rPr>
                <w:delText>[Ref. 5.4: 08DHYT]</w:delText>
              </w:r>
            </w:del>
          </w:p>
        </w:tc>
        <w:tc>
          <w:tcPr>
            <w:tcW w:w="6930" w:type="dxa"/>
            <w:gridSpan w:val="3"/>
          </w:tcPr>
          <w:p w14:paraId="567283D8" w14:textId="77777777" w:rsidR="00596E0D" w:rsidRPr="00596E0D" w:rsidRDefault="00596E0D" w:rsidP="00596E0D">
            <w:pPr>
              <w:spacing w:before="60" w:after="240"/>
              <w:rPr>
                <w:del w:id="1147" w:author="Sell, Jaquelyne Alexis" w:date="2025-06-26T14:59:00Z" w16du:dateUtc="2025-06-26T18:59:00Z"/>
                <w:rFonts w:eastAsiaTheme="minorHAnsi"/>
              </w:rPr>
            </w:pPr>
            <w:del w:id="1148" w:author="Sell, Jaquelyne Alexis" w:date="2025-06-26T14:59:00Z" w16du:dateUtc="2025-06-26T18:59:00Z">
              <w:r w:rsidRPr="00596E0D">
                <w:rPr>
                  <w:rFonts w:eastAsiaTheme="minorHAnsi"/>
                </w:rPr>
                <w:delText>SEER*Stat [Internet]. Bethesda (MD): National Cancer Institute (NCI). 2022. 16-yr limited duration prevalence of distant stage cervical cancer, SEER 17; 4 p. Available from: https://seer.cancer.gov/seerstat/analysis.html.</w:delText>
              </w:r>
            </w:del>
          </w:p>
        </w:tc>
      </w:tr>
      <w:tr w:rsidR="00596E0D" w:rsidRPr="00596E0D" w14:paraId="0A211A65" w14:textId="77777777" w:rsidTr="00FB7709">
        <w:trPr>
          <w:cantSplit/>
          <w:del w:id="1149" w:author="Sell, Jaquelyne Alexis" w:date="2025-06-26T14:59:00Z" w16du:dateUtc="2025-06-26T18:59:00Z"/>
        </w:trPr>
        <w:tc>
          <w:tcPr>
            <w:tcW w:w="2430" w:type="dxa"/>
          </w:tcPr>
          <w:p w14:paraId="58A3D94D" w14:textId="77777777" w:rsidR="00596E0D" w:rsidRPr="00596E0D" w:rsidRDefault="00596E0D" w:rsidP="00596E0D">
            <w:pPr>
              <w:spacing w:before="60" w:after="240"/>
              <w:rPr>
                <w:del w:id="1150" w:author="Sell, Jaquelyne Alexis" w:date="2025-06-26T14:59:00Z" w16du:dateUtc="2025-06-26T18:59:00Z"/>
                <w:rFonts w:eastAsiaTheme="minorHAnsi"/>
              </w:rPr>
            </w:pPr>
            <w:del w:id="1151" w:author="Sell, Jaquelyne Alexis" w:date="2025-06-26T14:59:00Z" w16du:dateUtc="2025-06-26T18:59:00Z">
              <w:r w:rsidRPr="00596E0D">
                <w:rPr>
                  <w:rFonts w:eastAsiaTheme="minorHAnsi"/>
                </w:rPr>
                <w:delText>[Ref. 5.4: 08DHYV]</w:delText>
              </w:r>
            </w:del>
          </w:p>
        </w:tc>
        <w:tc>
          <w:tcPr>
            <w:tcW w:w="6930" w:type="dxa"/>
            <w:gridSpan w:val="3"/>
          </w:tcPr>
          <w:p w14:paraId="20D44328" w14:textId="77777777" w:rsidR="00596E0D" w:rsidRPr="00596E0D" w:rsidRDefault="00596E0D" w:rsidP="00596E0D">
            <w:pPr>
              <w:spacing w:before="60" w:after="240"/>
              <w:rPr>
                <w:del w:id="1152" w:author="Sell, Jaquelyne Alexis" w:date="2025-06-26T14:59:00Z" w16du:dateUtc="2025-06-26T18:59:00Z"/>
                <w:rFonts w:eastAsiaTheme="minorHAnsi"/>
              </w:rPr>
            </w:pPr>
            <w:del w:id="1153" w:author="Sell, Jaquelyne Alexis" w:date="2025-06-26T14:59:00Z" w16du:dateUtc="2025-06-26T18:59:00Z">
              <w:r w:rsidRPr="00596E0D">
                <w:rPr>
                  <w:rFonts w:eastAsiaTheme="minorHAnsi"/>
                </w:rPr>
                <w:delText>SEER*Stat [Internet]. Bethesda (MD): National Cancer Institute (NCI). 2022. Age-adjusted incidence of stage IV cervical cancer, 2016-2020, SEER 17; 3 p. Available from: https://seer.cancer.gov/seerstat/analysis.html.</w:delText>
              </w:r>
            </w:del>
          </w:p>
        </w:tc>
      </w:tr>
      <w:tr w:rsidR="00596E0D" w:rsidRPr="00596E0D" w14:paraId="59AAA7AE" w14:textId="77777777" w:rsidTr="00FB7709">
        <w:trPr>
          <w:cantSplit/>
          <w:del w:id="1154" w:author="Sell, Jaquelyne Alexis" w:date="2025-06-26T14:59:00Z" w16du:dateUtc="2025-06-26T18:59:00Z"/>
        </w:trPr>
        <w:tc>
          <w:tcPr>
            <w:tcW w:w="2430" w:type="dxa"/>
          </w:tcPr>
          <w:p w14:paraId="32FE4565" w14:textId="77777777" w:rsidR="00596E0D" w:rsidRPr="00596E0D" w:rsidRDefault="00596E0D" w:rsidP="00596E0D">
            <w:pPr>
              <w:spacing w:before="60" w:after="240"/>
              <w:rPr>
                <w:del w:id="1155" w:author="Sell, Jaquelyne Alexis" w:date="2025-06-26T14:59:00Z" w16du:dateUtc="2025-06-26T18:59:00Z"/>
                <w:rFonts w:eastAsiaTheme="minorHAnsi"/>
              </w:rPr>
            </w:pPr>
            <w:del w:id="1156" w:author="Sell, Jaquelyne Alexis" w:date="2025-06-26T14:59:00Z" w16du:dateUtc="2025-06-26T18:59:00Z">
              <w:r w:rsidRPr="00596E0D">
                <w:rPr>
                  <w:rFonts w:eastAsiaTheme="minorHAnsi"/>
                </w:rPr>
                <w:delText>[Ref. 5.4: 08DHYW]</w:delText>
              </w:r>
            </w:del>
          </w:p>
        </w:tc>
        <w:tc>
          <w:tcPr>
            <w:tcW w:w="6930" w:type="dxa"/>
            <w:gridSpan w:val="3"/>
          </w:tcPr>
          <w:p w14:paraId="5FB91014" w14:textId="77777777" w:rsidR="00596E0D" w:rsidRPr="00596E0D" w:rsidRDefault="00596E0D" w:rsidP="00596E0D">
            <w:pPr>
              <w:spacing w:before="60" w:after="240"/>
              <w:rPr>
                <w:del w:id="1157" w:author="Sell, Jaquelyne Alexis" w:date="2025-06-26T14:59:00Z" w16du:dateUtc="2025-06-26T18:59:00Z"/>
                <w:rFonts w:eastAsiaTheme="minorHAnsi"/>
              </w:rPr>
            </w:pPr>
            <w:del w:id="1158" w:author="Sell, Jaquelyne Alexis" w:date="2025-06-26T14:59:00Z" w16du:dateUtc="2025-06-26T18:59:00Z">
              <w:r w:rsidRPr="00596E0D">
                <w:rPr>
                  <w:rFonts w:eastAsiaTheme="minorHAnsi"/>
                </w:rPr>
                <w:delText>SEER*Stat [Internet]. Bethesda (MD): National Cancer Institute (NCI). 2022. Age-specific 16-yr limited duration prevalence of distant stage cervical cancer, SEER 17; 4 p. Available from: https://seer.cancer.gov/seerstat/analysis.html.</w:delText>
              </w:r>
            </w:del>
          </w:p>
        </w:tc>
      </w:tr>
      <w:tr w:rsidR="00596E0D" w:rsidRPr="00596E0D" w14:paraId="5136AD47" w14:textId="77777777" w:rsidTr="00FB7709">
        <w:trPr>
          <w:cantSplit/>
          <w:del w:id="1159" w:author="Sell, Jaquelyne Alexis" w:date="2025-06-26T14:59:00Z" w16du:dateUtc="2025-06-26T18:59:00Z"/>
        </w:trPr>
        <w:tc>
          <w:tcPr>
            <w:tcW w:w="2430" w:type="dxa"/>
          </w:tcPr>
          <w:p w14:paraId="02EFA4F1" w14:textId="77777777" w:rsidR="00596E0D" w:rsidRPr="00596E0D" w:rsidRDefault="00596E0D" w:rsidP="00596E0D">
            <w:pPr>
              <w:spacing w:before="60" w:after="240"/>
              <w:rPr>
                <w:del w:id="1160" w:author="Sell, Jaquelyne Alexis" w:date="2025-06-26T14:59:00Z" w16du:dateUtc="2025-06-26T18:59:00Z"/>
                <w:rFonts w:eastAsiaTheme="minorHAnsi"/>
              </w:rPr>
            </w:pPr>
            <w:del w:id="1161" w:author="Sell, Jaquelyne Alexis" w:date="2025-06-26T14:59:00Z" w16du:dateUtc="2025-06-26T18:59:00Z">
              <w:r w:rsidRPr="00596E0D">
                <w:rPr>
                  <w:rFonts w:eastAsiaTheme="minorHAnsi"/>
                </w:rPr>
                <w:delText>[Ref. 5.4: 08DHYX]</w:delText>
              </w:r>
            </w:del>
          </w:p>
        </w:tc>
        <w:tc>
          <w:tcPr>
            <w:tcW w:w="6930" w:type="dxa"/>
            <w:gridSpan w:val="3"/>
          </w:tcPr>
          <w:p w14:paraId="3E976627" w14:textId="77777777" w:rsidR="00596E0D" w:rsidRPr="00596E0D" w:rsidRDefault="00596E0D" w:rsidP="00596E0D">
            <w:pPr>
              <w:spacing w:before="60" w:after="240"/>
              <w:rPr>
                <w:del w:id="1162" w:author="Sell, Jaquelyne Alexis" w:date="2025-06-26T14:59:00Z" w16du:dateUtc="2025-06-26T18:59:00Z"/>
                <w:rFonts w:eastAsiaTheme="minorHAnsi"/>
              </w:rPr>
            </w:pPr>
            <w:del w:id="1163" w:author="Sell, Jaquelyne Alexis" w:date="2025-06-26T14:59:00Z" w16du:dateUtc="2025-06-26T18:59:00Z">
              <w:r w:rsidRPr="00596E0D">
                <w:rPr>
                  <w:rFonts w:eastAsiaTheme="minorHAnsi"/>
                </w:rPr>
                <w:delText>SEER*Stat [Internet]. Bethesda (MD): National Cancer Institute (NCI). 2022. Age-specific incidence of stage IV cervical cancer, 2016-2020, SEER 17; 4 p. Available from: https://seer.cancer.gov/seerstat/analysis.html.</w:delText>
              </w:r>
            </w:del>
          </w:p>
        </w:tc>
      </w:tr>
      <w:tr w:rsidR="00174537" w:rsidRPr="0025012F" w14:paraId="01C0722A" w14:textId="77777777" w:rsidTr="00B66E41">
        <w:trPr>
          <w:gridAfter w:val="1"/>
          <w:wAfter w:w="144" w:type="dxa"/>
          <w:cantSplit/>
        </w:trPr>
        <w:tc>
          <w:tcPr>
            <w:tcW w:w="2448" w:type="dxa"/>
            <w:gridSpan w:val="2"/>
          </w:tcPr>
          <w:p w14:paraId="0BC8894A" w14:textId="77777777" w:rsidR="00174537" w:rsidRPr="0025012F" w:rsidRDefault="00174537" w:rsidP="005C7AB5">
            <w:pPr>
              <w:spacing w:after="240"/>
            </w:pPr>
            <w:r w:rsidRPr="0025012F">
              <w:t>[Ref. 5.4: 08DNWL]</w:t>
            </w:r>
          </w:p>
        </w:tc>
        <w:tc>
          <w:tcPr>
            <w:tcW w:w="6768" w:type="dxa"/>
          </w:tcPr>
          <w:p w14:paraId="27479F8B" w14:textId="77777777" w:rsidR="00174537" w:rsidRPr="0025012F" w:rsidRDefault="00174537" w:rsidP="005C7AB5">
            <w:pPr>
              <w:spacing w:after="240"/>
            </w:pPr>
            <w:r w:rsidRPr="0025012F">
              <w:t xml:space="preserve">McElfish PA, Narcisse MR, Felix HC, Cascante DC, </w:t>
            </w:r>
            <w:proofErr w:type="spellStart"/>
            <w:r w:rsidRPr="0025012F">
              <w:t>Nagarsheth</w:t>
            </w:r>
            <w:proofErr w:type="spellEnd"/>
            <w:r w:rsidRPr="0025012F">
              <w:t xml:space="preserve"> N, Teeter B, et al. race, nativity, and sex disparities in human papillomavirus vaccination among young adults in the USA [manuscript]. J Racial </w:t>
            </w:r>
            <w:proofErr w:type="spellStart"/>
            <w:r w:rsidRPr="0025012F">
              <w:t>Ethn</w:t>
            </w:r>
            <w:proofErr w:type="spellEnd"/>
            <w:r w:rsidRPr="0025012F">
              <w:t xml:space="preserve"> Health Disparities. 2021. 12 p.</w:t>
            </w:r>
          </w:p>
        </w:tc>
      </w:tr>
      <w:tr w:rsidR="00596E0D" w:rsidRPr="00596E0D" w14:paraId="11D13562" w14:textId="77777777" w:rsidTr="00FB7709">
        <w:trPr>
          <w:cantSplit/>
          <w:del w:id="1164" w:author="Sell, Jaquelyne Alexis" w:date="2025-06-26T14:59:00Z" w16du:dateUtc="2025-06-26T18:59:00Z"/>
        </w:trPr>
        <w:tc>
          <w:tcPr>
            <w:tcW w:w="2430" w:type="dxa"/>
          </w:tcPr>
          <w:p w14:paraId="39A255BC" w14:textId="77777777" w:rsidR="00596E0D" w:rsidRPr="00596E0D" w:rsidRDefault="00596E0D" w:rsidP="00596E0D">
            <w:pPr>
              <w:spacing w:before="60" w:after="240"/>
              <w:rPr>
                <w:del w:id="1165" w:author="Sell, Jaquelyne Alexis" w:date="2025-06-26T14:59:00Z" w16du:dateUtc="2025-06-26T18:59:00Z"/>
                <w:rFonts w:eastAsiaTheme="minorHAnsi"/>
              </w:rPr>
            </w:pPr>
            <w:del w:id="1166" w:author="Sell, Jaquelyne Alexis" w:date="2025-06-26T14:59:00Z" w16du:dateUtc="2025-06-26T18:59:00Z">
              <w:r w:rsidRPr="00596E0D">
                <w:rPr>
                  <w:rFonts w:eastAsiaTheme="minorHAnsi"/>
                </w:rPr>
                <w:delText>[Ref. 5.4: 08DP3J]</w:delText>
              </w:r>
            </w:del>
          </w:p>
        </w:tc>
        <w:tc>
          <w:tcPr>
            <w:tcW w:w="6930" w:type="dxa"/>
            <w:gridSpan w:val="3"/>
          </w:tcPr>
          <w:p w14:paraId="23BFD814" w14:textId="77777777" w:rsidR="00596E0D" w:rsidRPr="00596E0D" w:rsidRDefault="00596E0D" w:rsidP="00596E0D">
            <w:pPr>
              <w:spacing w:before="60" w:after="240"/>
              <w:rPr>
                <w:del w:id="1167" w:author="Sell, Jaquelyne Alexis" w:date="2025-06-26T14:59:00Z" w16du:dateUtc="2025-06-26T18:59:00Z"/>
                <w:rFonts w:eastAsiaTheme="minorHAnsi"/>
              </w:rPr>
            </w:pPr>
            <w:del w:id="1168" w:author="Sell, Jaquelyne Alexis" w:date="2025-06-26T14:59:00Z" w16du:dateUtc="2025-06-26T18:59:00Z">
              <w:r w:rsidRPr="00596E0D">
                <w:rPr>
                  <w:rFonts w:eastAsiaTheme="minorHAnsi"/>
                </w:rPr>
                <w:delText>United States Census Bureau [Internet]. Suitland (MD): United States Census Bureau (USCB). International database (IDB): population estimates and projections for 227 countries and equivalent areas, plus 15,237 subnational areas - population by age; [cited 2023 Sep 11]; Available from: https://www.census.gov/data-tools/demo/idb/#/pop?COUNTRY_YEAR=2023&amp;COUNTRY_YR_ANIM=2023&amp;menu=popViz&amp;popPages=BYAGE&amp;ageGroup=5Y.</w:delText>
              </w:r>
            </w:del>
          </w:p>
        </w:tc>
      </w:tr>
      <w:tr w:rsidR="00174537" w:rsidRPr="0025012F" w14:paraId="4DA42B83" w14:textId="77777777" w:rsidTr="00B66E41">
        <w:trPr>
          <w:gridAfter w:val="1"/>
          <w:wAfter w:w="144" w:type="dxa"/>
          <w:cantSplit/>
        </w:trPr>
        <w:tc>
          <w:tcPr>
            <w:tcW w:w="2448" w:type="dxa"/>
            <w:gridSpan w:val="2"/>
          </w:tcPr>
          <w:p w14:paraId="4EE8607E" w14:textId="77777777" w:rsidR="00174537" w:rsidRPr="0025012F" w:rsidRDefault="00174537" w:rsidP="005C7AB5">
            <w:pPr>
              <w:spacing w:after="240"/>
            </w:pPr>
            <w:r w:rsidRPr="0025012F">
              <w:lastRenderedPageBreak/>
              <w:t>[Ref. 5.4: 08DW94]</w:t>
            </w:r>
          </w:p>
        </w:tc>
        <w:tc>
          <w:tcPr>
            <w:tcW w:w="6768" w:type="dxa"/>
          </w:tcPr>
          <w:p w14:paraId="43CA9432" w14:textId="77777777" w:rsidR="00174537" w:rsidRPr="0025012F" w:rsidRDefault="00174537" w:rsidP="005C7AB5">
            <w:pPr>
              <w:spacing w:after="240"/>
            </w:pPr>
            <w:r w:rsidRPr="0025012F">
              <w:t xml:space="preserve">Galbraith KV, Lechuga J, Jenerette CM, Moore LTCAD, Palmer MH, Hamilton JB. Parental acceptance and uptake of the HPV vaccine among </w:t>
            </w:r>
            <w:proofErr w:type="gramStart"/>
            <w:r w:rsidRPr="0025012F">
              <w:t>African-Americans</w:t>
            </w:r>
            <w:proofErr w:type="gramEnd"/>
            <w:r w:rsidRPr="0025012F">
              <w:t xml:space="preserve"> and Latinos in the United States: a literature review. Soc Sci Med. </w:t>
            </w:r>
            <w:proofErr w:type="gramStart"/>
            <w:r w:rsidRPr="0025012F">
              <w:t>2016;159:116</w:t>
            </w:r>
            <w:proofErr w:type="gramEnd"/>
            <w:r w:rsidRPr="0025012F">
              <w:t>-26.</w:t>
            </w:r>
          </w:p>
        </w:tc>
      </w:tr>
      <w:tr w:rsidR="00174537" w:rsidRPr="0025012F" w14:paraId="5BCA6997" w14:textId="77777777" w:rsidTr="00B66E41">
        <w:trPr>
          <w:gridAfter w:val="1"/>
          <w:wAfter w:w="144" w:type="dxa"/>
          <w:cantSplit/>
        </w:trPr>
        <w:tc>
          <w:tcPr>
            <w:tcW w:w="2448" w:type="dxa"/>
            <w:gridSpan w:val="2"/>
          </w:tcPr>
          <w:p w14:paraId="2E262944" w14:textId="77777777" w:rsidR="00174537" w:rsidRPr="0025012F" w:rsidRDefault="00174537" w:rsidP="005C7AB5">
            <w:pPr>
              <w:spacing w:after="240"/>
            </w:pPr>
            <w:r w:rsidRPr="0025012F">
              <w:t>[Ref. 5.4: 08DWCS]</w:t>
            </w:r>
          </w:p>
        </w:tc>
        <w:tc>
          <w:tcPr>
            <w:tcW w:w="6768" w:type="dxa"/>
          </w:tcPr>
          <w:p w14:paraId="0909E608" w14:textId="77777777" w:rsidR="00174537" w:rsidRPr="0025012F" w:rsidRDefault="00174537" w:rsidP="005C7AB5">
            <w:pPr>
              <w:spacing w:after="240"/>
            </w:pPr>
            <w:r w:rsidRPr="0025012F">
              <w:t xml:space="preserve">Roy M, Finch L, Kwon D, Jordan SE, </w:t>
            </w:r>
            <w:proofErr w:type="spellStart"/>
            <w:r w:rsidRPr="0025012F">
              <w:t>Yadegarynia</w:t>
            </w:r>
            <w:proofErr w:type="spellEnd"/>
            <w:r w:rsidRPr="0025012F">
              <w:t xml:space="preserve"> S, Wolfson AH, et al. Factors contributing to delays in initiation of front-line cervical cancer therapy: disparities in a diverse south Florida population. </w:t>
            </w:r>
            <w:proofErr w:type="gramStart"/>
            <w:r w:rsidRPr="0025012F">
              <w:t>Int</w:t>
            </w:r>
            <w:proofErr w:type="gramEnd"/>
            <w:r w:rsidRPr="0025012F">
              <w:t xml:space="preserve"> J </w:t>
            </w:r>
            <w:proofErr w:type="spellStart"/>
            <w:r w:rsidRPr="0025012F">
              <w:t>Gynecol</w:t>
            </w:r>
            <w:proofErr w:type="spellEnd"/>
            <w:r w:rsidRPr="0025012F">
              <w:t xml:space="preserve"> Cancer. </w:t>
            </w:r>
            <w:proofErr w:type="gramStart"/>
            <w:r w:rsidRPr="0025012F">
              <w:t>2022;32:1387</w:t>
            </w:r>
            <w:proofErr w:type="gramEnd"/>
            <w:r w:rsidRPr="0025012F">
              <w:t>-94.</w:t>
            </w:r>
          </w:p>
        </w:tc>
      </w:tr>
      <w:tr w:rsidR="00596E0D" w:rsidRPr="00596E0D" w14:paraId="0F95FE1B" w14:textId="77777777" w:rsidTr="00FB7709">
        <w:trPr>
          <w:cantSplit/>
          <w:del w:id="1169" w:author="Sell, Jaquelyne Alexis" w:date="2025-06-26T14:59:00Z" w16du:dateUtc="2025-06-26T18:59:00Z"/>
        </w:trPr>
        <w:tc>
          <w:tcPr>
            <w:tcW w:w="2430" w:type="dxa"/>
          </w:tcPr>
          <w:p w14:paraId="21F9BA55" w14:textId="77777777" w:rsidR="00596E0D" w:rsidRPr="00596E0D" w:rsidRDefault="00596E0D" w:rsidP="00596E0D">
            <w:pPr>
              <w:spacing w:before="60" w:after="240"/>
              <w:rPr>
                <w:del w:id="1170" w:author="Sell, Jaquelyne Alexis" w:date="2025-06-26T14:59:00Z" w16du:dateUtc="2025-06-26T18:59:00Z"/>
                <w:rFonts w:eastAsiaTheme="minorHAnsi"/>
              </w:rPr>
            </w:pPr>
            <w:del w:id="1171" w:author="Sell, Jaquelyne Alexis" w:date="2025-06-26T14:59:00Z" w16du:dateUtc="2025-06-26T18:59:00Z">
              <w:r w:rsidRPr="00596E0D">
                <w:rPr>
                  <w:rFonts w:eastAsiaTheme="minorHAnsi"/>
                </w:rPr>
                <w:delText>[Ref. 5.4: 08DWDK]</w:delText>
              </w:r>
            </w:del>
          </w:p>
        </w:tc>
        <w:tc>
          <w:tcPr>
            <w:tcW w:w="6930" w:type="dxa"/>
            <w:gridSpan w:val="3"/>
          </w:tcPr>
          <w:p w14:paraId="046E1E88" w14:textId="77777777" w:rsidR="00596E0D" w:rsidRPr="00596E0D" w:rsidRDefault="00596E0D" w:rsidP="00596E0D">
            <w:pPr>
              <w:spacing w:before="60" w:after="240"/>
              <w:rPr>
                <w:del w:id="1172" w:author="Sell, Jaquelyne Alexis" w:date="2025-06-26T14:59:00Z" w16du:dateUtc="2025-06-26T18:59:00Z"/>
                <w:rFonts w:eastAsiaTheme="minorHAnsi"/>
              </w:rPr>
            </w:pPr>
            <w:del w:id="1173" w:author="Sell, Jaquelyne Alexis" w:date="2025-06-26T14:59:00Z" w16du:dateUtc="2025-06-26T18:59:00Z">
              <w:r w:rsidRPr="00596E0D">
                <w:rPr>
                  <w:rFonts w:eastAsiaTheme="minorHAnsi"/>
                </w:rPr>
                <w:delText>Boakye EA, Tobo BB, Rojek RP, Mohammed KA, Geneus CJ, Osazuwa-Peters N. Approaching a decade since HPV vaccine licensure: racial and gender disparities in knowledge and awareness of HPV and HPV vaccine. Hum Vaccin Immunother. 2017;13(11):2713-22.</w:delText>
              </w:r>
            </w:del>
          </w:p>
        </w:tc>
      </w:tr>
      <w:tr w:rsidR="00174537" w:rsidRPr="0025012F" w14:paraId="75E6F463" w14:textId="77777777" w:rsidTr="00B66E41">
        <w:trPr>
          <w:gridAfter w:val="1"/>
          <w:wAfter w:w="144" w:type="dxa"/>
          <w:cantSplit/>
        </w:trPr>
        <w:tc>
          <w:tcPr>
            <w:tcW w:w="2448" w:type="dxa"/>
            <w:gridSpan w:val="2"/>
          </w:tcPr>
          <w:p w14:paraId="7F41B7E5" w14:textId="77777777" w:rsidR="00174537" w:rsidRPr="0025012F" w:rsidRDefault="00174537" w:rsidP="005C7AB5">
            <w:pPr>
              <w:spacing w:after="240"/>
            </w:pPr>
            <w:r w:rsidRPr="0025012F">
              <w:t>[Ref. 5.4: 08DXRB]</w:t>
            </w:r>
          </w:p>
        </w:tc>
        <w:tc>
          <w:tcPr>
            <w:tcW w:w="6768" w:type="dxa"/>
          </w:tcPr>
          <w:p w14:paraId="1738B791" w14:textId="77777777" w:rsidR="00174537" w:rsidRPr="0025012F" w:rsidRDefault="00174537" w:rsidP="005C7AB5">
            <w:pPr>
              <w:spacing w:after="240"/>
            </w:pPr>
            <w:r w:rsidRPr="0025012F">
              <w:t xml:space="preserve">Mundt AJ, Connell PP, Campbell T, Hwang JH, Rotmensch J, Waggoner S. Race and clinical outcome in patients with carcinoma of the uterine cervix treated with radiation therapy. </w:t>
            </w:r>
            <w:proofErr w:type="spellStart"/>
            <w:r w:rsidRPr="0025012F">
              <w:t>Gynecol</w:t>
            </w:r>
            <w:proofErr w:type="spellEnd"/>
            <w:r w:rsidRPr="0025012F">
              <w:t xml:space="preserve"> Oncol. </w:t>
            </w:r>
            <w:proofErr w:type="gramStart"/>
            <w:r w:rsidRPr="0025012F">
              <w:t>1998;71:151</w:t>
            </w:r>
            <w:proofErr w:type="gramEnd"/>
            <w:r w:rsidRPr="0025012F">
              <w:t>-8.</w:t>
            </w:r>
          </w:p>
        </w:tc>
      </w:tr>
      <w:tr w:rsidR="00174537" w:rsidRPr="0025012F" w14:paraId="77B23FC6" w14:textId="77777777" w:rsidTr="00B66E41">
        <w:trPr>
          <w:gridAfter w:val="1"/>
          <w:wAfter w:w="144" w:type="dxa"/>
          <w:cantSplit/>
        </w:trPr>
        <w:tc>
          <w:tcPr>
            <w:tcW w:w="2448" w:type="dxa"/>
            <w:gridSpan w:val="2"/>
          </w:tcPr>
          <w:p w14:paraId="383A7B71" w14:textId="77777777" w:rsidR="00174537" w:rsidRPr="0025012F" w:rsidRDefault="00174537" w:rsidP="005C7AB5">
            <w:pPr>
              <w:spacing w:after="240"/>
            </w:pPr>
            <w:r w:rsidRPr="0025012F">
              <w:t>[Ref. 5.4: 08F02T]</w:t>
            </w:r>
          </w:p>
        </w:tc>
        <w:tc>
          <w:tcPr>
            <w:tcW w:w="6768" w:type="dxa"/>
          </w:tcPr>
          <w:p w14:paraId="369E7318" w14:textId="77777777" w:rsidR="00174537" w:rsidRPr="0025012F" w:rsidRDefault="00174537" w:rsidP="005C7AB5">
            <w:pPr>
              <w:spacing w:after="240"/>
            </w:pPr>
            <w:r w:rsidRPr="0025012F">
              <w:t xml:space="preserve">Johnson NL, Head KJ, Scott SF, Zimet GD. Persistent disparities in cervical cancer screening uptake: knowledge and sociodemographic determinants of </w:t>
            </w:r>
            <w:proofErr w:type="spellStart"/>
            <w:r w:rsidRPr="0025012F">
              <w:t>papanicolaou</w:t>
            </w:r>
            <w:proofErr w:type="spellEnd"/>
            <w:r w:rsidRPr="0025012F">
              <w:t xml:space="preserve"> and human papillomavirus testing among women in the United States. Public Health Rep. 2020;135(4):483-91.</w:t>
            </w:r>
          </w:p>
        </w:tc>
      </w:tr>
      <w:tr w:rsidR="00174537" w:rsidRPr="0025012F" w14:paraId="203DF418" w14:textId="77777777" w:rsidTr="00B66E41">
        <w:trPr>
          <w:gridAfter w:val="1"/>
          <w:wAfter w:w="144" w:type="dxa"/>
          <w:cantSplit/>
          <w:ins w:id="1174" w:author="Sell, Jaquelyne Alexis" w:date="2025-06-26T14:59:00Z" w16du:dateUtc="2025-06-26T18:59:00Z"/>
        </w:trPr>
        <w:tc>
          <w:tcPr>
            <w:tcW w:w="2448" w:type="dxa"/>
            <w:gridSpan w:val="2"/>
          </w:tcPr>
          <w:p w14:paraId="0C4589E4" w14:textId="77777777" w:rsidR="00174537" w:rsidRPr="0025012F" w:rsidRDefault="00174537" w:rsidP="005C7AB5">
            <w:pPr>
              <w:spacing w:after="240"/>
              <w:rPr>
                <w:ins w:id="1175" w:author="Sell, Jaquelyne Alexis" w:date="2025-06-26T14:59:00Z" w16du:dateUtc="2025-06-26T18:59:00Z"/>
              </w:rPr>
            </w:pPr>
            <w:ins w:id="1176" w:author="Sell, Jaquelyne Alexis" w:date="2025-06-26T14:59:00Z" w16du:dateUtc="2025-06-26T18:59:00Z">
              <w:r w:rsidRPr="0025012F">
                <w:t>[Ref. 5.4: 08FCRY]</w:t>
              </w:r>
            </w:ins>
          </w:p>
        </w:tc>
        <w:tc>
          <w:tcPr>
            <w:tcW w:w="6768" w:type="dxa"/>
          </w:tcPr>
          <w:p w14:paraId="62C7A626" w14:textId="77777777" w:rsidR="00174537" w:rsidRPr="0025012F" w:rsidRDefault="00174537" w:rsidP="005C7AB5">
            <w:pPr>
              <w:spacing w:after="240"/>
              <w:rPr>
                <w:ins w:id="1177" w:author="Sell, Jaquelyne Alexis" w:date="2025-06-26T14:59:00Z" w16du:dateUtc="2025-06-26T18:59:00Z"/>
              </w:rPr>
            </w:pPr>
            <w:ins w:id="1178" w:author="Sell, Jaquelyne Alexis" w:date="2025-06-26T14:59:00Z" w16du:dateUtc="2025-06-26T18:59:00Z">
              <w:r w:rsidRPr="0025012F">
                <w:t xml:space="preserve">Mix J, Saraiya M, Hallowell BD, </w:t>
              </w:r>
              <w:proofErr w:type="spellStart"/>
              <w:r w:rsidRPr="0025012F">
                <w:t>Befano</w:t>
              </w:r>
              <w:proofErr w:type="spellEnd"/>
              <w:r w:rsidRPr="0025012F">
                <w:t xml:space="preserve"> B, Cheung LC, Unger ER, et al. Cervical precancers and cancers attributed to HPV types by race and ethnicity: implications for vaccination, screening, and management. J Natl Cancer Inst. 2022;114(6):845-53.</w:t>
              </w:r>
            </w:ins>
          </w:p>
        </w:tc>
      </w:tr>
      <w:tr w:rsidR="00174537" w:rsidRPr="0025012F" w14:paraId="74A4FB65" w14:textId="77777777" w:rsidTr="00B66E41">
        <w:trPr>
          <w:gridAfter w:val="1"/>
          <w:wAfter w:w="144" w:type="dxa"/>
          <w:cantSplit/>
          <w:ins w:id="1179" w:author="Sell, Jaquelyne Alexis" w:date="2025-06-26T14:59:00Z" w16du:dateUtc="2025-06-26T18:59:00Z"/>
        </w:trPr>
        <w:tc>
          <w:tcPr>
            <w:tcW w:w="2448" w:type="dxa"/>
            <w:gridSpan w:val="2"/>
          </w:tcPr>
          <w:p w14:paraId="03CA12F7" w14:textId="77777777" w:rsidR="00174537" w:rsidRPr="0025012F" w:rsidRDefault="00174537" w:rsidP="005C7AB5">
            <w:pPr>
              <w:spacing w:after="240"/>
              <w:rPr>
                <w:ins w:id="1180" w:author="Sell, Jaquelyne Alexis" w:date="2025-06-26T14:59:00Z" w16du:dateUtc="2025-06-26T18:59:00Z"/>
              </w:rPr>
            </w:pPr>
            <w:ins w:id="1181" w:author="Sell, Jaquelyne Alexis" w:date="2025-06-26T14:59:00Z" w16du:dateUtc="2025-06-26T18:59:00Z">
              <w:r w:rsidRPr="0025012F">
                <w:t>[Ref. 5.4: 08KHPG]</w:t>
              </w:r>
            </w:ins>
          </w:p>
        </w:tc>
        <w:tc>
          <w:tcPr>
            <w:tcW w:w="6768" w:type="dxa"/>
          </w:tcPr>
          <w:p w14:paraId="7A4643D3" w14:textId="77777777" w:rsidR="00174537" w:rsidRPr="0025012F" w:rsidRDefault="00174537" w:rsidP="005C7AB5">
            <w:pPr>
              <w:spacing w:after="240"/>
              <w:rPr>
                <w:ins w:id="1182" w:author="Sell, Jaquelyne Alexis" w:date="2025-06-26T14:59:00Z" w16du:dateUtc="2025-06-26T18:59:00Z"/>
              </w:rPr>
            </w:pPr>
            <w:ins w:id="1183" w:author="Sell, Jaquelyne Alexis" w:date="2025-06-26T14:59:00Z" w16du:dateUtc="2025-06-26T18:59:00Z">
              <w:r w:rsidRPr="0025012F">
                <w:t xml:space="preserve">Bray F, </w:t>
              </w:r>
              <w:proofErr w:type="spellStart"/>
              <w:r w:rsidRPr="0025012F">
                <w:t>Laversanne</w:t>
              </w:r>
              <w:proofErr w:type="spellEnd"/>
              <w:r w:rsidRPr="0025012F">
                <w:t xml:space="preserve"> M, Sung H, </w:t>
              </w:r>
              <w:proofErr w:type="spellStart"/>
              <w:r w:rsidRPr="0025012F">
                <w:t>Ferlay</w:t>
              </w:r>
              <w:proofErr w:type="spellEnd"/>
              <w:r w:rsidRPr="0025012F">
                <w:t xml:space="preserve"> J, Siegel RL, </w:t>
              </w:r>
              <w:proofErr w:type="spellStart"/>
              <w:r w:rsidRPr="0025012F">
                <w:t>Soerjomataram</w:t>
              </w:r>
              <w:proofErr w:type="spellEnd"/>
              <w:r w:rsidRPr="0025012F">
                <w:t xml:space="preserve"> I, et al. Global cancer statistics 2022: GLOBOCAN estimates of incidence and mortality worldwide for 36 cancers in 185 countries. CA Cancer J Clin. In </w:t>
              </w:r>
              <w:proofErr w:type="gramStart"/>
              <w:r w:rsidRPr="0025012F">
                <w:t>press</w:t>
              </w:r>
              <w:proofErr w:type="gramEnd"/>
              <w:r w:rsidRPr="0025012F">
                <w:t xml:space="preserve"> 2024.</w:t>
              </w:r>
            </w:ins>
          </w:p>
        </w:tc>
      </w:tr>
      <w:tr w:rsidR="00174537" w:rsidRPr="0025012F" w14:paraId="475299B8" w14:textId="77777777" w:rsidTr="00B66E41">
        <w:trPr>
          <w:gridAfter w:val="1"/>
          <w:wAfter w:w="144" w:type="dxa"/>
          <w:cantSplit/>
          <w:ins w:id="1184" w:author="Sell, Jaquelyne Alexis" w:date="2025-06-26T14:59:00Z" w16du:dateUtc="2025-06-26T18:59:00Z"/>
        </w:trPr>
        <w:tc>
          <w:tcPr>
            <w:tcW w:w="2448" w:type="dxa"/>
            <w:gridSpan w:val="2"/>
          </w:tcPr>
          <w:p w14:paraId="784D5ABB" w14:textId="77777777" w:rsidR="00174537" w:rsidRPr="0025012F" w:rsidRDefault="00174537" w:rsidP="005C7AB5">
            <w:pPr>
              <w:spacing w:after="240"/>
              <w:rPr>
                <w:ins w:id="1185" w:author="Sell, Jaquelyne Alexis" w:date="2025-06-26T14:59:00Z" w16du:dateUtc="2025-06-26T18:59:00Z"/>
              </w:rPr>
            </w:pPr>
            <w:ins w:id="1186" w:author="Sell, Jaquelyne Alexis" w:date="2025-06-26T14:59:00Z" w16du:dateUtc="2025-06-26T18:59:00Z">
              <w:r w:rsidRPr="0025012F">
                <w:t>[Ref. 5.4: 08L9YM]</w:t>
              </w:r>
            </w:ins>
          </w:p>
        </w:tc>
        <w:tc>
          <w:tcPr>
            <w:tcW w:w="6768" w:type="dxa"/>
          </w:tcPr>
          <w:p w14:paraId="4A9EC0AD" w14:textId="77777777" w:rsidR="00174537" w:rsidRPr="0025012F" w:rsidRDefault="00174537" w:rsidP="005C7AB5">
            <w:pPr>
              <w:spacing w:after="240"/>
              <w:rPr>
                <w:ins w:id="1187" w:author="Sell, Jaquelyne Alexis" w:date="2025-06-26T14:59:00Z" w16du:dateUtc="2025-06-26T18:59:00Z"/>
              </w:rPr>
            </w:pPr>
            <w:ins w:id="1188" w:author="Sell, Jaquelyne Alexis" w:date="2025-06-26T14:59:00Z" w16du:dateUtc="2025-06-26T18:59:00Z">
              <w:r w:rsidRPr="0025012F">
                <w:t xml:space="preserve">McGee-Avila JK, Suneja G, Engels EA, </w:t>
              </w:r>
              <w:proofErr w:type="spellStart"/>
              <w:r w:rsidRPr="0025012F">
                <w:t>Rositch</w:t>
              </w:r>
              <w:proofErr w:type="spellEnd"/>
              <w:r w:rsidRPr="0025012F">
                <w:t xml:space="preserve"> AF, Horner MJ, Luo Q, et al. Cancer treatment disparities in people with HIV in the United States, 2001-2019. J Clin Oncol. 2024 Mar 21;42(15):1810-20. Additional material; 2 p.</w:t>
              </w:r>
            </w:ins>
          </w:p>
        </w:tc>
      </w:tr>
      <w:tr w:rsidR="00174537" w:rsidRPr="0025012F" w14:paraId="3CCAF08A" w14:textId="77777777" w:rsidTr="00B66E41">
        <w:trPr>
          <w:gridAfter w:val="1"/>
          <w:wAfter w:w="144" w:type="dxa"/>
          <w:cantSplit/>
          <w:ins w:id="1189" w:author="Sell, Jaquelyne Alexis" w:date="2025-06-26T14:59:00Z" w16du:dateUtc="2025-06-26T18:59:00Z"/>
        </w:trPr>
        <w:tc>
          <w:tcPr>
            <w:tcW w:w="2448" w:type="dxa"/>
            <w:gridSpan w:val="2"/>
          </w:tcPr>
          <w:p w14:paraId="46DFFEC3" w14:textId="77777777" w:rsidR="00174537" w:rsidRPr="0025012F" w:rsidRDefault="00174537" w:rsidP="005C7AB5">
            <w:pPr>
              <w:spacing w:after="240"/>
              <w:rPr>
                <w:ins w:id="1190" w:author="Sell, Jaquelyne Alexis" w:date="2025-06-26T14:59:00Z" w16du:dateUtc="2025-06-26T18:59:00Z"/>
              </w:rPr>
            </w:pPr>
            <w:ins w:id="1191" w:author="Sell, Jaquelyne Alexis" w:date="2025-06-26T14:59:00Z" w16du:dateUtc="2025-06-26T18:59:00Z">
              <w:r w:rsidRPr="0025012F">
                <w:t>[Ref. 5.4: 08MRG5]</w:t>
              </w:r>
            </w:ins>
          </w:p>
        </w:tc>
        <w:tc>
          <w:tcPr>
            <w:tcW w:w="6768" w:type="dxa"/>
          </w:tcPr>
          <w:p w14:paraId="1A3D4D4B" w14:textId="77777777" w:rsidR="00174537" w:rsidRPr="0025012F" w:rsidRDefault="00174537" w:rsidP="005C7AB5">
            <w:pPr>
              <w:spacing w:after="240"/>
              <w:rPr>
                <w:ins w:id="1192" w:author="Sell, Jaquelyne Alexis" w:date="2025-06-26T14:59:00Z" w16du:dateUtc="2025-06-26T18:59:00Z"/>
              </w:rPr>
            </w:pPr>
            <w:ins w:id="1193" w:author="Sell, Jaquelyne Alexis" w:date="2025-06-26T14:59:00Z" w16du:dateUtc="2025-06-26T18:59:00Z">
              <w:r w:rsidRPr="0025012F">
                <w:t>SEER*Stat [Internet]. Bethesda (MD): National Cancer Institute (NCI). 2022. US population by age, sex, and race/ethnicity, 2022; 6 p. Available from: https://seer.cancer.gov/seerstat/analysis.html.</w:t>
              </w:r>
            </w:ins>
          </w:p>
        </w:tc>
      </w:tr>
      <w:tr w:rsidR="00174537" w:rsidRPr="0025012F" w14:paraId="0857D6AB" w14:textId="77777777" w:rsidTr="00B66E41">
        <w:trPr>
          <w:gridAfter w:val="1"/>
          <w:wAfter w:w="144" w:type="dxa"/>
          <w:cantSplit/>
          <w:ins w:id="1194" w:author="Sell, Jaquelyne Alexis" w:date="2025-06-26T14:59:00Z" w16du:dateUtc="2025-06-26T18:59:00Z"/>
        </w:trPr>
        <w:tc>
          <w:tcPr>
            <w:tcW w:w="2448" w:type="dxa"/>
            <w:gridSpan w:val="2"/>
          </w:tcPr>
          <w:p w14:paraId="507AC41C" w14:textId="77777777" w:rsidR="00174537" w:rsidRPr="0025012F" w:rsidRDefault="00174537" w:rsidP="005C7AB5">
            <w:pPr>
              <w:spacing w:after="240"/>
              <w:rPr>
                <w:ins w:id="1195" w:author="Sell, Jaquelyne Alexis" w:date="2025-06-26T14:59:00Z" w16du:dateUtc="2025-06-26T18:59:00Z"/>
              </w:rPr>
            </w:pPr>
            <w:ins w:id="1196" w:author="Sell, Jaquelyne Alexis" w:date="2025-06-26T14:59:00Z" w16du:dateUtc="2025-06-26T18:59:00Z">
              <w:r w:rsidRPr="0025012F">
                <w:lastRenderedPageBreak/>
                <w:t>[Ref. 5.4: 08R2FM]</w:t>
              </w:r>
            </w:ins>
          </w:p>
        </w:tc>
        <w:tc>
          <w:tcPr>
            <w:tcW w:w="6768" w:type="dxa"/>
          </w:tcPr>
          <w:p w14:paraId="10C2482E" w14:textId="77777777" w:rsidR="00174537" w:rsidRPr="0025012F" w:rsidRDefault="00174537" w:rsidP="005C7AB5">
            <w:pPr>
              <w:spacing w:after="240"/>
              <w:rPr>
                <w:ins w:id="1197" w:author="Sell, Jaquelyne Alexis" w:date="2025-06-26T14:59:00Z" w16du:dateUtc="2025-06-26T18:59:00Z"/>
              </w:rPr>
            </w:pPr>
            <w:ins w:id="1198" w:author="Sell, Jaquelyne Alexis" w:date="2025-06-26T14:59:00Z" w16du:dateUtc="2025-06-26T18:59:00Z">
              <w:r w:rsidRPr="0025012F">
                <w:t>SEER*Stat [Internet]. Bethesda (MD): National Cancer Institute (NCI). 2024. 17-yr limited duration prevalence of distant stage cervical cancer, SEER 12; 4 p. Available from: https://seer.cancer.gov/seerstat/analysis.html.</w:t>
              </w:r>
            </w:ins>
          </w:p>
        </w:tc>
      </w:tr>
      <w:tr w:rsidR="00174537" w:rsidRPr="0025012F" w14:paraId="1307795F" w14:textId="77777777" w:rsidTr="00B66E41">
        <w:trPr>
          <w:gridAfter w:val="1"/>
          <w:wAfter w:w="144" w:type="dxa"/>
          <w:cantSplit/>
          <w:ins w:id="1199" w:author="Sell, Jaquelyne Alexis" w:date="2025-06-26T14:59:00Z" w16du:dateUtc="2025-06-26T18:59:00Z"/>
        </w:trPr>
        <w:tc>
          <w:tcPr>
            <w:tcW w:w="2448" w:type="dxa"/>
            <w:gridSpan w:val="2"/>
          </w:tcPr>
          <w:p w14:paraId="2CD31C50" w14:textId="77777777" w:rsidR="00174537" w:rsidRPr="0025012F" w:rsidRDefault="00174537" w:rsidP="005C7AB5">
            <w:pPr>
              <w:spacing w:after="240"/>
              <w:rPr>
                <w:ins w:id="1200" w:author="Sell, Jaquelyne Alexis" w:date="2025-06-26T14:59:00Z" w16du:dateUtc="2025-06-26T18:59:00Z"/>
              </w:rPr>
            </w:pPr>
            <w:ins w:id="1201" w:author="Sell, Jaquelyne Alexis" w:date="2025-06-26T14:59:00Z" w16du:dateUtc="2025-06-26T18:59:00Z">
              <w:r w:rsidRPr="0025012F">
                <w:t>[Ref. 5.4: 08R2FS]</w:t>
              </w:r>
            </w:ins>
          </w:p>
        </w:tc>
        <w:tc>
          <w:tcPr>
            <w:tcW w:w="6768" w:type="dxa"/>
          </w:tcPr>
          <w:p w14:paraId="39F1F9C3" w14:textId="77777777" w:rsidR="00174537" w:rsidRPr="0025012F" w:rsidRDefault="00174537" w:rsidP="005C7AB5">
            <w:pPr>
              <w:spacing w:after="240"/>
              <w:rPr>
                <w:ins w:id="1202" w:author="Sell, Jaquelyne Alexis" w:date="2025-06-26T14:59:00Z" w16du:dateUtc="2025-06-26T18:59:00Z"/>
              </w:rPr>
            </w:pPr>
            <w:ins w:id="1203" w:author="Sell, Jaquelyne Alexis" w:date="2025-06-26T14:59:00Z" w16du:dateUtc="2025-06-26T18:59:00Z">
              <w:r w:rsidRPr="0025012F">
                <w:t>SEER*Stat [Internet]. Bethesda (MD): National Cancer Institute (NCI). 2024. 29-year limited duration prevalence of cervical cancer in 2021 by age and race, SEER 12; 4 p. Available from: https://seer.cancer.gov/seerstat/analysis.html.</w:t>
              </w:r>
            </w:ins>
          </w:p>
        </w:tc>
      </w:tr>
      <w:tr w:rsidR="00174537" w:rsidRPr="0025012F" w14:paraId="1DCCFB46" w14:textId="77777777" w:rsidTr="00B66E41">
        <w:trPr>
          <w:gridAfter w:val="1"/>
          <w:wAfter w:w="144" w:type="dxa"/>
          <w:cantSplit/>
          <w:ins w:id="1204" w:author="Sell, Jaquelyne Alexis" w:date="2025-06-26T14:59:00Z" w16du:dateUtc="2025-06-26T18:59:00Z"/>
        </w:trPr>
        <w:tc>
          <w:tcPr>
            <w:tcW w:w="2448" w:type="dxa"/>
            <w:gridSpan w:val="2"/>
          </w:tcPr>
          <w:p w14:paraId="20C7E896" w14:textId="77777777" w:rsidR="00174537" w:rsidRPr="0025012F" w:rsidRDefault="00174537" w:rsidP="005C7AB5">
            <w:pPr>
              <w:spacing w:after="240"/>
              <w:rPr>
                <w:ins w:id="1205" w:author="Sell, Jaquelyne Alexis" w:date="2025-06-26T14:59:00Z" w16du:dateUtc="2025-06-26T18:59:00Z"/>
              </w:rPr>
            </w:pPr>
            <w:ins w:id="1206" w:author="Sell, Jaquelyne Alexis" w:date="2025-06-26T14:59:00Z" w16du:dateUtc="2025-06-26T18:59:00Z">
              <w:r w:rsidRPr="0025012F">
                <w:t>[Ref. 5.4: 08R2G4]</w:t>
              </w:r>
            </w:ins>
          </w:p>
        </w:tc>
        <w:tc>
          <w:tcPr>
            <w:tcW w:w="6768" w:type="dxa"/>
          </w:tcPr>
          <w:p w14:paraId="30328960" w14:textId="77777777" w:rsidR="00174537" w:rsidRPr="0025012F" w:rsidRDefault="00174537" w:rsidP="005C7AB5">
            <w:pPr>
              <w:spacing w:after="240"/>
              <w:rPr>
                <w:ins w:id="1207" w:author="Sell, Jaquelyne Alexis" w:date="2025-06-26T14:59:00Z" w16du:dateUtc="2025-06-26T18:59:00Z"/>
              </w:rPr>
            </w:pPr>
            <w:ins w:id="1208" w:author="Sell, Jaquelyne Alexis" w:date="2025-06-26T14:59:00Z" w16du:dateUtc="2025-06-26T18:59:00Z">
              <w:r w:rsidRPr="0025012F">
                <w:t>SEER*Stat [Internet]. Bethesda (MD): National Cancer Institute (NCI). 2024. Age-adjusted incidence of cervical cancer, 2017-2021, SEER 17; 3 p. Available from: https://seer.cancer.gov/seerstat/analysis.html.</w:t>
              </w:r>
            </w:ins>
          </w:p>
        </w:tc>
      </w:tr>
      <w:tr w:rsidR="00174537" w:rsidRPr="0025012F" w14:paraId="76B74ABC" w14:textId="77777777" w:rsidTr="00B66E41">
        <w:trPr>
          <w:gridAfter w:val="1"/>
          <w:wAfter w:w="144" w:type="dxa"/>
          <w:cantSplit/>
          <w:ins w:id="1209" w:author="Sell, Jaquelyne Alexis" w:date="2025-06-26T14:59:00Z" w16du:dateUtc="2025-06-26T18:59:00Z"/>
        </w:trPr>
        <w:tc>
          <w:tcPr>
            <w:tcW w:w="2448" w:type="dxa"/>
            <w:gridSpan w:val="2"/>
          </w:tcPr>
          <w:p w14:paraId="5BD06646" w14:textId="77777777" w:rsidR="00174537" w:rsidRPr="0025012F" w:rsidRDefault="00174537" w:rsidP="005C7AB5">
            <w:pPr>
              <w:spacing w:after="240"/>
              <w:rPr>
                <w:ins w:id="1210" w:author="Sell, Jaquelyne Alexis" w:date="2025-06-26T14:59:00Z" w16du:dateUtc="2025-06-26T18:59:00Z"/>
              </w:rPr>
            </w:pPr>
            <w:ins w:id="1211" w:author="Sell, Jaquelyne Alexis" w:date="2025-06-26T14:59:00Z" w16du:dateUtc="2025-06-26T18:59:00Z">
              <w:r w:rsidRPr="0025012F">
                <w:t>[Ref. 5.4: 08R2GX]</w:t>
              </w:r>
            </w:ins>
          </w:p>
        </w:tc>
        <w:tc>
          <w:tcPr>
            <w:tcW w:w="6768" w:type="dxa"/>
          </w:tcPr>
          <w:p w14:paraId="64F06DF5" w14:textId="77777777" w:rsidR="00174537" w:rsidRPr="0025012F" w:rsidRDefault="00174537" w:rsidP="005C7AB5">
            <w:pPr>
              <w:spacing w:after="240"/>
              <w:rPr>
                <w:ins w:id="1212" w:author="Sell, Jaquelyne Alexis" w:date="2025-06-26T14:59:00Z" w16du:dateUtc="2025-06-26T18:59:00Z"/>
              </w:rPr>
            </w:pPr>
            <w:ins w:id="1213" w:author="Sell, Jaquelyne Alexis" w:date="2025-06-26T14:59:00Z" w16du:dateUtc="2025-06-26T18:59:00Z">
              <w:r w:rsidRPr="0025012F">
                <w:t>SEER*Stat [Internet]. Bethesda (MD): National Cancer Institute (NCI). 2024. Age-adjusted incidence of stage IV cervical cancer, 2017-2021, SEER 17; 3 p. Available from: https://seer.cancer.gov/seerstat/analysis.html.</w:t>
              </w:r>
            </w:ins>
          </w:p>
        </w:tc>
      </w:tr>
      <w:tr w:rsidR="00174537" w:rsidRPr="0025012F" w14:paraId="055A35C8" w14:textId="77777777" w:rsidTr="00B66E41">
        <w:trPr>
          <w:gridAfter w:val="1"/>
          <w:wAfter w:w="144" w:type="dxa"/>
          <w:cantSplit/>
          <w:ins w:id="1214" w:author="Sell, Jaquelyne Alexis" w:date="2025-06-26T14:59:00Z" w16du:dateUtc="2025-06-26T18:59:00Z"/>
        </w:trPr>
        <w:tc>
          <w:tcPr>
            <w:tcW w:w="2448" w:type="dxa"/>
            <w:gridSpan w:val="2"/>
          </w:tcPr>
          <w:p w14:paraId="70BAFC5D" w14:textId="77777777" w:rsidR="00174537" w:rsidRPr="0025012F" w:rsidRDefault="00174537" w:rsidP="005C7AB5">
            <w:pPr>
              <w:spacing w:after="240"/>
              <w:rPr>
                <w:ins w:id="1215" w:author="Sell, Jaquelyne Alexis" w:date="2025-06-26T14:59:00Z" w16du:dateUtc="2025-06-26T18:59:00Z"/>
              </w:rPr>
            </w:pPr>
            <w:ins w:id="1216" w:author="Sell, Jaquelyne Alexis" w:date="2025-06-26T14:59:00Z" w16du:dateUtc="2025-06-26T18:59:00Z">
              <w:r w:rsidRPr="0025012F">
                <w:t>[Ref. 5.4: 08R2H8]</w:t>
              </w:r>
            </w:ins>
          </w:p>
        </w:tc>
        <w:tc>
          <w:tcPr>
            <w:tcW w:w="6768" w:type="dxa"/>
          </w:tcPr>
          <w:p w14:paraId="5070758B" w14:textId="77777777" w:rsidR="00174537" w:rsidRPr="0025012F" w:rsidRDefault="00174537" w:rsidP="005C7AB5">
            <w:pPr>
              <w:spacing w:after="240"/>
              <w:rPr>
                <w:ins w:id="1217" w:author="Sell, Jaquelyne Alexis" w:date="2025-06-26T14:59:00Z" w16du:dateUtc="2025-06-26T18:59:00Z"/>
              </w:rPr>
            </w:pPr>
            <w:ins w:id="1218" w:author="Sell, Jaquelyne Alexis" w:date="2025-06-26T14:59:00Z" w16du:dateUtc="2025-06-26T18:59:00Z">
              <w:r w:rsidRPr="0025012F">
                <w:t>SEER*Stat [Internet]. Bethesda (MD): National Cancer Institute (NCI). 2024. Age-specific17-yr limited duration prevalence of distant stage cervical cancer, SEER 12; 4 p. Available from: https://seer.cancer.gov/seerstat/analysis.html.</w:t>
              </w:r>
            </w:ins>
          </w:p>
        </w:tc>
      </w:tr>
      <w:tr w:rsidR="00174537" w:rsidRPr="0025012F" w14:paraId="0D7049CC" w14:textId="77777777" w:rsidTr="00B66E41">
        <w:trPr>
          <w:gridAfter w:val="1"/>
          <w:wAfter w:w="144" w:type="dxa"/>
          <w:cantSplit/>
          <w:ins w:id="1219" w:author="Sell, Jaquelyne Alexis" w:date="2025-06-26T14:59:00Z" w16du:dateUtc="2025-06-26T18:59:00Z"/>
        </w:trPr>
        <w:tc>
          <w:tcPr>
            <w:tcW w:w="2448" w:type="dxa"/>
            <w:gridSpan w:val="2"/>
          </w:tcPr>
          <w:p w14:paraId="70CDFCCA" w14:textId="77777777" w:rsidR="00174537" w:rsidRPr="0025012F" w:rsidRDefault="00174537" w:rsidP="005C7AB5">
            <w:pPr>
              <w:spacing w:after="240"/>
              <w:rPr>
                <w:ins w:id="1220" w:author="Sell, Jaquelyne Alexis" w:date="2025-06-26T14:59:00Z" w16du:dateUtc="2025-06-26T18:59:00Z"/>
              </w:rPr>
            </w:pPr>
            <w:ins w:id="1221" w:author="Sell, Jaquelyne Alexis" w:date="2025-06-26T14:59:00Z" w16du:dateUtc="2025-06-26T18:59:00Z">
              <w:r w:rsidRPr="0025012F">
                <w:t>[Ref. 5.4: 08R2HG]</w:t>
              </w:r>
            </w:ins>
          </w:p>
        </w:tc>
        <w:tc>
          <w:tcPr>
            <w:tcW w:w="6768" w:type="dxa"/>
          </w:tcPr>
          <w:p w14:paraId="2967C7FF" w14:textId="77777777" w:rsidR="00174537" w:rsidRPr="0025012F" w:rsidRDefault="00174537" w:rsidP="005C7AB5">
            <w:pPr>
              <w:spacing w:after="240"/>
              <w:rPr>
                <w:ins w:id="1222" w:author="Sell, Jaquelyne Alexis" w:date="2025-06-26T14:59:00Z" w16du:dateUtc="2025-06-26T18:59:00Z"/>
              </w:rPr>
            </w:pPr>
            <w:ins w:id="1223" w:author="Sell, Jaquelyne Alexis" w:date="2025-06-26T14:59:00Z" w16du:dateUtc="2025-06-26T18:59:00Z">
              <w:r w:rsidRPr="0025012F">
                <w:t>SEER*Stat [Internet]. Bethesda (MD): National Cancer Institute (NCI). 2024. Age-specific 29-yr limited duration prevalence of cervical cancer, SEER 12; 4 p. Available from: https://seer.cancer.gov/seerstat/analysis.html.</w:t>
              </w:r>
            </w:ins>
          </w:p>
        </w:tc>
      </w:tr>
      <w:tr w:rsidR="00174537" w:rsidRPr="0025012F" w14:paraId="740A6521" w14:textId="77777777" w:rsidTr="00B66E41">
        <w:trPr>
          <w:gridAfter w:val="1"/>
          <w:wAfter w:w="144" w:type="dxa"/>
          <w:cantSplit/>
          <w:ins w:id="1224" w:author="Sell, Jaquelyne Alexis" w:date="2025-06-26T14:59:00Z" w16du:dateUtc="2025-06-26T18:59:00Z"/>
        </w:trPr>
        <w:tc>
          <w:tcPr>
            <w:tcW w:w="2448" w:type="dxa"/>
            <w:gridSpan w:val="2"/>
          </w:tcPr>
          <w:p w14:paraId="27CBC784" w14:textId="77777777" w:rsidR="00174537" w:rsidRPr="0025012F" w:rsidRDefault="00174537" w:rsidP="005C7AB5">
            <w:pPr>
              <w:spacing w:after="240"/>
              <w:rPr>
                <w:ins w:id="1225" w:author="Sell, Jaquelyne Alexis" w:date="2025-06-26T14:59:00Z" w16du:dateUtc="2025-06-26T18:59:00Z"/>
              </w:rPr>
            </w:pPr>
            <w:ins w:id="1226" w:author="Sell, Jaquelyne Alexis" w:date="2025-06-26T14:59:00Z" w16du:dateUtc="2025-06-26T18:59:00Z">
              <w:r w:rsidRPr="0025012F">
                <w:t>[Ref. 5.4: 08R2HP]</w:t>
              </w:r>
            </w:ins>
          </w:p>
        </w:tc>
        <w:tc>
          <w:tcPr>
            <w:tcW w:w="6768" w:type="dxa"/>
          </w:tcPr>
          <w:p w14:paraId="4FB1D377" w14:textId="77777777" w:rsidR="00174537" w:rsidRPr="0025012F" w:rsidRDefault="00174537" w:rsidP="005C7AB5">
            <w:pPr>
              <w:spacing w:after="240"/>
              <w:rPr>
                <w:ins w:id="1227" w:author="Sell, Jaquelyne Alexis" w:date="2025-06-26T14:59:00Z" w16du:dateUtc="2025-06-26T18:59:00Z"/>
              </w:rPr>
            </w:pPr>
            <w:ins w:id="1228" w:author="Sell, Jaquelyne Alexis" w:date="2025-06-26T14:59:00Z" w16du:dateUtc="2025-06-26T18:59:00Z">
              <w:r w:rsidRPr="0025012F">
                <w:t>SEER*Stat [Internet]. Bethesda (MD): National Cancer Institute (NCI). 2024. Age-specific incidence of stage IV cervical cancer, 2017-2021, SEER 17; 4 p. Available from: https://seer.cancer.gov/seerstat/analysis.html.</w:t>
              </w:r>
            </w:ins>
          </w:p>
        </w:tc>
      </w:tr>
      <w:tr w:rsidR="00174537" w:rsidRPr="0025012F" w14:paraId="0D62D295" w14:textId="77777777" w:rsidTr="00B66E41">
        <w:trPr>
          <w:gridAfter w:val="1"/>
          <w:wAfter w:w="144" w:type="dxa"/>
          <w:cantSplit/>
          <w:ins w:id="1229" w:author="Sell, Jaquelyne Alexis" w:date="2025-06-26T14:59:00Z" w16du:dateUtc="2025-06-26T18:59:00Z"/>
        </w:trPr>
        <w:tc>
          <w:tcPr>
            <w:tcW w:w="2448" w:type="dxa"/>
            <w:gridSpan w:val="2"/>
          </w:tcPr>
          <w:p w14:paraId="4DD68837" w14:textId="77777777" w:rsidR="00174537" w:rsidRPr="0025012F" w:rsidRDefault="00174537" w:rsidP="005C7AB5">
            <w:pPr>
              <w:spacing w:after="240"/>
              <w:rPr>
                <w:ins w:id="1230" w:author="Sell, Jaquelyne Alexis" w:date="2025-06-26T14:59:00Z" w16du:dateUtc="2025-06-26T18:59:00Z"/>
              </w:rPr>
            </w:pPr>
            <w:ins w:id="1231" w:author="Sell, Jaquelyne Alexis" w:date="2025-06-26T14:59:00Z" w16du:dateUtc="2025-06-26T18:59:00Z">
              <w:r w:rsidRPr="0025012F">
                <w:t>[Ref. 5.4: 08R2HQ]</w:t>
              </w:r>
            </w:ins>
          </w:p>
        </w:tc>
        <w:tc>
          <w:tcPr>
            <w:tcW w:w="6768" w:type="dxa"/>
          </w:tcPr>
          <w:p w14:paraId="3A348F1B" w14:textId="77777777" w:rsidR="00174537" w:rsidRPr="0025012F" w:rsidRDefault="00174537" w:rsidP="005C7AB5">
            <w:pPr>
              <w:spacing w:after="240"/>
              <w:rPr>
                <w:ins w:id="1232" w:author="Sell, Jaquelyne Alexis" w:date="2025-06-26T14:59:00Z" w16du:dateUtc="2025-06-26T18:59:00Z"/>
              </w:rPr>
            </w:pPr>
            <w:ins w:id="1233" w:author="Sell, Jaquelyne Alexis" w:date="2025-06-26T14:59:00Z" w16du:dateUtc="2025-06-26T18:59:00Z">
              <w:r w:rsidRPr="0025012F">
                <w:t>SEER*Stat [Internet]. Bethesda (MD): National Cancer Institute (NCI). 2024. Age-specific incidence of cervical cancer, 2017-2021, SEER 17; 4 p. Available from: https://seer.cancer.gov/seerstat/analysis.html.</w:t>
              </w:r>
            </w:ins>
          </w:p>
        </w:tc>
      </w:tr>
      <w:tr w:rsidR="00174537" w:rsidRPr="0025012F" w14:paraId="2009C66C" w14:textId="77777777" w:rsidTr="00B66E41">
        <w:trPr>
          <w:gridAfter w:val="1"/>
          <w:wAfter w:w="144" w:type="dxa"/>
          <w:cantSplit/>
          <w:ins w:id="1234" w:author="Sell, Jaquelyne Alexis" w:date="2025-06-26T14:59:00Z" w16du:dateUtc="2025-06-26T18:59:00Z"/>
        </w:trPr>
        <w:tc>
          <w:tcPr>
            <w:tcW w:w="2448" w:type="dxa"/>
            <w:gridSpan w:val="2"/>
          </w:tcPr>
          <w:p w14:paraId="23355474" w14:textId="77777777" w:rsidR="00174537" w:rsidRPr="0025012F" w:rsidRDefault="00174537" w:rsidP="005C7AB5">
            <w:pPr>
              <w:spacing w:after="240"/>
              <w:rPr>
                <w:ins w:id="1235" w:author="Sell, Jaquelyne Alexis" w:date="2025-06-26T14:59:00Z" w16du:dateUtc="2025-06-26T18:59:00Z"/>
              </w:rPr>
            </w:pPr>
            <w:ins w:id="1236" w:author="Sell, Jaquelyne Alexis" w:date="2025-06-26T14:59:00Z" w16du:dateUtc="2025-06-26T18:59:00Z">
              <w:r w:rsidRPr="0025012F">
                <w:t>[Ref. 5.4: 08R578]</w:t>
              </w:r>
            </w:ins>
          </w:p>
        </w:tc>
        <w:tc>
          <w:tcPr>
            <w:tcW w:w="6768" w:type="dxa"/>
          </w:tcPr>
          <w:p w14:paraId="4FF5B411" w14:textId="77777777" w:rsidR="00174537" w:rsidRPr="0025012F" w:rsidRDefault="00174537" w:rsidP="005C7AB5">
            <w:pPr>
              <w:spacing w:after="240"/>
              <w:rPr>
                <w:ins w:id="1237" w:author="Sell, Jaquelyne Alexis" w:date="2025-06-26T14:59:00Z" w16du:dateUtc="2025-06-26T18:59:00Z"/>
              </w:rPr>
            </w:pPr>
            <w:ins w:id="1238" w:author="Sell, Jaquelyne Alexis" w:date="2025-06-26T14:59:00Z" w16du:dateUtc="2025-06-26T18:59:00Z">
              <w:r w:rsidRPr="0025012F">
                <w:t>United States Census Bureau. International database (IDB): population estimates and projections for 227 countries and equivalent areas, plus 16,919 subnational areas. Suitland (MD): United States Census Bureau (USCB); 2025. 2 p. Available from: https://www.census.gov/data-tools/demo/idb/#/dashboard?dashboard_page=country&amp;COUNTRY_YR_ANIM=2025.</w:t>
              </w:r>
            </w:ins>
          </w:p>
        </w:tc>
      </w:tr>
      <w:tr w:rsidR="00174537" w:rsidRPr="0025012F" w14:paraId="2F2E43F2" w14:textId="77777777" w:rsidTr="00B66E41">
        <w:trPr>
          <w:gridAfter w:val="1"/>
          <w:wAfter w:w="144" w:type="dxa"/>
          <w:cantSplit/>
          <w:ins w:id="1239" w:author="Sell, Jaquelyne Alexis" w:date="2025-06-26T14:59:00Z" w16du:dateUtc="2025-06-26T18:59:00Z"/>
        </w:trPr>
        <w:tc>
          <w:tcPr>
            <w:tcW w:w="2448" w:type="dxa"/>
            <w:gridSpan w:val="2"/>
          </w:tcPr>
          <w:p w14:paraId="320DD355" w14:textId="77777777" w:rsidR="00174537" w:rsidRPr="0025012F" w:rsidRDefault="00174537" w:rsidP="005C7AB5">
            <w:pPr>
              <w:spacing w:after="240"/>
              <w:rPr>
                <w:ins w:id="1240" w:author="Sell, Jaquelyne Alexis" w:date="2025-06-26T14:59:00Z" w16du:dateUtc="2025-06-26T18:59:00Z"/>
              </w:rPr>
            </w:pPr>
            <w:ins w:id="1241" w:author="Sell, Jaquelyne Alexis" w:date="2025-06-26T14:59:00Z" w16du:dateUtc="2025-06-26T18:59:00Z">
              <w:r w:rsidRPr="0025012F">
                <w:lastRenderedPageBreak/>
                <w:t>[Ref. 5.4: 08RQXS]</w:t>
              </w:r>
            </w:ins>
          </w:p>
        </w:tc>
        <w:tc>
          <w:tcPr>
            <w:tcW w:w="6768" w:type="dxa"/>
          </w:tcPr>
          <w:p w14:paraId="57714343" w14:textId="77777777" w:rsidR="00174537" w:rsidRPr="0025012F" w:rsidRDefault="00174537" w:rsidP="005C7AB5">
            <w:pPr>
              <w:spacing w:after="240"/>
              <w:rPr>
                <w:ins w:id="1242" w:author="Sell, Jaquelyne Alexis" w:date="2025-06-26T14:59:00Z" w16du:dateUtc="2025-06-26T18:59:00Z"/>
              </w:rPr>
            </w:pPr>
            <w:ins w:id="1243" w:author="Sell, Jaquelyne Alexis" w:date="2025-06-26T14:59:00Z" w16du:dateUtc="2025-06-26T18:59:00Z">
              <w:r w:rsidRPr="0025012F">
                <w:t xml:space="preserve">Fitch KC, Nguyen CGT, Vasquez Guzman CE, Holmes RS, </w:t>
              </w:r>
              <w:proofErr w:type="spellStart"/>
              <w:r w:rsidRPr="0025012F">
                <w:t>Bruegl</w:t>
              </w:r>
              <w:proofErr w:type="spellEnd"/>
              <w:r w:rsidRPr="0025012F">
                <w:t xml:space="preserve"> AS. Persistent cervical cancer disparities among American Indian/Alaska Native women: a systematic scoping review exploring the state of the science in this population. Cancer Causes Control. </w:t>
              </w:r>
              <w:proofErr w:type="gramStart"/>
              <w:r w:rsidRPr="0025012F">
                <w:t>2024;35:193</w:t>
              </w:r>
              <w:proofErr w:type="gramEnd"/>
              <w:r w:rsidRPr="0025012F">
                <w:t>-201.</w:t>
              </w:r>
            </w:ins>
          </w:p>
        </w:tc>
      </w:tr>
      <w:tr w:rsidR="00174537" w:rsidRPr="0025012F" w14:paraId="511AFB39" w14:textId="77777777" w:rsidTr="00B66E41">
        <w:trPr>
          <w:gridAfter w:val="1"/>
          <w:wAfter w:w="144" w:type="dxa"/>
          <w:cantSplit/>
          <w:ins w:id="1244" w:author="Sell, Jaquelyne Alexis" w:date="2025-06-26T14:59:00Z" w16du:dateUtc="2025-06-26T18:59:00Z"/>
        </w:trPr>
        <w:tc>
          <w:tcPr>
            <w:tcW w:w="2448" w:type="dxa"/>
            <w:gridSpan w:val="2"/>
          </w:tcPr>
          <w:p w14:paraId="1CF17641" w14:textId="77777777" w:rsidR="00174537" w:rsidRPr="0025012F" w:rsidRDefault="00174537" w:rsidP="005C7AB5">
            <w:pPr>
              <w:spacing w:after="240"/>
              <w:rPr>
                <w:ins w:id="1245" w:author="Sell, Jaquelyne Alexis" w:date="2025-06-26T14:59:00Z" w16du:dateUtc="2025-06-26T18:59:00Z"/>
              </w:rPr>
            </w:pPr>
            <w:ins w:id="1246" w:author="Sell, Jaquelyne Alexis" w:date="2025-06-26T14:59:00Z" w16du:dateUtc="2025-06-26T18:59:00Z">
              <w:r w:rsidRPr="0025012F">
                <w:t>[Ref. 5.4: 08RQXV]</w:t>
              </w:r>
            </w:ins>
          </w:p>
        </w:tc>
        <w:tc>
          <w:tcPr>
            <w:tcW w:w="6768" w:type="dxa"/>
          </w:tcPr>
          <w:p w14:paraId="76525F32" w14:textId="77777777" w:rsidR="00174537" w:rsidRPr="0025012F" w:rsidRDefault="00174537" w:rsidP="005C7AB5">
            <w:pPr>
              <w:spacing w:after="240"/>
              <w:rPr>
                <w:ins w:id="1247" w:author="Sell, Jaquelyne Alexis" w:date="2025-06-26T14:59:00Z" w16du:dateUtc="2025-06-26T18:59:00Z"/>
              </w:rPr>
            </w:pPr>
            <w:ins w:id="1248" w:author="Sell, Jaquelyne Alexis" w:date="2025-06-26T14:59:00Z" w16du:dateUtc="2025-06-26T18:59:00Z">
              <w:r w:rsidRPr="0025012F">
                <w:t xml:space="preserve">Ho FDV, </w:t>
              </w:r>
              <w:proofErr w:type="spellStart"/>
              <w:r w:rsidRPr="0025012F">
                <w:t>Thaploo</w:t>
              </w:r>
              <w:proofErr w:type="spellEnd"/>
              <w:r w:rsidRPr="0025012F">
                <w:t xml:space="preserve"> A, Wang K, Narayan A, Alberto IRI, Ong EP, et al. Cervical cancer disparities in stage at presentation for disaggregated Asian Americans, Native Hawaiians, and Pacific Islanders. </w:t>
              </w:r>
              <w:proofErr w:type="gramStart"/>
              <w:r w:rsidRPr="0025012F">
                <w:t>Am</w:t>
              </w:r>
              <w:proofErr w:type="gramEnd"/>
              <w:r w:rsidRPr="0025012F">
                <w:t xml:space="preserve"> J </w:t>
              </w:r>
              <w:proofErr w:type="spellStart"/>
              <w:r w:rsidRPr="0025012F">
                <w:t>Obstet</w:t>
              </w:r>
              <w:proofErr w:type="spellEnd"/>
              <w:r w:rsidRPr="0025012F">
                <w:t xml:space="preserve"> Gynecol. In </w:t>
              </w:r>
              <w:proofErr w:type="gramStart"/>
              <w:r w:rsidRPr="0025012F">
                <w:t>press</w:t>
              </w:r>
              <w:proofErr w:type="gramEnd"/>
              <w:r w:rsidRPr="0025012F">
                <w:t xml:space="preserve"> 2024.</w:t>
              </w:r>
            </w:ins>
          </w:p>
        </w:tc>
      </w:tr>
      <w:tr w:rsidR="00174537" w:rsidRPr="0025012F" w14:paraId="6D146BB3" w14:textId="77777777" w:rsidTr="00B66E41">
        <w:trPr>
          <w:gridAfter w:val="1"/>
          <w:wAfter w:w="144" w:type="dxa"/>
          <w:cantSplit/>
          <w:ins w:id="1249" w:author="Sell, Jaquelyne Alexis" w:date="2025-06-26T14:59:00Z" w16du:dateUtc="2025-06-26T18:59:00Z"/>
        </w:trPr>
        <w:tc>
          <w:tcPr>
            <w:tcW w:w="2448" w:type="dxa"/>
            <w:gridSpan w:val="2"/>
          </w:tcPr>
          <w:p w14:paraId="13248F81" w14:textId="77777777" w:rsidR="00174537" w:rsidRPr="0025012F" w:rsidRDefault="00174537" w:rsidP="005C7AB5">
            <w:pPr>
              <w:spacing w:after="240"/>
              <w:rPr>
                <w:ins w:id="1250" w:author="Sell, Jaquelyne Alexis" w:date="2025-06-26T14:59:00Z" w16du:dateUtc="2025-06-26T18:59:00Z"/>
              </w:rPr>
            </w:pPr>
            <w:ins w:id="1251" w:author="Sell, Jaquelyne Alexis" w:date="2025-06-26T14:59:00Z" w16du:dateUtc="2025-06-26T18:59:00Z">
              <w:r w:rsidRPr="0025012F">
                <w:t>[Ref. 5.4: 08RRNG]</w:t>
              </w:r>
            </w:ins>
          </w:p>
        </w:tc>
        <w:tc>
          <w:tcPr>
            <w:tcW w:w="6768" w:type="dxa"/>
          </w:tcPr>
          <w:p w14:paraId="7CA1FA83" w14:textId="77777777" w:rsidR="00174537" w:rsidRPr="0025012F" w:rsidRDefault="00174537" w:rsidP="005C7AB5">
            <w:pPr>
              <w:spacing w:after="240"/>
              <w:rPr>
                <w:ins w:id="1252" w:author="Sell, Jaquelyne Alexis" w:date="2025-06-26T14:59:00Z" w16du:dateUtc="2025-06-26T18:59:00Z"/>
              </w:rPr>
            </w:pPr>
            <w:ins w:id="1253" w:author="Sell, Jaquelyne Alexis" w:date="2025-06-26T14:59:00Z" w16du:dateUtc="2025-06-26T18:59:00Z">
              <w:r w:rsidRPr="0025012F">
                <w:t xml:space="preserve">Fowler JR, Maani EV, Dunton CJ, </w:t>
              </w:r>
              <w:proofErr w:type="spellStart"/>
              <w:r w:rsidRPr="0025012F">
                <w:t>Gasalberti</w:t>
              </w:r>
              <w:proofErr w:type="spellEnd"/>
              <w:r w:rsidRPr="0025012F">
                <w:t xml:space="preserve"> DP, Jack BW, Miller JL. Cervical cancer (Nursing) [Internet]. Treasure Island (FL): </w:t>
              </w:r>
              <w:proofErr w:type="spellStart"/>
              <w:r w:rsidRPr="0025012F">
                <w:t>StatPearls</w:t>
              </w:r>
              <w:proofErr w:type="spellEnd"/>
              <w:r w:rsidRPr="0025012F">
                <w:t xml:space="preserve"> Publishing; 2024 Jan [cited 2025 Jan 27]. 14 p. Available from: https://www.ncbi.nlm.nih.gov/books/NBK570551/.</w:t>
              </w:r>
            </w:ins>
          </w:p>
        </w:tc>
      </w:tr>
      <w:tr w:rsidR="00174537" w:rsidRPr="0025012F" w14:paraId="70728A6D" w14:textId="77777777" w:rsidTr="00B66E41">
        <w:trPr>
          <w:gridAfter w:val="1"/>
          <w:wAfter w:w="144" w:type="dxa"/>
          <w:cantSplit/>
          <w:ins w:id="1254" w:author="Sell, Jaquelyne Alexis" w:date="2025-06-26T14:59:00Z" w16du:dateUtc="2025-06-26T18:59:00Z"/>
        </w:trPr>
        <w:tc>
          <w:tcPr>
            <w:tcW w:w="2448" w:type="dxa"/>
            <w:gridSpan w:val="2"/>
          </w:tcPr>
          <w:p w14:paraId="43749276" w14:textId="77777777" w:rsidR="00174537" w:rsidRPr="0025012F" w:rsidRDefault="00174537" w:rsidP="005C7AB5">
            <w:pPr>
              <w:spacing w:after="240"/>
              <w:rPr>
                <w:ins w:id="1255" w:author="Sell, Jaquelyne Alexis" w:date="2025-06-26T14:59:00Z" w16du:dateUtc="2025-06-26T18:59:00Z"/>
              </w:rPr>
            </w:pPr>
            <w:ins w:id="1256" w:author="Sell, Jaquelyne Alexis" w:date="2025-06-26T14:59:00Z" w16du:dateUtc="2025-06-26T18:59:00Z">
              <w:r w:rsidRPr="0025012F">
                <w:t>[Ref. 5.4: 08RRNL]</w:t>
              </w:r>
            </w:ins>
          </w:p>
        </w:tc>
        <w:tc>
          <w:tcPr>
            <w:tcW w:w="6768" w:type="dxa"/>
          </w:tcPr>
          <w:p w14:paraId="6A238A03" w14:textId="77777777" w:rsidR="00174537" w:rsidRPr="0025012F" w:rsidRDefault="00174537" w:rsidP="005C7AB5">
            <w:pPr>
              <w:spacing w:after="240"/>
              <w:rPr>
                <w:ins w:id="1257" w:author="Sell, Jaquelyne Alexis" w:date="2025-06-26T14:59:00Z" w16du:dateUtc="2025-06-26T18:59:00Z"/>
              </w:rPr>
            </w:pPr>
            <w:ins w:id="1258" w:author="Sell, Jaquelyne Alexis" w:date="2025-06-26T14:59:00Z" w16du:dateUtc="2025-06-26T18:59:00Z">
              <w:r w:rsidRPr="0025012F">
                <w:t xml:space="preserve">Castellano T, </w:t>
              </w:r>
              <w:proofErr w:type="spellStart"/>
              <w:r w:rsidRPr="0025012F">
                <w:t>ElHabr</w:t>
              </w:r>
              <w:proofErr w:type="spellEnd"/>
              <w:r w:rsidRPr="0025012F">
                <w:t xml:space="preserve"> AK, Washington C, Ting J, Zhang YJ, Musa F, et al. Health disparities in cervical cancer: estimating geographic variations of disease burden and association with key socioeconomic and demographic factors in the US. </w:t>
              </w:r>
              <w:proofErr w:type="spellStart"/>
              <w:r w:rsidRPr="0025012F">
                <w:t>PLoS</w:t>
              </w:r>
              <w:proofErr w:type="spellEnd"/>
              <w:r w:rsidRPr="0025012F">
                <w:t xml:space="preserve"> One. 2024 Jul 18;19(7</w:t>
              </w:r>
              <w:proofErr w:type="gramStart"/>
              <w:r w:rsidRPr="0025012F">
                <w:t>):e</w:t>
              </w:r>
              <w:proofErr w:type="gramEnd"/>
              <w:r w:rsidRPr="0025012F">
                <w:t>0307282.</w:t>
              </w:r>
            </w:ins>
          </w:p>
        </w:tc>
      </w:tr>
      <w:tr w:rsidR="00174537" w:rsidRPr="0025012F" w14:paraId="3FA7309C" w14:textId="77777777" w:rsidTr="00B66E41">
        <w:trPr>
          <w:gridAfter w:val="1"/>
          <w:wAfter w:w="144" w:type="dxa"/>
          <w:cantSplit/>
          <w:ins w:id="1259" w:author="Sell, Jaquelyne Alexis" w:date="2025-06-26T14:59:00Z" w16du:dateUtc="2025-06-26T18:59:00Z"/>
        </w:trPr>
        <w:tc>
          <w:tcPr>
            <w:tcW w:w="2448" w:type="dxa"/>
            <w:gridSpan w:val="2"/>
          </w:tcPr>
          <w:p w14:paraId="753562AB" w14:textId="77777777" w:rsidR="00174537" w:rsidRPr="0025012F" w:rsidRDefault="00174537" w:rsidP="005C7AB5">
            <w:pPr>
              <w:spacing w:after="240"/>
              <w:rPr>
                <w:ins w:id="1260" w:author="Sell, Jaquelyne Alexis" w:date="2025-06-26T14:59:00Z" w16du:dateUtc="2025-06-26T18:59:00Z"/>
              </w:rPr>
            </w:pPr>
            <w:ins w:id="1261" w:author="Sell, Jaquelyne Alexis" w:date="2025-06-26T14:59:00Z" w16du:dateUtc="2025-06-26T18:59:00Z">
              <w:r w:rsidRPr="0025012F">
                <w:t>[Ref. 5.4: 08RRNM]</w:t>
              </w:r>
            </w:ins>
          </w:p>
        </w:tc>
        <w:tc>
          <w:tcPr>
            <w:tcW w:w="6768" w:type="dxa"/>
          </w:tcPr>
          <w:p w14:paraId="1C1729B1" w14:textId="77777777" w:rsidR="00174537" w:rsidRPr="0025012F" w:rsidRDefault="00174537" w:rsidP="005C7AB5">
            <w:pPr>
              <w:spacing w:after="240"/>
              <w:rPr>
                <w:ins w:id="1262" w:author="Sell, Jaquelyne Alexis" w:date="2025-06-26T14:59:00Z" w16du:dateUtc="2025-06-26T18:59:00Z"/>
              </w:rPr>
            </w:pPr>
            <w:ins w:id="1263" w:author="Sell, Jaquelyne Alexis" w:date="2025-06-26T14:59:00Z" w16du:dateUtc="2025-06-26T18:59:00Z">
              <w:r w:rsidRPr="0025012F">
                <w:t xml:space="preserve">Chen JJ, Sarkar IN, Hsu E, Dizon DS. An intersectional approach to cervical cancer screening disparities by race/ethnicity and immigrant status. J </w:t>
              </w:r>
              <w:proofErr w:type="spellStart"/>
              <w:r w:rsidRPr="0025012F">
                <w:t>Womens</w:t>
              </w:r>
              <w:proofErr w:type="spellEnd"/>
              <w:r w:rsidRPr="0025012F">
                <w:t xml:space="preserve"> Health. In </w:t>
              </w:r>
              <w:proofErr w:type="gramStart"/>
              <w:r w:rsidRPr="0025012F">
                <w:t>press</w:t>
              </w:r>
              <w:proofErr w:type="gramEnd"/>
              <w:r w:rsidRPr="0025012F">
                <w:t xml:space="preserve"> 2024.</w:t>
              </w:r>
            </w:ins>
          </w:p>
        </w:tc>
      </w:tr>
      <w:tr w:rsidR="00174537" w:rsidRPr="0025012F" w14:paraId="6773DDBE" w14:textId="77777777" w:rsidTr="00B66E41">
        <w:trPr>
          <w:gridAfter w:val="1"/>
          <w:wAfter w:w="144" w:type="dxa"/>
          <w:cantSplit/>
          <w:ins w:id="1264" w:author="Sell, Jaquelyne Alexis" w:date="2025-06-26T14:59:00Z" w16du:dateUtc="2025-06-26T18:59:00Z"/>
        </w:trPr>
        <w:tc>
          <w:tcPr>
            <w:tcW w:w="2448" w:type="dxa"/>
            <w:gridSpan w:val="2"/>
          </w:tcPr>
          <w:p w14:paraId="0C00AB30" w14:textId="77777777" w:rsidR="00174537" w:rsidRPr="0025012F" w:rsidRDefault="00174537" w:rsidP="005C7AB5">
            <w:pPr>
              <w:spacing w:after="240"/>
              <w:rPr>
                <w:ins w:id="1265" w:author="Sell, Jaquelyne Alexis" w:date="2025-06-26T14:59:00Z" w16du:dateUtc="2025-06-26T18:59:00Z"/>
              </w:rPr>
            </w:pPr>
            <w:ins w:id="1266" w:author="Sell, Jaquelyne Alexis" w:date="2025-06-26T14:59:00Z" w16du:dateUtc="2025-06-26T18:59:00Z">
              <w:r w:rsidRPr="0025012F">
                <w:t>[Ref. 5.4: 08RRNQ]</w:t>
              </w:r>
            </w:ins>
          </w:p>
        </w:tc>
        <w:tc>
          <w:tcPr>
            <w:tcW w:w="6768" w:type="dxa"/>
          </w:tcPr>
          <w:p w14:paraId="10B4141A" w14:textId="77777777" w:rsidR="00174537" w:rsidRPr="0025012F" w:rsidRDefault="00174537" w:rsidP="005C7AB5">
            <w:pPr>
              <w:spacing w:after="240"/>
              <w:rPr>
                <w:ins w:id="1267" w:author="Sell, Jaquelyne Alexis" w:date="2025-06-26T14:59:00Z" w16du:dateUtc="2025-06-26T18:59:00Z"/>
              </w:rPr>
            </w:pPr>
            <w:ins w:id="1268" w:author="Sell, Jaquelyne Alexis" w:date="2025-06-26T14:59:00Z" w16du:dateUtc="2025-06-26T18:59:00Z">
              <w:r w:rsidRPr="0025012F">
                <w:t xml:space="preserve">Lepe M. Disparities in cervical cancer screening in the United States. Cancer </w:t>
              </w:r>
              <w:proofErr w:type="spellStart"/>
              <w:r w:rsidRPr="0025012F">
                <w:t>Cytopathol</w:t>
              </w:r>
              <w:proofErr w:type="spellEnd"/>
              <w:r w:rsidRPr="0025012F">
                <w:t>. 2024;132(4):205-8.</w:t>
              </w:r>
            </w:ins>
          </w:p>
        </w:tc>
      </w:tr>
      <w:tr w:rsidR="00174537" w:rsidRPr="0025012F" w14:paraId="2AD45E71" w14:textId="77777777" w:rsidTr="00B66E41">
        <w:trPr>
          <w:gridAfter w:val="1"/>
          <w:wAfter w:w="144" w:type="dxa"/>
          <w:cantSplit/>
          <w:ins w:id="1269" w:author="Sell, Jaquelyne Alexis" w:date="2025-06-26T14:59:00Z" w16du:dateUtc="2025-06-26T18:59:00Z"/>
        </w:trPr>
        <w:tc>
          <w:tcPr>
            <w:tcW w:w="2448" w:type="dxa"/>
            <w:gridSpan w:val="2"/>
          </w:tcPr>
          <w:p w14:paraId="630EB9FB" w14:textId="77777777" w:rsidR="00174537" w:rsidRPr="0025012F" w:rsidRDefault="00174537" w:rsidP="005C7AB5">
            <w:pPr>
              <w:spacing w:after="240"/>
              <w:rPr>
                <w:ins w:id="1270" w:author="Sell, Jaquelyne Alexis" w:date="2025-06-26T14:59:00Z" w16du:dateUtc="2025-06-26T18:59:00Z"/>
              </w:rPr>
            </w:pPr>
            <w:ins w:id="1271" w:author="Sell, Jaquelyne Alexis" w:date="2025-06-26T14:59:00Z" w16du:dateUtc="2025-06-26T18:59:00Z">
              <w:r w:rsidRPr="0025012F">
                <w:t>[Ref. 5.4: 08RRNV]</w:t>
              </w:r>
            </w:ins>
          </w:p>
        </w:tc>
        <w:tc>
          <w:tcPr>
            <w:tcW w:w="6768" w:type="dxa"/>
          </w:tcPr>
          <w:p w14:paraId="4701CAF8" w14:textId="77777777" w:rsidR="00174537" w:rsidRPr="0025012F" w:rsidRDefault="00174537" w:rsidP="005C7AB5">
            <w:pPr>
              <w:spacing w:after="240"/>
              <w:rPr>
                <w:ins w:id="1272" w:author="Sell, Jaquelyne Alexis" w:date="2025-06-26T14:59:00Z" w16du:dateUtc="2025-06-26T18:59:00Z"/>
              </w:rPr>
            </w:pPr>
            <w:ins w:id="1273" w:author="Sell, Jaquelyne Alexis" w:date="2025-06-26T14:59:00Z" w16du:dateUtc="2025-06-26T18:59:00Z">
              <w:r w:rsidRPr="0025012F">
                <w:t xml:space="preserve">Peitzmeier SM, Agenor M, Bernstein IM, McDowell M, </w:t>
              </w:r>
              <w:proofErr w:type="spellStart"/>
              <w:r w:rsidRPr="0025012F">
                <w:t>Alizaga</w:t>
              </w:r>
              <w:proofErr w:type="spellEnd"/>
              <w:r w:rsidRPr="0025012F">
                <w:t xml:space="preserve"> NM, Reisner SL, et al. "It Can Promote an Existential Crisis": factors influencing pap test acceptability and utilization among transmasculine individuals. Qual Health Res. 2017 Dec;27(14):2138-49.</w:t>
              </w:r>
            </w:ins>
          </w:p>
        </w:tc>
      </w:tr>
      <w:tr w:rsidR="00174537" w:rsidRPr="0025012F" w14:paraId="0A239CFF" w14:textId="77777777" w:rsidTr="00B66E41">
        <w:trPr>
          <w:gridAfter w:val="1"/>
          <w:wAfter w:w="144" w:type="dxa"/>
          <w:cantSplit/>
          <w:ins w:id="1274" w:author="Sell, Jaquelyne Alexis" w:date="2025-06-26T14:59:00Z" w16du:dateUtc="2025-06-26T18:59:00Z"/>
        </w:trPr>
        <w:tc>
          <w:tcPr>
            <w:tcW w:w="2448" w:type="dxa"/>
            <w:gridSpan w:val="2"/>
          </w:tcPr>
          <w:p w14:paraId="3037E06E" w14:textId="77777777" w:rsidR="00174537" w:rsidRPr="0025012F" w:rsidRDefault="00174537" w:rsidP="005C7AB5">
            <w:pPr>
              <w:spacing w:after="240"/>
              <w:rPr>
                <w:ins w:id="1275" w:author="Sell, Jaquelyne Alexis" w:date="2025-06-26T14:59:00Z" w16du:dateUtc="2025-06-26T18:59:00Z"/>
              </w:rPr>
            </w:pPr>
            <w:ins w:id="1276" w:author="Sell, Jaquelyne Alexis" w:date="2025-06-26T14:59:00Z" w16du:dateUtc="2025-06-26T18:59:00Z">
              <w:r w:rsidRPr="0025012F">
                <w:t>[Ref. 5.4: 08RRQ9]</w:t>
              </w:r>
            </w:ins>
          </w:p>
        </w:tc>
        <w:tc>
          <w:tcPr>
            <w:tcW w:w="6768" w:type="dxa"/>
          </w:tcPr>
          <w:p w14:paraId="6AA9AB75" w14:textId="77777777" w:rsidR="00174537" w:rsidRPr="0025012F" w:rsidRDefault="00174537" w:rsidP="005C7AB5">
            <w:pPr>
              <w:spacing w:after="240"/>
              <w:rPr>
                <w:ins w:id="1277" w:author="Sell, Jaquelyne Alexis" w:date="2025-06-26T14:59:00Z" w16du:dateUtc="2025-06-26T18:59:00Z"/>
              </w:rPr>
            </w:pPr>
            <w:ins w:id="1278" w:author="Sell, Jaquelyne Alexis" w:date="2025-06-26T14:59:00Z" w16du:dateUtc="2025-06-26T18:59:00Z">
              <w:r w:rsidRPr="0025012F">
                <w:t xml:space="preserve">Buck DiSilvestro J, Ulmer KK, Hedges M, </w:t>
              </w:r>
              <w:proofErr w:type="spellStart"/>
              <w:r w:rsidRPr="0025012F">
                <w:t>Kardonsky</w:t>
              </w:r>
              <w:proofErr w:type="spellEnd"/>
              <w:r w:rsidRPr="0025012F">
                <w:t xml:space="preserve"> K, </w:t>
              </w:r>
              <w:proofErr w:type="spellStart"/>
              <w:r w:rsidRPr="0025012F">
                <w:t>Bruegl</w:t>
              </w:r>
              <w:proofErr w:type="spellEnd"/>
              <w:r w:rsidRPr="0025012F">
                <w:t xml:space="preserve"> AS. Cervical cancer: preventable deaths among </w:t>
              </w:r>
              <w:proofErr w:type="spellStart"/>
              <w:r w:rsidRPr="0025012F">
                <w:t>american</w:t>
              </w:r>
              <w:proofErr w:type="spellEnd"/>
              <w:r w:rsidRPr="0025012F">
                <w:t xml:space="preserve"> </w:t>
              </w:r>
              <w:proofErr w:type="spellStart"/>
              <w:r w:rsidRPr="0025012F">
                <w:t>indian</w:t>
              </w:r>
              <w:proofErr w:type="spellEnd"/>
              <w:r w:rsidRPr="0025012F">
                <w:t>/</w:t>
              </w:r>
              <w:proofErr w:type="spellStart"/>
              <w:r w:rsidRPr="0025012F">
                <w:t>alaska</w:t>
              </w:r>
              <w:proofErr w:type="spellEnd"/>
              <w:r w:rsidRPr="0025012F">
                <w:t xml:space="preserve"> native communities. </w:t>
              </w:r>
              <w:proofErr w:type="spellStart"/>
              <w:r w:rsidRPr="0025012F">
                <w:t>Obstet</w:t>
              </w:r>
              <w:proofErr w:type="spellEnd"/>
              <w:r w:rsidRPr="0025012F">
                <w:t xml:space="preserve"> </w:t>
              </w:r>
              <w:proofErr w:type="spellStart"/>
              <w:r w:rsidRPr="0025012F">
                <w:t>Gynecol</w:t>
              </w:r>
              <w:proofErr w:type="spellEnd"/>
              <w:r w:rsidRPr="0025012F">
                <w:t xml:space="preserve"> Clin North Am. 2024 Mar;51(1):125-41.</w:t>
              </w:r>
            </w:ins>
          </w:p>
        </w:tc>
      </w:tr>
      <w:tr w:rsidR="00174537" w:rsidRPr="0025012F" w14:paraId="42731D24" w14:textId="77777777" w:rsidTr="00B66E41">
        <w:trPr>
          <w:gridAfter w:val="1"/>
          <w:wAfter w:w="144" w:type="dxa"/>
          <w:cantSplit/>
          <w:ins w:id="1279" w:author="Sell, Jaquelyne Alexis" w:date="2025-06-26T14:59:00Z" w16du:dateUtc="2025-06-26T18:59:00Z"/>
        </w:trPr>
        <w:tc>
          <w:tcPr>
            <w:tcW w:w="2448" w:type="dxa"/>
            <w:gridSpan w:val="2"/>
          </w:tcPr>
          <w:p w14:paraId="134A8EEC" w14:textId="77777777" w:rsidR="00174537" w:rsidRPr="0025012F" w:rsidRDefault="00174537" w:rsidP="005C7AB5">
            <w:pPr>
              <w:spacing w:after="240"/>
              <w:rPr>
                <w:ins w:id="1280" w:author="Sell, Jaquelyne Alexis" w:date="2025-06-26T14:59:00Z" w16du:dateUtc="2025-06-26T18:59:00Z"/>
              </w:rPr>
            </w:pPr>
            <w:ins w:id="1281" w:author="Sell, Jaquelyne Alexis" w:date="2025-06-26T14:59:00Z" w16du:dateUtc="2025-06-26T18:59:00Z">
              <w:r w:rsidRPr="0025012F">
                <w:t>[Ref. 5.4: 08RRQK]</w:t>
              </w:r>
            </w:ins>
          </w:p>
        </w:tc>
        <w:tc>
          <w:tcPr>
            <w:tcW w:w="6768" w:type="dxa"/>
          </w:tcPr>
          <w:p w14:paraId="2E59B4A0" w14:textId="77777777" w:rsidR="00174537" w:rsidRPr="0025012F" w:rsidRDefault="00174537" w:rsidP="005C7AB5">
            <w:pPr>
              <w:spacing w:after="240"/>
              <w:rPr>
                <w:ins w:id="1282" w:author="Sell, Jaquelyne Alexis" w:date="2025-06-26T14:59:00Z" w16du:dateUtc="2025-06-26T18:59:00Z"/>
              </w:rPr>
            </w:pPr>
            <w:ins w:id="1283" w:author="Sell, Jaquelyne Alexis" w:date="2025-06-26T14:59:00Z" w16du:dateUtc="2025-06-26T18:59:00Z">
              <w:r w:rsidRPr="0025012F">
                <w:t xml:space="preserve">Orji AF and Roess AA. Assessing disparities in cervical cancer screening with Pap test by disability types. J Cancer Educ. </w:t>
              </w:r>
              <w:proofErr w:type="gramStart"/>
              <w:r w:rsidRPr="0025012F">
                <w:t>2024;39:39</w:t>
              </w:r>
              <w:proofErr w:type="gramEnd"/>
              <w:r w:rsidRPr="0025012F">
                <w:t>-49.</w:t>
              </w:r>
            </w:ins>
          </w:p>
        </w:tc>
      </w:tr>
      <w:tr w:rsidR="00174537" w:rsidRPr="0025012F" w14:paraId="3E0322D6" w14:textId="77777777" w:rsidTr="00B66E41">
        <w:trPr>
          <w:gridAfter w:val="1"/>
          <w:wAfter w:w="144" w:type="dxa"/>
          <w:cantSplit/>
          <w:ins w:id="1284" w:author="Sell, Jaquelyne Alexis" w:date="2025-06-26T14:59:00Z" w16du:dateUtc="2025-06-26T18:59:00Z"/>
        </w:trPr>
        <w:tc>
          <w:tcPr>
            <w:tcW w:w="2448" w:type="dxa"/>
            <w:gridSpan w:val="2"/>
          </w:tcPr>
          <w:p w14:paraId="5531BEB3" w14:textId="77777777" w:rsidR="00174537" w:rsidRPr="0025012F" w:rsidRDefault="00174537" w:rsidP="005C7AB5">
            <w:pPr>
              <w:spacing w:after="240"/>
              <w:rPr>
                <w:ins w:id="1285" w:author="Sell, Jaquelyne Alexis" w:date="2025-06-26T14:59:00Z" w16du:dateUtc="2025-06-26T18:59:00Z"/>
              </w:rPr>
            </w:pPr>
            <w:ins w:id="1286" w:author="Sell, Jaquelyne Alexis" w:date="2025-06-26T14:59:00Z" w16du:dateUtc="2025-06-26T18:59:00Z">
              <w:r w:rsidRPr="0025012F">
                <w:lastRenderedPageBreak/>
                <w:t>[Ref. 5.4: 08RS8L]</w:t>
              </w:r>
            </w:ins>
          </w:p>
        </w:tc>
        <w:tc>
          <w:tcPr>
            <w:tcW w:w="6768" w:type="dxa"/>
          </w:tcPr>
          <w:p w14:paraId="706DC3F3" w14:textId="77777777" w:rsidR="00174537" w:rsidRPr="0025012F" w:rsidRDefault="00174537" w:rsidP="005C7AB5">
            <w:pPr>
              <w:spacing w:after="240"/>
              <w:rPr>
                <w:ins w:id="1287" w:author="Sell, Jaquelyne Alexis" w:date="2025-06-26T14:59:00Z" w16du:dateUtc="2025-06-26T18:59:00Z"/>
              </w:rPr>
            </w:pPr>
            <w:ins w:id="1288" w:author="Sell, Jaquelyne Alexis" w:date="2025-06-26T14:59:00Z" w16du:dateUtc="2025-06-26T18:59:00Z">
              <w:r w:rsidRPr="0025012F">
                <w:t xml:space="preserve">Khadraoui W, Meade CE, Backes FJ, Felix AS. Racial and ethnic disparities in clinical trial enrollment among women with gynecologic cancer. JAMA </w:t>
              </w:r>
              <w:proofErr w:type="spellStart"/>
              <w:r w:rsidRPr="0025012F">
                <w:t>Netw</w:t>
              </w:r>
              <w:proofErr w:type="spellEnd"/>
              <w:r w:rsidRPr="0025012F">
                <w:t xml:space="preserve"> Open. 2023 Dec 7;6(12</w:t>
              </w:r>
              <w:proofErr w:type="gramStart"/>
              <w:r w:rsidRPr="0025012F">
                <w:t>):e</w:t>
              </w:r>
              <w:proofErr w:type="gramEnd"/>
              <w:r w:rsidRPr="0025012F">
                <w:t>2346494.</w:t>
              </w:r>
            </w:ins>
          </w:p>
        </w:tc>
      </w:tr>
      <w:tr w:rsidR="00174537" w:rsidRPr="0025012F" w14:paraId="6B674BDA" w14:textId="77777777" w:rsidTr="00B66E41">
        <w:trPr>
          <w:gridAfter w:val="1"/>
          <w:wAfter w:w="144" w:type="dxa"/>
          <w:cantSplit/>
          <w:ins w:id="1289" w:author="Sell, Jaquelyne Alexis" w:date="2025-06-26T14:59:00Z" w16du:dateUtc="2025-06-26T18:59:00Z"/>
        </w:trPr>
        <w:tc>
          <w:tcPr>
            <w:tcW w:w="2448" w:type="dxa"/>
            <w:gridSpan w:val="2"/>
          </w:tcPr>
          <w:p w14:paraId="195C3267" w14:textId="77777777" w:rsidR="00174537" w:rsidRPr="0025012F" w:rsidRDefault="00174537" w:rsidP="005C7AB5">
            <w:pPr>
              <w:spacing w:after="240"/>
              <w:rPr>
                <w:ins w:id="1290" w:author="Sell, Jaquelyne Alexis" w:date="2025-06-26T14:59:00Z" w16du:dateUtc="2025-06-26T18:59:00Z"/>
              </w:rPr>
            </w:pPr>
            <w:ins w:id="1291" w:author="Sell, Jaquelyne Alexis" w:date="2025-06-26T14:59:00Z" w16du:dateUtc="2025-06-26T18:59:00Z">
              <w:r w:rsidRPr="0025012F">
                <w:t>[Ref. 5.4: 08RS8M]</w:t>
              </w:r>
            </w:ins>
          </w:p>
        </w:tc>
        <w:tc>
          <w:tcPr>
            <w:tcW w:w="6768" w:type="dxa"/>
          </w:tcPr>
          <w:p w14:paraId="010657EA" w14:textId="77777777" w:rsidR="00174537" w:rsidRPr="0025012F" w:rsidRDefault="00174537" w:rsidP="005C7AB5">
            <w:pPr>
              <w:spacing w:after="240"/>
              <w:rPr>
                <w:ins w:id="1292" w:author="Sell, Jaquelyne Alexis" w:date="2025-06-26T14:59:00Z" w16du:dateUtc="2025-06-26T18:59:00Z"/>
              </w:rPr>
            </w:pPr>
            <w:ins w:id="1293" w:author="Sell, Jaquelyne Alexis" w:date="2025-06-26T14:59:00Z" w16du:dateUtc="2025-06-26T18:59:00Z">
              <w:r w:rsidRPr="0025012F">
                <w:t xml:space="preserve">Lin E, Sleboda P, Rimel BJ, Chen JT, Hernandez DV, Datta GD. Sexual orientation and gender identity inequities in cervical cancer screening by race and ethnicity. Cancer Causes Control. </w:t>
              </w:r>
              <w:proofErr w:type="gramStart"/>
              <w:r w:rsidRPr="0025012F">
                <w:t>2024;35:133</w:t>
              </w:r>
              <w:proofErr w:type="gramEnd"/>
              <w:r w:rsidRPr="0025012F">
                <w:t>-51.</w:t>
              </w:r>
            </w:ins>
          </w:p>
        </w:tc>
      </w:tr>
      <w:tr w:rsidR="00174537" w:rsidRPr="0025012F" w14:paraId="569F900E" w14:textId="77777777" w:rsidTr="00B66E41">
        <w:trPr>
          <w:gridAfter w:val="1"/>
          <w:wAfter w:w="144" w:type="dxa"/>
          <w:cantSplit/>
          <w:ins w:id="1294" w:author="Sell, Jaquelyne Alexis" w:date="2025-06-26T14:59:00Z" w16du:dateUtc="2025-06-26T18:59:00Z"/>
        </w:trPr>
        <w:tc>
          <w:tcPr>
            <w:tcW w:w="2448" w:type="dxa"/>
            <w:gridSpan w:val="2"/>
          </w:tcPr>
          <w:p w14:paraId="74D5CB9A" w14:textId="77777777" w:rsidR="00174537" w:rsidRPr="0025012F" w:rsidRDefault="00174537" w:rsidP="005C7AB5">
            <w:pPr>
              <w:spacing w:after="240"/>
              <w:rPr>
                <w:ins w:id="1295" w:author="Sell, Jaquelyne Alexis" w:date="2025-06-26T14:59:00Z" w16du:dateUtc="2025-06-26T18:59:00Z"/>
              </w:rPr>
            </w:pPr>
            <w:ins w:id="1296" w:author="Sell, Jaquelyne Alexis" w:date="2025-06-26T14:59:00Z" w16du:dateUtc="2025-06-26T18:59:00Z">
              <w:r w:rsidRPr="0025012F">
                <w:t>[Ref. 5.4: 08RS8N]</w:t>
              </w:r>
            </w:ins>
          </w:p>
        </w:tc>
        <w:tc>
          <w:tcPr>
            <w:tcW w:w="6768" w:type="dxa"/>
          </w:tcPr>
          <w:p w14:paraId="48F0BD6B" w14:textId="77777777" w:rsidR="00174537" w:rsidRPr="0025012F" w:rsidRDefault="00174537" w:rsidP="005C7AB5">
            <w:pPr>
              <w:spacing w:after="240"/>
              <w:rPr>
                <w:ins w:id="1297" w:author="Sell, Jaquelyne Alexis" w:date="2025-06-26T14:59:00Z" w16du:dateUtc="2025-06-26T18:59:00Z"/>
              </w:rPr>
            </w:pPr>
            <w:ins w:id="1298" w:author="Sell, Jaquelyne Alexis" w:date="2025-06-26T14:59:00Z" w16du:dateUtc="2025-06-26T18:59:00Z">
              <w:r w:rsidRPr="0025012F">
                <w:t>Moss JL, Pinto CN, Srinivasan S, Cronin KA, Croyle RT. Enduring cancer disparities by persistent poverty, rurality, and race: 1990-1992 to 2014-2018. J Natl Cancer Inst. 2022;114(6):829-36.</w:t>
              </w:r>
            </w:ins>
          </w:p>
        </w:tc>
      </w:tr>
      <w:tr w:rsidR="00174537" w:rsidRPr="0025012F" w14:paraId="1ABD51EB" w14:textId="77777777" w:rsidTr="00B66E41">
        <w:trPr>
          <w:gridAfter w:val="1"/>
          <w:wAfter w:w="144" w:type="dxa"/>
          <w:cantSplit/>
          <w:ins w:id="1299" w:author="Sell, Jaquelyne Alexis" w:date="2025-06-26T14:59:00Z" w16du:dateUtc="2025-06-26T18:59:00Z"/>
        </w:trPr>
        <w:tc>
          <w:tcPr>
            <w:tcW w:w="2448" w:type="dxa"/>
            <w:gridSpan w:val="2"/>
          </w:tcPr>
          <w:p w14:paraId="42664F4A" w14:textId="77777777" w:rsidR="00174537" w:rsidRPr="0025012F" w:rsidRDefault="00174537" w:rsidP="005C7AB5">
            <w:pPr>
              <w:spacing w:after="240"/>
              <w:rPr>
                <w:ins w:id="1300" w:author="Sell, Jaquelyne Alexis" w:date="2025-06-26T14:59:00Z" w16du:dateUtc="2025-06-26T18:59:00Z"/>
              </w:rPr>
            </w:pPr>
            <w:ins w:id="1301" w:author="Sell, Jaquelyne Alexis" w:date="2025-06-26T14:59:00Z" w16du:dateUtc="2025-06-26T18:59:00Z">
              <w:r w:rsidRPr="0025012F">
                <w:t>[Ref. 5.4: 08RS8P]</w:t>
              </w:r>
            </w:ins>
          </w:p>
        </w:tc>
        <w:tc>
          <w:tcPr>
            <w:tcW w:w="6768" w:type="dxa"/>
          </w:tcPr>
          <w:p w14:paraId="69FC9A6E" w14:textId="77777777" w:rsidR="00174537" w:rsidRPr="0025012F" w:rsidRDefault="00174537" w:rsidP="005C7AB5">
            <w:pPr>
              <w:spacing w:after="240"/>
              <w:rPr>
                <w:ins w:id="1302" w:author="Sell, Jaquelyne Alexis" w:date="2025-06-26T14:59:00Z" w16du:dateUtc="2025-06-26T18:59:00Z"/>
              </w:rPr>
            </w:pPr>
            <w:ins w:id="1303" w:author="Sell, Jaquelyne Alexis" w:date="2025-06-26T14:59:00Z" w16du:dateUtc="2025-06-26T18:59:00Z">
              <w:r w:rsidRPr="0025012F">
                <w:t xml:space="preserve">Orji AF, Gimm G, Desai A, Parekh T. The association of cervical cancer screening with disability type among U.S. women (aged 25-64 years). </w:t>
              </w:r>
              <w:proofErr w:type="gramStart"/>
              <w:r w:rsidRPr="0025012F">
                <w:t>Am</w:t>
              </w:r>
              <w:proofErr w:type="gramEnd"/>
              <w:r w:rsidRPr="0025012F">
                <w:t xml:space="preserve"> J Prev Med. 2024 Jan;66(1):83-93.</w:t>
              </w:r>
            </w:ins>
          </w:p>
        </w:tc>
      </w:tr>
      <w:tr w:rsidR="00174537" w:rsidRPr="0025012F" w14:paraId="432D15FA" w14:textId="77777777" w:rsidTr="00B66E41">
        <w:trPr>
          <w:gridAfter w:val="1"/>
          <w:wAfter w:w="144" w:type="dxa"/>
          <w:cantSplit/>
          <w:ins w:id="1304" w:author="Sell, Jaquelyne Alexis" w:date="2025-06-26T14:59:00Z" w16du:dateUtc="2025-06-26T18:59:00Z"/>
        </w:trPr>
        <w:tc>
          <w:tcPr>
            <w:tcW w:w="2448" w:type="dxa"/>
            <w:gridSpan w:val="2"/>
          </w:tcPr>
          <w:p w14:paraId="6BFC63AF" w14:textId="77777777" w:rsidR="00174537" w:rsidRPr="0025012F" w:rsidRDefault="00174537" w:rsidP="005C7AB5">
            <w:pPr>
              <w:spacing w:after="240"/>
              <w:rPr>
                <w:ins w:id="1305" w:author="Sell, Jaquelyne Alexis" w:date="2025-06-26T14:59:00Z" w16du:dateUtc="2025-06-26T18:59:00Z"/>
              </w:rPr>
            </w:pPr>
            <w:ins w:id="1306" w:author="Sell, Jaquelyne Alexis" w:date="2025-06-26T14:59:00Z" w16du:dateUtc="2025-06-26T18:59:00Z">
              <w:r w:rsidRPr="0025012F">
                <w:t>[Ref. 5.4: 08RS8Q]</w:t>
              </w:r>
            </w:ins>
          </w:p>
        </w:tc>
        <w:tc>
          <w:tcPr>
            <w:tcW w:w="6768" w:type="dxa"/>
          </w:tcPr>
          <w:p w14:paraId="4C891D12" w14:textId="77777777" w:rsidR="00174537" w:rsidRPr="0025012F" w:rsidRDefault="00174537" w:rsidP="005C7AB5">
            <w:pPr>
              <w:spacing w:after="240"/>
              <w:rPr>
                <w:ins w:id="1307" w:author="Sell, Jaquelyne Alexis" w:date="2025-06-26T14:59:00Z" w16du:dateUtc="2025-06-26T18:59:00Z"/>
              </w:rPr>
            </w:pPr>
            <w:ins w:id="1308" w:author="Sell, Jaquelyne Alexis" w:date="2025-06-26T14:59:00Z" w16du:dateUtc="2025-06-26T18:59:00Z">
              <w:r w:rsidRPr="0025012F">
                <w:t xml:space="preserve">Amboree TL, </w:t>
              </w:r>
              <w:proofErr w:type="spellStart"/>
              <w:r w:rsidRPr="0025012F">
                <w:t>Damgacioglu</w:t>
              </w:r>
              <w:proofErr w:type="spellEnd"/>
              <w:r w:rsidRPr="0025012F">
                <w:t xml:space="preserve"> H, Sonawane K, Adsul P, Montealegre JR, Deshmukh AA. Recent trends in cervical cancer incidence, stage at diagnosis, and mortality according to county-level income in the United States, 2000-2019. Int J Cancer. 2024;154(9):1549-55.</w:t>
              </w:r>
            </w:ins>
          </w:p>
        </w:tc>
      </w:tr>
      <w:tr w:rsidR="00174537" w:rsidRPr="0025012F" w14:paraId="2417F01E" w14:textId="77777777" w:rsidTr="00B66E41">
        <w:trPr>
          <w:gridAfter w:val="1"/>
          <w:wAfter w:w="144" w:type="dxa"/>
          <w:cantSplit/>
          <w:ins w:id="1309" w:author="Sell, Jaquelyne Alexis" w:date="2025-06-26T14:59:00Z" w16du:dateUtc="2025-06-26T18:59:00Z"/>
        </w:trPr>
        <w:tc>
          <w:tcPr>
            <w:tcW w:w="2448" w:type="dxa"/>
            <w:gridSpan w:val="2"/>
          </w:tcPr>
          <w:p w14:paraId="33B0FAE0" w14:textId="77777777" w:rsidR="00174537" w:rsidRPr="0025012F" w:rsidRDefault="00174537" w:rsidP="005C7AB5">
            <w:pPr>
              <w:spacing w:after="240"/>
              <w:rPr>
                <w:ins w:id="1310" w:author="Sell, Jaquelyne Alexis" w:date="2025-06-26T14:59:00Z" w16du:dateUtc="2025-06-26T18:59:00Z"/>
              </w:rPr>
            </w:pPr>
            <w:ins w:id="1311" w:author="Sell, Jaquelyne Alexis" w:date="2025-06-26T14:59:00Z" w16du:dateUtc="2025-06-26T18:59:00Z">
              <w:r w:rsidRPr="0025012F">
                <w:t>[Ref. 5.4: 08RS8R]</w:t>
              </w:r>
            </w:ins>
          </w:p>
        </w:tc>
        <w:tc>
          <w:tcPr>
            <w:tcW w:w="6768" w:type="dxa"/>
          </w:tcPr>
          <w:p w14:paraId="27954229" w14:textId="77777777" w:rsidR="00174537" w:rsidRPr="0025012F" w:rsidRDefault="00174537" w:rsidP="005C7AB5">
            <w:pPr>
              <w:spacing w:after="240"/>
              <w:rPr>
                <w:ins w:id="1312" w:author="Sell, Jaquelyne Alexis" w:date="2025-06-26T14:59:00Z" w16du:dateUtc="2025-06-26T18:59:00Z"/>
              </w:rPr>
            </w:pPr>
            <w:ins w:id="1313" w:author="Sell, Jaquelyne Alexis" w:date="2025-06-26T14:59:00Z" w16du:dateUtc="2025-06-26T18:59:00Z">
              <w:r w:rsidRPr="0025012F">
                <w:t xml:space="preserve">Hirth J. Disparities in HPV vaccination rates and HPV prevalence in the United States: a review of the literature. Hum </w:t>
              </w:r>
              <w:proofErr w:type="spellStart"/>
              <w:r w:rsidRPr="0025012F">
                <w:t>Vaccin</w:t>
              </w:r>
              <w:proofErr w:type="spellEnd"/>
              <w:r w:rsidRPr="0025012F">
                <w:t xml:space="preserve"> </w:t>
              </w:r>
              <w:proofErr w:type="spellStart"/>
              <w:r w:rsidRPr="0025012F">
                <w:t>Immunother</w:t>
              </w:r>
              <w:proofErr w:type="spellEnd"/>
              <w:r w:rsidRPr="0025012F">
                <w:t>. 2019;15(1):146-55.</w:t>
              </w:r>
            </w:ins>
          </w:p>
        </w:tc>
      </w:tr>
      <w:tr w:rsidR="00174537" w:rsidRPr="0025012F" w14:paraId="1CA3EFF5" w14:textId="77777777" w:rsidTr="00B66E41">
        <w:trPr>
          <w:gridAfter w:val="1"/>
          <w:wAfter w:w="144" w:type="dxa"/>
          <w:cantSplit/>
          <w:ins w:id="1314" w:author="Sell, Jaquelyne Alexis" w:date="2025-06-26T14:59:00Z" w16du:dateUtc="2025-06-26T18:59:00Z"/>
        </w:trPr>
        <w:tc>
          <w:tcPr>
            <w:tcW w:w="2448" w:type="dxa"/>
            <w:gridSpan w:val="2"/>
          </w:tcPr>
          <w:p w14:paraId="456384D7" w14:textId="77777777" w:rsidR="00174537" w:rsidRPr="0025012F" w:rsidRDefault="00174537" w:rsidP="005C7AB5">
            <w:pPr>
              <w:spacing w:after="240"/>
              <w:rPr>
                <w:ins w:id="1315" w:author="Sell, Jaquelyne Alexis" w:date="2025-06-26T14:59:00Z" w16du:dateUtc="2025-06-26T18:59:00Z"/>
              </w:rPr>
            </w:pPr>
            <w:ins w:id="1316" w:author="Sell, Jaquelyne Alexis" w:date="2025-06-26T14:59:00Z" w16du:dateUtc="2025-06-26T18:59:00Z">
              <w:r w:rsidRPr="0025012F">
                <w:t>[Ref. 5.4: 08RS8S]</w:t>
              </w:r>
            </w:ins>
          </w:p>
        </w:tc>
        <w:tc>
          <w:tcPr>
            <w:tcW w:w="6768" w:type="dxa"/>
          </w:tcPr>
          <w:p w14:paraId="15EC130F" w14:textId="77777777" w:rsidR="00174537" w:rsidRPr="0025012F" w:rsidRDefault="00174537" w:rsidP="005C7AB5">
            <w:pPr>
              <w:spacing w:after="240"/>
              <w:rPr>
                <w:ins w:id="1317" w:author="Sell, Jaquelyne Alexis" w:date="2025-06-26T14:59:00Z" w16du:dateUtc="2025-06-26T18:59:00Z"/>
              </w:rPr>
            </w:pPr>
            <w:ins w:id="1318" w:author="Sell, Jaquelyne Alexis" w:date="2025-06-26T14:59:00Z" w16du:dateUtc="2025-06-26T18:59:00Z">
              <w:r w:rsidRPr="0025012F">
                <w:t xml:space="preserve">Islami F, Baeker Bispo J, Lee H, Wiese D, </w:t>
              </w:r>
              <w:proofErr w:type="spellStart"/>
              <w:r w:rsidRPr="0025012F">
                <w:t>Yabroff</w:t>
              </w:r>
              <w:proofErr w:type="spellEnd"/>
              <w:r w:rsidRPr="0025012F">
                <w:t xml:space="preserve"> KR, Bandi P, et al. American Cancer Society's report on the status of cancer disparities in the United States, 2023. CA Cancer J Clin. 2024;74(2):136-6.</w:t>
              </w:r>
            </w:ins>
          </w:p>
        </w:tc>
      </w:tr>
      <w:tr w:rsidR="00174537" w:rsidRPr="0025012F" w14:paraId="6B9CC0D7" w14:textId="77777777" w:rsidTr="00B66E41">
        <w:trPr>
          <w:gridAfter w:val="1"/>
          <w:wAfter w:w="144" w:type="dxa"/>
          <w:cantSplit/>
          <w:ins w:id="1319" w:author="Sell, Jaquelyne Alexis" w:date="2025-06-26T14:59:00Z" w16du:dateUtc="2025-06-26T18:59:00Z"/>
        </w:trPr>
        <w:tc>
          <w:tcPr>
            <w:tcW w:w="2448" w:type="dxa"/>
            <w:gridSpan w:val="2"/>
          </w:tcPr>
          <w:p w14:paraId="583944BF" w14:textId="77777777" w:rsidR="00174537" w:rsidRPr="0025012F" w:rsidRDefault="00174537" w:rsidP="005C7AB5">
            <w:pPr>
              <w:spacing w:after="240"/>
              <w:rPr>
                <w:ins w:id="1320" w:author="Sell, Jaquelyne Alexis" w:date="2025-06-26T14:59:00Z" w16du:dateUtc="2025-06-26T18:59:00Z"/>
              </w:rPr>
            </w:pPr>
            <w:ins w:id="1321" w:author="Sell, Jaquelyne Alexis" w:date="2025-06-26T14:59:00Z" w16du:dateUtc="2025-06-26T18:59:00Z">
              <w:r w:rsidRPr="0025012F">
                <w:t>[Ref. 5.4: 08RSLN]</w:t>
              </w:r>
            </w:ins>
          </w:p>
        </w:tc>
        <w:tc>
          <w:tcPr>
            <w:tcW w:w="6768" w:type="dxa"/>
          </w:tcPr>
          <w:p w14:paraId="280F3CD0" w14:textId="77777777" w:rsidR="00174537" w:rsidRPr="0025012F" w:rsidRDefault="00174537" w:rsidP="005C7AB5">
            <w:pPr>
              <w:spacing w:after="240"/>
              <w:rPr>
                <w:ins w:id="1322" w:author="Sell, Jaquelyne Alexis" w:date="2025-06-26T14:59:00Z" w16du:dateUtc="2025-06-26T18:59:00Z"/>
              </w:rPr>
            </w:pPr>
            <w:proofErr w:type="spellStart"/>
            <w:ins w:id="1323" w:author="Sell, Jaquelyne Alexis" w:date="2025-06-26T14:59:00Z" w16du:dateUtc="2025-06-26T18:59:00Z">
              <w:r w:rsidRPr="0025012F">
                <w:t>Sokale</w:t>
              </w:r>
              <w:proofErr w:type="spellEnd"/>
              <w:r w:rsidRPr="0025012F">
                <w:t xml:space="preserve"> IO, Montealegre JR, </w:t>
              </w:r>
              <w:proofErr w:type="spellStart"/>
              <w:r w:rsidRPr="0025012F">
                <w:t>Oluyomi</w:t>
              </w:r>
              <w:proofErr w:type="spellEnd"/>
              <w:r w:rsidRPr="0025012F">
                <w:t xml:space="preserve"> AO, Thrift AP. Trends and racial/ethnic differences in predictors of cervical cancer screening among US women ages 30-64 years. Cancer Epidemiol Biomarkers Prev. 2023 Jan;32(1):82-90.</w:t>
              </w:r>
            </w:ins>
          </w:p>
        </w:tc>
      </w:tr>
      <w:tr w:rsidR="00174537" w:rsidRPr="0025012F" w14:paraId="06DC6DC0" w14:textId="77777777" w:rsidTr="00B66E41">
        <w:trPr>
          <w:gridAfter w:val="1"/>
          <w:wAfter w:w="144" w:type="dxa"/>
          <w:cantSplit/>
          <w:ins w:id="1324" w:author="Sell, Jaquelyne Alexis" w:date="2025-06-26T14:59:00Z" w16du:dateUtc="2025-06-26T18:59:00Z"/>
        </w:trPr>
        <w:tc>
          <w:tcPr>
            <w:tcW w:w="2448" w:type="dxa"/>
            <w:gridSpan w:val="2"/>
          </w:tcPr>
          <w:p w14:paraId="779EEAAB" w14:textId="77777777" w:rsidR="00174537" w:rsidRPr="0025012F" w:rsidRDefault="00174537" w:rsidP="005C7AB5">
            <w:pPr>
              <w:spacing w:after="240"/>
              <w:rPr>
                <w:ins w:id="1325" w:author="Sell, Jaquelyne Alexis" w:date="2025-06-26T14:59:00Z" w16du:dateUtc="2025-06-26T18:59:00Z"/>
              </w:rPr>
            </w:pPr>
            <w:ins w:id="1326" w:author="Sell, Jaquelyne Alexis" w:date="2025-06-26T14:59:00Z" w16du:dateUtc="2025-06-26T18:59:00Z">
              <w:r w:rsidRPr="0025012F">
                <w:t>[Ref. 5.4: 08RSLQ]</w:t>
              </w:r>
            </w:ins>
          </w:p>
        </w:tc>
        <w:tc>
          <w:tcPr>
            <w:tcW w:w="6768" w:type="dxa"/>
          </w:tcPr>
          <w:p w14:paraId="269D97FC" w14:textId="77777777" w:rsidR="00174537" w:rsidRPr="0025012F" w:rsidRDefault="00174537" w:rsidP="005C7AB5">
            <w:pPr>
              <w:spacing w:after="240"/>
              <w:rPr>
                <w:ins w:id="1327" w:author="Sell, Jaquelyne Alexis" w:date="2025-06-26T14:59:00Z" w16du:dateUtc="2025-06-26T18:59:00Z"/>
              </w:rPr>
            </w:pPr>
            <w:ins w:id="1328" w:author="Sell, Jaquelyne Alexis" w:date="2025-06-26T14:59:00Z" w16du:dateUtc="2025-06-26T18:59:00Z">
              <w:r w:rsidRPr="0025012F">
                <w:t xml:space="preserve">Rincon NL, McDowell KR, Weatherspoon D, </w:t>
              </w:r>
              <w:proofErr w:type="spellStart"/>
              <w:r w:rsidRPr="0025012F">
                <w:t>Ritchwood</w:t>
              </w:r>
              <w:proofErr w:type="spellEnd"/>
              <w:r w:rsidRPr="0025012F">
                <w:t xml:space="preserve"> TD, Rocke DJ, Adjei Boakye E, et al. Racial and ethnic disparities in human papillomavirus (HPV) vaccine uptake among United States adults, aged 27-45 years. Hum </w:t>
              </w:r>
              <w:proofErr w:type="spellStart"/>
              <w:r w:rsidRPr="0025012F">
                <w:t>Vaccin</w:t>
              </w:r>
              <w:proofErr w:type="spellEnd"/>
              <w:r w:rsidRPr="0025012F">
                <w:t xml:space="preserve"> </w:t>
              </w:r>
              <w:proofErr w:type="spellStart"/>
              <w:r w:rsidRPr="0025012F">
                <w:t>Immunother</w:t>
              </w:r>
              <w:proofErr w:type="spellEnd"/>
              <w:r w:rsidRPr="0025012F">
                <w:t>. 2024;20(1):2313249.</w:t>
              </w:r>
            </w:ins>
          </w:p>
        </w:tc>
      </w:tr>
      <w:tr w:rsidR="00174537" w:rsidRPr="0025012F" w14:paraId="3FCD70BE" w14:textId="77777777" w:rsidTr="00B66E41">
        <w:trPr>
          <w:gridAfter w:val="1"/>
          <w:wAfter w:w="144" w:type="dxa"/>
          <w:cantSplit/>
          <w:ins w:id="1329" w:author="Sell, Jaquelyne Alexis" w:date="2025-06-26T14:59:00Z" w16du:dateUtc="2025-06-26T18:59:00Z"/>
        </w:trPr>
        <w:tc>
          <w:tcPr>
            <w:tcW w:w="2448" w:type="dxa"/>
            <w:gridSpan w:val="2"/>
          </w:tcPr>
          <w:p w14:paraId="516B1200" w14:textId="77777777" w:rsidR="00174537" w:rsidRPr="0025012F" w:rsidRDefault="00174537" w:rsidP="005C7AB5">
            <w:pPr>
              <w:spacing w:after="240"/>
              <w:rPr>
                <w:ins w:id="1330" w:author="Sell, Jaquelyne Alexis" w:date="2025-06-26T14:59:00Z" w16du:dateUtc="2025-06-26T18:59:00Z"/>
              </w:rPr>
            </w:pPr>
            <w:ins w:id="1331" w:author="Sell, Jaquelyne Alexis" w:date="2025-06-26T14:59:00Z" w16du:dateUtc="2025-06-26T18:59:00Z">
              <w:r w:rsidRPr="0025012F">
                <w:lastRenderedPageBreak/>
                <w:t>[Ref. 5.4: 08RSLS]</w:t>
              </w:r>
            </w:ins>
          </w:p>
        </w:tc>
        <w:tc>
          <w:tcPr>
            <w:tcW w:w="6768" w:type="dxa"/>
          </w:tcPr>
          <w:p w14:paraId="139E6D22" w14:textId="77777777" w:rsidR="00174537" w:rsidRPr="0025012F" w:rsidRDefault="00174537" w:rsidP="005C7AB5">
            <w:pPr>
              <w:spacing w:after="240"/>
              <w:rPr>
                <w:ins w:id="1332" w:author="Sell, Jaquelyne Alexis" w:date="2025-06-26T14:59:00Z" w16du:dateUtc="2025-06-26T18:59:00Z"/>
              </w:rPr>
            </w:pPr>
            <w:ins w:id="1333" w:author="Sell, Jaquelyne Alexis" w:date="2025-06-26T14:59:00Z" w16du:dateUtc="2025-06-26T18:59:00Z">
              <w:r w:rsidRPr="0025012F">
                <w:t>Sabatino SA, Thompson TD, White MC, Villarroel MA, Shapiro JA, Croswell JM, et al. Up-to-Date breast, cervical, and colorectal cancer screening test use in the United States, 2021. Prev Chronic Dis. 2023 Oct;</w:t>
              </w:r>
              <w:proofErr w:type="gramStart"/>
              <w:r w:rsidRPr="0025012F">
                <w:t>20:E</w:t>
              </w:r>
              <w:proofErr w:type="gramEnd"/>
              <w:r w:rsidRPr="0025012F">
                <w:t>94.</w:t>
              </w:r>
            </w:ins>
          </w:p>
        </w:tc>
      </w:tr>
      <w:tr w:rsidR="00174537" w:rsidRPr="0025012F" w14:paraId="2317A3FC" w14:textId="77777777" w:rsidTr="00B66E41">
        <w:trPr>
          <w:gridAfter w:val="1"/>
          <w:wAfter w:w="144" w:type="dxa"/>
          <w:cantSplit/>
          <w:ins w:id="1334" w:author="Sell, Jaquelyne Alexis" w:date="2025-06-26T14:59:00Z" w16du:dateUtc="2025-06-26T18:59:00Z"/>
        </w:trPr>
        <w:tc>
          <w:tcPr>
            <w:tcW w:w="2448" w:type="dxa"/>
            <w:gridSpan w:val="2"/>
          </w:tcPr>
          <w:p w14:paraId="476AF620" w14:textId="77777777" w:rsidR="00174537" w:rsidRPr="0025012F" w:rsidRDefault="00174537" w:rsidP="005C7AB5">
            <w:pPr>
              <w:spacing w:after="240"/>
              <w:rPr>
                <w:ins w:id="1335" w:author="Sell, Jaquelyne Alexis" w:date="2025-06-26T14:59:00Z" w16du:dateUtc="2025-06-26T18:59:00Z"/>
              </w:rPr>
            </w:pPr>
            <w:ins w:id="1336" w:author="Sell, Jaquelyne Alexis" w:date="2025-06-26T14:59:00Z" w16du:dateUtc="2025-06-26T18:59:00Z">
              <w:r w:rsidRPr="0025012F">
                <w:t>[Ref. 5.4: 08RSLW]</w:t>
              </w:r>
            </w:ins>
          </w:p>
        </w:tc>
        <w:tc>
          <w:tcPr>
            <w:tcW w:w="6768" w:type="dxa"/>
          </w:tcPr>
          <w:p w14:paraId="6D70FFF1" w14:textId="77777777" w:rsidR="00174537" w:rsidRPr="0025012F" w:rsidRDefault="00174537" w:rsidP="005C7AB5">
            <w:pPr>
              <w:spacing w:after="240"/>
              <w:rPr>
                <w:ins w:id="1337" w:author="Sell, Jaquelyne Alexis" w:date="2025-06-26T14:59:00Z" w16du:dateUtc="2025-06-26T18:59:00Z"/>
              </w:rPr>
            </w:pPr>
            <w:ins w:id="1338" w:author="Sell, Jaquelyne Alexis" w:date="2025-06-26T14:59:00Z" w16du:dateUtc="2025-06-26T18:59:00Z">
              <w:r w:rsidRPr="0025012F">
                <w:t xml:space="preserve">Shi KS, Star J, Zhao J, Han X, </w:t>
              </w:r>
              <w:proofErr w:type="spellStart"/>
              <w:r w:rsidRPr="0025012F">
                <w:t>Yabroff</w:t>
              </w:r>
              <w:proofErr w:type="spellEnd"/>
              <w:r w:rsidRPr="0025012F">
                <w:t xml:space="preserve"> R. Association of health insurance coverage disruptions and breast, colorectal, and cervical cancer screening [abstract]. Presented at: 2023 American Society of Clinical Oncology (ASCO) Quality Care Symposium; 2023 Oct 27-28; Boston, MA. J Clin Oncol. 2023;19(11 suppl).</w:t>
              </w:r>
            </w:ins>
          </w:p>
        </w:tc>
      </w:tr>
      <w:tr w:rsidR="00174537" w:rsidRPr="0025012F" w14:paraId="7B1BE365" w14:textId="77777777" w:rsidTr="00B66E41">
        <w:trPr>
          <w:gridAfter w:val="1"/>
          <w:wAfter w:w="144" w:type="dxa"/>
          <w:cantSplit/>
          <w:ins w:id="1339" w:author="Sell, Jaquelyne Alexis" w:date="2025-06-26T14:59:00Z" w16du:dateUtc="2025-06-26T18:59:00Z"/>
        </w:trPr>
        <w:tc>
          <w:tcPr>
            <w:tcW w:w="2448" w:type="dxa"/>
            <w:gridSpan w:val="2"/>
          </w:tcPr>
          <w:p w14:paraId="5CFAAF85" w14:textId="77777777" w:rsidR="00174537" w:rsidRPr="0025012F" w:rsidRDefault="00174537" w:rsidP="005C7AB5">
            <w:pPr>
              <w:spacing w:after="240"/>
              <w:rPr>
                <w:ins w:id="1340" w:author="Sell, Jaquelyne Alexis" w:date="2025-06-26T14:59:00Z" w16du:dateUtc="2025-06-26T18:59:00Z"/>
              </w:rPr>
            </w:pPr>
            <w:ins w:id="1341" w:author="Sell, Jaquelyne Alexis" w:date="2025-06-26T14:59:00Z" w16du:dateUtc="2025-06-26T18:59:00Z">
              <w:r w:rsidRPr="0025012F">
                <w:t>[Ref. 5.4: 08RV8W]</w:t>
              </w:r>
            </w:ins>
          </w:p>
        </w:tc>
        <w:tc>
          <w:tcPr>
            <w:tcW w:w="6768" w:type="dxa"/>
          </w:tcPr>
          <w:p w14:paraId="182C6B45" w14:textId="77777777" w:rsidR="00174537" w:rsidRPr="0025012F" w:rsidRDefault="00174537" w:rsidP="005C7AB5">
            <w:pPr>
              <w:spacing w:after="240"/>
              <w:rPr>
                <w:ins w:id="1342" w:author="Sell, Jaquelyne Alexis" w:date="2025-06-26T14:59:00Z" w16du:dateUtc="2025-06-26T18:59:00Z"/>
              </w:rPr>
            </w:pPr>
            <w:ins w:id="1343" w:author="Sell, Jaquelyne Alexis" w:date="2025-06-26T14:59:00Z" w16du:dateUtc="2025-06-26T18:59:00Z">
              <w:r w:rsidRPr="0025012F">
                <w:t xml:space="preserve">Summey R, Benoit M, </w:t>
              </w:r>
              <w:proofErr w:type="gramStart"/>
              <w:r w:rsidRPr="0025012F">
                <w:t>Williams-Brown</w:t>
              </w:r>
              <w:proofErr w:type="gramEnd"/>
              <w:r w:rsidRPr="0025012F">
                <w:t xml:space="preserve"> MY. Survival differences by race and surgical approach in early-stage operable cervical Cancer. </w:t>
              </w:r>
              <w:proofErr w:type="spellStart"/>
              <w:r w:rsidRPr="0025012F">
                <w:t>Gynecol</w:t>
              </w:r>
              <w:proofErr w:type="spellEnd"/>
              <w:r w:rsidRPr="0025012F">
                <w:t xml:space="preserve"> Oncol. </w:t>
              </w:r>
              <w:proofErr w:type="gramStart"/>
              <w:r w:rsidRPr="0025012F">
                <w:t>2023;179:63</w:t>
              </w:r>
              <w:proofErr w:type="gramEnd"/>
              <w:r w:rsidRPr="0025012F">
                <w:t>-9.</w:t>
              </w:r>
            </w:ins>
          </w:p>
        </w:tc>
      </w:tr>
      <w:tr w:rsidR="00174537" w:rsidRPr="0025012F" w14:paraId="7F4CB2C2" w14:textId="77777777" w:rsidTr="00B66E41">
        <w:trPr>
          <w:gridAfter w:val="1"/>
          <w:wAfter w:w="144" w:type="dxa"/>
          <w:cantSplit/>
          <w:ins w:id="1344" w:author="Sell, Jaquelyne Alexis" w:date="2025-06-26T14:59:00Z" w16du:dateUtc="2025-06-26T18:59:00Z"/>
        </w:trPr>
        <w:tc>
          <w:tcPr>
            <w:tcW w:w="2448" w:type="dxa"/>
            <w:gridSpan w:val="2"/>
          </w:tcPr>
          <w:p w14:paraId="77EF95C5" w14:textId="77777777" w:rsidR="00174537" w:rsidRPr="0025012F" w:rsidRDefault="00174537" w:rsidP="005C7AB5">
            <w:pPr>
              <w:spacing w:after="240"/>
              <w:rPr>
                <w:ins w:id="1345" w:author="Sell, Jaquelyne Alexis" w:date="2025-06-26T14:59:00Z" w16du:dateUtc="2025-06-26T18:59:00Z"/>
              </w:rPr>
            </w:pPr>
            <w:ins w:id="1346" w:author="Sell, Jaquelyne Alexis" w:date="2025-06-26T14:59:00Z" w16du:dateUtc="2025-06-26T18:59:00Z">
              <w:r w:rsidRPr="0025012F">
                <w:t>[Ref. 5.4: 08S05Q]</w:t>
              </w:r>
            </w:ins>
          </w:p>
        </w:tc>
        <w:tc>
          <w:tcPr>
            <w:tcW w:w="6768" w:type="dxa"/>
          </w:tcPr>
          <w:p w14:paraId="3D519EFA" w14:textId="77777777" w:rsidR="00174537" w:rsidRPr="0025012F" w:rsidRDefault="00174537" w:rsidP="005C7AB5">
            <w:pPr>
              <w:spacing w:after="240"/>
              <w:rPr>
                <w:ins w:id="1347" w:author="Sell, Jaquelyne Alexis" w:date="2025-06-26T14:59:00Z" w16du:dateUtc="2025-06-26T18:59:00Z"/>
              </w:rPr>
            </w:pPr>
            <w:ins w:id="1348" w:author="Sell, Jaquelyne Alexis" w:date="2025-06-26T14:59:00Z" w16du:dateUtc="2025-06-26T18:59:00Z">
              <w:r w:rsidRPr="0025012F">
                <w:t xml:space="preserve">Stephens ES, Dema E, McGee-Avila JK, Shiels MS, Kreimer AR, Shing JZ. Human papillomavirus awareness by educational level and by race and ethnicity. JAMA </w:t>
              </w:r>
              <w:proofErr w:type="spellStart"/>
              <w:r w:rsidRPr="0025012F">
                <w:t>Netw</w:t>
              </w:r>
              <w:proofErr w:type="spellEnd"/>
              <w:r w:rsidRPr="0025012F">
                <w:t xml:space="preserve"> Open. 2023 Nov 14;6(11</w:t>
              </w:r>
              <w:proofErr w:type="gramStart"/>
              <w:r w:rsidRPr="0025012F">
                <w:t>):e</w:t>
              </w:r>
              <w:proofErr w:type="gramEnd"/>
              <w:r w:rsidRPr="0025012F">
                <w:t>2343325.</w:t>
              </w:r>
            </w:ins>
          </w:p>
        </w:tc>
      </w:tr>
      <w:tr w:rsidR="00174537" w:rsidRPr="0025012F" w14:paraId="0F314A1A" w14:textId="77777777" w:rsidTr="00B66E41">
        <w:trPr>
          <w:gridAfter w:val="1"/>
          <w:wAfter w:w="144" w:type="dxa"/>
          <w:cantSplit/>
          <w:ins w:id="1349" w:author="Sell, Jaquelyne Alexis" w:date="2025-06-26T14:59:00Z" w16du:dateUtc="2025-06-26T18:59:00Z"/>
        </w:trPr>
        <w:tc>
          <w:tcPr>
            <w:tcW w:w="2448" w:type="dxa"/>
            <w:gridSpan w:val="2"/>
          </w:tcPr>
          <w:p w14:paraId="3C72C9CB" w14:textId="77777777" w:rsidR="00174537" w:rsidRPr="0025012F" w:rsidRDefault="00174537" w:rsidP="005C7AB5">
            <w:pPr>
              <w:spacing w:after="240"/>
              <w:rPr>
                <w:ins w:id="1350" w:author="Sell, Jaquelyne Alexis" w:date="2025-06-26T14:59:00Z" w16du:dateUtc="2025-06-26T18:59:00Z"/>
              </w:rPr>
            </w:pPr>
            <w:ins w:id="1351" w:author="Sell, Jaquelyne Alexis" w:date="2025-06-26T14:59:00Z" w16du:dateUtc="2025-06-26T18:59:00Z">
              <w:r w:rsidRPr="0025012F">
                <w:t>[Ref. 5.4: 08S063]</w:t>
              </w:r>
            </w:ins>
          </w:p>
        </w:tc>
        <w:tc>
          <w:tcPr>
            <w:tcW w:w="6768" w:type="dxa"/>
          </w:tcPr>
          <w:p w14:paraId="1AB43A67" w14:textId="77777777" w:rsidR="00174537" w:rsidRPr="0025012F" w:rsidRDefault="00174537" w:rsidP="005C7AB5">
            <w:pPr>
              <w:spacing w:after="240"/>
              <w:rPr>
                <w:ins w:id="1352" w:author="Sell, Jaquelyne Alexis" w:date="2025-06-26T14:59:00Z" w16du:dateUtc="2025-06-26T18:59:00Z"/>
              </w:rPr>
            </w:pPr>
            <w:ins w:id="1353" w:author="Sell, Jaquelyne Alexis" w:date="2025-06-26T14:59:00Z" w16du:dateUtc="2025-06-26T18:59:00Z">
              <w:r w:rsidRPr="0025012F">
                <w:t xml:space="preserve">Le D, Kim HJ, Wen KY, </w:t>
              </w:r>
              <w:proofErr w:type="spellStart"/>
              <w:r w:rsidRPr="0025012F">
                <w:t>Juon</w:t>
              </w:r>
              <w:proofErr w:type="spellEnd"/>
              <w:r w:rsidRPr="0025012F">
                <w:t xml:space="preserve"> HS. Disparities in awareness of the HPV vaccine and HPV-associated cancers among racial/ethnic minority populations: 2018 HINTS [manuscript]. </w:t>
              </w:r>
              <w:proofErr w:type="spellStart"/>
              <w:r w:rsidRPr="0025012F">
                <w:t>Ethn</w:t>
              </w:r>
              <w:proofErr w:type="spellEnd"/>
              <w:r w:rsidRPr="0025012F">
                <w:t xml:space="preserve"> Health. 2023. 17p.</w:t>
              </w:r>
            </w:ins>
          </w:p>
        </w:tc>
      </w:tr>
      <w:tr w:rsidR="00174537" w:rsidRPr="0025012F" w14:paraId="0D91D576" w14:textId="77777777" w:rsidTr="00B66E41">
        <w:trPr>
          <w:gridAfter w:val="1"/>
          <w:wAfter w:w="144" w:type="dxa"/>
          <w:cantSplit/>
          <w:ins w:id="1354" w:author="Sell, Jaquelyne Alexis" w:date="2025-06-26T14:59:00Z" w16du:dateUtc="2025-06-26T18:59:00Z"/>
        </w:trPr>
        <w:tc>
          <w:tcPr>
            <w:tcW w:w="2448" w:type="dxa"/>
            <w:gridSpan w:val="2"/>
          </w:tcPr>
          <w:p w14:paraId="70F48243" w14:textId="77777777" w:rsidR="00174537" w:rsidRPr="0025012F" w:rsidRDefault="00174537" w:rsidP="005C7AB5">
            <w:pPr>
              <w:spacing w:after="240"/>
              <w:rPr>
                <w:ins w:id="1355" w:author="Sell, Jaquelyne Alexis" w:date="2025-06-26T14:59:00Z" w16du:dateUtc="2025-06-26T18:59:00Z"/>
              </w:rPr>
            </w:pPr>
            <w:ins w:id="1356" w:author="Sell, Jaquelyne Alexis" w:date="2025-06-26T14:59:00Z" w16du:dateUtc="2025-06-26T18:59:00Z">
              <w:r w:rsidRPr="0025012F">
                <w:t>[Ref. 5.4: 08S7BQ]</w:t>
              </w:r>
            </w:ins>
          </w:p>
        </w:tc>
        <w:tc>
          <w:tcPr>
            <w:tcW w:w="6768" w:type="dxa"/>
          </w:tcPr>
          <w:p w14:paraId="6F3634BB" w14:textId="77777777" w:rsidR="00174537" w:rsidRPr="0025012F" w:rsidRDefault="00174537" w:rsidP="005C7AB5">
            <w:pPr>
              <w:spacing w:after="240"/>
              <w:rPr>
                <w:ins w:id="1357" w:author="Sell, Jaquelyne Alexis" w:date="2025-06-26T14:59:00Z" w16du:dateUtc="2025-06-26T18:59:00Z"/>
              </w:rPr>
            </w:pPr>
            <w:ins w:id="1358" w:author="Sell, Jaquelyne Alexis" w:date="2025-06-26T14:59:00Z" w16du:dateUtc="2025-06-26T18:59:00Z">
              <w:r w:rsidRPr="0025012F">
                <w:t>Catalan Institute of Oncology/International Agency for Research on Cancer. United States of America: human papillomavirus and related cancers, fact sheet 2023. Barcelona (Spain): Catalan Institute of Oncology (ICO)/International Agency for Research on Cancer (IARC) Information Centre on HPV and Cancer; 2023 Mar 10. 2 p.</w:t>
              </w:r>
            </w:ins>
          </w:p>
        </w:tc>
      </w:tr>
      <w:tr w:rsidR="00174537" w:rsidRPr="0025012F" w14:paraId="17CB1837" w14:textId="77777777" w:rsidTr="00B66E41">
        <w:trPr>
          <w:gridAfter w:val="1"/>
          <w:wAfter w:w="144" w:type="dxa"/>
          <w:cantSplit/>
          <w:ins w:id="1359" w:author="Sell, Jaquelyne Alexis" w:date="2025-06-26T14:59:00Z" w16du:dateUtc="2025-06-26T18:59:00Z"/>
        </w:trPr>
        <w:tc>
          <w:tcPr>
            <w:tcW w:w="2448" w:type="dxa"/>
            <w:gridSpan w:val="2"/>
          </w:tcPr>
          <w:p w14:paraId="2EB6B628" w14:textId="77777777" w:rsidR="00174537" w:rsidRPr="0025012F" w:rsidRDefault="00174537" w:rsidP="005C7AB5">
            <w:pPr>
              <w:spacing w:after="240"/>
              <w:rPr>
                <w:ins w:id="1360" w:author="Sell, Jaquelyne Alexis" w:date="2025-06-26T14:59:00Z" w16du:dateUtc="2025-06-26T18:59:00Z"/>
              </w:rPr>
            </w:pPr>
            <w:ins w:id="1361" w:author="Sell, Jaquelyne Alexis" w:date="2025-06-26T14:59:00Z" w16du:dateUtc="2025-06-26T18:59:00Z">
              <w:r w:rsidRPr="0025012F">
                <w:t>[Ref. 5.4: 08SQRL]</w:t>
              </w:r>
            </w:ins>
          </w:p>
        </w:tc>
        <w:tc>
          <w:tcPr>
            <w:tcW w:w="6768" w:type="dxa"/>
          </w:tcPr>
          <w:p w14:paraId="3276EF67" w14:textId="77777777" w:rsidR="00174537" w:rsidRPr="0025012F" w:rsidRDefault="00174537" w:rsidP="005C7AB5">
            <w:pPr>
              <w:spacing w:after="240"/>
              <w:rPr>
                <w:ins w:id="1362" w:author="Sell, Jaquelyne Alexis" w:date="2025-06-26T14:59:00Z" w16du:dateUtc="2025-06-26T18:59:00Z"/>
              </w:rPr>
            </w:pPr>
            <w:ins w:id="1363" w:author="Sell, Jaquelyne Alexis" w:date="2025-06-26T14:59:00Z" w16du:dateUtc="2025-06-26T18:59:00Z">
              <w:r w:rsidRPr="0025012F">
                <w:t>Surveillance, Epidemiology, and End Results Program [Internet]. Bethesda (MD): National Cancer Institute (NCI). Cancer stat facts: cervical cancer; [cited 2025 Mar 10]; [about 18 screens]. Available from: https://seer.cancer.gov/statfacts/html/cervix.html.</w:t>
              </w:r>
            </w:ins>
          </w:p>
        </w:tc>
      </w:tr>
      <w:tr w:rsidR="00174537" w:rsidRPr="0025012F" w14:paraId="2B856DF1" w14:textId="77777777" w:rsidTr="00B66E41">
        <w:trPr>
          <w:gridAfter w:val="1"/>
          <w:wAfter w:w="144" w:type="dxa"/>
          <w:cantSplit/>
          <w:ins w:id="1364" w:author="Sell, Jaquelyne Alexis" w:date="2025-06-26T14:59:00Z" w16du:dateUtc="2025-06-26T18:59:00Z"/>
        </w:trPr>
        <w:tc>
          <w:tcPr>
            <w:tcW w:w="2448" w:type="dxa"/>
            <w:gridSpan w:val="2"/>
          </w:tcPr>
          <w:p w14:paraId="656CA8A1" w14:textId="77777777" w:rsidR="00174537" w:rsidRPr="0025012F" w:rsidRDefault="00174537" w:rsidP="005C7AB5">
            <w:pPr>
              <w:spacing w:after="240"/>
              <w:rPr>
                <w:ins w:id="1365" w:author="Sell, Jaquelyne Alexis" w:date="2025-06-26T14:59:00Z" w16du:dateUtc="2025-06-26T18:59:00Z"/>
              </w:rPr>
            </w:pPr>
            <w:ins w:id="1366" w:author="Sell, Jaquelyne Alexis" w:date="2025-06-26T14:59:00Z" w16du:dateUtc="2025-06-26T18:59:00Z">
              <w:r w:rsidRPr="0025012F">
                <w:t>[Ref. 5.4: 08W578]</w:t>
              </w:r>
            </w:ins>
          </w:p>
        </w:tc>
        <w:tc>
          <w:tcPr>
            <w:tcW w:w="6768" w:type="dxa"/>
          </w:tcPr>
          <w:p w14:paraId="148E209A" w14:textId="77777777" w:rsidR="00174537" w:rsidRPr="0025012F" w:rsidRDefault="00174537" w:rsidP="005C7AB5">
            <w:pPr>
              <w:spacing w:after="240"/>
              <w:rPr>
                <w:ins w:id="1367" w:author="Sell, Jaquelyne Alexis" w:date="2025-06-26T14:59:00Z" w16du:dateUtc="2025-06-26T18:59:00Z"/>
              </w:rPr>
            </w:pPr>
            <w:ins w:id="1368" w:author="Sell, Jaquelyne Alexis" w:date="2025-06-26T14:59:00Z" w16du:dateUtc="2025-06-26T18:59:00Z">
              <w:r w:rsidRPr="0025012F">
                <w:t>Surveillance, Epidemiology, and End Results Program [Internet]. Bethesda (MD): National Cancer Institute (NCI). Cancer stat facts: cervical cancer; [cited 2025 Jun 23]; [about 17 screens]. Available from: https://seer.cancer.gov/statfacts/html/cervix.html.</w:t>
              </w:r>
            </w:ins>
          </w:p>
        </w:tc>
      </w:tr>
    </w:tbl>
    <w:p w14:paraId="0A615FD3" w14:textId="77777777" w:rsidR="00596E0D" w:rsidRPr="00596E0D" w:rsidRDefault="00596E0D" w:rsidP="00596E0D">
      <w:pPr>
        <w:pStyle w:val="Paragraph"/>
      </w:pPr>
    </w:p>
    <w:sectPr w:rsidR="00596E0D" w:rsidRPr="00596E0D" w:rsidSect="00B1720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1450" w14:textId="77777777" w:rsidR="007A7BFF" w:rsidRDefault="007A7BFF" w:rsidP="00C01A69">
      <w:r>
        <w:separator/>
      </w:r>
    </w:p>
  </w:endnote>
  <w:endnote w:type="continuationSeparator" w:id="0">
    <w:p w14:paraId="25303F02" w14:textId="77777777" w:rsidR="007A7BFF" w:rsidRDefault="007A7BFF" w:rsidP="00C01A69">
      <w:r>
        <w:continuationSeparator/>
      </w:r>
    </w:p>
  </w:endnote>
  <w:endnote w:type="continuationNotice" w:id="1">
    <w:p w14:paraId="31629A58" w14:textId="77777777" w:rsidR="007A7BFF" w:rsidRDefault="007A7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Times New Roman Bold">
    <w:panose1 w:val="02020803070505020304"/>
    <w:charset w:val="00"/>
    <w:family w:val="roman"/>
    <w:notTrueType/>
    <w:pitch w:val="default"/>
    <w:sig w:usb0="00000003" w:usb1="00000000" w:usb2="00000000" w:usb3="00000000" w:csb0="00000001" w:csb1="00000000"/>
  </w:font>
  <w:font w:name="Invention Regular">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38F4" w14:textId="484E1202" w:rsidR="0089157A" w:rsidRDefault="006C2655" w:rsidP="009E15F4">
    <w:pPr>
      <w:pStyle w:val="Footer"/>
      <w:jc w:val="center"/>
      <w:rPr>
        <w:szCs w:val="16"/>
      </w:rPr>
    </w:pPr>
    <w:r>
      <w:rPr>
        <w:noProof/>
      </w:rPr>
      <w:drawing>
        <wp:inline distT="0" distB="0" distL="0" distR="0" wp14:anchorId="7EE62823" wp14:editId="5E9ED06E">
          <wp:extent cx="1017905" cy="149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4D86" w14:textId="77777777" w:rsidR="007A7BFF" w:rsidRDefault="007A7BFF" w:rsidP="00C01A69">
      <w:r>
        <w:separator/>
      </w:r>
    </w:p>
  </w:footnote>
  <w:footnote w:type="continuationSeparator" w:id="0">
    <w:p w14:paraId="562CEF62" w14:textId="77777777" w:rsidR="007A7BFF" w:rsidRDefault="007A7BFF" w:rsidP="00C01A69">
      <w:r>
        <w:continuationSeparator/>
      </w:r>
    </w:p>
  </w:footnote>
  <w:footnote w:type="continuationNotice" w:id="1">
    <w:p w14:paraId="34DE024E" w14:textId="77777777" w:rsidR="007A7BFF" w:rsidRDefault="007A7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4A4" w14:textId="29AD0A1D" w:rsidR="00F03BD1" w:rsidRDefault="00E63255" w:rsidP="00F03BD1">
    <w:pPr>
      <w:pStyle w:val="Header"/>
    </w:pPr>
    <w:bookmarkStart w:id="45" w:name="_Hlk125469207"/>
    <w:r w:rsidRPr="00E63255">
      <w:t>MK-</w:t>
    </w:r>
    <w:r w:rsidR="00F44F85">
      <w:t>2870</w:t>
    </w:r>
    <w:bookmarkEnd w:id="45"/>
    <w:ins w:id="46" w:author="Sell, Jaquelyne Alexis" w:date="2025-06-26T14:59:00Z" w16du:dateUtc="2025-06-26T18:59:00Z">
      <w:r w:rsidR="000968A2">
        <w:t xml:space="preserve"> (</w:t>
      </w:r>
      <w:r w:rsidR="000968A2" w:rsidRPr="00D76870">
        <w:t>sacituzumab tirumotecan</w:t>
      </w:r>
      <w:r w:rsidR="000968A2">
        <w:t>)</w:t>
      </w:r>
    </w:ins>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6A18819E" w14:textId="08421C37" w:rsidR="00F03BD1" w:rsidRPr="00F03BD1" w:rsidRDefault="00F03BD1" w:rsidP="00553DB1">
    <w:pPr>
      <w:pStyle w:val="Header"/>
      <w:pBdr>
        <w:bottom w:val="single" w:sz="4" w:space="1" w:color="auto"/>
      </w:pBdr>
    </w:pPr>
    <w:r>
      <w:t>DIVERSITY PlaN</w:t>
    </w:r>
    <w:r w:rsidR="00C32C28">
      <w:tab/>
    </w:r>
    <w:r w:rsidR="00C32C28">
      <w:tab/>
    </w:r>
    <w:r w:rsidR="00E31000">
      <w:t>Cervical CAncer</w:t>
    </w:r>
    <w:r w:rsidR="00C32C28">
      <w:t xml:space="preserve"> – VERSION </w:t>
    </w:r>
    <w:del w:id="47" w:author="Sell, Jaquelyne Alexis" w:date="2025-06-26T14:59:00Z" w16du:dateUtc="2025-06-26T18:59:00Z">
      <w:r w:rsidR="00E31000">
        <w:delText>1</w:delText>
      </w:r>
    </w:del>
    <w:ins w:id="48" w:author="Sell, Jaquelyne Alexis" w:date="2025-06-26T14:59:00Z" w16du:dateUtc="2025-06-26T18:59:00Z">
      <w:r w:rsidR="000968A2">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1E5E3A"/>
    <w:multiLevelType w:val="hybridMultilevel"/>
    <w:tmpl w:val="5B96F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4" w15:restartNumberingAfterBreak="0">
    <w:nsid w:val="1646397D"/>
    <w:multiLevelType w:val="hybridMultilevel"/>
    <w:tmpl w:val="A350CA8A"/>
    <w:name w:val="WWtfl2"/>
    <w:lvl w:ilvl="0" w:tplc="2788F12E">
      <w:start w:val="1"/>
      <w:numFmt w:val="decimal"/>
      <w:pStyle w:val="Attachment"/>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16C83DDE"/>
    <w:multiLevelType w:val="singleLevel"/>
    <w:tmpl w:val="91086684"/>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6"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228B63DE"/>
    <w:multiLevelType w:val="singleLevel"/>
    <w:tmpl w:val="28DCF748"/>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8" w15:restartNumberingAfterBreak="0">
    <w:nsid w:val="25DD4932"/>
    <w:multiLevelType w:val="singleLevel"/>
    <w:tmpl w:val="EC1A4528"/>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9"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1" w15:restartNumberingAfterBreak="0">
    <w:nsid w:val="338C5285"/>
    <w:multiLevelType w:val="singleLevel"/>
    <w:tmpl w:val="468AA2E6"/>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2" w15:restartNumberingAfterBreak="0">
    <w:nsid w:val="351065EC"/>
    <w:multiLevelType w:val="hybridMultilevel"/>
    <w:tmpl w:val="43B49F32"/>
    <w:lvl w:ilvl="0" w:tplc="E87EBD5A">
      <w:start w:val="1"/>
      <w:numFmt w:val="bullet"/>
      <w:lvlText w:val="•"/>
      <w:lvlJc w:val="left"/>
      <w:pPr>
        <w:ind w:left="720" w:hanging="360"/>
      </w:pPr>
      <w:rPr>
        <w:rFonts w:ascii="Times New Roman" w:hAnsi="Times New Roman" w:hint="default"/>
      </w:rPr>
    </w:lvl>
    <w:lvl w:ilvl="1" w:tplc="AB30C362">
      <w:start w:val="1"/>
      <w:numFmt w:val="bullet"/>
      <w:lvlText w:val="o"/>
      <w:lvlJc w:val="left"/>
      <w:pPr>
        <w:ind w:left="1440" w:hanging="360"/>
      </w:pPr>
      <w:rPr>
        <w:rFonts w:ascii="Courier New" w:hAnsi="Courier New" w:hint="default"/>
      </w:rPr>
    </w:lvl>
    <w:lvl w:ilvl="2" w:tplc="3D90097A">
      <w:start w:val="1"/>
      <w:numFmt w:val="bullet"/>
      <w:lvlText w:val=""/>
      <w:lvlJc w:val="left"/>
      <w:pPr>
        <w:ind w:left="2160" w:hanging="360"/>
      </w:pPr>
      <w:rPr>
        <w:rFonts w:ascii="Wingdings" w:hAnsi="Wingdings" w:hint="default"/>
      </w:rPr>
    </w:lvl>
    <w:lvl w:ilvl="3" w:tplc="DA6AAB40">
      <w:start w:val="1"/>
      <w:numFmt w:val="bullet"/>
      <w:lvlText w:val=""/>
      <w:lvlJc w:val="left"/>
      <w:pPr>
        <w:ind w:left="2880" w:hanging="360"/>
      </w:pPr>
      <w:rPr>
        <w:rFonts w:ascii="Symbol" w:hAnsi="Symbol" w:hint="default"/>
      </w:rPr>
    </w:lvl>
    <w:lvl w:ilvl="4" w:tplc="52BC6F62">
      <w:start w:val="1"/>
      <w:numFmt w:val="bullet"/>
      <w:lvlText w:val="o"/>
      <w:lvlJc w:val="left"/>
      <w:pPr>
        <w:ind w:left="3600" w:hanging="360"/>
      </w:pPr>
      <w:rPr>
        <w:rFonts w:ascii="Courier New" w:hAnsi="Courier New" w:hint="default"/>
      </w:rPr>
    </w:lvl>
    <w:lvl w:ilvl="5" w:tplc="809C5E9C">
      <w:start w:val="1"/>
      <w:numFmt w:val="bullet"/>
      <w:lvlText w:val=""/>
      <w:lvlJc w:val="left"/>
      <w:pPr>
        <w:ind w:left="4320" w:hanging="360"/>
      </w:pPr>
      <w:rPr>
        <w:rFonts w:ascii="Wingdings" w:hAnsi="Wingdings" w:hint="default"/>
      </w:rPr>
    </w:lvl>
    <w:lvl w:ilvl="6" w:tplc="F164216A">
      <w:start w:val="1"/>
      <w:numFmt w:val="bullet"/>
      <w:lvlText w:val=""/>
      <w:lvlJc w:val="left"/>
      <w:pPr>
        <w:ind w:left="5040" w:hanging="360"/>
      </w:pPr>
      <w:rPr>
        <w:rFonts w:ascii="Symbol" w:hAnsi="Symbol" w:hint="default"/>
      </w:rPr>
    </w:lvl>
    <w:lvl w:ilvl="7" w:tplc="2EF01BB4">
      <w:start w:val="1"/>
      <w:numFmt w:val="bullet"/>
      <w:lvlText w:val="o"/>
      <w:lvlJc w:val="left"/>
      <w:pPr>
        <w:ind w:left="5760" w:hanging="360"/>
      </w:pPr>
      <w:rPr>
        <w:rFonts w:ascii="Courier New" w:hAnsi="Courier New" w:hint="default"/>
      </w:rPr>
    </w:lvl>
    <w:lvl w:ilvl="8" w:tplc="31A863E4">
      <w:start w:val="1"/>
      <w:numFmt w:val="bullet"/>
      <w:lvlText w:val=""/>
      <w:lvlJc w:val="left"/>
      <w:pPr>
        <w:ind w:left="6480" w:hanging="360"/>
      </w:pPr>
      <w:rPr>
        <w:rFonts w:ascii="Wingdings" w:hAnsi="Wingdings" w:hint="default"/>
      </w:rPr>
    </w:lvl>
  </w:abstractNum>
  <w:abstractNum w:abstractNumId="23" w15:restartNumberingAfterBreak="0">
    <w:nsid w:val="359A2199"/>
    <w:multiLevelType w:val="singleLevel"/>
    <w:tmpl w:val="256AA206"/>
    <w:name w:val="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37CD7358"/>
    <w:multiLevelType w:val="singleLevel"/>
    <w:tmpl w:val="3EB06752"/>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5" w15:restartNumberingAfterBreak="0">
    <w:nsid w:val="381E0B62"/>
    <w:multiLevelType w:val="hybridMultilevel"/>
    <w:tmpl w:val="A552E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C62024"/>
    <w:multiLevelType w:val="singleLevel"/>
    <w:tmpl w:val="84D0BA9C"/>
    <w:name w:val="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7" w15:restartNumberingAfterBreak="0">
    <w:nsid w:val="3E545C81"/>
    <w:multiLevelType w:val="singleLevel"/>
    <w:tmpl w:val="CDC46BA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3FD33ED7"/>
    <w:multiLevelType w:val="singleLevel"/>
    <w:tmpl w:val="59C0B860"/>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9"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1" w15:restartNumberingAfterBreak="0">
    <w:nsid w:val="47F425B3"/>
    <w:multiLevelType w:val="singleLevel"/>
    <w:tmpl w:val="E8C8FECA"/>
    <w:name w:val="WWtf"/>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32"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4" w15:restartNumberingAfterBreak="0">
    <w:nsid w:val="4F07746E"/>
    <w:multiLevelType w:val="hybridMultilevel"/>
    <w:tmpl w:val="2738F21E"/>
    <w:lvl w:ilvl="0" w:tplc="04090001">
      <w:start w:val="1"/>
      <w:numFmt w:val="bullet"/>
      <w:lvlText w:val=""/>
      <w:lvlJc w:val="left"/>
      <w:pPr>
        <w:ind w:left="720" w:hanging="360"/>
      </w:pPr>
      <w:rPr>
        <w:rFonts w:ascii="Symbol" w:hAnsi="Symbol" w:hint="default"/>
      </w:rPr>
    </w:lvl>
    <w:lvl w:ilvl="1" w:tplc="C5A045A2">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7" w15:restartNumberingAfterBreak="0">
    <w:nsid w:val="600F71FA"/>
    <w:multiLevelType w:val="singleLevel"/>
    <w:tmpl w:val="CB203B18"/>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8"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1" w15:restartNumberingAfterBreak="0">
    <w:nsid w:val="6A76030E"/>
    <w:multiLevelType w:val="multilevel"/>
    <w:tmpl w:val="1D3005F4"/>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42"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4"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2597E3D"/>
    <w:multiLevelType w:val="hybridMultilevel"/>
    <w:tmpl w:val="6AD25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038F4"/>
    <w:multiLevelType w:val="singleLevel"/>
    <w:tmpl w:val="12B4CA1C"/>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7"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8" w15:restartNumberingAfterBreak="0">
    <w:nsid w:val="79993A86"/>
    <w:multiLevelType w:val="singleLevel"/>
    <w:tmpl w:val="98184D24"/>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9"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0" w15:restartNumberingAfterBreak="0">
    <w:nsid w:val="7E333743"/>
    <w:multiLevelType w:val="singleLevel"/>
    <w:tmpl w:val="A768E4E2"/>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51"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51866445">
    <w:abstractNumId w:val="22"/>
  </w:num>
  <w:num w:numId="2" w16cid:durableId="1050766043">
    <w:abstractNumId w:val="34"/>
  </w:num>
  <w:num w:numId="3" w16cid:durableId="59526179">
    <w:abstractNumId w:val="28"/>
  </w:num>
  <w:num w:numId="4" w16cid:durableId="1896963338">
    <w:abstractNumId w:val="41"/>
  </w:num>
  <w:num w:numId="5" w16cid:durableId="484929207">
    <w:abstractNumId w:val="47"/>
  </w:num>
  <w:num w:numId="6" w16cid:durableId="992559468">
    <w:abstractNumId w:val="39"/>
  </w:num>
  <w:num w:numId="7" w16cid:durableId="1123041608">
    <w:abstractNumId w:val="42"/>
  </w:num>
  <w:num w:numId="8" w16cid:durableId="992948797">
    <w:abstractNumId w:val="43"/>
  </w:num>
  <w:num w:numId="9" w16cid:durableId="2125688740">
    <w:abstractNumId w:val="14"/>
  </w:num>
  <w:num w:numId="10" w16cid:durableId="243220153">
    <w:abstractNumId w:val="41"/>
  </w:num>
  <w:num w:numId="11" w16cid:durableId="2089690781">
    <w:abstractNumId w:val="28"/>
  </w:num>
  <w:num w:numId="12" w16cid:durableId="444428645">
    <w:abstractNumId w:val="48"/>
  </w:num>
  <w:num w:numId="13" w16cid:durableId="1956673640">
    <w:abstractNumId w:val="29"/>
  </w:num>
  <w:num w:numId="14" w16cid:durableId="2120566661">
    <w:abstractNumId w:val="1"/>
  </w:num>
  <w:num w:numId="15" w16cid:durableId="211385140">
    <w:abstractNumId w:val="0"/>
  </w:num>
  <w:num w:numId="16" w16cid:durableId="1409769298">
    <w:abstractNumId w:val="10"/>
  </w:num>
  <w:num w:numId="17" w16cid:durableId="213466282">
    <w:abstractNumId w:val="20"/>
  </w:num>
  <w:num w:numId="18" w16cid:durableId="12072003">
    <w:abstractNumId w:val="16"/>
  </w:num>
  <w:num w:numId="19" w16cid:durableId="830411800">
    <w:abstractNumId w:val="19"/>
  </w:num>
  <w:num w:numId="20" w16cid:durableId="102262975">
    <w:abstractNumId w:val="30"/>
  </w:num>
  <w:num w:numId="21" w16cid:durableId="691883152">
    <w:abstractNumId w:val="12"/>
  </w:num>
  <w:num w:numId="22" w16cid:durableId="1697583710">
    <w:abstractNumId w:val="3"/>
  </w:num>
  <w:num w:numId="23" w16cid:durableId="1552034389">
    <w:abstractNumId w:val="23"/>
  </w:num>
  <w:num w:numId="24" w16cid:durableId="916790476">
    <w:abstractNumId w:val="13"/>
  </w:num>
  <w:num w:numId="25" w16cid:durableId="114450749">
    <w:abstractNumId w:val="32"/>
  </w:num>
  <w:num w:numId="26" w16cid:durableId="591820271">
    <w:abstractNumId w:val="8"/>
  </w:num>
  <w:num w:numId="27" w16cid:durableId="760024329">
    <w:abstractNumId w:val="49"/>
  </w:num>
  <w:num w:numId="28" w16cid:durableId="1144539581">
    <w:abstractNumId w:val="9"/>
  </w:num>
  <w:num w:numId="29" w16cid:durableId="708845878">
    <w:abstractNumId w:val="4"/>
  </w:num>
  <w:num w:numId="30" w16cid:durableId="1292591433">
    <w:abstractNumId w:val="44"/>
  </w:num>
  <w:num w:numId="31" w16cid:durableId="27416755">
    <w:abstractNumId w:val="35"/>
  </w:num>
  <w:num w:numId="32" w16cid:durableId="200673310">
    <w:abstractNumId w:val="38"/>
  </w:num>
  <w:num w:numId="33" w16cid:durableId="565997958">
    <w:abstractNumId w:val="36"/>
  </w:num>
  <w:num w:numId="34" w16cid:durableId="1602181013">
    <w:abstractNumId w:val="5"/>
  </w:num>
  <w:num w:numId="35" w16cid:durableId="1156991352">
    <w:abstractNumId w:val="26"/>
  </w:num>
  <w:num w:numId="36" w16cid:durableId="1205946810">
    <w:abstractNumId w:val="33"/>
  </w:num>
  <w:num w:numId="37" w16cid:durableId="534271522">
    <w:abstractNumId w:val="51"/>
  </w:num>
  <w:num w:numId="38" w16cid:durableId="302127576">
    <w:abstractNumId w:val="40"/>
  </w:num>
  <w:num w:numId="39" w16cid:durableId="759909358">
    <w:abstractNumId w:val="7"/>
  </w:num>
  <w:num w:numId="40" w16cid:durableId="583800499">
    <w:abstractNumId w:val="33"/>
  </w:num>
  <w:num w:numId="41" w16cid:durableId="29766965">
    <w:abstractNumId w:val="33"/>
  </w:num>
  <w:num w:numId="42" w16cid:durableId="2000421968">
    <w:abstractNumId w:val="33"/>
  </w:num>
  <w:num w:numId="43" w16cid:durableId="1576427621">
    <w:abstractNumId w:val="33"/>
  </w:num>
  <w:num w:numId="44" w16cid:durableId="1215004489">
    <w:abstractNumId w:val="11"/>
  </w:num>
  <w:num w:numId="45" w16cid:durableId="1597443674">
    <w:abstractNumId w:val="2"/>
  </w:num>
  <w:num w:numId="46" w16cid:durableId="1794784028">
    <w:abstractNumId w:val="33"/>
    <w:lvlOverride w:ilvl="0">
      <w:startOverride w:val="1"/>
    </w:lvlOverride>
  </w:num>
  <w:num w:numId="47" w16cid:durableId="319045797">
    <w:abstractNumId w:val="33"/>
    <w:lvlOverride w:ilvl="0">
      <w:startOverride w:val="1"/>
    </w:lvlOverride>
  </w:num>
  <w:num w:numId="48" w16cid:durableId="754863215">
    <w:abstractNumId w:val="45"/>
  </w:num>
  <w:num w:numId="49" w16cid:durableId="51009439">
    <w:abstractNumId w:val="25"/>
  </w:num>
  <w:num w:numId="50" w16cid:durableId="1403024675">
    <w:abstractNumId w:val="6"/>
  </w:num>
  <w:num w:numId="51" w16cid:durableId="1537699911">
    <w:abstractNumId w:val="41"/>
  </w:num>
  <w:num w:numId="52" w16cid:durableId="1511527062">
    <w:abstractNumId w:val="41"/>
  </w:num>
  <w:num w:numId="53" w16cid:durableId="1803617257">
    <w:abstractNumId w:val="41"/>
  </w:num>
  <w:num w:numId="54" w16cid:durableId="1546405573">
    <w:abstractNumId w:val="2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36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ingLevels" w:val="9"/>
    <w:docVar w:name="IsCustomized" w:val="YES"/>
    <w:docVar w:name="NoIndentIncrease" w:val="0"/>
    <w:docVar w:name="PeriodAfter" w:val="0"/>
    <w:docVar w:name="RefListStyle" w:val="2"/>
    <w:docVar w:name="refmgr-0440NG" w:val="[Ref. 5.4: 0440NG]"/>
    <w:docVar w:name="refmgr-04P7VC" w:val="[Ref. 5.4: 04P7VC]"/>
    <w:docVar w:name="refmgr-08BZMY" w:val="[Ref. 5.4: 08BZMY]"/>
    <w:docVar w:name="refmgr-08BZMY,08D67R,08RS8Q,08RS8S" w:val="[Ref. 5.4: 08BZMY, 08D67R, 08RS8Q, 08RS8S]"/>
    <w:docVar w:name="refmgr-08BZMZ" w:val="[Ref. 5.4: 08BZMZ]"/>
    <w:docVar w:name="refmgr-08D05M" w:val="[Ref. 5.4: 08D05M]"/>
    <w:docVar w:name="refmgr-08D05N" w:val="[Ref. 5.4: 08D05N]"/>
    <w:docVar w:name="refmgr-08D05Q" w:val="[Ref. 5.4: 08D05Q]"/>
    <w:docVar w:name="refmgr-08D05S" w:val="[Ref. 5.4: 08D05S]"/>
    <w:docVar w:name="refmgr-08D05Y" w:val="[Ref. 5.4: 08D05Y]"/>
    <w:docVar w:name="refmgr-08D3QX" w:val="[Ref. 5.4: 08D3QX]"/>
    <w:docVar w:name="refmgr-08D67R" w:val="[Ref. 5.4: 08D67R]"/>
    <w:docVar w:name="refmgr-08D79D" w:val="[Ref. 5.4: 08D79D]"/>
    <w:docVar w:name="refmgr-08D79D,08D79H,08D7BG,08D7YQ,08DXRB" w:val="[Ref. 5.4: 08D79D, 08D79H, 08D7BG, 08D7YQ, 08DXRB]"/>
    <w:docVar w:name="refmgr-08D79H" w:val="[Ref. 5.4: 08D79H]"/>
    <w:docVar w:name="refmgr-08D7B3" w:val="[Ref. 5.4: 08D7B3]"/>
    <w:docVar w:name="refmgr-08D7B3,08D7B6,04P7VC" w:val="[Ref. 5.4: 08D7B3, 08D7B6, 04P7VC]"/>
    <w:docVar w:name="refmgr-08D7B6" w:val="[Ref. 5.4: 08D7B6]"/>
    <w:docVar w:name="refmgr-08D7BG" w:val="[Ref. 5.4: 08D7BG]"/>
    <w:docVar w:name="refmgr-08D7XC" w:val="[Ref. 5.4: 08D7XC]"/>
    <w:docVar w:name="refmgr-08D7XY" w:val="[Ref. 5.4: 08D7XY]"/>
    <w:docVar w:name="refmgr-08D7XY,08D05M,08DW94" w:val="[Ref. 5.4: 08D7XY, 08D05M, 08DW94]"/>
    <w:docVar w:name="refmgr-08D7YQ" w:val="[Ref. 5.4: 08D7YQ]"/>
    <w:docVar w:name="refmgr-08DF6Z" w:val="[Ref. 5.4: 08DF6Z]"/>
    <w:docVar w:name="refmgr-08DF6Z,08DF72" w:val="[Ref. 5.4: 08DF6Z, 08DF72]"/>
    <w:docVar w:name="refmgr-08DF72" w:val="[Ref. 5.4: 08DF72]"/>
    <w:docVar w:name="refmgr-08DFDS" w:val="[Ref. 5.4: 08DFDS]"/>
    <w:docVar w:name="refmgr-08DFNN" w:val="[Ref. 5.4: 08DFNN]"/>
    <w:docVar w:name="refmgr-08DFNN,08DFDS" w:val="[Ref. 5.4: 08DFNN, 08DFDS]"/>
    <w:docVar w:name="refmgr-08DNWL" w:val="[Ref. 5.4: 08DNWL]"/>
    <w:docVar w:name="refmgr-08DW94" w:val="[Ref. 5.4: 08DW94]"/>
    <w:docVar w:name="refmgr-08DWCS" w:val="[Ref. 5.4: 08DWCS]"/>
    <w:docVar w:name="refmgr-08DXRB" w:val="[Ref. 5.4: 08DXRB]"/>
    <w:docVar w:name="refmgr-08F02T" w:val="[Ref. 5.4: 08F02T]"/>
    <w:docVar w:name="refmgr-08FCRY" w:val="[Ref. 5.4: 08FCRY]"/>
    <w:docVar w:name="refmgr-08KHPG" w:val="[Ref. 5.4: 08KHPG]"/>
    <w:docVar w:name="refmgr-08L9YM" w:val="[Ref. 5.4: 08L9YM]"/>
    <w:docVar w:name="refmgr-08MRG5" w:val="[Ref. 5.4: 08MRG5]"/>
    <w:docVar w:name="refmgr-08R2FM" w:val="[Ref. 5.4: 08R2FM]"/>
    <w:docVar w:name="refmgr-08R2FM,08R2FS,08R2H8,08R2HG,08MRG5,08R578" w:val="[Ref. 5.4: 08R2FM, 08R2FS, 08R2H8, 08R2HG, 08MRG5, 08R578]"/>
    <w:docVar w:name="refmgr-08R2FS" w:val="[Ref. 5.4: 08R2FS]"/>
    <w:docVar w:name="refmgr-08R2G4" w:val="[Ref. 5.4: 08R2G4]"/>
    <w:docVar w:name="refmgr-08R2G4,08R2GX,08R2HP,08R2HQ,08MRG5,08R578" w:val="[Ref. 5.4: 08R2G4, 08R2GX, 08R2HP, 08R2HQ, 08MRG5, 08R578]"/>
    <w:docVar w:name="refmgr-08R2GX" w:val="[Ref. 5.4: 08R2GX]"/>
    <w:docVar w:name="refmgr-08R2H8" w:val="[Ref. 5.4: 08R2H8]"/>
    <w:docVar w:name="refmgr-08R2HG" w:val="[Ref. 5.4: 08R2HG]"/>
    <w:docVar w:name="refmgr-08R2HP" w:val="[Ref. 5.4: 08R2HP]"/>
    <w:docVar w:name="refmgr-08R2HQ" w:val="[Ref. 5.4: 08R2HQ]"/>
    <w:docVar w:name="refmgr-08R578" w:val="[Ref. 5.4: 08R578]"/>
    <w:docVar w:name="refmgr-08RQXS" w:val="[Ref. 5.4: 08RQXS]"/>
    <w:docVar w:name="refmgr-08RQXV" w:val="[Ref. 5.4: 08RQXV]"/>
    <w:docVar w:name="refmgr-08RRNG" w:val="[Ref. 5.4: 08RRNG]"/>
    <w:docVar w:name="refmgr-08RRNG,08RS8N" w:val="[Ref. 5.4: 08RRNG, 08RS8N]"/>
    <w:docVar w:name="refmgr-08RRNL" w:val="[Ref. 5.4: 08RRNL]"/>
    <w:docVar w:name="refmgr-08RRNM" w:val="[Ref. 5.4: 08RRNM]"/>
    <w:docVar w:name="refmgr-08RRNQ" w:val="[Ref. 5.4: 08RRNQ]"/>
    <w:docVar w:name="refmgr-08RRNV" w:val="[Ref. 5.4: 08RRNV]"/>
    <w:docVar w:name="refmgr-08RRQ9" w:val="[Ref. 5.4: 08RRQ9]"/>
    <w:docVar w:name="refmgr-08RRQK" w:val="[Ref. 5.4: 08RRQK]"/>
    <w:docVar w:name="refmgr-08RS8L" w:val="[Ref. 5.4: 08RS8L]"/>
    <w:docVar w:name="refmgr-08RS8M" w:val="[Ref. 5.4: 08RS8M]"/>
    <w:docVar w:name="refmgr-08RS8N" w:val="[Ref. 5.4: 08RS8N]"/>
    <w:docVar w:name="refmgr-08RS8N,08RS8Q" w:val="[Ref. 5.4: 08RS8N, 08RS8Q]"/>
    <w:docVar w:name="refmgr-08RS8P" w:val="[Ref. 5.4: 08RS8P]"/>
    <w:docVar w:name="refmgr-08RS8Q" w:val="[Ref. 5.4: 08RS8Q]"/>
    <w:docVar w:name="refmgr-08RS8R" w:val="[Ref. 5.4: 08RS8R]"/>
    <w:docVar w:name="refmgr-08RS8S" w:val="[Ref. 5.4: 08RS8S]"/>
    <w:docVar w:name="refmgr-08RSLN" w:val="[Ref. 5.4: 08RSLN]"/>
    <w:docVar w:name="refmgr-08RSLQ" w:val="[Ref. 5.4: 08RSLQ]"/>
    <w:docVar w:name="refmgr-08RSLS" w:val="[Ref. 5.4: 08RSLS]"/>
    <w:docVar w:name="refmgr-08RSLW" w:val="[Ref. 5.4: 08RSLW]"/>
    <w:docVar w:name="refmgr-08RV8W" w:val="[Ref. 5.4: 08RV8W]"/>
    <w:docVar w:name="refmgr-08S05Q" w:val="[Ref. 5.4: 08S05Q]"/>
    <w:docVar w:name="refmgr-08S063" w:val="[Ref. 5.4: 08S063]"/>
    <w:docVar w:name="refmgr-08S7BQ" w:val="[Ref. 5.4: 08S7BQ]"/>
    <w:docVar w:name="refmgr-08SQRL" w:val="[Ref. 5.4: 08SQRL]"/>
    <w:docVar w:name="refmgr-08W578" w:val="[Ref. 5.4: 08W578]"/>
    <w:docVar w:name="refmgr-biblio-0440NG" w:val="American Cancer Society. Cancer Facts and Figures 2015 [Internet]. Atlanta: American Cancer Society; 2015. Available from: http://www.cancer.org/acs/groups/content/@editorial/documents/document/acspc-044552.pdf."/>
    <w:docVar w:name="refmgr-biblio-04P7VC" w:val="McQuillan G, Kruszon-Moran D, Markowitz LE, Unger ER, Paulose-Ram R. TPrevalence of HPV in Adults Aged 18-69: United States, 2011-2014. NCHS Data Brief. 2017 Apr;(280):1-8."/>
    <w:docVar w:name="refmgr-biblio-08BZMY" w:val="Cohen CM, Wentzensen N, Castle PE, Schiffman M, Zuna R, Arend RC, et al. Racial and ethnic disparities in cervical cancer incidence, survival, and mortality by histologic subtype. J Clin Oncol. 2022;41(5):1059-68."/>
    <w:docVar w:name="refmgr-biblio-08BZMZ" w:val="Holt HK, Peterson CE, MacLaughlan David S, Abdelaziz A, Sawaya GF, Guadamuz JS, et al. Mediation of racial and ethnic inequities in the diagnosis of advanced-stage cervical cancer by insurance status. JAMA Netw Open. 2023 Mar 10;6(3):e232985."/>
    <w:docVar w:name="refmgr-biblio-08D05M" w:val="Lopez-Class M, Castro FG, Ramirez AG. Conceptions of acculturation: a review and statement of critical issues. Soc Sci Med. 2011;72:1555-62."/>
    <w:docVar w:name="refmgr-biblio-08D05N" w:val="Scarinci IC, Garcia FAR, Kobetz E, Partridge EE, Brandt HM, Bell MC, et al. Cervical cancer prevention: new tools and old barriers. Cancer. 2010 Jun 1;116:2531-42."/>
    <w:docVar w:name="refmgr-biblio-08D05Q" w:val="Vadaparampil ST, Kahn JA, Salmon D, Lee JH, Quinn GP, Roetzheim R, et al. Missed clinical opportunities: provider recommendations for HPV vaccination for 11-12 year old girls are limited. Vaccine. 2011;29:8634-41."/>
    <w:docVar w:name="refmgr-biblio-08D05S" w:val="Vargas Bustamante A, Fang H, Garza J, Carter-Pokras O, Wallace SP, Rizzo JA, et al. Variations in healthcare access and utilization among Mexican immigrants: the role of documentation status. J Immigr Minor Health. 2012 Feb;14(1):146-55."/>
    <w:docVar w:name="refmgr-biblio-08D05Y" w:val="Vicus D, Sutradhar R, Lu Y, Elit L, Kupets R, Paszat L. The association between cervical cancer screening and mortality from cervical cancer: a population based case-control study. Gynecol Oncol. 2014;133:167-71."/>
    <w:docVar w:name="refmgr-biblio-08D3QX" w:val="Tammemagi CM. Racial/ethnic disparities in breast and gynecologic cancer treatment and outcomes. Curr Opin Obstet Gynecol. 2007;19:31-6."/>
    <w:docVar w:name="refmgr-biblio-08D67R" w:val="Spencer JC, Kim J, Wang L, Tiro JA, Feldman S, Kamimeni A, et al. Racial and ethnic disparities in the cervical cancer screening cascade in three U.S. health care settings [abstract]. Poster session presented at: 2022 American Society of Clinical Oncology (ASCO) Quality Care Symposium; 2022 Sep 30-Oct 1; Chicago, IL. J Clin Oncol. 2022;40(suppl 28)."/>
    <w:docVar w:name="refmgr-biblio-08D79D" w:val="Ramey SJ, Asher D, Kwon D, Ahmed AA, Wolfson AH, Yechieli R, et al. Delays in definitive cervical cancer treatment: an analysis of disparities and overall survival impact. Gynecol Oncol. 2018;149:53-62."/>
    <w:docVar w:name="refmgr-biblio-08D79H" w:val="Alimena S, Yang DD, Melamed A, Mahal BA, Worley MJ Jr, Feldman S, et al. Racial disparities in brachytherapy administration and survival in women with locally advanced cervical cancer. Gynecol Oncol. 2019;154:595-601."/>
    <w:docVar w:name="refmgr-biblio-08D7B3" w:val="Mendoza RP, Haidary T, Gabutan E, Zhou YY, Bukhari Z, Connelly C, et al. Mixed and nonvaccine high risk HPV types are associated with higher mortality in Black women with cervical cancer. Sci Rep. 2021;11:14064."/>
    <w:docVar w:name="refmgr-biblio-08D7B6" w:val="Miller D, Morris CP, Maleki Z, White M, Rodriguez EF. Health disparities in cervical cancer: prevalence of high-risk HPV and cytologic diagnoses according to race. Cancer Cytopathol. 2020 Nov;128:860-9."/>
    <w:docVar w:name="refmgr-biblio-08D7BG" w:val="Boyce-Fappiano D, Nguyen KA, Gjyshi O, Manzar G, Abana CO, Klopp AH, et al. Socioeconomic and racial determinants of brachytherapy utilization for cervical cancer: concerns for widening disparities. JCO Oncol Pract. 2021;17(12):e1958-67."/>
    <w:docVar w:name="refmgr-biblio-08D7XC" w:val="Collins Y, Holcomb K, Chapman-Davis E, Khabele D, Farley JH. Gynecologic cancer disparities: a report from the health disparities Taskforce of the Society of Gynecologic Oncology. Gynecol Oncol. 2014;133:353-61."/>
    <w:docVar w:name="refmgr-biblio-08D7XY" w:val="Hahm HC, Lahiff M, Barreto RM, Shin S, Chen WY. Health care disparities and language use at home among Latino, Asian American, and American Indian adolescents: findings from the California health interview survey. J Community Psychol. 2008;36(1):20-34."/>
    <w:docVar w:name="refmgr-biblio-08D7YQ" w:val="Bruce SF, Joshi TV, Chervoneva I, Yi M, Chatterjee-Paer S, Burton ER, et al. Disparities among cervical cancer patients receiving brachytherapy. Obstet Gynecol. 2019 Sep;134(3):559-69."/>
    <w:docVar w:name="refmgr-biblio-08DF6Z" w:val="Williams M, Moneyham L, Kempf MC, Chamot E, Scarinci I. Structural and sociocultural factors associated with cervical cancer screening among HIV-infected African American women in Alabama. AIDS Patient Care STDS. 2015;29(1):13-9."/>
    <w:docVar w:name="refmgr-biblio-08DF72" w:val="Pan American Health Organization. Cervical cancer in women with HIV in Latin America and the Caribbean: update and steps towards elimination. Washington (DC): Pan American Health Organization (PAHO); 2021. 11 p."/>
    <w:docVar w:name="refmgr-biblio-08DFDS" w:val="Ahn JC, Lauzon M, Luu M, Noureddin M, Ayoub W, Kuo A, et al. Racial and ethnic disparities in early treatment with immunotherapy for advanced HCC in the United States. Hepatology. 2022;76:1649-59."/>
    <w:docVar w:name="refmgr-biblio-08DFNN" w:val="Ermer T, Canavan ME, Maduka RC, Li AX, Salazar MC, Kaminski MF, et al. Association between food and drug administration approval and disparities in immunotherapy use among patients with cancer in the US. JAMA Netw Open. 2022 Jun 30;5(6):e2219535. Supplemental material; 20 p."/>
    <w:docVar w:name="refmgr-biblio-08DNWL" w:val="McElfish PA, Narcisse MR, Felix HC, Cascante DC, Nagarsheth N, Teeter B, et al. race, nativity, and sex disparities in human papillomavirus vaccination among young adults in the USA [manuscript]. J Racial Ethn Health Disparities. 2021. 12 p."/>
    <w:docVar w:name="refmgr-biblio-08DW94" w:val="Galbraith KV, Lechuga J, Jenerette CM, Moore LTCAD, Palmer MH, Hamilton JB. Parental acceptance and uptake of the HPV vaccine among African-Americans and Latinos in the United States: a literature review. Soc Sci Med. 2016;159:116-26."/>
    <w:docVar w:name="refmgr-biblio-08DWCS" w:val="Roy M, Finch L, Kwon D, Jordan SE, Yadegarynia S, Wolfson AH, et al. Factors contributing to delays in initiation of front-line cervical cancer therapy: disparities in a diverse south Florida population. Int J Gynecol Cancer. 2022;32:1387-94."/>
    <w:docVar w:name="refmgr-biblio-08DXRB" w:val="Mundt AJ, Connell PP, Campbell T, Hwang JH, Rotmensch J, Waggoner S. Race and clinical outcome in patients with carcinoma of the uterine cervix treated with radiation therapy. Gynecol Oncol. 1998;71:151-8."/>
    <w:docVar w:name="refmgr-biblio-08F02T" w:val="Johnson NL, Head KJ, Scott SF, Zimet GD. Persistent disparities in cervical cancer screening uptake: knowledge and sociodemographic determinants of papanicolaou and human papillomavirus testing among women in the United States. Public Health Rep. 2020;135(4):483-91."/>
    <w:docVar w:name="refmgr-biblio-08FCRY" w:val="Mix J, Saraiya M, Hallowell BD, Befano B, Cheung LC, Unger ER, et al. Cervical precancers and cancers attributed to HPV types by race and ethnicity: implications for vaccination, screening, and management. J Natl Cancer Inst. 2022;114(6):845-53."/>
    <w:docVar w:name="refmgr-biblio-08KHPG" w:val="Bray F, Laversanne M, Sung H, Ferlay J, Siegel RL, Soerjomataram I, et al. Global cancer statistics 2022: GLOBOCAN estimates of incidence and mortality worldwide for 36 cancers in 185 countries. CA Cancer J Clin. In press 2024."/>
    <w:docVar w:name="refmgr-biblio-08L9YM" w:val="McGee-Avila JK, Suneja G, Engels EA, Rositch AF, Horner MJ, Luo Q, et al. Cancer treatment disparities in people with HIV in the United States, 2001-2019. J Clin Oncol. 2024 Mar 21;42(15):1810-20. Additional material; 2 p."/>
    <w:docVar w:name="refmgr-biblio-08MRG5" w:val="SEER*Stat [Internet]. Bethesda (MD): National Cancer Institute (NCI). 2022. US population by age, sex, and race/ethnicity, 2022; 6 p. Available from: https://seer.cancer.gov/seerstat/analysis.html."/>
    <w:docVar w:name="refmgr-biblio-08R2FM" w:val="SEER*Stat [Internet]. Bethesda (MD): National Cancer Institute (NCI). 2024. 17-yr limited duration prevalence of distant stage cervical cancer, SEER 12; 4 p. Available from: https://seer.cancer.gov/seerstat/analysis.html."/>
    <w:docVar w:name="refmgr-biblio-08R2FS" w:val="SEER*Stat [Internet]. Bethesda (MD): National Cancer Institute (NCI). 2024. 29-year limited duration prevalence of cervical cancer in 2021 by age and race, SEER 12; 4 p. Available from: https://seer.cancer.gov/seerstat/analysis.html."/>
    <w:docVar w:name="refmgr-biblio-08R2G4" w:val="SEER*Stat [Internet]. Bethesda (MD): National Cancer Institute (NCI). 2024. Age-adjusted incidence of cervical cancer, 2017-2021, SEER 17; 3 p. Available from: https://seer.cancer.gov/seerstat/analysis.html."/>
    <w:docVar w:name="refmgr-biblio-08R2GX" w:val="SEER*Stat [Internet]. Bethesda (MD): National Cancer Institute (NCI). 2024. Age-adjusted incidence of stage IV cervical cancer, 2017-2021, SEER 17; 3 p. Available from: https://seer.cancer.gov/seerstat/analysis.html."/>
    <w:docVar w:name="refmgr-biblio-08R2H8" w:val="SEER*Stat [Internet]. Bethesda (MD): National Cancer Institute (NCI). 2024. Age-specific17-yr limited duration prevalence of distant stage cervical cancer, SEER 12; 4 p. Available from: https://seer.cancer.gov/seerstat/analysis.html."/>
    <w:docVar w:name="refmgr-biblio-08R2HG" w:val="SEER*Stat [Internet]. Bethesda (MD): National Cancer Institute (NCI). 2024. Age-specific 29-yr limited duration prevalence of cervical cancer, SEER 12; 4 p. Available from: https://seer.cancer.gov/seerstat/analysis.html."/>
    <w:docVar w:name="refmgr-biblio-08R2HP" w:val="SEER*Stat [Internet]. Bethesda (MD): National Cancer Institute (NCI). 2024. Age-specific incidence of stage IV cervical cancer, 2017-2021, SEER 17; 4 p. Available from: https://seer.cancer.gov/seerstat/analysis.html."/>
    <w:docVar w:name="refmgr-biblio-08R2HQ" w:val="SEER*Stat [Internet]. Bethesda (MD): National Cancer Institute (NCI). 2024. Age-specific incidence of cervical cancer, 2017-2021, SEER 17; 4 p. Available from: https://seer.cancer.gov/seerstat/analysis.html."/>
    <w:docVar w:name="refmgr-biblio-08R578" w:val="United States Census Bureau. International database (IDB): population estimates and projections for 227 countries and equivalent areas, plus 16,919 subnational areas. Suitland (MD): United States Census Bureau (USCB); 2025. 2 p. Available from: https://www.census.gov/data-tools/demo/idb/#/dashboard?dashboard_page=country&amp;COUNTRY_YR_ANIM=2025."/>
    <w:docVar w:name="refmgr-biblio-08RQXS" w:val="Fitch KC, Nguyen CGT, Vasquez Guzman CE, Holmes RS, Bruegl AS. Persistent cervical cancer disparities among American Indian/Alaska Native women: a systematic scoping review exploring the state of the science in this population. Cancer Causes Control. 2024;35:193-201."/>
    <w:docVar w:name="refmgr-biblio-08RQXV" w:val="Ho FDV, Thaploo A, Wang K, Narayan A, Alberto IRI, Ong EP, et al. Cervical cancer disparities in stage at presentation for disaggregated Asian Americans, Native Hawaiians, and Pacific Islanders. Am J Obstet Gynecol. In press 2024."/>
    <w:docVar w:name="refmgr-biblio-08RRNG" w:val="Fowler JR, Maani EV, Dunton CJ, Gasalberti DP, Jack BW, Miller JL. Cervical cancer (Nursing) [Internet]. Treasure Island (FL): StatPearls Publishing; 2024 Jan [cited 2025 Jan 27]. 14 p. Available from: https://www.ncbi.nlm.nih.gov/books/NBK570551/."/>
    <w:docVar w:name="refmgr-biblio-08RRNL" w:val="Castellano T, ElHabr AK, Washington C, Ting J, Zhang YJ, Musa F, et al. Health disparities in cervical cancer: estimating geographic variations of disease burden and association with key socioeconomic and demographic factors in the US. PLoS One. 2024 Jul 18;19(7):e0307282."/>
    <w:docVar w:name="refmgr-biblio-08RRNM" w:val="Chen JJ, Sarkar IN, Hsu E, Dizon DS. An intersectional approach to cervical cancer screening disparities by race/ethnicity and immigrant status. J Womens Health. In press 2024."/>
    <w:docVar w:name="refmgr-biblio-08RRNQ" w:val="Lepe M. Disparities in cervical cancer screening in the United States. Cancer Cytopathol. 2024;132(4):205-8."/>
    <w:docVar w:name="refmgr-biblio-08RRNV" w:val="Peitzmeier SM, Agenor M, Bernstein IM, McDowell M, Alizaga NM, Reisner SL, et al. &quot;It Can Promote an Existential Crisis&quot;: factors influencing pap test acceptability and utilization among transmasculine individuals. Qual Health Res. 2017 Dec;27(14):2138-49."/>
    <w:docVar w:name="refmgr-biblio-08RRQ9" w:val="Buck DiSilvestro J, Ulmer KK, Hedges M, Kardonsky K, Bruegl AS. Cervical cancer: preventable deaths among american indian/alaska native communities. Obstet Gynecol Clin North Am. 2024 Mar;51(1):125-41."/>
    <w:docVar w:name="refmgr-biblio-08RRQK" w:val="Orji AF and Roess AA. Assessing disparities in cervical cancer screening with Pap test by disability types. J Cancer Educ. 2024;39:39-49."/>
    <w:docVar w:name="refmgr-biblio-08RS8L" w:val="Khadraoui W, Meade CE, Backes FJ, Felix AS. Racial and ethnic disparities in clinical trial enrollment among women with gynecologic cancer. JAMA Netw Open. 2023 Dec 7;6(12):e2346494."/>
    <w:docVar w:name="refmgr-biblio-08RS8M" w:val="Lin E, Sleboda P, Rimel BJ, Chen JT, Hernandez DV, Datta GD. Sexual orientation and gender identity inequities in cervical cancer screening by race and ethnicity. Cancer Causes Control. 2024;35:133-51."/>
    <w:docVar w:name="refmgr-biblio-08RS8N" w:val="Moss JL, Pinto CN, Srinivasan S, Cronin KA, Croyle RT. Enduring cancer disparities by persistent poverty, rurality, and race: 1990-1992 to 2014-2018. J Natl Cancer Inst. 2022;114(6):829-36."/>
    <w:docVar w:name="refmgr-biblio-08RS8P" w:val="Orji AF, Gimm G, Desai A, Parekh T. The association of cervical cancer screening with disability type among U.S. women (aged 25-64 years). Am J Prev Med. 2024 Jan;66(1):83-93."/>
    <w:docVar w:name="refmgr-biblio-08RS8Q" w:val="Amboree TL, Damgacioglu H, Sonawane K, Adsul P, Montealegre JR, Deshmukh AA. Recent trends in cervical cancer incidence, stage at diagnosis, and mortality according to county-level income in the United States, 2000-2019. Int J Cancer. 2024;154(9):1549-55."/>
    <w:docVar w:name="refmgr-biblio-08RS8R" w:val="Hirth J. Disparities in HPV vaccination rates and HPV prevalence in the United States: a review of the literature. Hum Vaccin Immunother. 2019;15(1):146-55."/>
    <w:docVar w:name="refmgr-biblio-08RS8S" w:val="Islami F, Baeker Bispo J, Lee H, Wiese D, Yabroff KR, Bandi P, et al. American Cancer Society's report on the status of cancer disparities in the United States, 2023. CA Cancer J Clin. 2024;74(2):136-6."/>
    <w:docVar w:name="refmgr-biblio-08RSLN" w:val="Sokale IO, Montealegre JR, Oluyomi AO, Thrift AP. Trends and racial/ethnic differences in predictors of cervical cancer screening among US women ages 30-64 years. Cancer Epidemiol Biomarkers Prev. 2023 Jan;32(1):82-90."/>
    <w:docVar w:name="refmgr-biblio-08RSLQ" w:val="Rincon NL, McDowell KR, Weatherspoon D, Ritchwood TD, Rocke DJ, Adjei Boakye E, et al. Racial and ethnic disparities in human papillomavirus (HPV) vaccine uptake among United States adults, aged 27-45 years. Hum Vaccin Immunother. 2024;20(1):2313249."/>
    <w:docVar w:name="refmgr-biblio-08RSLS" w:val="Sabatino SA, Thompson TD, White MC, Villarroel MA, Shapiro JA, Croswell JM, et al. Up-to-Date breast, cervical, and colorectal cancer screening test use in the United States, 2021. Prev Chronic Dis. 2023 Oct;20:E94."/>
    <w:docVar w:name="refmgr-biblio-08RSLW" w:val="Shi KS, Star J, Zhao J, Han X, Yabroff R. Association of health insurance coverage disruptions and breast, colorectal, and cervical cancer screening [abstract]. Presented at: 2023 American Society of Clinical Oncology (ASCO) Quality Care Symposium; 2023 Oct 27-28; Boston, MA. J Clin Oncol. 2023;19(11 suppl)."/>
    <w:docVar w:name="refmgr-biblio-08RV8W" w:val="Summey R, Benoit M, Williams-Brown MY. Survival differences by race and surgical approach in early-stage operable cervical Cancer. Gynecol Oncol. 2023;179:63-9."/>
    <w:docVar w:name="refmgr-biblio-08S05Q" w:val="Stephens ES, Dema E, McGee-Avila JK, Shiels MS, Kreimer AR, Shing JZ. Human papillomavirus awareness by educational level and by race and ethnicity. JAMA Netw Open. 2023 Nov 14;6(11):e2343325."/>
    <w:docVar w:name="refmgr-biblio-08S063" w:val="Le D, Kim HJ, Wen KY, Juon HS. Disparities in awareness of the HPV vaccine and HPV-associated cancers among racial/ethnic minority populations: 2018 HINTS [manuscript]. Ethn Health. 2023. 17p."/>
    <w:docVar w:name="refmgr-biblio-08S7BQ" w:val="Catalan Institute of Oncology/International Agency for Research on Cancer. United States of America: human papillomavirus and related cancers, fact sheet 2023. Barcelona (Spain): Catalan Institute of Oncology (ICO)/International Agency for Research on Cancer (IARC) Information Centre on HPV and Cancer; 2023 Mar 10. 2 p."/>
    <w:docVar w:name="refmgr-biblio-08SQRL" w:val="Surveillance, Epidemiology, and End Results Program [Internet]. Bethesda (MD): National Cancer Institute (NCI). Cancer stat facts: cervical cancer; [cited 2025 Mar 10]; [about 18 screens]. Available from: https://seer.cancer.gov/statfacts/html/cervix.html."/>
    <w:docVar w:name="refmgr-biblio-08W578" w:val="Surveillance, Epidemiology, and End Results Program [Internet]. Bethesda (MD): National Cancer Institute (NCI). Cancer stat facts: cervical cancer; [cited 2025 Jun 23]; [about 17 screens]. Available from: https://seer.cancer.gov/statfacts/html/cervix.html."/>
    <w:docVar w:name="refmgr-ctdused-0440NG" w:val="5.4"/>
    <w:docVar w:name="refmgr-ctdused-04P7VC" w:val="5.4"/>
    <w:docVar w:name="refmgr-ctdused-08BZMY" w:val="5.4"/>
    <w:docVar w:name="refmgr-ctdused-08BZMZ" w:val="5.4"/>
    <w:docVar w:name="refmgr-ctdused-08D05M" w:val="5.4"/>
    <w:docVar w:name="refmgr-ctdused-08D05N" w:val="5.4"/>
    <w:docVar w:name="refmgr-ctdused-08D05Q" w:val="5.4"/>
    <w:docVar w:name="refmgr-ctdused-08D05S" w:val="5.4"/>
    <w:docVar w:name="refmgr-ctdused-08D05Y" w:val="5.4"/>
    <w:docVar w:name="refmgr-ctdused-08D3QX" w:val="5.4"/>
    <w:docVar w:name="refmgr-ctdused-08D67R" w:val="5.4"/>
    <w:docVar w:name="refmgr-ctdused-08D79D" w:val="5.4"/>
    <w:docVar w:name="refmgr-ctdused-08D79H" w:val="5.4"/>
    <w:docVar w:name="refmgr-ctdused-08D7B3" w:val="5.4"/>
    <w:docVar w:name="refmgr-ctdused-08D7B6" w:val="5.4"/>
    <w:docVar w:name="refmgr-ctdused-08D7BG" w:val="5.4"/>
    <w:docVar w:name="refmgr-ctdused-08D7XC" w:val="5.4"/>
    <w:docVar w:name="refmgr-ctdused-08D7XY" w:val="5.4"/>
    <w:docVar w:name="refmgr-ctdused-08D7YQ" w:val="5.4"/>
    <w:docVar w:name="refmgr-ctdused-08DF6Z" w:val="5.4"/>
    <w:docVar w:name="refmgr-ctdused-08DF72" w:val="5.4"/>
    <w:docVar w:name="refmgr-ctdused-08DFDS" w:val="5.4"/>
    <w:docVar w:name="refmgr-ctdused-08DFNN" w:val="5.4"/>
    <w:docVar w:name="refmgr-ctdused-08DNWL" w:val="5.4"/>
    <w:docVar w:name="refmgr-ctdused-08DW94" w:val="5.4"/>
    <w:docVar w:name="refmgr-ctdused-08DWCS" w:val="5.4"/>
    <w:docVar w:name="refmgr-ctdused-08DXRB" w:val="5.4"/>
    <w:docVar w:name="refmgr-ctdused-08F02T" w:val="5.4"/>
    <w:docVar w:name="refmgr-ctdused-08FCRY" w:val="5.4"/>
    <w:docVar w:name="refmgr-ctdused-08KHPG" w:val="5.4"/>
    <w:docVar w:name="refmgr-ctdused-08L9YM" w:val="5.4"/>
    <w:docVar w:name="refmgr-ctdused-08MRG5" w:val="5.4"/>
    <w:docVar w:name="refmgr-ctdused-08R2FM" w:val="5.4"/>
    <w:docVar w:name="refmgr-ctdused-08R2FS" w:val="5.4"/>
    <w:docVar w:name="refmgr-ctdused-08R2G4" w:val="5.4"/>
    <w:docVar w:name="refmgr-ctdused-08R2GX" w:val="5.4"/>
    <w:docVar w:name="refmgr-ctdused-08R2H8" w:val="5.4"/>
    <w:docVar w:name="refmgr-ctdused-08R2HG" w:val="5.4"/>
    <w:docVar w:name="refmgr-ctdused-08R2HP" w:val="5.4"/>
    <w:docVar w:name="refmgr-ctdused-08R2HQ" w:val="5.4"/>
    <w:docVar w:name="refmgr-ctdused-08R578" w:val="5.4"/>
    <w:docVar w:name="refmgr-ctdused-08RQXS" w:val="5.4"/>
    <w:docVar w:name="refmgr-ctdused-08RQXV" w:val="5.4"/>
    <w:docVar w:name="refmgr-ctdused-08RRNG" w:val="5.4"/>
    <w:docVar w:name="refmgr-ctdused-08RRNL" w:val="5.4"/>
    <w:docVar w:name="refmgr-ctdused-08RRNM" w:val="5.4"/>
    <w:docVar w:name="refmgr-ctdused-08RRNQ" w:val="5.4"/>
    <w:docVar w:name="refmgr-ctdused-08RRNV" w:val="5.4"/>
    <w:docVar w:name="refmgr-ctdused-08RRQ9" w:val="5.4"/>
    <w:docVar w:name="refmgr-ctdused-08RRQK" w:val="5.4"/>
    <w:docVar w:name="refmgr-ctdused-08RS8L" w:val="5.4"/>
    <w:docVar w:name="refmgr-ctdused-08RS8M" w:val="5.4"/>
    <w:docVar w:name="refmgr-ctdused-08RS8N" w:val="5.4"/>
    <w:docVar w:name="refmgr-ctdused-08RS8P" w:val="5.4"/>
    <w:docVar w:name="refmgr-ctdused-08RS8Q" w:val="5.4"/>
    <w:docVar w:name="refmgr-ctdused-08RS8R" w:val="5.4"/>
    <w:docVar w:name="refmgr-ctdused-08RS8S" w:val="5.4"/>
    <w:docVar w:name="refmgr-ctdused-08RSLN" w:val="5.4"/>
    <w:docVar w:name="refmgr-ctdused-08RSLQ" w:val="5.4"/>
    <w:docVar w:name="refmgr-ctdused-08RSLS" w:val="5.4"/>
    <w:docVar w:name="refmgr-ctdused-08RSLW" w:val="5.4"/>
    <w:docVar w:name="refmgr-ctdused-08RV8W" w:val="5.4"/>
    <w:docVar w:name="refmgr-ctdused-08S05Q" w:val="5.4"/>
    <w:docVar w:name="refmgr-ctdused-08S063" w:val="5.4"/>
    <w:docVar w:name="refmgr-ctdused-08S7BQ" w:val="5.4"/>
    <w:docVar w:name="refmgr-ctdused-08SQRL" w:val="5.4"/>
    <w:docVar w:name="refmgr-ctdused-08W578" w:val="5.4"/>
    <w:docVar w:name="refmgr-docid-0440NG" w:val="0440NG"/>
    <w:docVar w:name="refmgr-docid-04P7VC" w:val="04P7VC"/>
    <w:docVar w:name="refmgr-docid-08BZMY" w:val="08BZMY"/>
    <w:docVar w:name="refmgr-docid-08BZMZ" w:val="08BZMZ"/>
    <w:docVar w:name="refmgr-docid-08D05M" w:val="08D05M"/>
    <w:docVar w:name="refmgr-docid-08D05N" w:val="08D05N"/>
    <w:docVar w:name="refmgr-docid-08D05Q" w:val="08D05Q"/>
    <w:docVar w:name="refmgr-docid-08D05S" w:val="08D05S"/>
    <w:docVar w:name="refmgr-docid-08D05Y" w:val="08D05Y"/>
    <w:docVar w:name="refmgr-docid-08D3QX" w:val="08D3QX"/>
    <w:docVar w:name="refmgr-docid-08D67R" w:val="08D67R"/>
    <w:docVar w:name="refmgr-docid-08D79D" w:val="08D79D"/>
    <w:docVar w:name="refmgr-docid-08D79H" w:val="08D79H"/>
    <w:docVar w:name="refmgr-docid-08D7B3" w:val="08D7B3"/>
    <w:docVar w:name="refmgr-docid-08D7B6" w:val="08D7B6"/>
    <w:docVar w:name="refmgr-docid-08D7BG" w:val="08D7BG"/>
    <w:docVar w:name="refmgr-docid-08D7XC" w:val="08D7XC"/>
    <w:docVar w:name="refmgr-docid-08D7XY" w:val="08D7XY"/>
    <w:docVar w:name="refmgr-docid-08D7YQ" w:val="08D7YQ"/>
    <w:docVar w:name="refmgr-docid-08DF6Z" w:val="08DF6Z"/>
    <w:docVar w:name="refmgr-docid-08DF72" w:val="08DF72"/>
    <w:docVar w:name="refmgr-docid-08DFDS" w:val="08DFDS"/>
    <w:docVar w:name="refmgr-docid-08DFNN" w:val="08DFNN"/>
    <w:docVar w:name="refmgr-docid-08DNWL" w:val="08DNWL"/>
    <w:docVar w:name="refmgr-docid-08DW94" w:val="08DW94"/>
    <w:docVar w:name="refmgr-docid-08DWCS" w:val="08DWCS"/>
    <w:docVar w:name="refmgr-docid-08DXRB" w:val="08DXRB"/>
    <w:docVar w:name="refmgr-docid-08F02T" w:val="08F02T"/>
    <w:docVar w:name="refmgr-docid-08FCRY" w:val="08FCRY"/>
    <w:docVar w:name="refmgr-docid-08KHPG" w:val="08KHPG"/>
    <w:docVar w:name="refmgr-docid-08L9YM" w:val="08L9YM"/>
    <w:docVar w:name="refmgr-docid-08MRG5" w:val="08MRG5"/>
    <w:docVar w:name="refmgr-docid-08R2FM" w:val="08R2FM"/>
    <w:docVar w:name="refmgr-docid-08R2FS" w:val="08R2FS"/>
    <w:docVar w:name="refmgr-docid-08R2G4" w:val="08R2G4"/>
    <w:docVar w:name="refmgr-docid-08R2GX" w:val="08R2GX"/>
    <w:docVar w:name="refmgr-docid-08R2H8" w:val="08R2H8"/>
    <w:docVar w:name="refmgr-docid-08R2HG" w:val="08R2HG"/>
    <w:docVar w:name="refmgr-docid-08R2HP" w:val="08R2HP"/>
    <w:docVar w:name="refmgr-docid-08R2HQ" w:val="08R2HQ"/>
    <w:docVar w:name="refmgr-docid-08R578" w:val="08R578"/>
    <w:docVar w:name="refmgr-docid-08RQXS" w:val="08RQXS"/>
    <w:docVar w:name="refmgr-docid-08RQXV" w:val="08RQXV"/>
    <w:docVar w:name="refmgr-docid-08RRNG" w:val="08RRNG"/>
    <w:docVar w:name="refmgr-docid-08RRNL" w:val="08RRNL"/>
    <w:docVar w:name="refmgr-docid-08RRNM" w:val="08RRNM"/>
    <w:docVar w:name="refmgr-docid-08RRNQ" w:val="08RRNQ"/>
    <w:docVar w:name="refmgr-docid-08RRNV" w:val="08RRNV"/>
    <w:docVar w:name="refmgr-docid-08RRQ9" w:val="08RRQ9"/>
    <w:docVar w:name="refmgr-docid-08RRQK" w:val="08RRQK"/>
    <w:docVar w:name="refmgr-docid-08RS8L" w:val="08RS8L"/>
    <w:docVar w:name="refmgr-docid-08RS8M" w:val="08RS8M"/>
    <w:docVar w:name="refmgr-docid-08RS8N" w:val="08RS8N"/>
    <w:docVar w:name="refmgr-docid-08RS8P" w:val="08RS8P"/>
    <w:docVar w:name="refmgr-docid-08RS8Q" w:val="08RS8Q"/>
    <w:docVar w:name="refmgr-docid-08RS8R" w:val="08RS8R"/>
    <w:docVar w:name="refmgr-docid-08RS8S" w:val="08RS8S"/>
    <w:docVar w:name="refmgr-docid-08RSLN" w:val="08RSLN"/>
    <w:docVar w:name="refmgr-docid-08RSLQ" w:val="08RSLQ"/>
    <w:docVar w:name="refmgr-docid-08RSLS" w:val="08RSLS"/>
    <w:docVar w:name="refmgr-docid-08RSLW" w:val="08RSLW"/>
    <w:docVar w:name="refmgr-docid-08RV8W" w:val="08RV8W"/>
    <w:docVar w:name="refmgr-docid-08S05Q" w:val="08S05Q"/>
    <w:docVar w:name="refmgr-docid-08S063" w:val="08S063"/>
    <w:docVar w:name="refmgr-docid-08S7BQ" w:val="08S7BQ"/>
    <w:docVar w:name="refmgr-docid-08SQRL" w:val="08SQRL"/>
    <w:docVar w:name="refmgr-docid-08W578" w:val="08W578"/>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WordDocUniqueId" w:val="360c965d-131b-4583-abb5-74333849db8c"/>
  </w:docVars>
  <w:rsids>
    <w:rsidRoot w:val="00C01A69"/>
    <w:rsid w:val="000003A6"/>
    <w:rsid w:val="00000428"/>
    <w:rsid w:val="00000456"/>
    <w:rsid w:val="00000C7E"/>
    <w:rsid w:val="00000EBA"/>
    <w:rsid w:val="000016D0"/>
    <w:rsid w:val="00001971"/>
    <w:rsid w:val="000019D3"/>
    <w:rsid w:val="00001E63"/>
    <w:rsid w:val="000021DA"/>
    <w:rsid w:val="0000227A"/>
    <w:rsid w:val="000029BA"/>
    <w:rsid w:val="0000305D"/>
    <w:rsid w:val="00003240"/>
    <w:rsid w:val="000035D5"/>
    <w:rsid w:val="0000391C"/>
    <w:rsid w:val="00003BAF"/>
    <w:rsid w:val="00003C0F"/>
    <w:rsid w:val="00004416"/>
    <w:rsid w:val="00004910"/>
    <w:rsid w:val="00004AE0"/>
    <w:rsid w:val="00005146"/>
    <w:rsid w:val="0000522E"/>
    <w:rsid w:val="00005579"/>
    <w:rsid w:val="000055AF"/>
    <w:rsid w:val="000065C0"/>
    <w:rsid w:val="00006E7C"/>
    <w:rsid w:val="00007274"/>
    <w:rsid w:val="000073F9"/>
    <w:rsid w:val="000079CA"/>
    <w:rsid w:val="00010D67"/>
    <w:rsid w:val="0001102E"/>
    <w:rsid w:val="000111CF"/>
    <w:rsid w:val="0001125F"/>
    <w:rsid w:val="00011E20"/>
    <w:rsid w:val="0001219B"/>
    <w:rsid w:val="0001229D"/>
    <w:rsid w:val="000124A9"/>
    <w:rsid w:val="0001283F"/>
    <w:rsid w:val="00012856"/>
    <w:rsid w:val="00012D49"/>
    <w:rsid w:val="0001304A"/>
    <w:rsid w:val="0001320D"/>
    <w:rsid w:val="000133DB"/>
    <w:rsid w:val="000134E4"/>
    <w:rsid w:val="00013595"/>
    <w:rsid w:val="00013DBF"/>
    <w:rsid w:val="0001409D"/>
    <w:rsid w:val="000140D6"/>
    <w:rsid w:val="000141E2"/>
    <w:rsid w:val="000142AA"/>
    <w:rsid w:val="00014C4E"/>
    <w:rsid w:val="00014E87"/>
    <w:rsid w:val="0001527A"/>
    <w:rsid w:val="00015F5D"/>
    <w:rsid w:val="00016870"/>
    <w:rsid w:val="000173CD"/>
    <w:rsid w:val="00017C2E"/>
    <w:rsid w:val="00017C34"/>
    <w:rsid w:val="00017E19"/>
    <w:rsid w:val="0001ABA6"/>
    <w:rsid w:val="00020644"/>
    <w:rsid w:val="00020DF2"/>
    <w:rsid w:val="00021347"/>
    <w:rsid w:val="00021CA7"/>
    <w:rsid w:val="00021F98"/>
    <w:rsid w:val="0002207B"/>
    <w:rsid w:val="0002270D"/>
    <w:rsid w:val="00022ED9"/>
    <w:rsid w:val="00023400"/>
    <w:rsid w:val="0002346E"/>
    <w:rsid w:val="000234FF"/>
    <w:rsid w:val="000236D0"/>
    <w:rsid w:val="00024358"/>
    <w:rsid w:val="0002440B"/>
    <w:rsid w:val="0002464E"/>
    <w:rsid w:val="00024C5B"/>
    <w:rsid w:val="000259BD"/>
    <w:rsid w:val="00025CA5"/>
    <w:rsid w:val="00026890"/>
    <w:rsid w:val="00026D3E"/>
    <w:rsid w:val="0002703F"/>
    <w:rsid w:val="0002740A"/>
    <w:rsid w:val="00027454"/>
    <w:rsid w:val="0002745A"/>
    <w:rsid w:val="00027659"/>
    <w:rsid w:val="00027789"/>
    <w:rsid w:val="00027F70"/>
    <w:rsid w:val="000302D8"/>
    <w:rsid w:val="00030687"/>
    <w:rsid w:val="00031331"/>
    <w:rsid w:val="000317BD"/>
    <w:rsid w:val="0003188E"/>
    <w:rsid w:val="0003317F"/>
    <w:rsid w:val="000336AC"/>
    <w:rsid w:val="00033729"/>
    <w:rsid w:val="0003392A"/>
    <w:rsid w:val="00033D86"/>
    <w:rsid w:val="000355D2"/>
    <w:rsid w:val="0003582D"/>
    <w:rsid w:val="00035DE3"/>
    <w:rsid w:val="00035F20"/>
    <w:rsid w:val="0003657B"/>
    <w:rsid w:val="00036821"/>
    <w:rsid w:val="0003692A"/>
    <w:rsid w:val="000373A9"/>
    <w:rsid w:val="00037521"/>
    <w:rsid w:val="000400A2"/>
    <w:rsid w:val="000402A3"/>
    <w:rsid w:val="000406C7"/>
    <w:rsid w:val="000408D7"/>
    <w:rsid w:val="00040909"/>
    <w:rsid w:val="00041150"/>
    <w:rsid w:val="00041A43"/>
    <w:rsid w:val="00041ABE"/>
    <w:rsid w:val="00042227"/>
    <w:rsid w:val="0004239A"/>
    <w:rsid w:val="000433C8"/>
    <w:rsid w:val="000436A6"/>
    <w:rsid w:val="00043C7E"/>
    <w:rsid w:val="000443CB"/>
    <w:rsid w:val="00044B6E"/>
    <w:rsid w:val="0004504D"/>
    <w:rsid w:val="00045083"/>
    <w:rsid w:val="000454F6"/>
    <w:rsid w:val="00045987"/>
    <w:rsid w:val="00045F6D"/>
    <w:rsid w:val="00045FC6"/>
    <w:rsid w:val="00046834"/>
    <w:rsid w:val="00046F6C"/>
    <w:rsid w:val="000472EC"/>
    <w:rsid w:val="00047571"/>
    <w:rsid w:val="0004774F"/>
    <w:rsid w:val="00047B3C"/>
    <w:rsid w:val="00047C0C"/>
    <w:rsid w:val="00047CC1"/>
    <w:rsid w:val="00047FA9"/>
    <w:rsid w:val="000500D7"/>
    <w:rsid w:val="000501EE"/>
    <w:rsid w:val="00050ED5"/>
    <w:rsid w:val="0005130D"/>
    <w:rsid w:val="000514CA"/>
    <w:rsid w:val="00051891"/>
    <w:rsid w:val="00051BFD"/>
    <w:rsid w:val="0005239E"/>
    <w:rsid w:val="0005243C"/>
    <w:rsid w:val="00052515"/>
    <w:rsid w:val="0005261B"/>
    <w:rsid w:val="00052AD9"/>
    <w:rsid w:val="00052F11"/>
    <w:rsid w:val="000535EB"/>
    <w:rsid w:val="00053674"/>
    <w:rsid w:val="00053789"/>
    <w:rsid w:val="0005388F"/>
    <w:rsid w:val="00053F59"/>
    <w:rsid w:val="000556B7"/>
    <w:rsid w:val="000560DC"/>
    <w:rsid w:val="00056228"/>
    <w:rsid w:val="0005662D"/>
    <w:rsid w:val="00056892"/>
    <w:rsid w:val="0005699A"/>
    <w:rsid w:val="00056F28"/>
    <w:rsid w:val="000574E2"/>
    <w:rsid w:val="000574E3"/>
    <w:rsid w:val="00057E53"/>
    <w:rsid w:val="0006107A"/>
    <w:rsid w:val="000610C1"/>
    <w:rsid w:val="000611DA"/>
    <w:rsid w:val="000617B4"/>
    <w:rsid w:val="00061B1B"/>
    <w:rsid w:val="00061C8A"/>
    <w:rsid w:val="00062CB8"/>
    <w:rsid w:val="00063AEF"/>
    <w:rsid w:val="00064EA7"/>
    <w:rsid w:val="00065598"/>
    <w:rsid w:val="00066204"/>
    <w:rsid w:val="00066907"/>
    <w:rsid w:val="00067268"/>
    <w:rsid w:val="00067D38"/>
    <w:rsid w:val="00067FA6"/>
    <w:rsid w:val="00070355"/>
    <w:rsid w:val="00070485"/>
    <w:rsid w:val="00070799"/>
    <w:rsid w:val="000708BB"/>
    <w:rsid w:val="00070A42"/>
    <w:rsid w:val="00071380"/>
    <w:rsid w:val="000717B2"/>
    <w:rsid w:val="00071D89"/>
    <w:rsid w:val="00071DA6"/>
    <w:rsid w:val="00071ED1"/>
    <w:rsid w:val="0007204A"/>
    <w:rsid w:val="00072702"/>
    <w:rsid w:val="00072AB6"/>
    <w:rsid w:val="00073843"/>
    <w:rsid w:val="00073887"/>
    <w:rsid w:val="000738C7"/>
    <w:rsid w:val="00074DD5"/>
    <w:rsid w:val="00075DD6"/>
    <w:rsid w:val="0007623A"/>
    <w:rsid w:val="0007645F"/>
    <w:rsid w:val="000766BF"/>
    <w:rsid w:val="00076A46"/>
    <w:rsid w:val="00076A87"/>
    <w:rsid w:val="00076E95"/>
    <w:rsid w:val="00077052"/>
    <w:rsid w:val="0007722F"/>
    <w:rsid w:val="00077BB5"/>
    <w:rsid w:val="00080583"/>
    <w:rsid w:val="00080AA7"/>
    <w:rsid w:val="0008117F"/>
    <w:rsid w:val="000824FA"/>
    <w:rsid w:val="00082B94"/>
    <w:rsid w:val="00082D9E"/>
    <w:rsid w:val="00082F25"/>
    <w:rsid w:val="0008308B"/>
    <w:rsid w:val="00083AC3"/>
    <w:rsid w:val="0008472A"/>
    <w:rsid w:val="00085AFC"/>
    <w:rsid w:val="00085BC9"/>
    <w:rsid w:val="00085C6E"/>
    <w:rsid w:val="00085E0A"/>
    <w:rsid w:val="00086290"/>
    <w:rsid w:val="00086648"/>
    <w:rsid w:val="000903DC"/>
    <w:rsid w:val="00090691"/>
    <w:rsid w:val="00090DB8"/>
    <w:rsid w:val="00091227"/>
    <w:rsid w:val="00091362"/>
    <w:rsid w:val="00091DF7"/>
    <w:rsid w:val="0009218D"/>
    <w:rsid w:val="000927B5"/>
    <w:rsid w:val="00092B0D"/>
    <w:rsid w:val="00094001"/>
    <w:rsid w:val="000940CE"/>
    <w:rsid w:val="00095513"/>
    <w:rsid w:val="00095C84"/>
    <w:rsid w:val="00096039"/>
    <w:rsid w:val="000966F3"/>
    <w:rsid w:val="000967B0"/>
    <w:rsid w:val="000968A2"/>
    <w:rsid w:val="00096AED"/>
    <w:rsid w:val="00096F83"/>
    <w:rsid w:val="00097019"/>
    <w:rsid w:val="000A016A"/>
    <w:rsid w:val="000A02DA"/>
    <w:rsid w:val="000A02EB"/>
    <w:rsid w:val="000A0A15"/>
    <w:rsid w:val="000A1049"/>
    <w:rsid w:val="000A1304"/>
    <w:rsid w:val="000A145D"/>
    <w:rsid w:val="000A1679"/>
    <w:rsid w:val="000A16FC"/>
    <w:rsid w:val="000A1FE6"/>
    <w:rsid w:val="000A266F"/>
    <w:rsid w:val="000A38C6"/>
    <w:rsid w:val="000A3977"/>
    <w:rsid w:val="000A3A3F"/>
    <w:rsid w:val="000A3A7C"/>
    <w:rsid w:val="000A3CE2"/>
    <w:rsid w:val="000A4420"/>
    <w:rsid w:val="000A447E"/>
    <w:rsid w:val="000A4D56"/>
    <w:rsid w:val="000A53AD"/>
    <w:rsid w:val="000A552C"/>
    <w:rsid w:val="000A69B9"/>
    <w:rsid w:val="000A6A30"/>
    <w:rsid w:val="000A6BF2"/>
    <w:rsid w:val="000A6EFC"/>
    <w:rsid w:val="000A7532"/>
    <w:rsid w:val="000A7959"/>
    <w:rsid w:val="000A7E54"/>
    <w:rsid w:val="000B0998"/>
    <w:rsid w:val="000B0C95"/>
    <w:rsid w:val="000B0F71"/>
    <w:rsid w:val="000B323C"/>
    <w:rsid w:val="000B3983"/>
    <w:rsid w:val="000B3B9E"/>
    <w:rsid w:val="000B4333"/>
    <w:rsid w:val="000B461E"/>
    <w:rsid w:val="000B4636"/>
    <w:rsid w:val="000B4B3E"/>
    <w:rsid w:val="000B4CEF"/>
    <w:rsid w:val="000B5172"/>
    <w:rsid w:val="000B55CE"/>
    <w:rsid w:val="000B56B6"/>
    <w:rsid w:val="000B5CB7"/>
    <w:rsid w:val="000B5DEE"/>
    <w:rsid w:val="000B5F9A"/>
    <w:rsid w:val="000B6125"/>
    <w:rsid w:val="000B6702"/>
    <w:rsid w:val="000B68BE"/>
    <w:rsid w:val="000B7CC7"/>
    <w:rsid w:val="000C0022"/>
    <w:rsid w:val="000C01C1"/>
    <w:rsid w:val="000C0B5A"/>
    <w:rsid w:val="000C18AE"/>
    <w:rsid w:val="000C2679"/>
    <w:rsid w:val="000C2857"/>
    <w:rsid w:val="000C2AE2"/>
    <w:rsid w:val="000C2DB3"/>
    <w:rsid w:val="000C2F6D"/>
    <w:rsid w:val="000C2FD2"/>
    <w:rsid w:val="000C305B"/>
    <w:rsid w:val="000C33C7"/>
    <w:rsid w:val="000C3527"/>
    <w:rsid w:val="000C359A"/>
    <w:rsid w:val="000C36F5"/>
    <w:rsid w:val="000C4042"/>
    <w:rsid w:val="000C464E"/>
    <w:rsid w:val="000C54F6"/>
    <w:rsid w:val="000C551D"/>
    <w:rsid w:val="000C5969"/>
    <w:rsid w:val="000C5CDE"/>
    <w:rsid w:val="000C5D48"/>
    <w:rsid w:val="000C61C8"/>
    <w:rsid w:val="000C6265"/>
    <w:rsid w:val="000C67A0"/>
    <w:rsid w:val="000C7996"/>
    <w:rsid w:val="000C7BFE"/>
    <w:rsid w:val="000C7DCA"/>
    <w:rsid w:val="000D003D"/>
    <w:rsid w:val="000D0089"/>
    <w:rsid w:val="000D02A1"/>
    <w:rsid w:val="000D11E9"/>
    <w:rsid w:val="000D170B"/>
    <w:rsid w:val="000D18F8"/>
    <w:rsid w:val="000D1BD7"/>
    <w:rsid w:val="000D1D4F"/>
    <w:rsid w:val="000D1F55"/>
    <w:rsid w:val="000D21AC"/>
    <w:rsid w:val="000D2261"/>
    <w:rsid w:val="000D234F"/>
    <w:rsid w:val="000D2B6B"/>
    <w:rsid w:val="000D2DBA"/>
    <w:rsid w:val="000D380D"/>
    <w:rsid w:val="000D3CB2"/>
    <w:rsid w:val="000D4926"/>
    <w:rsid w:val="000D49ED"/>
    <w:rsid w:val="000D5464"/>
    <w:rsid w:val="000D55D4"/>
    <w:rsid w:val="000D5784"/>
    <w:rsid w:val="000D5D62"/>
    <w:rsid w:val="000D6053"/>
    <w:rsid w:val="000D6A1F"/>
    <w:rsid w:val="000D6E3F"/>
    <w:rsid w:val="000D6FE4"/>
    <w:rsid w:val="000D718C"/>
    <w:rsid w:val="000D7B98"/>
    <w:rsid w:val="000E0244"/>
    <w:rsid w:val="000E058D"/>
    <w:rsid w:val="000E06DD"/>
    <w:rsid w:val="000E0EC5"/>
    <w:rsid w:val="000E0F2F"/>
    <w:rsid w:val="000E13D3"/>
    <w:rsid w:val="000E1736"/>
    <w:rsid w:val="000E1962"/>
    <w:rsid w:val="000E257F"/>
    <w:rsid w:val="000E2890"/>
    <w:rsid w:val="000E2E0E"/>
    <w:rsid w:val="000E2ED6"/>
    <w:rsid w:val="000E3280"/>
    <w:rsid w:val="000E3E83"/>
    <w:rsid w:val="000E46E4"/>
    <w:rsid w:val="000E4A73"/>
    <w:rsid w:val="000E4DE7"/>
    <w:rsid w:val="000E4E07"/>
    <w:rsid w:val="000E4F5C"/>
    <w:rsid w:val="000E50AA"/>
    <w:rsid w:val="000E52BC"/>
    <w:rsid w:val="000E5522"/>
    <w:rsid w:val="000E56FA"/>
    <w:rsid w:val="000E59FD"/>
    <w:rsid w:val="000E5B67"/>
    <w:rsid w:val="000E65E8"/>
    <w:rsid w:val="000E67CD"/>
    <w:rsid w:val="000E6FAB"/>
    <w:rsid w:val="000E7158"/>
    <w:rsid w:val="000E72B0"/>
    <w:rsid w:val="000E7A75"/>
    <w:rsid w:val="000F0160"/>
    <w:rsid w:val="000F0197"/>
    <w:rsid w:val="000F079F"/>
    <w:rsid w:val="000F0829"/>
    <w:rsid w:val="000F0BEF"/>
    <w:rsid w:val="000F115B"/>
    <w:rsid w:val="000F1A3F"/>
    <w:rsid w:val="000F1A4F"/>
    <w:rsid w:val="000F1EDB"/>
    <w:rsid w:val="000F1FB6"/>
    <w:rsid w:val="000F24BB"/>
    <w:rsid w:val="000F33D3"/>
    <w:rsid w:val="000F3782"/>
    <w:rsid w:val="000F380A"/>
    <w:rsid w:val="000F3907"/>
    <w:rsid w:val="000F3930"/>
    <w:rsid w:val="000F4181"/>
    <w:rsid w:val="000F4348"/>
    <w:rsid w:val="000F4708"/>
    <w:rsid w:val="000F5402"/>
    <w:rsid w:val="000F5AD1"/>
    <w:rsid w:val="000F5D67"/>
    <w:rsid w:val="000F669C"/>
    <w:rsid w:val="000F6B16"/>
    <w:rsid w:val="000F6D58"/>
    <w:rsid w:val="000F6F0D"/>
    <w:rsid w:val="000F7407"/>
    <w:rsid w:val="000F7978"/>
    <w:rsid w:val="001007AD"/>
    <w:rsid w:val="001008B0"/>
    <w:rsid w:val="001015DF"/>
    <w:rsid w:val="001020FC"/>
    <w:rsid w:val="00102767"/>
    <w:rsid w:val="00102B13"/>
    <w:rsid w:val="00103E06"/>
    <w:rsid w:val="00103F34"/>
    <w:rsid w:val="001042FA"/>
    <w:rsid w:val="00104551"/>
    <w:rsid w:val="0010519E"/>
    <w:rsid w:val="001059B4"/>
    <w:rsid w:val="00105A9C"/>
    <w:rsid w:val="00105B0B"/>
    <w:rsid w:val="00105CF3"/>
    <w:rsid w:val="00105FB2"/>
    <w:rsid w:val="00106167"/>
    <w:rsid w:val="001065B2"/>
    <w:rsid w:val="00106659"/>
    <w:rsid w:val="00106ADC"/>
    <w:rsid w:val="00106B2D"/>
    <w:rsid w:val="00106FEA"/>
    <w:rsid w:val="00107005"/>
    <w:rsid w:val="001073C4"/>
    <w:rsid w:val="0010783F"/>
    <w:rsid w:val="0011081B"/>
    <w:rsid w:val="00110A68"/>
    <w:rsid w:val="00111199"/>
    <w:rsid w:val="00111A7E"/>
    <w:rsid w:val="001122B3"/>
    <w:rsid w:val="00112AF3"/>
    <w:rsid w:val="00112C09"/>
    <w:rsid w:val="00112D53"/>
    <w:rsid w:val="00112E6F"/>
    <w:rsid w:val="00112E7A"/>
    <w:rsid w:val="001133F6"/>
    <w:rsid w:val="001138A6"/>
    <w:rsid w:val="001146CA"/>
    <w:rsid w:val="001147C4"/>
    <w:rsid w:val="00114B6F"/>
    <w:rsid w:val="00114DC8"/>
    <w:rsid w:val="001155C3"/>
    <w:rsid w:val="00115B9E"/>
    <w:rsid w:val="00116E43"/>
    <w:rsid w:val="0011719A"/>
    <w:rsid w:val="001173A2"/>
    <w:rsid w:val="00120D70"/>
    <w:rsid w:val="00120E30"/>
    <w:rsid w:val="00121144"/>
    <w:rsid w:val="00121778"/>
    <w:rsid w:val="00121D07"/>
    <w:rsid w:val="00122032"/>
    <w:rsid w:val="00122623"/>
    <w:rsid w:val="00122762"/>
    <w:rsid w:val="00122EC3"/>
    <w:rsid w:val="001234D7"/>
    <w:rsid w:val="00123725"/>
    <w:rsid w:val="0012393C"/>
    <w:rsid w:val="00124A50"/>
    <w:rsid w:val="00124B4B"/>
    <w:rsid w:val="00124B89"/>
    <w:rsid w:val="00125357"/>
    <w:rsid w:val="00125920"/>
    <w:rsid w:val="00125A67"/>
    <w:rsid w:val="00126FFC"/>
    <w:rsid w:val="00127096"/>
    <w:rsid w:val="001272E9"/>
    <w:rsid w:val="00127733"/>
    <w:rsid w:val="001278B0"/>
    <w:rsid w:val="00127AB1"/>
    <w:rsid w:val="0013035F"/>
    <w:rsid w:val="00130467"/>
    <w:rsid w:val="0013072D"/>
    <w:rsid w:val="00130769"/>
    <w:rsid w:val="00131B4E"/>
    <w:rsid w:val="00131B5A"/>
    <w:rsid w:val="00131F50"/>
    <w:rsid w:val="00133170"/>
    <w:rsid w:val="00133249"/>
    <w:rsid w:val="001333E1"/>
    <w:rsid w:val="00133B05"/>
    <w:rsid w:val="00133BC8"/>
    <w:rsid w:val="0013415E"/>
    <w:rsid w:val="001347BC"/>
    <w:rsid w:val="00134908"/>
    <w:rsid w:val="00134A45"/>
    <w:rsid w:val="00134DD6"/>
    <w:rsid w:val="0013533E"/>
    <w:rsid w:val="0013547E"/>
    <w:rsid w:val="0013604D"/>
    <w:rsid w:val="00136538"/>
    <w:rsid w:val="0013681F"/>
    <w:rsid w:val="00136A61"/>
    <w:rsid w:val="00137E2C"/>
    <w:rsid w:val="00140360"/>
    <w:rsid w:val="00140393"/>
    <w:rsid w:val="001403CC"/>
    <w:rsid w:val="001404A0"/>
    <w:rsid w:val="0014070D"/>
    <w:rsid w:val="00140BB9"/>
    <w:rsid w:val="0014108E"/>
    <w:rsid w:val="0014191C"/>
    <w:rsid w:val="00141FE2"/>
    <w:rsid w:val="00142594"/>
    <w:rsid w:val="00142CF5"/>
    <w:rsid w:val="001434A1"/>
    <w:rsid w:val="00144338"/>
    <w:rsid w:val="0014519D"/>
    <w:rsid w:val="00145912"/>
    <w:rsid w:val="00145ECD"/>
    <w:rsid w:val="001461C5"/>
    <w:rsid w:val="00146AAB"/>
    <w:rsid w:val="00146F6B"/>
    <w:rsid w:val="0014702D"/>
    <w:rsid w:val="00147111"/>
    <w:rsid w:val="001477C0"/>
    <w:rsid w:val="00147807"/>
    <w:rsid w:val="00147FBC"/>
    <w:rsid w:val="00150D53"/>
    <w:rsid w:val="0015170C"/>
    <w:rsid w:val="001519BB"/>
    <w:rsid w:val="00151B3B"/>
    <w:rsid w:val="00152248"/>
    <w:rsid w:val="00152429"/>
    <w:rsid w:val="0015491F"/>
    <w:rsid w:val="00155600"/>
    <w:rsid w:val="00155658"/>
    <w:rsid w:val="001567E6"/>
    <w:rsid w:val="0015694C"/>
    <w:rsid w:val="00156D68"/>
    <w:rsid w:val="00156F84"/>
    <w:rsid w:val="00157170"/>
    <w:rsid w:val="001572B8"/>
    <w:rsid w:val="001577CD"/>
    <w:rsid w:val="001578A9"/>
    <w:rsid w:val="0016019F"/>
    <w:rsid w:val="001603A8"/>
    <w:rsid w:val="00160469"/>
    <w:rsid w:val="00160B6F"/>
    <w:rsid w:val="00160CDF"/>
    <w:rsid w:val="00160E93"/>
    <w:rsid w:val="001612E5"/>
    <w:rsid w:val="00161A0D"/>
    <w:rsid w:val="00161AAA"/>
    <w:rsid w:val="0016221F"/>
    <w:rsid w:val="00162FD6"/>
    <w:rsid w:val="00163399"/>
    <w:rsid w:val="00164611"/>
    <w:rsid w:val="00164CA9"/>
    <w:rsid w:val="001650BF"/>
    <w:rsid w:val="001653DA"/>
    <w:rsid w:val="00165414"/>
    <w:rsid w:val="00165CC0"/>
    <w:rsid w:val="00165FE2"/>
    <w:rsid w:val="0016634C"/>
    <w:rsid w:val="00166A36"/>
    <w:rsid w:val="00167B34"/>
    <w:rsid w:val="00167DB6"/>
    <w:rsid w:val="00170019"/>
    <w:rsid w:val="001700AE"/>
    <w:rsid w:val="00170106"/>
    <w:rsid w:val="001702A6"/>
    <w:rsid w:val="00170948"/>
    <w:rsid w:val="00170976"/>
    <w:rsid w:val="001718E5"/>
    <w:rsid w:val="00171CE8"/>
    <w:rsid w:val="00173533"/>
    <w:rsid w:val="00173656"/>
    <w:rsid w:val="00173918"/>
    <w:rsid w:val="00173D57"/>
    <w:rsid w:val="0017423B"/>
    <w:rsid w:val="0017451C"/>
    <w:rsid w:val="00174537"/>
    <w:rsid w:val="00174B81"/>
    <w:rsid w:val="00174DE8"/>
    <w:rsid w:val="00174FF5"/>
    <w:rsid w:val="0017530D"/>
    <w:rsid w:val="00175377"/>
    <w:rsid w:val="00175A93"/>
    <w:rsid w:val="00175FAE"/>
    <w:rsid w:val="00176104"/>
    <w:rsid w:val="00176754"/>
    <w:rsid w:val="00176859"/>
    <w:rsid w:val="001768E2"/>
    <w:rsid w:val="00177243"/>
    <w:rsid w:val="001773A3"/>
    <w:rsid w:val="0017760B"/>
    <w:rsid w:val="0018023E"/>
    <w:rsid w:val="00180E9A"/>
    <w:rsid w:val="001811B4"/>
    <w:rsid w:val="00181FCD"/>
    <w:rsid w:val="001825B0"/>
    <w:rsid w:val="00182C4A"/>
    <w:rsid w:val="001831BF"/>
    <w:rsid w:val="001831ED"/>
    <w:rsid w:val="00183D86"/>
    <w:rsid w:val="00183E62"/>
    <w:rsid w:val="0018402D"/>
    <w:rsid w:val="001841C2"/>
    <w:rsid w:val="001845F2"/>
    <w:rsid w:val="00185101"/>
    <w:rsid w:val="001853D5"/>
    <w:rsid w:val="0018581B"/>
    <w:rsid w:val="00185A63"/>
    <w:rsid w:val="00185ACB"/>
    <w:rsid w:val="00186098"/>
    <w:rsid w:val="00186D0A"/>
    <w:rsid w:val="001871BC"/>
    <w:rsid w:val="00187330"/>
    <w:rsid w:val="0018771B"/>
    <w:rsid w:val="00187B03"/>
    <w:rsid w:val="00190ABE"/>
    <w:rsid w:val="00190B78"/>
    <w:rsid w:val="00190C0B"/>
    <w:rsid w:val="00191214"/>
    <w:rsid w:val="0019141B"/>
    <w:rsid w:val="00191AA8"/>
    <w:rsid w:val="00191C11"/>
    <w:rsid w:val="001920B6"/>
    <w:rsid w:val="00192F32"/>
    <w:rsid w:val="0019319E"/>
    <w:rsid w:val="001932D2"/>
    <w:rsid w:val="001934D6"/>
    <w:rsid w:val="001936B3"/>
    <w:rsid w:val="00193943"/>
    <w:rsid w:val="00193F40"/>
    <w:rsid w:val="00194049"/>
    <w:rsid w:val="00194426"/>
    <w:rsid w:val="0019445A"/>
    <w:rsid w:val="001944AC"/>
    <w:rsid w:val="00194BE1"/>
    <w:rsid w:val="001953BE"/>
    <w:rsid w:val="00195449"/>
    <w:rsid w:val="0019545C"/>
    <w:rsid w:val="00195DBC"/>
    <w:rsid w:val="0019624D"/>
    <w:rsid w:val="00196A4F"/>
    <w:rsid w:val="00197395"/>
    <w:rsid w:val="00197524"/>
    <w:rsid w:val="00197906"/>
    <w:rsid w:val="00197FE2"/>
    <w:rsid w:val="001A0658"/>
    <w:rsid w:val="001A0A9A"/>
    <w:rsid w:val="001A0E01"/>
    <w:rsid w:val="001A0F72"/>
    <w:rsid w:val="001A1091"/>
    <w:rsid w:val="001A1FC9"/>
    <w:rsid w:val="001A2115"/>
    <w:rsid w:val="001A247D"/>
    <w:rsid w:val="001A265C"/>
    <w:rsid w:val="001A3717"/>
    <w:rsid w:val="001A3D1F"/>
    <w:rsid w:val="001A451B"/>
    <w:rsid w:val="001A47B0"/>
    <w:rsid w:val="001A4B48"/>
    <w:rsid w:val="001A4BCD"/>
    <w:rsid w:val="001A4D12"/>
    <w:rsid w:val="001A5E70"/>
    <w:rsid w:val="001A5FA0"/>
    <w:rsid w:val="001A6120"/>
    <w:rsid w:val="001A626C"/>
    <w:rsid w:val="001A66BC"/>
    <w:rsid w:val="001A73FA"/>
    <w:rsid w:val="001A7496"/>
    <w:rsid w:val="001A7E42"/>
    <w:rsid w:val="001A7EF1"/>
    <w:rsid w:val="001B0356"/>
    <w:rsid w:val="001B04F7"/>
    <w:rsid w:val="001B0CEB"/>
    <w:rsid w:val="001B1B65"/>
    <w:rsid w:val="001B1B8A"/>
    <w:rsid w:val="001B20EA"/>
    <w:rsid w:val="001B21C2"/>
    <w:rsid w:val="001B287A"/>
    <w:rsid w:val="001B2B34"/>
    <w:rsid w:val="001B30F1"/>
    <w:rsid w:val="001B313B"/>
    <w:rsid w:val="001B3198"/>
    <w:rsid w:val="001B32B9"/>
    <w:rsid w:val="001B33BC"/>
    <w:rsid w:val="001B3BDC"/>
    <w:rsid w:val="001B4AAD"/>
    <w:rsid w:val="001B4F83"/>
    <w:rsid w:val="001B5840"/>
    <w:rsid w:val="001B592F"/>
    <w:rsid w:val="001B5952"/>
    <w:rsid w:val="001B5B95"/>
    <w:rsid w:val="001B5F3D"/>
    <w:rsid w:val="001B63F1"/>
    <w:rsid w:val="001B646C"/>
    <w:rsid w:val="001B6837"/>
    <w:rsid w:val="001B6F47"/>
    <w:rsid w:val="001B7A2F"/>
    <w:rsid w:val="001B7F2F"/>
    <w:rsid w:val="001B7FB7"/>
    <w:rsid w:val="001C0F92"/>
    <w:rsid w:val="001C1008"/>
    <w:rsid w:val="001C21CD"/>
    <w:rsid w:val="001C273D"/>
    <w:rsid w:val="001C2773"/>
    <w:rsid w:val="001C2BF0"/>
    <w:rsid w:val="001C2CA6"/>
    <w:rsid w:val="001C3137"/>
    <w:rsid w:val="001C3B00"/>
    <w:rsid w:val="001C3E06"/>
    <w:rsid w:val="001C4717"/>
    <w:rsid w:val="001C489E"/>
    <w:rsid w:val="001C4F53"/>
    <w:rsid w:val="001C4FF2"/>
    <w:rsid w:val="001C50E8"/>
    <w:rsid w:val="001C5474"/>
    <w:rsid w:val="001C5564"/>
    <w:rsid w:val="001C5C3A"/>
    <w:rsid w:val="001C5E37"/>
    <w:rsid w:val="001C66B8"/>
    <w:rsid w:val="001C6F6D"/>
    <w:rsid w:val="001C6FB1"/>
    <w:rsid w:val="001C7BD1"/>
    <w:rsid w:val="001C7C81"/>
    <w:rsid w:val="001D0688"/>
    <w:rsid w:val="001D1019"/>
    <w:rsid w:val="001D13FF"/>
    <w:rsid w:val="001D140F"/>
    <w:rsid w:val="001D156D"/>
    <w:rsid w:val="001D162A"/>
    <w:rsid w:val="001D1BFB"/>
    <w:rsid w:val="001D220F"/>
    <w:rsid w:val="001D244A"/>
    <w:rsid w:val="001D273F"/>
    <w:rsid w:val="001D286E"/>
    <w:rsid w:val="001D3051"/>
    <w:rsid w:val="001D30E3"/>
    <w:rsid w:val="001D31D3"/>
    <w:rsid w:val="001D3385"/>
    <w:rsid w:val="001D3A73"/>
    <w:rsid w:val="001D3B80"/>
    <w:rsid w:val="001D3FAC"/>
    <w:rsid w:val="001D41E6"/>
    <w:rsid w:val="001D4698"/>
    <w:rsid w:val="001D4BF9"/>
    <w:rsid w:val="001D59DC"/>
    <w:rsid w:val="001D5BE2"/>
    <w:rsid w:val="001D6331"/>
    <w:rsid w:val="001D63A2"/>
    <w:rsid w:val="001D69F3"/>
    <w:rsid w:val="001D6C07"/>
    <w:rsid w:val="001D722D"/>
    <w:rsid w:val="001D7501"/>
    <w:rsid w:val="001D76AE"/>
    <w:rsid w:val="001D7AE4"/>
    <w:rsid w:val="001D7D37"/>
    <w:rsid w:val="001E01FC"/>
    <w:rsid w:val="001E1C52"/>
    <w:rsid w:val="001E1F2E"/>
    <w:rsid w:val="001E201A"/>
    <w:rsid w:val="001E237C"/>
    <w:rsid w:val="001E270B"/>
    <w:rsid w:val="001E270D"/>
    <w:rsid w:val="001E3038"/>
    <w:rsid w:val="001E3067"/>
    <w:rsid w:val="001E32D7"/>
    <w:rsid w:val="001E38B7"/>
    <w:rsid w:val="001E3C68"/>
    <w:rsid w:val="001E4163"/>
    <w:rsid w:val="001E44BC"/>
    <w:rsid w:val="001E460A"/>
    <w:rsid w:val="001E476C"/>
    <w:rsid w:val="001E48E7"/>
    <w:rsid w:val="001E4E0E"/>
    <w:rsid w:val="001E539A"/>
    <w:rsid w:val="001E5827"/>
    <w:rsid w:val="001E5C28"/>
    <w:rsid w:val="001E60D0"/>
    <w:rsid w:val="001E64D8"/>
    <w:rsid w:val="001E723C"/>
    <w:rsid w:val="001E73C2"/>
    <w:rsid w:val="001E7670"/>
    <w:rsid w:val="001E76B1"/>
    <w:rsid w:val="001E77D0"/>
    <w:rsid w:val="001E7AF1"/>
    <w:rsid w:val="001F0037"/>
    <w:rsid w:val="001F0522"/>
    <w:rsid w:val="001F1075"/>
    <w:rsid w:val="001F1254"/>
    <w:rsid w:val="001F13FA"/>
    <w:rsid w:val="001F19B9"/>
    <w:rsid w:val="001F2BEF"/>
    <w:rsid w:val="001F35E7"/>
    <w:rsid w:val="001F3615"/>
    <w:rsid w:val="001F3684"/>
    <w:rsid w:val="001F3D72"/>
    <w:rsid w:val="001F4BF8"/>
    <w:rsid w:val="001F5784"/>
    <w:rsid w:val="001F583B"/>
    <w:rsid w:val="001F605A"/>
    <w:rsid w:val="001F614B"/>
    <w:rsid w:val="001F63B4"/>
    <w:rsid w:val="001F7A3B"/>
    <w:rsid w:val="001F7BDF"/>
    <w:rsid w:val="001F7C73"/>
    <w:rsid w:val="002005ED"/>
    <w:rsid w:val="00200AB2"/>
    <w:rsid w:val="00200B7A"/>
    <w:rsid w:val="00200E1A"/>
    <w:rsid w:val="002018BF"/>
    <w:rsid w:val="00202112"/>
    <w:rsid w:val="002023FA"/>
    <w:rsid w:val="00202A48"/>
    <w:rsid w:val="00202DF9"/>
    <w:rsid w:val="002033F9"/>
    <w:rsid w:val="00203E2D"/>
    <w:rsid w:val="00204963"/>
    <w:rsid w:val="002049C6"/>
    <w:rsid w:val="002050F1"/>
    <w:rsid w:val="002051D4"/>
    <w:rsid w:val="00205328"/>
    <w:rsid w:val="00205872"/>
    <w:rsid w:val="00205AD2"/>
    <w:rsid w:val="00205B62"/>
    <w:rsid w:val="00205CA7"/>
    <w:rsid w:val="00206EDB"/>
    <w:rsid w:val="002072D1"/>
    <w:rsid w:val="002074CC"/>
    <w:rsid w:val="00207696"/>
    <w:rsid w:val="0020797B"/>
    <w:rsid w:val="00207FFE"/>
    <w:rsid w:val="0021001A"/>
    <w:rsid w:val="002100B7"/>
    <w:rsid w:val="00210CA3"/>
    <w:rsid w:val="002118DE"/>
    <w:rsid w:val="00211DE8"/>
    <w:rsid w:val="00212123"/>
    <w:rsid w:val="00212247"/>
    <w:rsid w:val="00212A56"/>
    <w:rsid w:val="00212E04"/>
    <w:rsid w:val="00212F22"/>
    <w:rsid w:val="00213297"/>
    <w:rsid w:val="002136E7"/>
    <w:rsid w:val="00213B49"/>
    <w:rsid w:val="002145A3"/>
    <w:rsid w:val="00214C11"/>
    <w:rsid w:val="00214E4D"/>
    <w:rsid w:val="0021516D"/>
    <w:rsid w:val="00215608"/>
    <w:rsid w:val="0021580A"/>
    <w:rsid w:val="00215FF7"/>
    <w:rsid w:val="00216038"/>
    <w:rsid w:val="0021611A"/>
    <w:rsid w:val="0021646E"/>
    <w:rsid w:val="0021656B"/>
    <w:rsid w:val="00216DEE"/>
    <w:rsid w:val="0021719E"/>
    <w:rsid w:val="00217AFB"/>
    <w:rsid w:val="00217D45"/>
    <w:rsid w:val="0022061D"/>
    <w:rsid w:val="002208C5"/>
    <w:rsid w:val="002209C9"/>
    <w:rsid w:val="00220A15"/>
    <w:rsid w:val="00220E4F"/>
    <w:rsid w:val="00220F77"/>
    <w:rsid w:val="002212AC"/>
    <w:rsid w:val="00221DEC"/>
    <w:rsid w:val="00221E00"/>
    <w:rsid w:val="0022210D"/>
    <w:rsid w:val="00222332"/>
    <w:rsid w:val="002223FA"/>
    <w:rsid w:val="00222669"/>
    <w:rsid w:val="002234B4"/>
    <w:rsid w:val="00223E0C"/>
    <w:rsid w:val="00224842"/>
    <w:rsid w:val="00225071"/>
    <w:rsid w:val="00225577"/>
    <w:rsid w:val="0022567E"/>
    <w:rsid w:val="00225B5A"/>
    <w:rsid w:val="00225DF9"/>
    <w:rsid w:val="00226118"/>
    <w:rsid w:val="00226156"/>
    <w:rsid w:val="00226378"/>
    <w:rsid w:val="00226B06"/>
    <w:rsid w:val="0022705B"/>
    <w:rsid w:val="00227262"/>
    <w:rsid w:val="00227650"/>
    <w:rsid w:val="002278C1"/>
    <w:rsid w:val="00227A11"/>
    <w:rsid w:val="002300A4"/>
    <w:rsid w:val="00230627"/>
    <w:rsid w:val="00230705"/>
    <w:rsid w:val="00230C81"/>
    <w:rsid w:val="002318F6"/>
    <w:rsid w:val="00232684"/>
    <w:rsid w:val="0023323F"/>
    <w:rsid w:val="002332FC"/>
    <w:rsid w:val="002342A7"/>
    <w:rsid w:val="00234437"/>
    <w:rsid w:val="0023458F"/>
    <w:rsid w:val="00234B98"/>
    <w:rsid w:val="00235029"/>
    <w:rsid w:val="002357EA"/>
    <w:rsid w:val="00235813"/>
    <w:rsid w:val="00235CAC"/>
    <w:rsid w:val="00236417"/>
    <w:rsid w:val="002364F3"/>
    <w:rsid w:val="00236510"/>
    <w:rsid w:val="00236981"/>
    <w:rsid w:val="002369AA"/>
    <w:rsid w:val="00237125"/>
    <w:rsid w:val="002373BF"/>
    <w:rsid w:val="002378A9"/>
    <w:rsid w:val="002379AD"/>
    <w:rsid w:val="002405B3"/>
    <w:rsid w:val="002408DA"/>
    <w:rsid w:val="00240D59"/>
    <w:rsid w:val="00240DDD"/>
    <w:rsid w:val="0024109E"/>
    <w:rsid w:val="00241312"/>
    <w:rsid w:val="002418C1"/>
    <w:rsid w:val="00241E0C"/>
    <w:rsid w:val="00242240"/>
    <w:rsid w:val="002422D5"/>
    <w:rsid w:val="002423C1"/>
    <w:rsid w:val="0024305C"/>
    <w:rsid w:val="0024317E"/>
    <w:rsid w:val="00243462"/>
    <w:rsid w:val="00243CA1"/>
    <w:rsid w:val="0024435E"/>
    <w:rsid w:val="0024446A"/>
    <w:rsid w:val="002448A2"/>
    <w:rsid w:val="00245191"/>
    <w:rsid w:val="002469EA"/>
    <w:rsid w:val="00246D55"/>
    <w:rsid w:val="00246DE3"/>
    <w:rsid w:val="00246E59"/>
    <w:rsid w:val="0024762D"/>
    <w:rsid w:val="00247B3B"/>
    <w:rsid w:val="00247CB7"/>
    <w:rsid w:val="00250055"/>
    <w:rsid w:val="00250290"/>
    <w:rsid w:val="00250393"/>
    <w:rsid w:val="00250581"/>
    <w:rsid w:val="00250FAA"/>
    <w:rsid w:val="0025214B"/>
    <w:rsid w:val="00252C08"/>
    <w:rsid w:val="00252F3A"/>
    <w:rsid w:val="002536C4"/>
    <w:rsid w:val="00253B3E"/>
    <w:rsid w:val="00254808"/>
    <w:rsid w:val="00254BC7"/>
    <w:rsid w:val="00254E4D"/>
    <w:rsid w:val="00255307"/>
    <w:rsid w:val="0025569D"/>
    <w:rsid w:val="00255734"/>
    <w:rsid w:val="00255BAB"/>
    <w:rsid w:val="00255C41"/>
    <w:rsid w:val="00256D0C"/>
    <w:rsid w:val="00256F61"/>
    <w:rsid w:val="00256FAE"/>
    <w:rsid w:val="002572D6"/>
    <w:rsid w:val="00257403"/>
    <w:rsid w:val="0025798A"/>
    <w:rsid w:val="002600B5"/>
    <w:rsid w:val="002600DB"/>
    <w:rsid w:val="00260619"/>
    <w:rsid w:val="00260BD2"/>
    <w:rsid w:val="00260FC0"/>
    <w:rsid w:val="00261180"/>
    <w:rsid w:val="002619C5"/>
    <w:rsid w:val="00261A71"/>
    <w:rsid w:val="00261E25"/>
    <w:rsid w:val="002620D5"/>
    <w:rsid w:val="00262464"/>
    <w:rsid w:val="00262DC9"/>
    <w:rsid w:val="0026356F"/>
    <w:rsid w:val="0026381B"/>
    <w:rsid w:val="002639EF"/>
    <w:rsid w:val="00264ADE"/>
    <w:rsid w:val="00264B9C"/>
    <w:rsid w:val="00264C82"/>
    <w:rsid w:val="00264D6D"/>
    <w:rsid w:val="00264E07"/>
    <w:rsid w:val="002651D3"/>
    <w:rsid w:val="00265221"/>
    <w:rsid w:val="00265666"/>
    <w:rsid w:val="00265984"/>
    <w:rsid w:val="002659C8"/>
    <w:rsid w:val="00265AE7"/>
    <w:rsid w:val="00265B7E"/>
    <w:rsid w:val="00265D17"/>
    <w:rsid w:val="002664C7"/>
    <w:rsid w:val="0026680A"/>
    <w:rsid w:val="00266CBB"/>
    <w:rsid w:val="00267149"/>
    <w:rsid w:val="00270050"/>
    <w:rsid w:val="0027089E"/>
    <w:rsid w:val="00270A62"/>
    <w:rsid w:val="00270E43"/>
    <w:rsid w:val="0027128D"/>
    <w:rsid w:val="002714C1"/>
    <w:rsid w:val="0027150D"/>
    <w:rsid w:val="002716F3"/>
    <w:rsid w:val="00271ABA"/>
    <w:rsid w:val="00271DA0"/>
    <w:rsid w:val="002726D8"/>
    <w:rsid w:val="00272ECA"/>
    <w:rsid w:val="00273128"/>
    <w:rsid w:val="00274963"/>
    <w:rsid w:val="0027542B"/>
    <w:rsid w:val="00275AA9"/>
    <w:rsid w:val="00276063"/>
    <w:rsid w:val="002763E8"/>
    <w:rsid w:val="00276DC5"/>
    <w:rsid w:val="00276DF0"/>
    <w:rsid w:val="0027728B"/>
    <w:rsid w:val="00277BC8"/>
    <w:rsid w:val="00281682"/>
    <w:rsid w:val="00281DC2"/>
    <w:rsid w:val="00281FC9"/>
    <w:rsid w:val="00282A5F"/>
    <w:rsid w:val="002839A6"/>
    <w:rsid w:val="00283F42"/>
    <w:rsid w:val="00283F50"/>
    <w:rsid w:val="0028444F"/>
    <w:rsid w:val="002844C5"/>
    <w:rsid w:val="00285DD7"/>
    <w:rsid w:val="002863A9"/>
    <w:rsid w:val="002866C9"/>
    <w:rsid w:val="002866D8"/>
    <w:rsid w:val="00286A96"/>
    <w:rsid w:val="00286AD3"/>
    <w:rsid w:val="00286C7A"/>
    <w:rsid w:val="00290513"/>
    <w:rsid w:val="00290675"/>
    <w:rsid w:val="002908E8"/>
    <w:rsid w:val="0029090A"/>
    <w:rsid w:val="00290992"/>
    <w:rsid w:val="00290AC0"/>
    <w:rsid w:val="002914D1"/>
    <w:rsid w:val="0029177D"/>
    <w:rsid w:val="0029181F"/>
    <w:rsid w:val="002918F3"/>
    <w:rsid w:val="00291C4F"/>
    <w:rsid w:val="00291DF0"/>
    <w:rsid w:val="0029251C"/>
    <w:rsid w:val="00292555"/>
    <w:rsid w:val="002926FD"/>
    <w:rsid w:val="00292780"/>
    <w:rsid w:val="00292C9B"/>
    <w:rsid w:val="00294823"/>
    <w:rsid w:val="00294998"/>
    <w:rsid w:val="00294A05"/>
    <w:rsid w:val="00294BB0"/>
    <w:rsid w:val="00295145"/>
    <w:rsid w:val="00295456"/>
    <w:rsid w:val="00295BFD"/>
    <w:rsid w:val="00296156"/>
    <w:rsid w:val="0029687F"/>
    <w:rsid w:val="00296D36"/>
    <w:rsid w:val="002971D8"/>
    <w:rsid w:val="002973E1"/>
    <w:rsid w:val="00297432"/>
    <w:rsid w:val="0029764E"/>
    <w:rsid w:val="002977B5"/>
    <w:rsid w:val="00297A69"/>
    <w:rsid w:val="002A0042"/>
    <w:rsid w:val="002A009A"/>
    <w:rsid w:val="002A06A2"/>
    <w:rsid w:val="002A0886"/>
    <w:rsid w:val="002A0BA1"/>
    <w:rsid w:val="002A1D13"/>
    <w:rsid w:val="002A1E2F"/>
    <w:rsid w:val="002A25F9"/>
    <w:rsid w:val="002A2D22"/>
    <w:rsid w:val="002A3766"/>
    <w:rsid w:val="002A38B0"/>
    <w:rsid w:val="002A3F37"/>
    <w:rsid w:val="002A3FBE"/>
    <w:rsid w:val="002A4071"/>
    <w:rsid w:val="002A5024"/>
    <w:rsid w:val="002A5454"/>
    <w:rsid w:val="002A5627"/>
    <w:rsid w:val="002A5F30"/>
    <w:rsid w:val="002A68A3"/>
    <w:rsid w:val="002A7019"/>
    <w:rsid w:val="002A7051"/>
    <w:rsid w:val="002A70FA"/>
    <w:rsid w:val="002A74CD"/>
    <w:rsid w:val="002B0164"/>
    <w:rsid w:val="002B03D2"/>
    <w:rsid w:val="002B07FD"/>
    <w:rsid w:val="002B13E0"/>
    <w:rsid w:val="002B185F"/>
    <w:rsid w:val="002B1A90"/>
    <w:rsid w:val="002B1B84"/>
    <w:rsid w:val="002B2CCE"/>
    <w:rsid w:val="002B2DF1"/>
    <w:rsid w:val="002B32E0"/>
    <w:rsid w:val="002B46A9"/>
    <w:rsid w:val="002B54CB"/>
    <w:rsid w:val="002B5AF1"/>
    <w:rsid w:val="002B67F5"/>
    <w:rsid w:val="002B6932"/>
    <w:rsid w:val="002B697E"/>
    <w:rsid w:val="002B6C5E"/>
    <w:rsid w:val="002B7023"/>
    <w:rsid w:val="002B739A"/>
    <w:rsid w:val="002B740C"/>
    <w:rsid w:val="002B77B1"/>
    <w:rsid w:val="002C0173"/>
    <w:rsid w:val="002C0FAB"/>
    <w:rsid w:val="002C150B"/>
    <w:rsid w:val="002C198E"/>
    <w:rsid w:val="002C1CA2"/>
    <w:rsid w:val="002C28B0"/>
    <w:rsid w:val="002C2B7D"/>
    <w:rsid w:val="002C2E78"/>
    <w:rsid w:val="002C35A2"/>
    <w:rsid w:val="002C366C"/>
    <w:rsid w:val="002C395D"/>
    <w:rsid w:val="002C3A35"/>
    <w:rsid w:val="002C41B4"/>
    <w:rsid w:val="002C4976"/>
    <w:rsid w:val="002C5585"/>
    <w:rsid w:val="002C5982"/>
    <w:rsid w:val="002C601D"/>
    <w:rsid w:val="002C605E"/>
    <w:rsid w:val="002C64F2"/>
    <w:rsid w:val="002C66A4"/>
    <w:rsid w:val="002C6ABF"/>
    <w:rsid w:val="002C6C86"/>
    <w:rsid w:val="002C6F58"/>
    <w:rsid w:val="002C7A12"/>
    <w:rsid w:val="002C7E35"/>
    <w:rsid w:val="002C7E60"/>
    <w:rsid w:val="002D0308"/>
    <w:rsid w:val="002D0424"/>
    <w:rsid w:val="002D0B88"/>
    <w:rsid w:val="002D0F16"/>
    <w:rsid w:val="002D0F74"/>
    <w:rsid w:val="002D110D"/>
    <w:rsid w:val="002D1434"/>
    <w:rsid w:val="002D2192"/>
    <w:rsid w:val="002D251A"/>
    <w:rsid w:val="002D3080"/>
    <w:rsid w:val="002D3290"/>
    <w:rsid w:val="002D3571"/>
    <w:rsid w:val="002D3EDB"/>
    <w:rsid w:val="002D429B"/>
    <w:rsid w:val="002D48BF"/>
    <w:rsid w:val="002D4C58"/>
    <w:rsid w:val="002D4E0D"/>
    <w:rsid w:val="002D504E"/>
    <w:rsid w:val="002D52DE"/>
    <w:rsid w:val="002D5455"/>
    <w:rsid w:val="002D56E7"/>
    <w:rsid w:val="002D5985"/>
    <w:rsid w:val="002D5BDA"/>
    <w:rsid w:val="002D633F"/>
    <w:rsid w:val="002D6DEB"/>
    <w:rsid w:val="002D71C2"/>
    <w:rsid w:val="002D74E7"/>
    <w:rsid w:val="002D7B65"/>
    <w:rsid w:val="002D7CFC"/>
    <w:rsid w:val="002E02BD"/>
    <w:rsid w:val="002E080F"/>
    <w:rsid w:val="002E0A9A"/>
    <w:rsid w:val="002E0F22"/>
    <w:rsid w:val="002E1090"/>
    <w:rsid w:val="002E14C4"/>
    <w:rsid w:val="002E1EF3"/>
    <w:rsid w:val="002E2310"/>
    <w:rsid w:val="002E2426"/>
    <w:rsid w:val="002E246A"/>
    <w:rsid w:val="002E2C30"/>
    <w:rsid w:val="002E383F"/>
    <w:rsid w:val="002E3E60"/>
    <w:rsid w:val="002E4190"/>
    <w:rsid w:val="002E47A0"/>
    <w:rsid w:val="002E5E70"/>
    <w:rsid w:val="002E5FD4"/>
    <w:rsid w:val="002E61A2"/>
    <w:rsid w:val="002E6EC3"/>
    <w:rsid w:val="002E7A94"/>
    <w:rsid w:val="002F0166"/>
    <w:rsid w:val="002F03EA"/>
    <w:rsid w:val="002F0A1A"/>
    <w:rsid w:val="002F0E06"/>
    <w:rsid w:val="002F3FFD"/>
    <w:rsid w:val="002F4055"/>
    <w:rsid w:val="002F4D00"/>
    <w:rsid w:val="002F6901"/>
    <w:rsid w:val="002F7902"/>
    <w:rsid w:val="002F7E48"/>
    <w:rsid w:val="00300728"/>
    <w:rsid w:val="003008E8"/>
    <w:rsid w:val="00300C43"/>
    <w:rsid w:val="00301360"/>
    <w:rsid w:val="003014EF"/>
    <w:rsid w:val="00301AC5"/>
    <w:rsid w:val="00301AE5"/>
    <w:rsid w:val="00301E75"/>
    <w:rsid w:val="00301ECA"/>
    <w:rsid w:val="00302275"/>
    <w:rsid w:val="0030233B"/>
    <w:rsid w:val="00303640"/>
    <w:rsid w:val="00303724"/>
    <w:rsid w:val="00303A26"/>
    <w:rsid w:val="0030441F"/>
    <w:rsid w:val="00304637"/>
    <w:rsid w:val="003047E6"/>
    <w:rsid w:val="00304F78"/>
    <w:rsid w:val="003057D0"/>
    <w:rsid w:val="00305C5F"/>
    <w:rsid w:val="00306C4B"/>
    <w:rsid w:val="003076D3"/>
    <w:rsid w:val="00307867"/>
    <w:rsid w:val="00307D9D"/>
    <w:rsid w:val="00310280"/>
    <w:rsid w:val="00310397"/>
    <w:rsid w:val="00310657"/>
    <w:rsid w:val="00310CB2"/>
    <w:rsid w:val="0031144E"/>
    <w:rsid w:val="003121FE"/>
    <w:rsid w:val="0031299F"/>
    <w:rsid w:val="003130DD"/>
    <w:rsid w:val="003148DF"/>
    <w:rsid w:val="00315EF9"/>
    <w:rsid w:val="003170C1"/>
    <w:rsid w:val="003173E3"/>
    <w:rsid w:val="003178EE"/>
    <w:rsid w:val="00317A42"/>
    <w:rsid w:val="00317F0E"/>
    <w:rsid w:val="00320F12"/>
    <w:rsid w:val="003212B8"/>
    <w:rsid w:val="00321432"/>
    <w:rsid w:val="00321536"/>
    <w:rsid w:val="00321BA9"/>
    <w:rsid w:val="00321E49"/>
    <w:rsid w:val="003225B7"/>
    <w:rsid w:val="00322C2F"/>
    <w:rsid w:val="00322D4A"/>
    <w:rsid w:val="00322F64"/>
    <w:rsid w:val="003230F4"/>
    <w:rsid w:val="0032342B"/>
    <w:rsid w:val="0032345C"/>
    <w:rsid w:val="00323C7F"/>
    <w:rsid w:val="00324CB5"/>
    <w:rsid w:val="00325216"/>
    <w:rsid w:val="0032585A"/>
    <w:rsid w:val="00325DF3"/>
    <w:rsid w:val="00326BA6"/>
    <w:rsid w:val="00327946"/>
    <w:rsid w:val="00327DD0"/>
    <w:rsid w:val="00327F83"/>
    <w:rsid w:val="003304D2"/>
    <w:rsid w:val="0033054B"/>
    <w:rsid w:val="00330670"/>
    <w:rsid w:val="00330AF8"/>
    <w:rsid w:val="00330D0E"/>
    <w:rsid w:val="00331034"/>
    <w:rsid w:val="003316BC"/>
    <w:rsid w:val="00331B35"/>
    <w:rsid w:val="00331C9B"/>
    <w:rsid w:val="00331D22"/>
    <w:rsid w:val="00332657"/>
    <w:rsid w:val="00332D45"/>
    <w:rsid w:val="00332E0E"/>
    <w:rsid w:val="0033342E"/>
    <w:rsid w:val="00333466"/>
    <w:rsid w:val="003335A3"/>
    <w:rsid w:val="00333DF9"/>
    <w:rsid w:val="00333E15"/>
    <w:rsid w:val="00334223"/>
    <w:rsid w:val="003349DB"/>
    <w:rsid w:val="00334C4A"/>
    <w:rsid w:val="00334D9C"/>
    <w:rsid w:val="00336B16"/>
    <w:rsid w:val="00336C61"/>
    <w:rsid w:val="00336D40"/>
    <w:rsid w:val="003371C2"/>
    <w:rsid w:val="003375FE"/>
    <w:rsid w:val="0033780A"/>
    <w:rsid w:val="003406E4"/>
    <w:rsid w:val="0034081D"/>
    <w:rsid w:val="00340DA5"/>
    <w:rsid w:val="00340EAE"/>
    <w:rsid w:val="00341261"/>
    <w:rsid w:val="003412B9"/>
    <w:rsid w:val="00341380"/>
    <w:rsid w:val="003413B2"/>
    <w:rsid w:val="0034231B"/>
    <w:rsid w:val="003433E5"/>
    <w:rsid w:val="00343848"/>
    <w:rsid w:val="00343AF7"/>
    <w:rsid w:val="0034457C"/>
    <w:rsid w:val="00344881"/>
    <w:rsid w:val="0034564C"/>
    <w:rsid w:val="0034586A"/>
    <w:rsid w:val="003458A8"/>
    <w:rsid w:val="00345B6E"/>
    <w:rsid w:val="0034628D"/>
    <w:rsid w:val="0034638A"/>
    <w:rsid w:val="00346ABC"/>
    <w:rsid w:val="00346E38"/>
    <w:rsid w:val="00346FEF"/>
    <w:rsid w:val="0034711F"/>
    <w:rsid w:val="00347D7C"/>
    <w:rsid w:val="00350249"/>
    <w:rsid w:val="003509A2"/>
    <w:rsid w:val="00350A50"/>
    <w:rsid w:val="00350CBD"/>
    <w:rsid w:val="00350DD8"/>
    <w:rsid w:val="00350E26"/>
    <w:rsid w:val="00350F0D"/>
    <w:rsid w:val="00351176"/>
    <w:rsid w:val="00351BAC"/>
    <w:rsid w:val="00351E77"/>
    <w:rsid w:val="0035218D"/>
    <w:rsid w:val="00352E38"/>
    <w:rsid w:val="00353253"/>
    <w:rsid w:val="003540C7"/>
    <w:rsid w:val="00355067"/>
    <w:rsid w:val="003558E3"/>
    <w:rsid w:val="00356876"/>
    <w:rsid w:val="00356917"/>
    <w:rsid w:val="003569F1"/>
    <w:rsid w:val="00356A0B"/>
    <w:rsid w:val="00356B65"/>
    <w:rsid w:val="00356E8D"/>
    <w:rsid w:val="0035743D"/>
    <w:rsid w:val="0036009D"/>
    <w:rsid w:val="0036070C"/>
    <w:rsid w:val="0036080D"/>
    <w:rsid w:val="00360C48"/>
    <w:rsid w:val="00361443"/>
    <w:rsid w:val="00361834"/>
    <w:rsid w:val="00361A07"/>
    <w:rsid w:val="00361C39"/>
    <w:rsid w:val="00361CED"/>
    <w:rsid w:val="00362A61"/>
    <w:rsid w:val="00363028"/>
    <w:rsid w:val="0036322D"/>
    <w:rsid w:val="00363BF9"/>
    <w:rsid w:val="00364AE1"/>
    <w:rsid w:val="00364C42"/>
    <w:rsid w:val="00365089"/>
    <w:rsid w:val="0036552C"/>
    <w:rsid w:val="00365C2B"/>
    <w:rsid w:val="0036604F"/>
    <w:rsid w:val="003669D0"/>
    <w:rsid w:val="0036716D"/>
    <w:rsid w:val="003676C4"/>
    <w:rsid w:val="00367C1E"/>
    <w:rsid w:val="00367D20"/>
    <w:rsid w:val="00370413"/>
    <w:rsid w:val="0037151B"/>
    <w:rsid w:val="0037181C"/>
    <w:rsid w:val="00371B7D"/>
    <w:rsid w:val="00372243"/>
    <w:rsid w:val="00373A89"/>
    <w:rsid w:val="003740F9"/>
    <w:rsid w:val="00374630"/>
    <w:rsid w:val="00374C65"/>
    <w:rsid w:val="00375EE8"/>
    <w:rsid w:val="00376567"/>
    <w:rsid w:val="00376778"/>
    <w:rsid w:val="003769F4"/>
    <w:rsid w:val="00376F28"/>
    <w:rsid w:val="0037728E"/>
    <w:rsid w:val="0037749E"/>
    <w:rsid w:val="003806EE"/>
    <w:rsid w:val="003807A9"/>
    <w:rsid w:val="00381702"/>
    <w:rsid w:val="003819F1"/>
    <w:rsid w:val="00382063"/>
    <w:rsid w:val="003823B9"/>
    <w:rsid w:val="003833D7"/>
    <w:rsid w:val="00383504"/>
    <w:rsid w:val="0038360B"/>
    <w:rsid w:val="00383C25"/>
    <w:rsid w:val="003844DA"/>
    <w:rsid w:val="003850BA"/>
    <w:rsid w:val="003850EE"/>
    <w:rsid w:val="00385118"/>
    <w:rsid w:val="003851EF"/>
    <w:rsid w:val="00385E64"/>
    <w:rsid w:val="0038650F"/>
    <w:rsid w:val="00387E4B"/>
    <w:rsid w:val="003901C0"/>
    <w:rsid w:val="00390600"/>
    <w:rsid w:val="003907FD"/>
    <w:rsid w:val="00390FD0"/>
    <w:rsid w:val="00391696"/>
    <w:rsid w:val="00391CBD"/>
    <w:rsid w:val="003924B3"/>
    <w:rsid w:val="003927D3"/>
    <w:rsid w:val="00392C5B"/>
    <w:rsid w:val="00392D57"/>
    <w:rsid w:val="00392FB5"/>
    <w:rsid w:val="00393FCC"/>
    <w:rsid w:val="0039449E"/>
    <w:rsid w:val="00394A3B"/>
    <w:rsid w:val="00394D19"/>
    <w:rsid w:val="00395282"/>
    <w:rsid w:val="00395587"/>
    <w:rsid w:val="00395E43"/>
    <w:rsid w:val="00395F3D"/>
    <w:rsid w:val="00396A4E"/>
    <w:rsid w:val="00397044"/>
    <w:rsid w:val="00397313"/>
    <w:rsid w:val="0039738F"/>
    <w:rsid w:val="00397E35"/>
    <w:rsid w:val="003A07E6"/>
    <w:rsid w:val="003A1DBC"/>
    <w:rsid w:val="003A2326"/>
    <w:rsid w:val="003A2A43"/>
    <w:rsid w:val="003A2F9C"/>
    <w:rsid w:val="003A3983"/>
    <w:rsid w:val="003A4E94"/>
    <w:rsid w:val="003A4EE0"/>
    <w:rsid w:val="003A5667"/>
    <w:rsid w:val="003A599A"/>
    <w:rsid w:val="003A61F5"/>
    <w:rsid w:val="003A6571"/>
    <w:rsid w:val="003A669D"/>
    <w:rsid w:val="003A6EAA"/>
    <w:rsid w:val="003A747D"/>
    <w:rsid w:val="003A7F39"/>
    <w:rsid w:val="003B01C1"/>
    <w:rsid w:val="003B0240"/>
    <w:rsid w:val="003B0C24"/>
    <w:rsid w:val="003B0C96"/>
    <w:rsid w:val="003B0CDE"/>
    <w:rsid w:val="003B0FF7"/>
    <w:rsid w:val="003B115E"/>
    <w:rsid w:val="003B1962"/>
    <w:rsid w:val="003B1A63"/>
    <w:rsid w:val="003B1E48"/>
    <w:rsid w:val="003B1EEA"/>
    <w:rsid w:val="003B35C7"/>
    <w:rsid w:val="003B3D90"/>
    <w:rsid w:val="003B482D"/>
    <w:rsid w:val="003B4D9C"/>
    <w:rsid w:val="003B4FC9"/>
    <w:rsid w:val="003B546E"/>
    <w:rsid w:val="003B574C"/>
    <w:rsid w:val="003B576A"/>
    <w:rsid w:val="003B5770"/>
    <w:rsid w:val="003B5FE0"/>
    <w:rsid w:val="003B6A6C"/>
    <w:rsid w:val="003B6C0F"/>
    <w:rsid w:val="003B708A"/>
    <w:rsid w:val="003B731E"/>
    <w:rsid w:val="003B7D53"/>
    <w:rsid w:val="003C0786"/>
    <w:rsid w:val="003C0795"/>
    <w:rsid w:val="003C0E2B"/>
    <w:rsid w:val="003C10FE"/>
    <w:rsid w:val="003C116D"/>
    <w:rsid w:val="003C1405"/>
    <w:rsid w:val="003C17FF"/>
    <w:rsid w:val="003C1E26"/>
    <w:rsid w:val="003C22C9"/>
    <w:rsid w:val="003C25DE"/>
    <w:rsid w:val="003C2DE8"/>
    <w:rsid w:val="003C39AE"/>
    <w:rsid w:val="003C448D"/>
    <w:rsid w:val="003C491A"/>
    <w:rsid w:val="003C492F"/>
    <w:rsid w:val="003C4C36"/>
    <w:rsid w:val="003C540F"/>
    <w:rsid w:val="003C5745"/>
    <w:rsid w:val="003C5DE0"/>
    <w:rsid w:val="003C5FA0"/>
    <w:rsid w:val="003C6312"/>
    <w:rsid w:val="003C6469"/>
    <w:rsid w:val="003C65C8"/>
    <w:rsid w:val="003C6926"/>
    <w:rsid w:val="003C6F75"/>
    <w:rsid w:val="003C70CC"/>
    <w:rsid w:val="003C72F8"/>
    <w:rsid w:val="003C766C"/>
    <w:rsid w:val="003D060E"/>
    <w:rsid w:val="003D07F0"/>
    <w:rsid w:val="003D09D0"/>
    <w:rsid w:val="003D1615"/>
    <w:rsid w:val="003D1DB3"/>
    <w:rsid w:val="003D2359"/>
    <w:rsid w:val="003D39C3"/>
    <w:rsid w:val="003D3B04"/>
    <w:rsid w:val="003D3E9E"/>
    <w:rsid w:val="003D3F5E"/>
    <w:rsid w:val="003D3FE5"/>
    <w:rsid w:val="003D42E0"/>
    <w:rsid w:val="003D454A"/>
    <w:rsid w:val="003D5253"/>
    <w:rsid w:val="003D540F"/>
    <w:rsid w:val="003D54C3"/>
    <w:rsid w:val="003D585A"/>
    <w:rsid w:val="003D5DDC"/>
    <w:rsid w:val="003D671C"/>
    <w:rsid w:val="003D6846"/>
    <w:rsid w:val="003D747F"/>
    <w:rsid w:val="003D7578"/>
    <w:rsid w:val="003D780A"/>
    <w:rsid w:val="003D7B74"/>
    <w:rsid w:val="003D7B8B"/>
    <w:rsid w:val="003E0723"/>
    <w:rsid w:val="003E107D"/>
    <w:rsid w:val="003E16A7"/>
    <w:rsid w:val="003E18C4"/>
    <w:rsid w:val="003E19BB"/>
    <w:rsid w:val="003E1AE5"/>
    <w:rsid w:val="003E26EE"/>
    <w:rsid w:val="003E2876"/>
    <w:rsid w:val="003E2C50"/>
    <w:rsid w:val="003E3D80"/>
    <w:rsid w:val="003E3FEA"/>
    <w:rsid w:val="003E4271"/>
    <w:rsid w:val="003E495D"/>
    <w:rsid w:val="003E518B"/>
    <w:rsid w:val="003E5A68"/>
    <w:rsid w:val="003E5AEA"/>
    <w:rsid w:val="003E5BEA"/>
    <w:rsid w:val="003E5C65"/>
    <w:rsid w:val="003E65B2"/>
    <w:rsid w:val="003E6D4D"/>
    <w:rsid w:val="003E75F6"/>
    <w:rsid w:val="003E7703"/>
    <w:rsid w:val="003E7A53"/>
    <w:rsid w:val="003E7E35"/>
    <w:rsid w:val="003F0276"/>
    <w:rsid w:val="003F0319"/>
    <w:rsid w:val="003F0FB6"/>
    <w:rsid w:val="003F1178"/>
    <w:rsid w:val="003F122E"/>
    <w:rsid w:val="003F1317"/>
    <w:rsid w:val="003F1A04"/>
    <w:rsid w:val="003F2075"/>
    <w:rsid w:val="003F2516"/>
    <w:rsid w:val="003F2E2C"/>
    <w:rsid w:val="003F3075"/>
    <w:rsid w:val="003F364D"/>
    <w:rsid w:val="003F3B8C"/>
    <w:rsid w:val="003F482A"/>
    <w:rsid w:val="003F4FE4"/>
    <w:rsid w:val="003F51EA"/>
    <w:rsid w:val="003F5268"/>
    <w:rsid w:val="003F5347"/>
    <w:rsid w:val="003F564F"/>
    <w:rsid w:val="003F57D5"/>
    <w:rsid w:val="003F583A"/>
    <w:rsid w:val="003F59D0"/>
    <w:rsid w:val="003F5E7A"/>
    <w:rsid w:val="003F68CA"/>
    <w:rsid w:val="003F6B80"/>
    <w:rsid w:val="003F718F"/>
    <w:rsid w:val="003F73EA"/>
    <w:rsid w:val="003F797E"/>
    <w:rsid w:val="003F7F87"/>
    <w:rsid w:val="004008AC"/>
    <w:rsid w:val="004017B1"/>
    <w:rsid w:val="00401C37"/>
    <w:rsid w:val="00401D43"/>
    <w:rsid w:val="00402126"/>
    <w:rsid w:val="00402196"/>
    <w:rsid w:val="0040266B"/>
    <w:rsid w:val="00402CCA"/>
    <w:rsid w:val="00403488"/>
    <w:rsid w:val="004034FB"/>
    <w:rsid w:val="00403A24"/>
    <w:rsid w:val="00403CA4"/>
    <w:rsid w:val="0040479C"/>
    <w:rsid w:val="00404E6B"/>
    <w:rsid w:val="00405367"/>
    <w:rsid w:val="0040567C"/>
    <w:rsid w:val="0040572A"/>
    <w:rsid w:val="00405CB7"/>
    <w:rsid w:val="00405EBC"/>
    <w:rsid w:val="00406028"/>
    <w:rsid w:val="00406799"/>
    <w:rsid w:val="00407858"/>
    <w:rsid w:val="00407D77"/>
    <w:rsid w:val="00407FA3"/>
    <w:rsid w:val="004101BA"/>
    <w:rsid w:val="00410398"/>
    <w:rsid w:val="00410693"/>
    <w:rsid w:val="00410E23"/>
    <w:rsid w:val="004115BF"/>
    <w:rsid w:val="00411F3B"/>
    <w:rsid w:val="00413DBB"/>
    <w:rsid w:val="0041414C"/>
    <w:rsid w:val="00414223"/>
    <w:rsid w:val="004148F6"/>
    <w:rsid w:val="00414975"/>
    <w:rsid w:val="004149FE"/>
    <w:rsid w:val="00414A65"/>
    <w:rsid w:val="00414F33"/>
    <w:rsid w:val="004153A4"/>
    <w:rsid w:val="00415BE8"/>
    <w:rsid w:val="0041662B"/>
    <w:rsid w:val="0041665E"/>
    <w:rsid w:val="00416998"/>
    <w:rsid w:val="00416CF0"/>
    <w:rsid w:val="004176B9"/>
    <w:rsid w:val="004177DD"/>
    <w:rsid w:val="0041780D"/>
    <w:rsid w:val="004179B1"/>
    <w:rsid w:val="00420146"/>
    <w:rsid w:val="00420274"/>
    <w:rsid w:val="00420316"/>
    <w:rsid w:val="00420888"/>
    <w:rsid w:val="004208B1"/>
    <w:rsid w:val="00420AE2"/>
    <w:rsid w:val="00420B6D"/>
    <w:rsid w:val="00421D42"/>
    <w:rsid w:val="004220B3"/>
    <w:rsid w:val="00422239"/>
    <w:rsid w:val="0042236C"/>
    <w:rsid w:val="00422CE8"/>
    <w:rsid w:val="00422FD6"/>
    <w:rsid w:val="00423737"/>
    <w:rsid w:val="00423B7E"/>
    <w:rsid w:val="00423C23"/>
    <w:rsid w:val="00424759"/>
    <w:rsid w:val="004248F9"/>
    <w:rsid w:val="00424DC4"/>
    <w:rsid w:val="00425DE1"/>
    <w:rsid w:val="00425ED9"/>
    <w:rsid w:val="004263DA"/>
    <w:rsid w:val="0042712B"/>
    <w:rsid w:val="00427512"/>
    <w:rsid w:val="004277C7"/>
    <w:rsid w:val="0042797B"/>
    <w:rsid w:val="00427D24"/>
    <w:rsid w:val="00427FC3"/>
    <w:rsid w:val="00430C43"/>
    <w:rsid w:val="00430CB3"/>
    <w:rsid w:val="00430F3E"/>
    <w:rsid w:val="00431328"/>
    <w:rsid w:val="00431559"/>
    <w:rsid w:val="00431907"/>
    <w:rsid w:val="00431AD3"/>
    <w:rsid w:val="00431BE5"/>
    <w:rsid w:val="00433B6A"/>
    <w:rsid w:val="00433BD5"/>
    <w:rsid w:val="00434615"/>
    <w:rsid w:val="004346DC"/>
    <w:rsid w:val="0043490F"/>
    <w:rsid w:val="00434A7E"/>
    <w:rsid w:val="00434B3F"/>
    <w:rsid w:val="00435F3E"/>
    <w:rsid w:val="0043638B"/>
    <w:rsid w:val="004363EB"/>
    <w:rsid w:val="004365F4"/>
    <w:rsid w:val="004367AA"/>
    <w:rsid w:val="00436E3A"/>
    <w:rsid w:val="0043754C"/>
    <w:rsid w:val="00437E1E"/>
    <w:rsid w:val="0044005F"/>
    <w:rsid w:val="00440FBE"/>
    <w:rsid w:val="004413F9"/>
    <w:rsid w:val="00441532"/>
    <w:rsid w:val="00441954"/>
    <w:rsid w:val="00441FEC"/>
    <w:rsid w:val="004420F7"/>
    <w:rsid w:val="0044234C"/>
    <w:rsid w:val="00442720"/>
    <w:rsid w:val="004431CF"/>
    <w:rsid w:val="004438FE"/>
    <w:rsid w:val="00443A09"/>
    <w:rsid w:val="00443F63"/>
    <w:rsid w:val="004441DB"/>
    <w:rsid w:val="0044420E"/>
    <w:rsid w:val="004444C8"/>
    <w:rsid w:val="00444F4E"/>
    <w:rsid w:val="004453FA"/>
    <w:rsid w:val="004455A3"/>
    <w:rsid w:val="00445A8D"/>
    <w:rsid w:val="00445FBF"/>
    <w:rsid w:val="00446292"/>
    <w:rsid w:val="004474E1"/>
    <w:rsid w:val="0044799E"/>
    <w:rsid w:val="004501F1"/>
    <w:rsid w:val="00450371"/>
    <w:rsid w:val="00450381"/>
    <w:rsid w:val="00450BF8"/>
    <w:rsid w:val="00450CC5"/>
    <w:rsid w:val="004510BA"/>
    <w:rsid w:val="00451E38"/>
    <w:rsid w:val="00451E98"/>
    <w:rsid w:val="004522D4"/>
    <w:rsid w:val="0045254A"/>
    <w:rsid w:val="00452812"/>
    <w:rsid w:val="00452F12"/>
    <w:rsid w:val="00453018"/>
    <w:rsid w:val="00453320"/>
    <w:rsid w:val="00453494"/>
    <w:rsid w:val="004534CF"/>
    <w:rsid w:val="00453C68"/>
    <w:rsid w:val="00453FBF"/>
    <w:rsid w:val="00454746"/>
    <w:rsid w:val="004557E2"/>
    <w:rsid w:val="00456550"/>
    <w:rsid w:val="00456749"/>
    <w:rsid w:val="0045674C"/>
    <w:rsid w:val="00456A49"/>
    <w:rsid w:val="00456CFE"/>
    <w:rsid w:val="00456E33"/>
    <w:rsid w:val="004574B1"/>
    <w:rsid w:val="004576A6"/>
    <w:rsid w:val="0045793A"/>
    <w:rsid w:val="00457BFA"/>
    <w:rsid w:val="00457F09"/>
    <w:rsid w:val="00460287"/>
    <w:rsid w:val="00460439"/>
    <w:rsid w:val="004604C4"/>
    <w:rsid w:val="004607CE"/>
    <w:rsid w:val="004608F7"/>
    <w:rsid w:val="00460C37"/>
    <w:rsid w:val="00460C8A"/>
    <w:rsid w:val="0046133C"/>
    <w:rsid w:val="00461E4D"/>
    <w:rsid w:val="00462581"/>
    <w:rsid w:val="00462CC9"/>
    <w:rsid w:val="00462D57"/>
    <w:rsid w:val="00463127"/>
    <w:rsid w:val="004636E6"/>
    <w:rsid w:val="00463D3A"/>
    <w:rsid w:val="00463FA2"/>
    <w:rsid w:val="004643E6"/>
    <w:rsid w:val="0046449F"/>
    <w:rsid w:val="00464594"/>
    <w:rsid w:val="00464636"/>
    <w:rsid w:val="00464817"/>
    <w:rsid w:val="004648B2"/>
    <w:rsid w:val="00464A25"/>
    <w:rsid w:val="00464EB6"/>
    <w:rsid w:val="00464EF7"/>
    <w:rsid w:val="004651E2"/>
    <w:rsid w:val="004654A5"/>
    <w:rsid w:val="00465927"/>
    <w:rsid w:val="00465A22"/>
    <w:rsid w:val="00465B46"/>
    <w:rsid w:val="0046631E"/>
    <w:rsid w:val="0046669E"/>
    <w:rsid w:val="00466909"/>
    <w:rsid w:val="00466AD6"/>
    <w:rsid w:val="00466BE7"/>
    <w:rsid w:val="00466F8C"/>
    <w:rsid w:val="00467A19"/>
    <w:rsid w:val="00467D3B"/>
    <w:rsid w:val="00470C2A"/>
    <w:rsid w:val="0047130F"/>
    <w:rsid w:val="00471310"/>
    <w:rsid w:val="00471374"/>
    <w:rsid w:val="0047171C"/>
    <w:rsid w:val="00471AAF"/>
    <w:rsid w:val="00472981"/>
    <w:rsid w:val="004729BE"/>
    <w:rsid w:val="00472BA2"/>
    <w:rsid w:val="00472FC6"/>
    <w:rsid w:val="00474F7F"/>
    <w:rsid w:val="00475114"/>
    <w:rsid w:val="00476610"/>
    <w:rsid w:val="00476834"/>
    <w:rsid w:val="00476DC5"/>
    <w:rsid w:val="00477C10"/>
    <w:rsid w:val="00480A4D"/>
    <w:rsid w:val="00481348"/>
    <w:rsid w:val="00481D7A"/>
    <w:rsid w:val="00481F5F"/>
    <w:rsid w:val="00482A90"/>
    <w:rsid w:val="0048305A"/>
    <w:rsid w:val="0048329D"/>
    <w:rsid w:val="00483474"/>
    <w:rsid w:val="00483684"/>
    <w:rsid w:val="00483693"/>
    <w:rsid w:val="00483873"/>
    <w:rsid w:val="00483D9D"/>
    <w:rsid w:val="00484190"/>
    <w:rsid w:val="00484824"/>
    <w:rsid w:val="004848DB"/>
    <w:rsid w:val="00484A48"/>
    <w:rsid w:val="00484A9D"/>
    <w:rsid w:val="004853BB"/>
    <w:rsid w:val="00485654"/>
    <w:rsid w:val="00485B87"/>
    <w:rsid w:val="00485E45"/>
    <w:rsid w:val="00485EE2"/>
    <w:rsid w:val="004865D8"/>
    <w:rsid w:val="00486615"/>
    <w:rsid w:val="00486740"/>
    <w:rsid w:val="00487AAB"/>
    <w:rsid w:val="00487BAF"/>
    <w:rsid w:val="00487BBA"/>
    <w:rsid w:val="00487C94"/>
    <w:rsid w:val="00487DE2"/>
    <w:rsid w:val="00487EA0"/>
    <w:rsid w:val="00490063"/>
    <w:rsid w:val="0049081D"/>
    <w:rsid w:val="00490A3B"/>
    <w:rsid w:val="00492850"/>
    <w:rsid w:val="00492A7D"/>
    <w:rsid w:val="004934B2"/>
    <w:rsid w:val="0049360E"/>
    <w:rsid w:val="00493983"/>
    <w:rsid w:val="00493999"/>
    <w:rsid w:val="00493BFC"/>
    <w:rsid w:val="00493D3B"/>
    <w:rsid w:val="00493E77"/>
    <w:rsid w:val="00493F03"/>
    <w:rsid w:val="00494386"/>
    <w:rsid w:val="00494DF1"/>
    <w:rsid w:val="00495CD1"/>
    <w:rsid w:val="00496C53"/>
    <w:rsid w:val="00496F40"/>
    <w:rsid w:val="004978F4"/>
    <w:rsid w:val="004A054B"/>
    <w:rsid w:val="004A0772"/>
    <w:rsid w:val="004A16D3"/>
    <w:rsid w:val="004A18E0"/>
    <w:rsid w:val="004A1B1F"/>
    <w:rsid w:val="004A1B32"/>
    <w:rsid w:val="004A1C89"/>
    <w:rsid w:val="004A1D05"/>
    <w:rsid w:val="004A2028"/>
    <w:rsid w:val="004A2D27"/>
    <w:rsid w:val="004A2D69"/>
    <w:rsid w:val="004A3251"/>
    <w:rsid w:val="004A3377"/>
    <w:rsid w:val="004A3B81"/>
    <w:rsid w:val="004A4462"/>
    <w:rsid w:val="004A45A0"/>
    <w:rsid w:val="004A4CE8"/>
    <w:rsid w:val="004A4F86"/>
    <w:rsid w:val="004A56EE"/>
    <w:rsid w:val="004A6058"/>
    <w:rsid w:val="004A6095"/>
    <w:rsid w:val="004A6944"/>
    <w:rsid w:val="004A6DB8"/>
    <w:rsid w:val="004A7488"/>
    <w:rsid w:val="004A7DB8"/>
    <w:rsid w:val="004B0086"/>
    <w:rsid w:val="004B0EC3"/>
    <w:rsid w:val="004B10DE"/>
    <w:rsid w:val="004B12B8"/>
    <w:rsid w:val="004B1B17"/>
    <w:rsid w:val="004B1B1B"/>
    <w:rsid w:val="004B2541"/>
    <w:rsid w:val="004B29F5"/>
    <w:rsid w:val="004B3527"/>
    <w:rsid w:val="004B3538"/>
    <w:rsid w:val="004B377B"/>
    <w:rsid w:val="004B38FF"/>
    <w:rsid w:val="004B3D01"/>
    <w:rsid w:val="004B3E58"/>
    <w:rsid w:val="004B3F9E"/>
    <w:rsid w:val="004B4183"/>
    <w:rsid w:val="004B42BC"/>
    <w:rsid w:val="004B4A70"/>
    <w:rsid w:val="004B4B78"/>
    <w:rsid w:val="004B4EE6"/>
    <w:rsid w:val="004B5000"/>
    <w:rsid w:val="004B50E5"/>
    <w:rsid w:val="004B515E"/>
    <w:rsid w:val="004B5873"/>
    <w:rsid w:val="004B5B81"/>
    <w:rsid w:val="004B6306"/>
    <w:rsid w:val="004B638E"/>
    <w:rsid w:val="004B64C4"/>
    <w:rsid w:val="004B67EA"/>
    <w:rsid w:val="004B7618"/>
    <w:rsid w:val="004B79CB"/>
    <w:rsid w:val="004B7AA4"/>
    <w:rsid w:val="004B7B16"/>
    <w:rsid w:val="004C034A"/>
    <w:rsid w:val="004C06AF"/>
    <w:rsid w:val="004C073A"/>
    <w:rsid w:val="004C0D6E"/>
    <w:rsid w:val="004C0DB6"/>
    <w:rsid w:val="004C16E8"/>
    <w:rsid w:val="004C172E"/>
    <w:rsid w:val="004C17B3"/>
    <w:rsid w:val="004C1AE8"/>
    <w:rsid w:val="004C1BA5"/>
    <w:rsid w:val="004C1F04"/>
    <w:rsid w:val="004C2379"/>
    <w:rsid w:val="004C2740"/>
    <w:rsid w:val="004C294B"/>
    <w:rsid w:val="004C2E3C"/>
    <w:rsid w:val="004C34B8"/>
    <w:rsid w:val="004C4374"/>
    <w:rsid w:val="004C5D08"/>
    <w:rsid w:val="004C638F"/>
    <w:rsid w:val="004C63DB"/>
    <w:rsid w:val="004C6531"/>
    <w:rsid w:val="004C6881"/>
    <w:rsid w:val="004C6898"/>
    <w:rsid w:val="004C6BAB"/>
    <w:rsid w:val="004C6EAB"/>
    <w:rsid w:val="004C746C"/>
    <w:rsid w:val="004C74ED"/>
    <w:rsid w:val="004C7827"/>
    <w:rsid w:val="004C7E5E"/>
    <w:rsid w:val="004C7F4F"/>
    <w:rsid w:val="004D02C7"/>
    <w:rsid w:val="004D13D3"/>
    <w:rsid w:val="004D1A5B"/>
    <w:rsid w:val="004D2003"/>
    <w:rsid w:val="004D2434"/>
    <w:rsid w:val="004D26FE"/>
    <w:rsid w:val="004D2A89"/>
    <w:rsid w:val="004D2E13"/>
    <w:rsid w:val="004D37FA"/>
    <w:rsid w:val="004D418B"/>
    <w:rsid w:val="004D41EC"/>
    <w:rsid w:val="004D4256"/>
    <w:rsid w:val="004D47F8"/>
    <w:rsid w:val="004D4ADA"/>
    <w:rsid w:val="004D4DBA"/>
    <w:rsid w:val="004D5882"/>
    <w:rsid w:val="004D5C5F"/>
    <w:rsid w:val="004D5FA1"/>
    <w:rsid w:val="004D62A4"/>
    <w:rsid w:val="004D6482"/>
    <w:rsid w:val="004D668A"/>
    <w:rsid w:val="004D70AB"/>
    <w:rsid w:val="004D7158"/>
    <w:rsid w:val="004D719A"/>
    <w:rsid w:val="004D75F2"/>
    <w:rsid w:val="004D7614"/>
    <w:rsid w:val="004D7691"/>
    <w:rsid w:val="004D7AA7"/>
    <w:rsid w:val="004D7C84"/>
    <w:rsid w:val="004D7F06"/>
    <w:rsid w:val="004E095B"/>
    <w:rsid w:val="004E11E6"/>
    <w:rsid w:val="004E15F6"/>
    <w:rsid w:val="004E1989"/>
    <w:rsid w:val="004E1A14"/>
    <w:rsid w:val="004E1D27"/>
    <w:rsid w:val="004E23C0"/>
    <w:rsid w:val="004E25CC"/>
    <w:rsid w:val="004E2A12"/>
    <w:rsid w:val="004E33EF"/>
    <w:rsid w:val="004E3A4D"/>
    <w:rsid w:val="004E3AF8"/>
    <w:rsid w:val="004E3DFA"/>
    <w:rsid w:val="004E421F"/>
    <w:rsid w:val="004E4582"/>
    <w:rsid w:val="004E4600"/>
    <w:rsid w:val="004E460B"/>
    <w:rsid w:val="004E4EEB"/>
    <w:rsid w:val="004E57F6"/>
    <w:rsid w:val="004E5CA1"/>
    <w:rsid w:val="004E6C6C"/>
    <w:rsid w:val="004E7095"/>
    <w:rsid w:val="004E712F"/>
    <w:rsid w:val="004E780C"/>
    <w:rsid w:val="004E7AE0"/>
    <w:rsid w:val="004E7BFC"/>
    <w:rsid w:val="004F013C"/>
    <w:rsid w:val="004F0A48"/>
    <w:rsid w:val="004F1288"/>
    <w:rsid w:val="004F13A1"/>
    <w:rsid w:val="004F1885"/>
    <w:rsid w:val="004F195D"/>
    <w:rsid w:val="004F19E0"/>
    <w:rsid w:val="004F215C"/>
    <w:rsid w:val="004F23A3"/>
    <w:rsid w:val="004F2CC1"/>
    <w:rsid w:val="004F3067"/>
    <w:rsid w:val="004F3205"/>
    <w:rsid w:val="004F32AA"/>
    <w:rsid w:val="004F3A8B"/>
    <w:rsid w:val="004F3EC5"/>
    <w:rsid w:val="004F40AC"/>
    <w:rsid w:val="004F4971"/>
    <w:rsid w:val="004F49BE"/>
    <w:rsid w:val="004F4CAE"/>
    <w:rsid w:val="004F4DD5"/>
    <w:rsid w:val="004F5282"/>
    <w:rsid w:val="004F53B2"/>
    <w:rsid w:val="004F5AE3"/>
    <w:rsid w:val="004F5CA0"/>
    <w:rsid w:val="004F5F82"/>
    <w:rsid w:val="004F644D"/>
    <w:rsid w:val="004F664E"/>
    <w:rsid w:val="004F6F87"/>
    <w:rsid w:val="004F7468"/>
    <w:rsid w:val="004F76C5"/>
    <w:rsid w:val="004F77BC"/>
    <w:rsid w:val="004F79B5"/>
    <w:rsid w:val="004F7C38"/>
    <w:rsid w:val="004F7C70"/>
    <w:rsid w:val="004F7D10"/>
    <w:rsid w:val="004F7D88"/>
    <w:rsid w:val="004F7E25"/>
    <w:rsid w:val="004F7ECA"/>
    <w:rsid w:val="0050026C"/>
    <w:rsid w:val="0050031D"/>
    <w:rsid w:val="005005D7"/>
    <w:rsid w:val="00500FB2"/>
    <w:rsid w:val="00501D61"/>
    <w:rsid w:val="005021F8"/>
    <w:rsid w:val="0050245C"/>
    <w:rsid w:val="00502F03"/>
    <w:rsid w:val="00503866"/>
    <w:rsid w:val="00503917"/>
    <w:rsid w:val="0050454D"/>
    <w:rsid w:val="00504EE9"/>
    <w:rsid w:val="00505512"/>
    <w:rsid w:val="0050591F"/>
    <w:rsid w:val="00505E34"/>
    <w:rsid w:val="00506393"/>
    <w:rsid w:val="0050791C"/>
    <w:rsid w:val="00507A51"/>
    <w:rsid w:val="0051092F"/>
    <w:rsid w:val="00510CFF"/>
    <w:rsid w:val="005113A2"/>
    <w:rsid w:val="005116DF"/>
    <w:rsid w:val="0051183C"/>
    <w:rsid w:val="00511A16"/>
    <w:rsid w:val="00511A45"/>
    <w:rsid w:val="00511CB0"/>
    <w:rsid w:val="00511D25"/>
    <w:rsid w:val="00511E8B"/>
    <w:rsid w:val="005123FB"/>
    <w:rsid w:val="00513351"/>
    <w:rsid w:val="00513E08"/>
    <w:rsid w:val="00514077"/>
    <w:rsid w:val="0051408F"/>
    <w:rsid w:val="00514BED"/>
    <w:rsid w:val="00515053"/>
    <w:rsid w:val="0051634A"/>
    <w:rsid w:val="0051650D"/>
    <w:rsid w:val="00516E7C"/>
    <w:rsid w:val="00517162"/>
    <w:rsid w:val="00517570"/>
    <w:rsid w:val="00517709"/>
    <w:rsid w:val="0051785F"/>
    <w:rsid w:val="005208EA"/>
    <w:rsid w:val="00521600"/>
    <w:rsid w:val="00521610"/>
    <w:rsid w:val="005218DE"/>
    <w:rsid w:val="00521B2D"/>
    <w:rsid w:val="0052297F"/>
    <w:rsid w:val="00522E1B"/>
    <w:rsid w:val="00523B09"/>
    <w:rsid w:val="00523D2F"/>
    <w:rsid w:val="0052407A"/>
    <w:rsid w:val="0052508D"/>
    <w:rsid w:val="005255C8"/>
    <w:rsid w:val="005255E0"/>
    <w:rsid w:val="00525780"/>
    <w:rsid w:val="00525B00"/>
    <w:rsid w:val="00526353"/>
    <w:rsid w:val="005265A8"/>
    <w:rsid w:val="00526A61"/>
    <w:rsid w:val="00526BDB"/>
    <w:rsid w:val="0052701E"/>
    <w:rsid w:val="00527749"/>
    <w:rsid w:val="00527CAD"/>
    <w:rsid w:val="00527D58"/>
    <w:rsid w:val="00530507"/>
    <w:rsid w:val="00530787"/>
    <w:rsid w:val="00530A20"/>
    <w:rsid w:val="00530F43"/>
    <w:rsid w:val="00531815"/>
    <w:rsid w:val="0053189A"/>
    <w:rsid w:val="00531AC8"/>
    <w:rsid w:val="00531F08"/>
    <w:rsid w:val="00532035"/>
    <w:rsid w:val="0053215A"/>
    <w:rsid w:val="005327ED"/>
    <w:rsid w:val="0053350A"/>
    <w:rsid w:val="00533728"/>
    <w:rsid w:val="00533854"/>
    <w:rsid w:val="00534FAE"/>
    <w:rsid w:val="00535249"/>
    <w:rsid w:val="00535290"/>
    <w:rsid w:val="005357C0"/>
    <w:rsid w:val="00535A78"/>
    <w:rsid w:val="00535AE2"/>
    <w:rsid w:val="00535F0C"/>
    <w:rsid w:val="00536104"/>
    <w:rsid w:val="00536325"/>
    <w:rsid w:val="00536499"/>
    <w:rsid w:val="00537834"/>
    <w:rsid w:val="00540391"/>
    <w:rsid w:val="005416F2"/>
    <w:rsid w:val="0054199C"/>
    <w:rsid w:val="005419A0"/>
    <w:rsid w:val="00542FCD"/>
    <w:rsid w:val="00543857"/>
    <w:rsid w:val="005463BD"/>
    <w:rsid w:val="00546473"/>
    <w:rsid w:val="00546518"/>
    <w:rsid w:val="0054664B"/>
    <w:rsid w:val="00546BA4"/>
    <w:rsid w:val="00546E35"/>
    <w:rsid w:val="0054701E"/>
    <w:rsid w:val="005478CB"/>
    <w:rsid w:val="00547A9A"/>
    <w:rsid w:val="00547BAD"/>
    <w:rsid w:val="00547F07"/>
    <w:rsid w:val="00551F44"/>
    <w:rsid w:val="005521DF"/>
    <w:rsid w:val="005529DA"/>
    <w:rsid w:val="005530E9"/>
    <w:rsid w:val="00553DB1"/>
    <w:rsid w:val="00553E5E"/>
    <w:rsid w:val="005541BE"/>
    <w:rsid w:val="00554638"/>
    <w:rsid w:val="00554965"/>
    <w:rsid w:val="00554C94"/>
    <w:rsid w:val="00555017"/>
    <w:rsid w:val="005555CD"/>
    <w:rsid w:val="005565D3"/>
    <w:rsid w:val="00556965"/>
    <w:rsid w:val="00556ACC"/>
    <w:rsid w:val="005570B8"/>
    <w:rsid w:val="005571E6"/>
    <w:rsid w:val="0055793B"/>
    <w:rsid w:val="005602AD"/>
    <w:rsid w:val="005602D2"/>
    <w:rsid w:val="005605F8"/>
    <w:rsid w:val="00560F86"/>
    <w:rsid w:val="00560FA0"/>
    <w:rsid w:val="005612E5"/>
    <w:rsid w:val="00561769"/>
    <w:rsid w:val="00561BA0"/>
    <w:rsid w:val="0056280F"/>
    <w:rsid w:val="00562B18"/>
    <w:rsid w:val="00562E74"/>
    <w:rsid w:val="0056346A"/>
    <w:rsid w:val="00563D6A"/>
    <w:rsid w:val="00564102"/>
    <w:rsid w:val="005643D5"/>
    <w:rsid w:val="00564677"/>
    <w:rsid w:val="005647A4"/>
    <w:rsid w:val="00565158"/>
    <w:rsid w:val="005653A8"/>
    <w:rsid w:val="00565778"/>
    <w:rsid w:val="00565A95"/>
    <w:rsid w:val="00565B86"/>
    <w:rsid w:val="00565EBD"/>
    <w:rsid w:val="00566C59"/>
    <w:rsid w:val="00566D8C"/>
    <w:rsid w:val="00566DE1"/>
    <w:rsid w:val="005704DA"/>
    <w:rsid w:val="00570578"/>
    <w:rsid w:val="0057061C"/>
    <w:rsid w:val="00570A80"/>
    <w:rsid w:val="00570CA2"/>
    <w:rsid w:val="00570DA8"/>
    <w:rsid w:val="00571068"/>
    <w:rsid w:val="005715C1"/>
    <w:rsid w:val="00571B26"/>
    <w:rsid w:val="00571CC5"/>
    <w:rsid w:val="00571F48"/>
    <w:rsid w:val="005720D5"/>
    <w:rsid w:val="00572324"/>
    <w:rsid w:val="00572653"/>
    <w:rsid w:val="00572B27"/>
    <w:rsid w:val="00573200"/>
    <w:rsid w:val="005736C4"/>
    <w:rsid w:val="00574063"/>
    <w:rsid w:val="005742CC"/>
    <w:rsid w:val="005746BD"/>
    <w:rsid w:val="00574BDE"/>
    <w:rsid w:val="00574EEF"/>
    <w:rsid w:val="005754A5"/>
    <w:rsid w:val="00575576"/>
    <w:rsid w:val="00575E84"/>
    <w:rsid w:val="00576D85"/>
    <w:rsid w:val="00576F95"/>
    <w:rsid w:val="00577180"/>
    <w:rsid w:val="0057776E"/>
    <w:rsid w:val="005801DA"/>
    <w:rsid w:val="005802A0"/>
    <w:rsid w:val="005802F5"/>
    <w:rsid w:val="00580ECC"/>
    <w:rsid w:val="00581CD8"/>
    <w:rsid w:val="00581FA3"/>
    <w:rsid w:val="00582328"/>
    <w:rsid w:val="005829B5"/>
    <w:rsid w:val="00583B84"/>
    <w:rsid w:val="005841B1"/>
    <w:rsid w:val="005842CA"/>
    <w:rsid w:val="00584490"/>
    <w:rsid w:val="00584B7E"/>
    <w:rsid w:val="00585244"/>
    <w:rsid w:val="005855CC"/>
    <w:rsid w:val="00585BB3"/>
    <w:rsid w:val="00585E6C"/>
    <w:rsid w:val="00585F93"/>
    <w:rsid w:val="005865F9"/>
    <w:rsid w:val="00586FF5"/>
    <w:rsid w:val="005871C5"/>
    <w:rsid w:val="00587392"/>
    <w:rsid w:val="005877F6"/>
    <w:rsid w:val="0059015F"/>
    <w:rsid w:val="005904D0"/>
    <w:rsid w:val="00590581"/>
    <w:rsid w:val="00590CC1"/>
    <w:rsid w:val="00590D7A"/>
    <w:rsid w:val="00591001"/>
    <w:rsid w:val="005913D1"/>
    <w:rsid w:val="00591E2F"/>
    <w:rsid w:val="005929D4"/>
    <w:rsid w:val="00592BCB"/>
    <w:rsid w:val="005930BA"/>
    <w:rsid w:val="00593542"/>
    <w:rsid w:val="0059359A"/>
    <w:rsid w:val="00593CE7"/>
    <w:rsid w:val="00594B37"/>
    <w:rsid w:val="0059512E"/>
    <w:rsid w:val="005958A5"/>
    <w:rsid w:val="00595BEF"/>
    <w:rsid w:val="00595EA5"/>
    <w:rsid w:val="00596AAA"/>
    <w:rsid w:val="00596E0D"/>
    <w:rsid w:val="0059782A"/>
    <w:rsid w:val="00597BE6"/>
    <w:rsid w:val="00597C16"/>
    <w:rsid w:val="00597DF3"/>
    <w:rsid w:val="00597E6D"/>
    <w:rsid w:val="00597EBE"/>
    <w:rsid w:val="00597EDB"/>
    <w:rsid w:val="005A0130"/>
    <w:rsid w:val="005A067F"/>
    <w:rsid w:val="005A0886"/>
    <w:rsid w:val="005A0F69"/>
    <w:rsid w:val="005A15F3"/>
    <w:rsid w:val="005A178A"/>
    <w:rsid w:val="005A17B3"/>
    <w:rsid w:val="005A1B97"/>
    <w:rsid w:val="005A2A17"/>
    <w:rsid w:val="005A3023"/>
    <w:rsid w:val="005A37B9"/>
    <w:rsid w:val="005A41FF"/>
    <w:rsid w:val="005A4865"/>
    <w:rsid w:val="005A4A43"/>
    <w:rsid w:val="005A4D38"/>
    <w:rsid w:val="005A5629"/>
    <w:rsid w:val="005A5677"/>
    <w:rsid w:val="005A59C6"/>
    <w:rsid w:val="005A5AF9"/>
    <w:rsid w:val="005A5F88"/>
    <w:rsid w:val="005A6029"/>
    <w:rsid w:val="005A611F"/>
    <w:rsid w:val="005A6599"/>
    <w:rsid w:val="005A6DCD"/>
    <w:rsid w:val="005A78B7"/>
    <w:rsid w:val="005A7D9D"/>
    <w:rsid w:val="005B04FB"/>
    <w:rsid w:val="005B071C"/>
    <w:rsid w:val="005B0BC0"/>
    <w:rsid w:val="005B125C"/>
    <w:rsid w:val="005B13AC"/>
    <w:rsid w:val="005B1435"/>
    <w:rsid w:val="005B15F6"/>
    <w:rsid w:val="005B1E27"/>
    <w:rsid w:val="005B2236"/>
    <w:rsid w:val="005B22BA"/>
    <w:rsid w:val="005B2314"/>
    <w:rsid w:val="005B258F"/>
    <w:rsid w:val="005B262D"/>
    <w:rsid w:val="005B28DD"/>
    <w:rsid w:val="005B3222"/>
    <w:rsid w:val="005B3C80"/>
    <w:rsid w:val="005B408C"/>
    <w:rsid w:val="005B40BB"/>
    <w:rsid w:val="005B4256"/>
    <w:rsid w:val="005B49AD"/>
    <w:rsid w:val="005B4B02"/>
    <w:rsid w:val="005B53AF"/>
    <w:rsid w:val="005B568E"/>
    <w:rsid w:val="005B5769"/>
    <w:rsid w:val="005B5951"/>
    <w:rsid w:val="005B600A"/>
    <w:rsid w:val="005B6225"/>
    <w:rsid w:val="005B6721"/>
    <w:rsid w:val="005B6DFE"/>
    <w:rsid w:val="005B7048"/>
    <w:rsid w:val="005B7450"/>
    <w:rsid w:val="005B7606"/>
    <w:rsid w:val="005B769F"/>
    <w:rsid w:val="005C06A9"/>
    <w:rsid w:val="005C0A8D"/>
    <w:rsid w:val="005C0C62"/>
    <w:rsid w:val="005C1118"/>
    <w:rsid w:val="005C14ED"/>
    <w:rsid w:val="005C1B48"/>
    <w:rsid w:val="005C220E"/>
    <w:rsid w:val="005C22FB"/>
    <w:rsid w:val="005C251A"/>
    <w:rsid w:val="005C297D"/>
    <w:rsid w:val="005C29AA"/>
    <w:rsid w:val="005C2C85"/>
    <w:rsid w:val="005C2D2E"/>
    <w:rsid w:val="005C2D51"/>
    <w:rsid w:val="005C2D96"/>
    <w:rsid w:val="005C30CA"/>
    <w:rsid w:val="005C3B28"/>
    <w:rsid w:val="005C3C7C"/>
    <w:rsid w:val="005C3D43"/>
    <w:rsid w:val="005C3EAF"/>
    <w:rsid w:val="005C45AF"/>
    <w:rsid w:val="005C472E"/>
    <w:rsid w:val="005C4853"/>
    <w:rsid w:val="005C535E"/>
    <w:rsid w:val="005C55C6"/>
    <w:rsid w:val="005C615A"/>
    <w:rsid w:val="005C6F01"/>
    <w:rsid w:val="005C705F"/>
    <w:rsid w:val="005C7365"/>
    <w:rsid w:val="005C7395"/>
    <w:rsid w:val="005C75DD"/>
    <w:rsid w:val="005C777D"/>
    <w:rsid w:val="005C7EC7"/>
    <w:rsid w:val="005D01EB"/>
    <w:rsid w:val="005D097D"/>
    <w:rsid w:val="005D0EB6"/>
    <w:rsid w:val="005D10F1"/>
    <w:rsid w:val="005D1443"/>
    <w:rsid w:val="005D1910"/>
    <w:rsid w:val="005D1A81"/>
    <w:rsid w:val="005D1D9F"/>
    <w:rsid w:val="005D2159"/>
    <w:rsid w:val="005D23B0"/>
    <w:rsid w:val="005D2613"/>
    <w:rsid w:val="005D2850"/>
    <w:rsid w:val="005D2A3B"/>
    <w:rsid w:val="005D3B4F"/>
    <w:rsid w:val="005D4597"/>
    <w:rsid w:val="005D49A0"/>
    <w:rsid w:val="005D5290"/>
    <w:rsid w:val="005D5B7D"/>
    <w:rsid w:val="005D6C06"/>
    <w:rsid w:val="005D71F4"/>
    <w:rsid w:val="005E0529"/>
    <w:rsid w:val="005E077F"/>
    <w:rsid w:val="005E10F0"/>
    <w:rsid w:val="005E1265"/>
    <w:rsid w:val="005E136A"/>
    <w:rsid w:val="005E2B46"/>
    <w:rsid w:val="005E30E0"/>
    <w:rsid w:val="005E3230"/>
    <w:rsid w:val="005E341B"/>
    <w:rsid w:val="005E376C"/>
    <w:rsid w:val="005E3D1C"/>
    <w:rsid w:val="005E3D33"/>
    <w:rsid w:val="005E4148"/>
    <w:rsid w:val="005E4A2E"/>
    <w:rsid w:val="005E4C97"/>
    <w:rsid w:val="005E56E6"/>
    <w:rsid w:val="005E5941"/>
    <w:rsid w:val="005E5CE7"/>
    <w:rsid w:val="005E5ECE"/>
    <w:rsid w:val="005E6BA2"/>
    <w:rsid w:val="005E6D8E"/>
    <w:rsid w:val="005E7801"/>
    <w:rsid w:val="005E7C20"/>
    <w:rsid w:val="005F06F2"/>
    <w:rsid w:val="005F10F0"/>
    <w:rsid w:val="005F182E"/>
    <w:rsid w:val="005F1C64"/>
    <w:rsid w:val="005F1D6A"/>
    <w:rsid w:val="005F2131"/>
    <w:rsid w:val="005F25F2"/>
    <w:rsid w:val="005F4104"/>
    <w:rsid w:val="005F44BD"/>
    <w:rsid w:val="005F4B4B"/>
    <w:rsid w:val="005F4BAF"/>
    <w:rsid w:val="005F63D6"/>
    <w:rsid w:val="005F708F"/>
    <w:rsid w:val="005F7B0D"/>
    <w:rsid w:val="005F7B41"/>
    <w:rsid w:val="006007D9"/>
    <w:rsid w:val="00600B23"/>
    <w:rsid w:val="00600D1E"/>
    <w:rsid w:val="00601523"/>
    <w:rsid w:val="00601E88"/>
    <w:rsid w:val="00601EA7"/>
    <w:rsid w:val="006021DC"/>
    <w:rsid w:val="00602618"/>
    <w:rsid w:val="00603105"/>
    <w:rsid w:val="0060346D"/>
    <w:rsid w:val="00603CF6"/>
    <w:rsid w:val="00605BB3"/>
    <w:rsid w:val="00605D83"/>
    <w:rsid w:val="00606EB9"/>
    <w:rsid w:val="006071AB"/>
    <w:rsid w:val="006071DC"/>
    <w:rsid w:val="006071E8"/>
    <w:rsid w:val="0060740B"/>
    <w:rsid w:val="00607533"/>
    <w:rsid w:val="00607A31"/>
    <w:rsid w:val="006100C6"/>
    <w:rsid w:val="00610945"/>
    <w:rsid w:val="00610CD0"/>
    <w:rsid w:val="00611E5E"/>
    <w:rsid w:val="00611FEB"/>
    <w:rsid w:val="006123AD"/>
    <w:rsid w:val="00613BB4"/>
    <w:rsid w:val="00614206"/>
    <w:rsid w:val="0061421F"/>
    <w:rsid w:val="006143D9"/>
    <w:rsid w:val="00614460"/>
    <w:rsid w:val="00614BBB"/>
    <w:rsid w:val="00614DC2"/>
    <w:rsid w:val="00615174"/>
    <w:rsid w:val="00615C32"/>
    <w:rsid w:val="00615EEA"/>
    <w:rsid w:val="0061613D"/>
    <w:rsid w:val="00616889"/>
    <w:rsid w:val="00616ED0"/>
    <w:rsid w:val="00617562"/>
    <w:rsid w:val="006175F6"/>
    <w:rsid w:val="00617C1C"/>
    <w:rsid w:val="00620539"/>
    <w:rsid w:val="00620D76"/>
    <w:rsid w:val="00621018"/>
    <w:rsid w:val="006219DF"/>
    <w:rsid w:val="006227E8"/>
    <w:rsid w:val="00622B19"/>
    <w:rsid w:val="00622C32"/>
    <w:rsid w:val="00622E2D"/>
    <w:rsid w:val="00623F12"/>
    <w:rsid w:val="00624E91"/>
    <w:rsid w:val="006255E8"/>
    <w:rsid w:val="00625641"/>
    <w:rsid w:val="00625874"/>
    <w:rsid w:val="0062590A"/>
    <w:rsid w:val="00626453"/>
    <w:rsid w:val="0062658E"/>
    <w:rsid w:val="0062678D"/>
    <w:rsid w:val="0062684C"/>
    <w:rsid w:val="00626A62"/>
    <w:rsid w:val="00626F61"/>
    <w:rsid w:val="00627B37"/>
    <w:rsid w:val="00627F0D"/>
    <w:rsid w:val="00630600"/>
    <w:rsid w:val="0063074A"/>
    <w:rsid w:val="00630CE6"/>
    <w:rsid w:val="00630F0B"/>
    <w:rsid w:val="00631850"/>
    <w:rsid w:val="00632828"/>
    <w:rsid w:val="00632B37"/>
    <w:rsid w:val="00632B8E"/>
    <w:rsid w:val="00632D97"/>
    <w:rsid w:val="0063350F"/>
    <w:rsid w:val="006338FF"/>
    <w:rsid w:val="00633C38"/>
    <w:rsid w:val="00633E5B"/>
    <w:rsid w:val="0063414E"/>
    <w:rsid w:val="006343A1"/>
    <w:rsid w:val="0063447F"/>
    <w:rsid w:val="00634B32"/>
    <w:rsid w:val="006355D7"/>
    <w:rsid w:val="00636F9C"/>
    <w:rsid w:val="00636FFD"/>
    <w:rsid w:val="00637DC2"/>
    <w:rsid w:val="00640CF5"/>
    <w:rsid w:val="00641410"/>
    <w:rsid w:val="00642153"/>
    <w:rsid w:val="00642256"/>
    <w:rsid w:val="006429CE"/>
    <w:rsid w:val="00642E5C"/>
    <w:rsid w:val="00642F51"/>
    <w:rsid w:val="00643093"/>
    <w:rsid w:val="00643156"/>
    <w:rsid w:val="006431B8"/>
    <w:rsid w:val="0064373E"/>
    <w:rsid w:val="00643AFD"/>
    <w:rsid w:val="00643CDB"/>
    <w:rsid w:val="0064400A"/>
    <w:rsid w:val="006442DD"/>
    <w:rsid w:val="006448EA"/>
    <w:rsid w:val="00644AEF"/>
    <w:rsid w:val="00645A11"/>
    <w:rsid w:val="00645ACC"/>
    <w:rsid w:val="006462B1"/>
    <w:rsid w:val="0064633A"/>
    <w:rsid w:val="00646A8A"/>
    <w:rsid w:val="00646FCD"/>
    <w:rsid w:val="006470C9"/>
    <w:rsid w:val="00647379"/>
    <w:rsid w:val="006474CA"/>
    <w:rsid w:val="00647561"/>
    <w:rsid w:val="00647DA9"/>
    <w:rsid w:val="00647EC4"/>
    <w:rsid w:val="006501D5"/>
    <w:rsid w:val="0065024C"/>
    <w:rsid w:val="00650EDA"/>
    <w:rsid w:val="00651A66"/>
    <w:rsid w:val="00652355"/>
    <w:rsid w:val="00652C15"/>
    <w:rsid w:val="00652DE6"/>
    <w:rsid w:val="00653549"/>
    <w:rsid w:val="006538FE"/>
    <w:rsid w:val="00653E17"/>
    <w:rsid w:val="006540A1"/>
    <w:rsid w:val="006540D8"/>
    <w:rsid w:val="0065439A"/>
    <w:rsid w:val="006548CC"/>
    <w:rsid w:val="00654E1E"/>
    <w:rsid w:val="00655A0D"/>
    <w:rsid w:val="00655CC7"/>
    <w:rsid w:val="00655FA5"/>
    <w:rsid w:val="0065616E"/>
    <w:rsid w:val="00656D61"/>
    <w:rsid w:val="006573F7"/>
    <w:rsid w:val="006578B3"/>
    <w:rsid w:val="00660A6F"/>
    <w:rsid w:val="0066104A"/>
    <w:rsid w:val="00661068"/>
    <w:rsid w:val="0066167C"/>
    <w:rsid w:val="00662046"/>
    <w:rsid w:val="00662150"/>
    <w:rsid w:val="0066249E"/>
    <w:rsid w:val="00662930"/>
    <w:rsid w:val="006629D3"/>
    <w:rsid w:val="00662C12"/>
    <w:rsid w:val="00662C86"/>
    <w:rsid w:val="00662E27"/>
    <w:rsid w:val="006631AB"/>
    <w:rsid w:val="00663435"/>
    <w:rsid w:val="006636F3"/>
    <w:rsid w:val="0066392D"/>
    <w:rsid w:val="00663C18"/>
    <w:rsid w:val="0066441C"/>
    <w:rsid w:val="006646E0"/>
    <w:rsid w:val="00664756"/>
    <w:rsid w:val="00664BEF"/>
    <w:rsid w:val="00664D8A"/>
    <w:rsid w:val="00665598"/>
    <w:rsid w:val="00665C41"/>
    <w:rsid w:val="00666931"/>
    <w:rsid w:val="006671B3"/>
    <w:rsid w:val="00667A18"/>
    <w:rsid w:val="006708BA"/>
    <w:rsid w:val="006718A2"/>
    <w:rsid w:val="00671A92"/>
    <w:rsid w:val="006720E2"/>
    <w:rsid w:val="006728E0"/>
    <w:rsid w:val="00672C88"/>
    <w:rsid w:val="00672EBC"/>
    <w:rsid w:val="006730EE"/>
    <w:rsid w:val="00673320"/>
    <w:rsid w:val="0067371F"/>
    <w:rsid w:val="00673AC1"/>
    <w:rsid w:val="006742A2"/>
    <w:rsid w:val="0067494F"/>
    <w:rsid w:val="006749E2"/>
    <w:rsid w:val="00674CB9"/>
    <w:rsid w:val="006754B6"/>
    <w:rsid w:val="00675766"/>
    <w:rsid w:val="00675BD4"/>
    <w:rsid w:val="00675F1D"/>
    <w:rsid w:val="006760B9"/>
    <w:rsid w:val="006760CB"/>
    <w:rsid w:val="00676B0C"/>
    <w:rsid w:val="00676D34"/>
    <w:rsid w:val="00677020"/>
    <w:rsid w:val="0067723B"/>
    <w:rsid w:val="00680419"/>
    <w:rsid w:val="00680460"/>
    <w:rsid w:val="00680743"/>
    <w:rsid w:val="00680AEA"/>
    <w:rsid w:val="00680BC6"/>
    <w:rsid w:val="00680C15"/>
    <w:rsid w:val="00680C5C"/>
    <w:rsid w:val="00680F55"/>
    <w:rsid w:val="00681372"/>
    <w:rsid w:val="00681B19"/>
    <w:rsid w:val="00681BE4"/>
    <w:rsid w:val="006837AA"/>
    <w:rsid w:val="00684285"/>
    <w:rsid w:val="006854CE"/>
    <w:rsid w:val="0068579D"/>
    <w:rsid w:val="00685EF7"/>
    <w:rsid w:val="00686021"/>
    <w:rsid w:val="0068628A"/>
    <w:rsid w:val="00686382"/>
    <w:rsid w:val="0068644C"/>
    <w:rsid w:val="00686B99"/>
    <w:rsid w:val="00686DE1"/>
    <w:rsid w:val="00686F5C"/>
    <w:rsid w:val="006872B4"/>
    <w:rsid w:val="00687440"/>
    <w:rsid w:val="006877EE"/>
    <w:rsid w:val="0068780A"/>
    <w:rsid w:val="00687AC6"/>
    <w:rsid w:val="00687EE1"/>
    <w:rsid w:val="00690292"/>
    <w:rsid w:val="006907F1"/>
    <w:rsid w:val="00690A6E"/>
    <w:rsid w:val="00690B77"/>
    <w:rsid w:val="00690FAF"/>
    <w:rsid w:val="00691EF4"/>
    <w:rsid w:val="006921F1"/>
    <w:rsid w:val="006926E4"/>
    <w:rsid w:val="00692FFF"/>
    <w:rsid w:val="0069372E"/>
    <w:rsid w:val="00693990"/>
    <w:rsid w:val="00693C1D"/>
    <w:rsid w:val="00694033"/>
    <w:rsid w:val="0069411B"/>
    <w:rsid w:val="006953E7"/>
    <w:rsid w:val="0069557B"/>
    <w:rsid w:val="006956DE"/>
    <w:rsid w:val="00695B69"/>
    <w:rsid w:val="00695DC4"/>
    <w:rsid w:val="00695E79"/>
    <w:rsid w:val="006967EE"/>
    <w:rsid w:val="006970EB"/>
    <w:rsid w:val="00697403"/>
    <w:rsid w:val="00697C31"/>
    <w:rsid w:val="00697C9C"/>
    <w:rsid w:val="00697E1F"/>
    <w:rsid w:val="00697F37"/>
    <w:rsid w:val="006A05AE"/>
    <w:rsid w:val="006A06A2"/>
    <w:rsid w:val="006A1194"/>
    <w:rsid w:val="006A15AA"/>
    <w:rsid w:val="006A20CE"/>
    <w:rsid w:val="006A23A3"/>
    <w:rsid w:val="006A23D0"/>
    <w:rsid w:val="006A3DFC"/>
    <w:rsid w:val="006A41E3"/>
    <w:rsid w:val="006A4287"/>
    <w:rsid w:val="006A4D3A"/>
    <w:rsid w:val="006A538F"/>
    <w:rsid w:val="006A57BD"/>
    <w:rsid w:val="006A5AFE"/>
    <w:rsid w:val="006A6AC1"/>
    <w:rsid w:val="006A6BBE"/>
    <w:rsid w:val="006A707C"/>
    <w:rsid w:val="006A71EE"/>
    <w:rsid w:val="006A7725"/>
    <w:rsid w:val="006A7AF0"/>
    <w:rsid w:val="006A7E82"/>
    <w:rsid w:val="006B04AC"/>
    <w:rsid w:val="006B05EC"/>
    <w:rsid w:val="006B1137"/>
    <w:rsid w:val="006B174B"/>
    <w:rsid w:val="006B1AAD"/>
    <w:rsid w:val="006B2F0D"/>
    <w:rsid w:val="006B2FC3"/>
    <w:rsid w:val="006B3193"/>
    <w:rsid w:val="006B336A"/>
    <w:rsid w:val="006B3A96"/>
    <w:rsid w:val="006B3A9F"/>
    <w:rsid w:val="006B43D8"/>
    <w:rsid w:val="006B4E3C"/>
    <w:rsid w:val="006B56D9"/>
    <w:rsid w:val="006B585C"/>
    <w:rsid w:val="006B5897"/>
    <w:rsid w:val="006B5AAE"/>
    <w:rsid w:val="006B5D71"/>
    <w:rsid w:val="006B6097"/>
    <w:rsid w:val="006B6485"/>
    <w:rsid w:val="006B715C"/>
    <w:rsid w:val="006B732E"/>
    <w:rsid w:val="006B7727"/>
    <w:rsid w:val="006B77F0"/>
    <w:rsid w:val="006C03F5"/>
    <w:rsid w:val="006C05E0"/>
    <w:rsid w:val="006C0C6C"/>
    <w:rsid w:val="006C1E0C"/>
    <w:rsid w:val="006C1FF1"/>
    <w:rsid w:val="006C20F4"/>
    <w:rsid w:val="006C2655"/>
    <w:rsid w:val="006C284B"/>
    <w:rsid w:val="006C38BA"/>
    <w:rsid w:val="006C39AB"/>
    <w:rsid w:val="006C3DB0"/>
    <w:rsid w:val="006C3E32"/>
    <w:rsid w:val="006C4009"/>
    <w:rsid w:val="006C4859"/>
    <w:rsid w:val="006C4904"/>
    <w:rsid w:val="006C4B55"/>
    <w:rsid w:val="006C4BAE"/>
    <w:rsid w:val="006C4F16"/>
    <w:rsid w:val="006C5685"/>
    <w:rsid w:val="006C5CCD"/>
    <w:rsid w:val="006C5F94"/>
    <w:rsid w:val="006C6760"/>
    <w:rsid w:val="006C6852"/>
    <w:rsid w:val="006C6BF6"/>
    <w:rsid w:val="006C6E04"/>
    <w:rsid w:val="006C7428"/>
    <w:rsid w:val="006C78D0"/>
    <w:rsid w:val="006D0AE9"/>
    <w:rsid w:val="006D0DCC"/>
    <w:rsid w:val="006D15CA"/>
    <w:rsid w:val="006D17EB"/>
    <w:rsid w:val="006D1890"/>
    <w:rsid w:val="006D18A7"/>
    <w:rsid w:val="006D18FF"/>
    <w:rsid w:val="006D20F6"/>
    <w:rsid w:val="006D231C"/>
    <w:rsid w:val="006D2B52"/>
    <w:rsid w:val="006D340D"/>
    <w:rsid w:val="006D37E0"/>
    <w:rsid w:val="006D4D6E"/>
    <w:rsid w:val="006D6055"/>
    <w:rsid w:val="006D63F4"/>
    <w:rsid w:val="006D6412"/>
    <w:rsid w:val="006D6C1B"/>
    <w:rsid w:val="006D6CAA"/>
    <w:rsid w:val="006D7498"/>
    <w:rsid w:val="006D7585"/>
    <w:rsid w:val="006D7593"/>
    <w:rsid w:val="006D77F0"/>
    <w:rsid w:val="006D7EFC"/>
    <w:rsid w:val="006E11D0"/>
    <w:rsid w:val="006E1477"/>
    <w:rsid w:val="006E1C18"/>
    <w:rsid w:val="006E2607"/>
    <w:rsid w:val="006E312D"/>
    <w:rsid w:val="006E31AB"/>
    <w:rsid w:val="006E3524"/>
    <w:rsid w:val="006E35C6"/>
    <w:rsid w:val="006E36A6"/>
    <w:rsid w:val="006E37CC"/>
    <w:rsid w:val="006E4192"/>
    <w:rsid w:val="006E4A4B"/>
    <w:rsid w:val="006E592B"/>
    <w:rsid w:val="006E596A"/>
    <w:rsid w:val="006E5CB4"/>
    <w:rsid w:val="006E5DA8"/>
    <w:rsid w:val="006E6342"/>
    <w:rsid w:val="006E65FE"/>
    <w:rsid w:val="006E673E"/>
    <w:rsid w:val="006E6BAC"/>
    <w:rsid w:val="006E6EEB"/>
    <w:rsid w:val="006E70BD"/>
    <w:rsid w:val="006E7E42"/>
    <w:rsid w:val="006F002E"/>
    <w:rsid w:val="006F0477"/>
    <w:rsid w:val="006F0931"/>
    <w:rsid w:val="006F0A12"/>
    <w:rsid w:val="006F0D90"/>
    <w:rsid w:val="006F11BE"/>
    <w:rsid w:val="006F14A0"/>
    <w:rsid w:val="006F18B6"/>
    <w:rsid w:val="006F1F4F"/>
    <w:rsid w:val="006F421F"/>
    <w:rsid w:val="006F444F"/>
    <w:rsid w:val="006F57A4"/>
    <w:rsid w:val="006F5930"/>
    <w:rsid w:val="006F5D7F"/>
    <w:rsid w:val="006F65CE"/>
    <w:rsid w:val="006F73BE"/>
    <w:rsid w:val="006F78B9"/>
    <w:rsid w:val="00700A4E"/>
    <w:rsid w:val="00700B71"/>
    <w:rsid w:val="00700D2F"/>
    <w:rsid w:val="00700E30"/>
    <w:rsid w:val="0070155B"/>
    <w:rsid w:val="007016ED"/>
    <w:rsid w:val="007021B2"/>
    <w:rsid w:val="00702675"/>
    <w:rsid w:val="0070280F"/>
    <w:rsid w:val="00702C88"/>
    <w:rsid w:val="00703A61"/>
    <w:rsid w:val="00704270"/>
    <w:rsid w:val="00704ED9"/>
    <w:rsid w:val="007051E6"/>
    <w:rsid w:val="007058CE"/>
    <w:rsid w:val="00705E0B"/>
    <w:rsid w:val="00705FCE"/>
    <w:rsid w:val="007067D1"/>
    <w:rsid w:val="00707336"/>
    <w:rsid w:val="007075D9"/>
    <w:rsid w:val="007079B2"/>
    <w:rsid w:val="00710830"/>
    <w:rsid w:val="00710FCB"/>
    <w:rsid w:val="0071120A"/>
    <w:rsid w:val="0071146B"/>
    <w:rsid w:val="00711545"/>
    <w:rsid w:val="007118FC"/>
    <w:rsid w:val="007123A6"/>
    <w:rsid w:val="007125BF"/>
    <w:rsid w:val="0071293A"/>
    <w:rsid w:val="00712E76"/>
    <w:rsid w:val="00713194"/>
    <w:rsid w:val="007131D4"/>
    <w:rsid w:val="007132EF"/>
    <w:rsid w:val="007141D7"/>
    <w:rsid w:val="00714B53"/>
    <w:rsid w:val="00714D86"/>
    <w:rsid w:val="00715D5A"/>
    <w:rsid w:val="00715EB2"/>
    <w:rsid w:val="00716344"/>
    <w:rsid w:val="0071685F"/>
    <w:rsid w:val="007168DB"/>
    <w:rsid w:val="00717205"/>
    <w:rsid w:val="00717349"/>
    <w:rsid w:val="007175B6"/>
    <w:rsid w:val="007207B6"/>
    <w:rsid w:val="00720C14"/>
    <w:rsid w:val="00721027"/>
    <w:rsid w:val="00721C07"/>
    <w:rsid w:val="00721F5C"/>
    <w:rsid w:val="007222EA"/>
    <w:rsid w:val="00722957"/>
    <w:rsid w:val="00722AA9"/>
    <w:rsid w:val="00723069"/>
    <w:rsid w:val="007231A4"/>
    <w:rsid w:val="00723203"/>
    <w:rsid w:val="007232D7"/>
    <w:rsid w:val="007233A3"/>
    <w:rsid w:val="0072341F"/>
    <w:rsid w:val="00723677"/>
    <w:rsid w:val="00723E10"/>
    <w:rsid w:val="00724215"/>
    <w:rsid w:val="00724E2D"/>
    <w:rsid w:val="00725294"/>
    <w:rsid w:val="0072540C"/>
    <w:rsid w:val="0072569F"/>
    <w:rsid w:val="0072573D"/>
    <w:rsid w:val="00725751"/>
    <w:rsid w:val="007257C8"/>
    <w:rsid w:val="00725B95"/>
    <w:rsid w:val="00725EF0"/>
    <w:rsid w:val="007262CB"/>
    <w:rsid w:val="00726999"/>
    <w:rsid w:val="00726BB2"/>
    <w:rsid w:val="00727681"/>
    <w:rsid w:val="00730596"/>
    <w:rsid w:val="0073074B"/>
    <w:rsid w:val="00730F88"/>
    <w:rsid w:val="00731044"/>
    <w:rsid w:val="0073112A"/>
    <w:rsid w:val="00731242"/>
    <w:rsid w:val="007314E0"/>
    <w:rsid w:val="007317F5"/>
    <w:rsid w:val="007320D5"/>
    <w:rsid w:val="0073262D"/>
    <w:rsid w:val="007326F5"/>
    <w:rsid w:val="00732EF8"/>
    <w:rsid w:val="0073309F"/>
    <w:rsid w:val="0073349F"/>
    <w:rsid w:val="007338D9"/>
    <w:rsid w:val="007339D3"/>
    <w:rsid w:val="00734496"/>
    <w:rsid w:val="00735468"/>
    <w:rsid w:val="00735A34"/>
    <w:rsid w:val="00735D88"/>
    <w:rsid w:val="00736DBF"/>
    <w:rsid w:val="00736EFE"/>
    <w:rsid w:val="00737105"/>
    <w:rsid w:val="00737855"/>
    <w:rsid w:val="00737856"/>
    <w:rsid w:val="00737FD7"/>
    <w:rsid w:val="0074004D"/>
    <w:rsid w:val="00740BE4"/>
    <w:rsid w:val="0074110B"/>
    <w:rsid w:val="00741653"/>
    <w:rsid w:val="00741FA0"/>
    <w:rsid w:val="007426D6"/>
    <w:rsid w:val="00742A40"/>
    <w:rsid w:val="00742A49"/>
    <w:rsid w:val="00742DE2"/>
    <w:rsid w:val="00743045"/>
    <w:rsid w:val="00743078"/>
    <w:rsid w:val="0074314F"/>
    <w:rsid w:val="007435BC"/>
    <w:rsid w:val="0074370B"/>
    <w:rsid w:val="00743DC1"/>
    <w:rsid w:val="0074421C"/>
    <w:rsid w:val="0074535B"/>
    <w:rsid w:val="00745946"/>
    <w:rsid w:val="00745DBE"/>
    <w:rsid w:val="00746066"/>
    <w:rsid w:val="00746647"/>
    <w:rsid w:val="0074746D"/>
    <w:rsid w:val="0074781A"/>
    <w:rsid w:val="00747912"/>
    <w:rsid w:val="0075051F"/>
    <w:rsid w:val="00750B38"/>
    <w:rsid w:val="00750FE2"/>
    <w:rsid w:val="00751018"/>
    <w:rsid w:val="007516E9"/>
    <w:rsid w:val="00751AC1"/>
    <w:rsid w:val="00751D9B"/>
    <w:rsid w:val="0075200C"/>
    <w:rsid w:val="0075256F"/>
    <w:rsid w:val="00752682"/>
    <w:rsid w:val="00752B03"/>
    <w:rsid w:val="0075420A"/>
    <w:rsid w:val="0075474C"/>
    <w:rsid w:val="00754767"/>
    <w:rsid w:val="007549F8"/>
    <w:rsid w:val="00754D79"/>
    <w:rsid w:val="00755169"/>
    <w:rsid w:val="0075565B"/>
    <w:rsid w:val="00755F8B"/>
    <w:rsid w:val="0075628E"/>
    <w:rsid w:val="0075726A"/>
    <w:rsid w:val="00757353"/>
    <w:rsid w:val="00757506"/>
    <w:rsid w:val="00757A53"/>
    <w:rsid w:val="00757F55"/>
    <w:rsid w:val="0076074B"/>
    <w:rsid w:val="00760F71"/>
    <w:rsid w:val="007613E2"/>
    <w:rsid w:val="00761468"/>
    <w:rsid w:val="007616B7"/>
    <w:rsid w:val="00761BA3"/>
    <w:rsid w:val="007622D1"/>
    <w:rsid w:val="00762365"/>
    <w:rsid w:val="00762A95"/>
    <w:rsid w:val="00762ACA"/>
    <w:rsid w:val="00763148"/>
    <w:rsid w:val="00763CB9"/>
    <w:rsid w:val="00763D05"/>
    <w:rsid w:val="0076438D"/>
    <w:rsid w:val="00764C1D"/>
    <w:rsid w:val="00764C80"/>
    <w:rsid w:val="007653BE"/>
    <w:rsid w:val="007659D7"/>
    <w:rsid w:val="00765DA4"/>
    <w:rsid w:val="007665DA"/>
    <w:rsid w:val="00766B8B"/>
    <w:rsid w:val="007672FC"/>
    <w:rsid w:val="007674B3"/>
    <w:rsid w:val="00767610"/>
    <w:rsid w:val="00767B65"/>
    <w:rsid w:val="00767C83"/>
    <w:rsid w:val="00770F77"/>
    <w:rsid w:val="00770F7E"/>
    <w:rsid w:val="007714FE"/>
    <w:rsid w:val="00771700"/>
    <w:rsid w:val="00771D3E"/>
    <w:rsid w:val="007721BD"/>
    <w:rsid w:val="0077257A"/>
    <w:rsid w:val="007725E6"/>
    <w:rsid w:val="00772759"/>
    <w:rsid w:val="007729E3"/>
    <w:rsid w:val="00772D68"/>
    <w:rsid w:val="007731B8"/>
    <w:rsid w:val="00773493"/>
    <w:rsid w:val="00773C2E"/>
    <w:rsid w:val="00774773"/>
    <w:rsid w:val="00774BE0"/>
    <w:rsid w:val="00774CFC"/>
    <w:rsid w:val="00774F06"/>
    <w:rsid w:val="00775D06"/>
    <w:rsid w:val="00777356"/>
    <w:rsid w:val="00777F3C"/>
    <w:rsid w:val="0078047F"/>
    <w:rsid w:val="00780FA9"/>
    <w:rsid w:val="00781910"/>
    <w:rsid w:val="00782288"/>
    <w:rsid w:val="007826C5"/>
    <w:rsid w:val="00782A06"/>
    <w:rsid w:val="00782A9F"/>
    <w:rsid w:val="007838FA"/>
    <w:rsid w:val="00783A03"/>
    <w:rsid w:val="00783C0A"/>
    <w:rsid w:val="00784B4A"/>
    <w:rsid w:val="00784CFA"/>
    <w:rsid w:val="00784E8E"/>
    <w:rsid w:val="00785688"/>
    <w:rsid w:val="007861D2"/>
    <w:rsid w:val="007864F9"/>
    <w:rsid w:val="0078683C"/>
    <w:rsid w:val="00786FD9"/>
    <w:rsid w:val="0078703B"/>
    <w:rsid w:val="00787B57"/>
    <w:rsid w:val="00787BFB"/>
    <w:rsid w:val="00787E84"/>
    <w:rsid w:val="00790913"/>
    <w:rsid w:val="00790CED"/>
    <w:rsid w:val="00790ED9"/>
    <w:rsid w:val="0079137E"/>
    <w:rsid w:val="00791AEC"/>
    <w:rsid w:val="00791BB8"/>
    <w:rsid w:val="007924B0"/>
    <w:rsid w:val="00792A3C"/>
    <w:rsid w:val="0079323E"/>
    <w:rsid w:val="0079354E"/>
    <w:rsid w:val="007935B3"/>
    <w:rsid w:val="007936C5"/>
    <w:rsid w:val="00794984"/>
    <w:rsid w:val="00794C46"/>
    <w:rsid w:val="00794CA5"/>
    <w:rsid w:val="00794EE1"/>
    <w:rsid w:val="00795111"/>
    <w:rsid w:val="0079516F"/>
    <w:rsid w:val="0079529C"/>
    <w:rsid w:val="007954BA"/>
    <w:rsid w:val="0079552C"/>
    <w:rsid w:val="00795957"/>
    <w:rsid w:val="00795B11"/>
    <w:rsid w:val="00795D0C"/>
    <w:rsid w:val="00796192"/>
    <w:rsid w:val="007962FB"/>
    <w:rsid w:val="00797222"/>
    <w:rsid w:val="00797B69"/>
    <w:rsid w:val="007A0E44"/>
    <w:rsid w:val="007A0E56"/>
    <w:rsid w:val="007A113C"/>
    <w:rsid w:val="007A1421"/>
    <w:rsid w:val="007A168F"/>
    <w:rsid w:val="007A2470"/>
    <w:rsid w:val="007A2C02"/>
    <w:rsid w:val="007A2C57"/>
    <w:rsid w:val="007A313D"/>
    <w:rsid w:val="007A31C4"/>
    <w:rsid w:val="007A32DA"/>
    <w:rsid w:val="007A372C"/>
    <w:rsid w:val="007A3A32"/>
    <w:rsid w:val="007A3BAD"/>
    <w:rsid w:val="007A3EAA"/>
    <w:rsid w:val="007A4429"/>
    <w:rsid w:val="007A602B"/>
    <w:rsid w:val="007A6282"/>
    <w:rsid w:val="007A66B3"/>
    <w:rsid w:val="007A6DD7"/>
    <w:rsid w:val="007A7168"/>
    <w:rsid w:val="007A72BB"/>
    <w:rsid w:val="007A7BFF"/>
    <w:rsid w:val="007B0A93"/>
    <w:rsid w:val="007B0E02"/>
    <w:rsid w:val="007B10F4"/>
    <w:rsid w:val="007B114D"/>
    <w:rsid w:val="007B1338"/>
    <w:rsid w:val="007B165B"/>
    <w:rsid w:val="007B1753"/>
    <w:rsid w:val="007B19CF"/>
    <w:rsid w:val="007B1E9D"/>
    <w:rsid w:val="007B240A"/>
    <w:rsid w:val="007B292E"/>
    <w:rsid w:val="007B3147"/>
    <w:rsid w:val="007B52DA"/>
    <w:rsid w:val="007B5943"/>
    <w:rsid w:val="007B607B"/>
    <w:rsid w:val="007B6218"/>
    <w:rsid w:val="007B6496"/>
    <w:rsid w:val="007B649A"/>
    <w:rsid w:val="007B65CE"/>
    <w:rsid w:val="007B6C7C"/>
    <w:rsid w:val="007B6FA3"/>
    <w:rsid w:val="007B78CC"/>
    <w:rsid w:val="007B7B2E"/>
    <w:rsid w:val="007B7B58"/>
    <w:rsid w:val="007C0554"/>
    <w:rsid w:val="007C0844"/>
    <w:rsid w:val="007C15BD"/>
    <w:rsid w:val="007C1B18"/>
    <w:rsid w:val="007C2376"/>
    <w:rsid w:val="007C2992"/>
    <w:rsid w:val="007C2B5D"/>
    <w:rsid w:val="007C3093"/>
    <w:rsid w:val="007C30C6"/>
    <w:rsid w:val="007C3BC3"/>
    <w:rsid w:val="007C3D3E"/>
    <w:rsid w:val="007C4303"/>
    <w:rsid w:val="007C505D"/>
    <w:rsid w:val="007C68DD"/>
    <w:rsid w:val="007C71ED"/>
    <w:rsid w:val="007C75A8"/>
    <w:rsid w:val="007C760A"/>
    <w:rsid w:val="007D03E5"/>
    <w:rsid w:val="007D0C8C"/>
    <w:rsid w:val="007D136A"/>
    <w:rsid w:val="007D23DD"/>
    <w:rsid w:val="007D340D"/>
    <w:rsid w:val="007D3FAB"/>
    <w:rsid w:val="007D4030"/>
    <w:rsid w:val="007D450E"/>
    <w:rsid w:val="007D50CA"/>
    <w:rsid w:val="007D53E3"/>
    <w:rsid w:val="007D5B70"/>
    <w:rsid w:val="007D5C57"/>
    <w:rsid w:val="007D5FC5"/>
    <w:rsid w:val="007D6E30"/>
    <w:rsid w:val="007D7DD0"/>
    <w:rsid w:val="007E081C"/>
    <w:rsid w:val="007E0C21"/>
    <w:rsid w:val="007E0D61"/>
    <w:rsid w:val="007E15B3"/>
    <w:rsid w:val="007E1601"/>
    <w:rsid w:val="007E1643"/>
    <w:rsid w:val="007E178F"/>
    <w:rsid w:val="007E1824"/>
    <w:rsid w:val="007E1EA8"/>
    <w:rsid w:val="007E259D"/>
    <w:rsid w:val="007E28CD"/>
    <w:rsid w:val="007E2D38"/>
    <w:rsid w:val="007E3332"/>
    <w:rsid w:val="007E333D"/>
    <w:rsid w:val="007E3475"/>
    <w:rsid w:val="007E347F"/>
    <w:rsid w:val="007E3BF6"/>
    <w:rsid w:val="007E3C9F"/>
    <w:rsid w:val="007E3DBA"/>
    <w:rsid w:val="007E4146"/>
    <w:rsid w:val="007E499B"/>
    <w:rsid w:val="007E56F7"/>
    <w:rsid w:val="007E5ABC"/>
    <w:rsid w:val="007E5C9E"/>
    <w:rsid w:val="007E6396"/>
    <w:rsid w:val="007E695D"/>
    <w:rsid w:val="007E7335"/>
    <w:rsid w:val="007E740B"/>
    <w:rsid w:val="007E7630"/>
    <w:rsid w:val="007E77DB"/>
    <w:rsid w:val="007E7BE4"/>
    <w:rsid w:val="007E7ED8"/>
    <w:rsid w:val="007F0508"/>
    <w:rsid w:val="007F0953"/>
    <w:rsid w:val="007F0CF3"/>
    <w:rsid w:val="007F0FC9"/>
    <w:rsid w:val="007F12FB"/>
    <w:rsid w:val="007F19DC"/>
    <w:rsid w:val="007F1D43"/>
    <w:rsid w:val="007F2BEE"/>
    <w:rsid w:val="007F2C2B"/>
    <w:rsid w:val="007F2F91"/>
    <w:rsid w:val="007F3048"/>
    <w:rsid w:val="007F3466"/>
    <w:rsid w:val="007F3947"/>
    <w:rsid w:val="007F3A30"/>
    <w:rsid w:val="007F3B45"/>
    <w:rsid w:val="007F4033"/>
    <w:rsid w:val="007F4599"/>
    <w:rsid w:val="007F5046"/>
    <w:rsid w:val="007F5BCF"/>
    <w:rsid w:val="007F5BFA"/>
    <w:rsid w:val="007F6504"/>
    <w:rsid w:val="007F6C96"/>
    <w:rsid w:val="007F70DD"/>
    <w:rsid w:val="00800964"/>
    <w:rsid w:val="00800AFE"/>
    <w:rsid w:val="00800B94"/>
    <w:rsid w:val="00800C37"/>
    <w:rsid w:val="00801E99"/>
    <w:rsid w:val="008024BC"/>
    <w:rsid w:val="00802F30"/>
    <w:rsid w:val="00803126"/>
    <w:rsid w:val="00803425"/>
    <w:rsid w:val="00803E4A"/>
    <w:rsid w:val="00804046"/>
    <w:rsid w:val="00804C40"/>
    <w:rsid w:val="00805857"/>
    <w:rsid w:val="00805D31"/>
    <w:rsid w:val="00806061"/>
    <w:rsid w:val="00806225"/>
    <w:rsid w:val="0080647C"/>
    <w:rsid w:val="00807150"/>
    <w:rsid w:val="00810492"/>
    <w:rsid w:val="00810729"/>
    <w:rsid w:val="00810A63"/>
    <w:rsid w:val="00810DF5"/>
    <w:rsid w:val="00811920"/>
    <w:rsid w:val="00812501"/>
    <w:rsid w:val="00812732"/>
    <w:rsid w:val="0081273E"/>
    <w:rsid w:val="00812818"/>
    <w:rsid w:val="00812974"/>
    <w:rsid w:val="00812AA4"/>
    <w:rsid w:val="00812B77"/>
    <w:rsid w:val="00812BD3"/>
    <w:rsid w:val="00813398"/>
    <w:rsid w:val="00813819"/>
    <w:rsid w:val="00813A99"/>
    <w:rsid w:val="0081457B"/>
    <w:rsid w:val="008154E0"/>
    <w:rsid w:val="00815CF7"/>
    <w:rsid w:val="00815D7F"/>
    <w:rsid w:val="00816155"/>
    <w:rsid w:val="0081626E"/>
    <w:rsid w:val="008168F8"/>
    <w:rsid w:val="00816E72"/>
    <w:rsid w:val="00817076"/>
    <w:rsid w:val="00817312"/>
    <w:rsid w:val="00817A30"/>
    <w:rsid w:val="0082027B"/>
    <w:rsid w:val="0082040E"/>
    <w:rsid w:val="00820629"/>
    <w:rsid w:val="00820678"/>
    <w:rsid w:val="00820A04"/>
    <w:rsid w:val="008210C0"/>
    <w:rsid w:val="00821764"/>
    <w:rsid w:val="00821919"/>
    <w:rsid w:val="00821CF7"/>
    <w:rsid w:val="00821E30"/>
    <w:rsid w:val="0082248B"/>
    <w:rsid w:val="008227A3"/>
    <w:rsid w:val="008229C9"/>
    <w:rsid w:val="00822F2B"/>
    <w:rsid w:val="0082330F"/>
    <w:rsid w:val="00823AC0"/>
    <w:rsid w:val="008241EF"/>
    <w:rsid w:val="00824418"/>
    <w:rsid w:val="00825057"/>
    <w:rsid w:val="00825700"/>
    <w:rsid w:val="00826379"/>
    <w:rsid w:val="008271BE"/>
    <w:rsid w:val="008275D1"/>
    <w:rsid w:val="008303D7"/>
    <w:rsid w:val="00830AED"/>
    <w:rsid w:val="00830CFE"/>
    <w:rsid w:val="0083164D"/>
    <w:rsid w:val="00831C26"/>
    <w:rsid w:val="008320E6"/>
    <w:rsid w:val="00832388"/>
    <w:rsid w:val="00832518"/>
    <w:rsid w:val="00832F9B"/>
    <w:rsid w:val="00833158"/>
    <w:rsid w:val="0083372F"/>
    <w:rsid w:val="00833EBD"/>
    <w:rsid w:val="00833F36"/>
    <w:rsid w:val="00834025"/>
    <w:rsid w:val="008344E7"/>
    <w:rsid w:val="00834561"/>
    <w:rsid w:val="00834D5D"/>
    <w:rsid w:val="00835B3E"/>
    <w:rsid w:val="00836506"/>
    <w:rsid w:val="00836514"/>
    <w:rsid w:val="00840AA8"/>
    <w:rsid w:val="00841254"/>
    <w:rsid w:val="008416C7"/>
    <w:rsid w:val="00841C6D"/>
    <w:rsid w:val="00841E1D"/>
    <w:rsid w:val="00842986"/>
    <w:rsid w:val="008429FF"/>
    <w:rsid w:val="00843719"/>
    <w:rsid w:val="008439E1"/>
    <w:rsid w:val="00843E97"/>
    <w:rsid w:val="008448D5"/>
    <w:rsid w:val="00844BF8"/>
    <w:rsid w:val="00845E14"/>
    <w:rsid w:val="00845E36"/>
    <w:rsid w:val="00845EBF"/>
    <w:rsid w:val="00846B36"/>
    <w:rsid w:val="00846DFE"/>
    <w:rsid w:val="00847095"/>
    <w:rsid w:val="008471D0"/>
    <w:rsid w:val="0084768F"/>
    <w:rsid w:val="00847AE2"/>
    <w:rsid w:val="00847C91"/>
    <w:rsid w:val="00847E33"/>
    <w:rsid w:val="00847E84"/>
    <w:rsid w:val="00850EC3"/>
    <w:rsid w:val="008516D6"/>
    <w:rsid w:val="00852026"/>
    <w:rsid w:val="008522CC"/>
    <w:rsid w:val="00852672"/>
    <w:rsid w:val="008526A9"/>
    <w:rsid w:val="008528B9"/>
    <w:rsid w:val="00852A71"/>
    <w:rsid w:val="00852C88"/>
    <w:rsid w:val="00852EE5"/>
    <w:rsid w:val="008534A6"/>
    <w:rsid w:val="008534D7"/>
    <w:rsid w:val="00853E1F"/>
    <w:rsid w:val="008546FB"/>
    <w:rsid w:val="00854E1F"/>
    <w:rsid w:val="0085503F"/>
    <w:rsid w:val="0085513E"/>
    <w:rsid w:val="008556E1"/>
    <w:rsid w:val="00855789"/>
    <w:rsid w:val="00855ABE"/>
    <w:rsid w:val="008562A8"/>
    <w:rsid w:val="008564DF"/>
    <w:rsid w:val="00857842"/>
    <w:rsid w:val="00857B5D"/>
    <w:rsid w:val="00860300"/>
    <w:rsid w:val="00860476"/>
    <w:rsid w:val="0086063D"/>
    <w:rsid w:val="00860F5C"/>
    <w:rsid w:val="008616B3"/>
    <w:rsid w:val="00861BD7"/>
    <w:rsid w:val="00861EDF"/>
    <w:rsid w:val="00862743"/>
    <w:rsid w:val="00862C51"/>
    <w:rsid w:val="00863052"/>
    <w:rsid w:val="00863213"/>
    <w:rsid w:val="00863432"/>
    <w:rsid w:val="00863616"/>
    <w:rsid w:val="00863808"/>
    <w:rsid w:val="00863A38"/>
    <w:rsid w:val="00863B4B"/>
    <w:rsid w:val="008646F9"/>
    <w:rsid w:val="00864E2A"/>
    <w:rsid w:val="008650CD"/>
    <w:rsid w:val="008652BE"/>
    <w:rsid w:val="008656B2"/>
    <w:rsid w:val="0086578B"/>
    <w:rsid w:val="008659EE"/>
    <w:rsid w:val="00865FDA"/>
    <w:rsid w:val="00866036"/>
    <w:rsid w:val="00866F67"/>
    <w:rsid w:val="0086717B"/>
    <w:rsid w:val="0086D5C2"/>
    <w:rsid w:val="0087004A"/>
    <w:rsid w:val="00870699"/>
    <w:rsid w:val="00870924"/>
    <w:rsid w:val="00870B17"/>
    <w:rsid w:val="00872B2D"/>
    <w:rsid w:val="00872C96"/>
    <w:rsid w:val="00872CA5"/>
    <w:rsid w:val="008731ED"/>
    <w:rsid w:val="008734E0"/>
    <w:rsid w:val="00873989"/>
    <w:rsid w:val="00873B2D"/>
    <w:rsid w:val="00873D1F"/>
    <w:rsid w:val="00874661"/>
    <w:rsid w:val="0087472D"/>
    <w:rsid w:val="00874A7F"/>
    <w:rsid w:val="00875723"/>
    <w:rsid w:val="008758FF"/>
    <w:rsid w:val="0087596E"/>
    <w:rsid w:val="00875ABA"/>
    <w:rsid w:val="00875CE7"/>
    <w:rsid w:val="00876536"/>
    <w:rsid w:val="00876BD9"/>
    <w:rsid w:val="00877496"/>
    <w:rsid w:val="0087798B"/>
    <w:rsid w:val="00880188"/>
    <w:rsid w:val="008803E8"/>
    <w:rsid w:val="00880F94"/>
    <w:rsid w:val="00881692"/>
    <w:rsid w:val="00881FDB"/>
    <w:rsid w:val="0088215E"/>
    <w:rsid w:val="008824BE"/>
    <w:rsid w:val="00882679"/>
    <w:rsid w:val="00882DE0"/>
    <w:rsid w:val="00883618"/>
    <w:rsid w:val="008837A5"/>
    <w:rsid w:val="008846A3"/>
    <w:rsid w:val="00884C86"/>
    <w:rsid w:val="008874E8"/>
    <w:rsid w:val="00887653"/>
    <w:rsid w:val="00887832"/>
    <w:rsid w:val="008903AC"/>
    <w:rsid w:val="0089157A"/>
    <w:rsid w:val="00892EDD"/>
    <w:rsid w:val="00892F95"/>
    <w:rsid w:val="0089333F"/>
    <w:rsid w:val="00893684"/>
    <w:rsid w:val="0089451F"/>
    <w:rsid w:val="008946A0"/>
    <w:rsid w:val="00894F55"/>
    <w:rsid w:val="00895059"/>
    <w:rsid w:val="00895376"/>
    <w:rsid w:val="00895628"/>
    <w:rsid w:val="008956E0"/>
    <w:rsid w:val="00896C44"/>
    <w:rsid w:val="008975AA"/>
    <w:rsid w:val="00897AAE"/>
    <w:rsid w:val="008A00A5"/>
    <w:rsid w:val="008A01DB"/>
    <w:rsid w:val="008A01F4"/>
    <w:rsid w:val="008A0289"/>
    <w:rsid w:val="008A055D"/>
    <w:rsid w:val="008A0779"/>
    <w:rsid w:val="008A0ED9"/>
    <w:rsid w:val="008A168A"/>
    <w:rsid w:val="008A1822"/>
    <w:rsid w:val="008A1940"/>
    <w:rsid w:val="008A19FB"/>
    <w:rsid w:val="008A2306"/>
    <w:rsid w:val="008A23D6"/>
    <w:rsid w:val="008A275C"/>
    <w:rsid w:val="008A2798"/>
    <w:rsid w:val="008A28EF"/>
    <w:rsid w:val="008A2C6C"/>
    <w:rsid w:val="008A3133"/>
    <w:rsid w:val="008A3777"/>
    <w:rsid w:val="008A393C"/>
    <w:rsid w:val="008A3A6A"/>
    <w:rsid w:val="008A3B60"/>
    <w:rsid w:val="008A451D"/>
    <w:rsid w:val="008A4F68"/>
    <w:rsid w:val="008A4FF8"/>
    <w:rsid w:val="008A53BE"/>
    <w:rsid w:val="008A5DF4"/>
    <w:rsid w:val="008A6EB4"/>
    <w:rsid w:val="008A6F5F"/>
    <w:rsid w:val="008A72BD"/>
    <w:rsid w:val="008A72F1"/>
    <w:rsid w:val="008A796B"/>
    <w:rsid w:val="008A7E9B"/>
    <w:rsid w:val="008B02FE"/>
    <w:rsid w:val="008B0795"/>
    <w:rsid w:val="008B0F45"/>
    <w:rsid w:val="008B15EB"/>
    <w:rsid w:val="008B16C3"/>
    <w:rsid w:val="008B16DA"/>
    <w:rsid w:val="008B1A4F"/>
    <w:rsid w:val="008B1B4E"/>
    <w:rsid w:val="008B22F7"/>
    <w:rsid w:val="008B2312"/>
    <w:rsid w:val="008B2463"/>
    <w:rsid w:val="008B2A9B"/>
    <w:rsid w:val="008B30E7"/>
    <w:rsid w:val="008B3BC2"/>
    <w:rsid w:val="008B42D6"/>
    <w:rsid w:val="008B479D"/>
    <w:rsid w:val="008B5224"/>
    <w:rsid w:val="008B632C"/>
    <w:rsid w:val="008B6363"/>
    <w:rsid w:val="008B70B2"/>
    <w:rsid w:val="008B76D2"/>
    <w:rsid w:val="008C0BDA"/>
    <w:rsid w:val="008C1ACF"/>
    <w:rsid w:val="008C1AF3"/>
    <w:rsid w:val="008C1FBB"/>
    <w:rsid w:val="008C21CB"/>
    <w:rsid w:val="008C22DA"/>
    <w:rsid w:val="008C27AA"/>
    <w:rsid w:val="008C29E8"/>
    <w:rsid w:val="008C3187"/>
    <w:rsid w:val="008C3AC6"/>
    <w:rsid w:val="008C44B0"/>
    <w:rsid w:val="008C475A"/>
    <w:rsid w:val="008C4A3E"/>
    <w:rsid w:val="008C5136"/>
    <w:rsid w:val="008C5377"/>
    <w:rsid w:val="008C5D89"/>
    <w:rsid w:val="008C5FDE"/>
    <w:rsid w:val="008C659E"/>
    <w:rsid w:val="008C66F5"/>
    <w:rsid w:val="008C66FD"/>
    <w:rsid w:val="008C6982"/>
    <w:rsid w:val="008C6BA4"/>
    <w:rsid w:val="008C6CFB"/>
    <w:rsid w:val="008C7816"/>
    <w:rsid w:val="008C7E7C"/>
    <w:rsid w:val="008C7E97"/>
    <w:rsid w:val="008C8C04"/>
    <w:rsid w:val="008D0843"/>
    <w:rsid w:val="008D0A74"/>
    <w:rsid w:val="008D0FC6"/>
    <w:rsid w:val="008D129F"/>
    <w:rsid w:val="008D1431"/>
    <w:rsid w:val="008D1556"/>
    <w:rsid w:val="008D1A1C"/>
    <w:rsid w:val="008D1D1A"/>
    <w:rsid w:val="008D2317"/>
    <w:rsid w:val="008D2439"/>
    <w:rsid w:val="008D2B0A"/>
    <w:rsid w:val="008D2DF3"/>
    <w:rsid w:val="008D331F"/>
    <w:rsid w:val="008D39EE"/>
    <w:rsid w:val="008D3EF5"/>
    <w:rsid w:val="008D40F0"/>
    <w:rsid w:val="008D43E9"/>
    <w:rsid w:val="008D45C0"/>
    <w:rsid w:val="008D46A3"/>
    <w:rsid w:val="008D4AFC"/>
    <w:rsid w:val="008D5297"/>
    <w:rsid w:val="008D572E"/>
    <w:rsid w:val="008D5753"/>
    <w:rsid w:val="008D58CD"/>
    <w:rsid w:val="008D5C2E"/>
    <w:rsid w:val="008D5C49"/>
    <w:rsid w:val="008D5EB5"/>
    <w:rsid w:val="008D6241"/>
    <w:rsid w:val="008D6293"/>
    <w:rsid w:val="008D62AC"/>
    <w:rsid w:val="008D6410"/>
    <w:rsid w:val="008D6C27"/>
    <w:rsid w:val="008D791F"/>
    <w:rsid w:val="008D7C21"/>
    <w:rsid w:val="008E09A9"/>
    <w:rsid w:val="008E1412"/>
    <w:rsid w:val="008E17C3"/>
    <w:rsid w:val="008E197C"/>
    <w:rsid w:val="008E1FBD"/>
    <w:rsid w:val="008E2755"/>
    <w:rsid w:val="008E2902"/>
    <w:rsid w:val="008E29C4"/>
    <w:rsid w:val="008E2E39"/>
    <w:rsid w:val="008E2E73"/>
    <w:rsid w:val="008E33C8"/>
    <w:rsid w:val="008E4029"/>
    <w:rsid w:val="008E59BE"/>
    <w:rsid w:val="008E6072"/>
    <w:rsid w:val="008E609D"/>
    <w:rsid w:val="008E6D44"/>
    <w:rsid w:val="008E6E9A"/>
    <w:rsid w:val="008E72D9"/>
    <w:rsid w:val="008E7408"/>
    <w:rsid w:val="008F0696"/>
    <w:rsid w:val="008F0C1F"/>
    <w:rsid w:val="008F0D63"/>
    <w:rsid w:val="008F12EF"/>
    <w:rsid w:val="008F1AC9"/>
    <w:rsid w:val="008F1C1E"/>
    <w:rsid w:val="008F1E14"/>
    <w:rsid w:val="008F1F23"/>
    <w:rsid w:val="008F1F72"/>
    <w:rsid w:val="008F1FF5"/>
    <w:rsid w:val="008F223D"/>
    <w:rsid w:val="008F28F5"/>
    <w:rsid w:val="008F36FD"/>
    <w:rsid w:val="008F373D"/>
    <w:rsid w:val="008F38DB"/>
    <w:rsid w:val="008F43CC"/>
    <w:rsid w:val="008F49F6"/>
    <w:rsid w:val="008F4A9D"/>
    <w:rsid w:val="008F4EEF"/>
    <w:rsid w:val="008F4FF4"/>
    <w:rsid w:val="008F5907"/>
    <w:rsid w:val="008F59F9"/>
    <w:rsid w:val="008F5AF7"/>
    <w:rsid w:val="008F63DA"/>
    <w:rsid w:val="008F6EF5"/>
    <w:rsid w:val="008F71E9"/>
    <w:rsid w:val="008F72C3"/>
    <w:rsid w:val="008F774F"/>
    <w:rsid w:val="008F77A9"/>
    <w:rsid w:val="0090053A"/>
    <w:rsid w:val="00900644"/>
    <w:rsid w:val="00900A24"/>
    <w:rsid w:val="00900C88"/>
    <w:rsid w:val="00901173"/>
    <w:rsid w:val="009012EC"/>
    <w:rsid w:val="00901433"/>
    <w:rsid w:val="0090177F"/>
    <w:rsid w:val="00901889"/>
    <w:rsid w:val="00901961"/>
    <w:rsid w:val="00902141"/>
    <w:rsid w:val="00902352"/>
    <w:rsid w:val="009026ED"/>
    <w:rsid w:val="00902A23"/>
    <w:rsid w:val="009031FB"/>
    <w:rsid w:val="00903262"/>
    <w:rsid w:val="009034D7"/>
    <w:rsid w:val="00903562"/>
    <w:rsid w:val="009036E5"/>
    <w:rsid w:val="00903CAE"/>
    <w:rsid w:val="00903D72"/>
    <w:rsid w:val="00903FED"/>
    <w:rsid w:val="0090418C"/>
    <w:rsid w:val="009041CB"/>
    <w:rsid w:val="009049F2"/>
    <w:rsid w:val="00904BD3"/>
    <w:rsid w:val="00904F52"/>
    <w:rsid w:val="00905C0B"/>
    <w:rsid w:val="00905F12"/>
    <w:rsid w:val="00905F81"/>
    <w:rsid w:val="0090605A"/>
    <w:rsid w:val="00906203"/>
    <w:rsid w:val="0090639F"/>
    <w:rsid w:val="009067C4"/>
    <w:rsid w:val="0090693F"/>
    <w:rsid w:val="00906DB6"/>
    <w:rsid w:val="00906F93"/>
    <w:rsid w:val="00907838"/>
    <w:rsid w:val="009079A5"/>
    <w:rsid w:val="00907A81"/>
    <w:rsid w:val="00907A91"/>
    <w:rsid w:val="00907D80"/>
    <w:rsid w:val="00907E93"/>
    <w:rsid w:val="00910199"/>
    <w:rsid w:val="009104F9"/>
    <w:rsid w:val="009106E8"/>
    <w:rsid w:val="00910956"/>
    <w:rsid w:val="00910EE2"/>
    <w:rsid w:val="00912278"/>
    <w:rsid w:val="00912641"/>
    <w:rsid w:val="0091284D"/>
    <w:rsid w:val="0091285E"/>
    <w:rsid w:val="00912DF1"/>
    <w:rsid w:val="00912E32"/>
    <w:rsid w:val="00913285"/>
    <w:rsid w:val="009135CF"/>
    <w:rsid w:val="00913D41"/>
    <w:rsid w:val="00913EA5"/>
    <w:rsid w:val="00913EF9"/>
    <w:rsid w:val="00914238"/>
    <w:rsid w:val="0091438D"/>
    <w:rsid w:val="009144BB"/>
    <w:rsid w:val="009146B4"/>
    <w:rsid w:val="00914869"/>
    <w:rsid w:val="009150E5"/>
    <w:rsid w:val="0091532A"/>
    <w:rsid w:val="00915668"/>
    <w:rsid w:val="009157E6"/>
    <w:rsid w:val="00915D90"/>
    <w:rsid w:val="0091619B"/>
    <w:rsid w:val="00916327"/>
    <w:rsid w:val="00916F7F"/>
    <w:rsid w:val="009172E6"/>
    <w:rsid w:val="009176BE"/>
    <w:rsid w:val="00917A41"/>
    <w:rsid w:val="00917E77"/>
    <w:rsid w:val="00920E1F"/>
    <w:rsid w:val="00920FC0"/>
    <w:rsid w:val="00921FF9"/>
    <w:rsid w:val="009222C5"/>
    <w:rsid w:val="0092368F"/>
    <w:rsid w:val="00923936"/>
    <w:rsid w:val="009239C2"/>
    <w:rsid w:val="009239D1"/>
    <w:rsid w:val="009241D9"/>
    <w:rsid w:val="0092422F"/>
    <w:rsid w:val="0092499C"/>
    <w:rsid w:val="00924A47"/>
    <w:rsid w:val="00925531"/>
    <w:rsid w:val="00925983"/>
    <w:rsid w:val="00925AD0"/>
    <w:rsid w:val="00925C72"/>
    <w:rsid w:val="009263AB"/>
    <w:rsid w:val="00926457"/>
    <w:rsid w:val="009264FF"/>
    <w:rsid w:val="00926552"/>
    <w:rsid w:val="009268B7"/>
    <w:rsid w:val="00926FE6"/>
    <w:rsid w:val="009277EC"/>
    <w:rsid w:val="00927817"/>
    <w:rsid w:val="00927A3B"/>
    <w:rsid w:val="00930004"/>
    <w:rsid w:val="00930697"/>
    <w:rsid w:val="0093081C"/>
    <w:rsid w:val="00930F51"/>
    <w:rsid w:val="00931B64"/>
    <w:rsid w:val="0093277C"/>
    <w:rsid w:val="0093283B"/>
    <w:rsid w:val="00933306"/>
    <w:rsid w:val="009334A8"/>
    <w:rsid w:val="009334C7"/>
    <w:rsid w:val="009338E7"/>
    <w:rsid w:val="00933AED"/>
    <w:rsid w:val="00933B01"/>
    <w:rsid w:val="00933D1D"/>
    <w:rsid w:val="0093424D"/>
    <w:rsid w:val="00934AAD"/>
    <w:rsid w:val="0093542C"/>
    <w:rsid w:val="009355F8"/>
    <w:rsid w:val="00935890"/>
    <w:rsid w:val="009359F8"/>
    <w:rsid w:val="009361B1"/>
    <w:rsid w:val="0093622E"/>
    <w:rsid w:val="00936693"/>
    <w:rsid w:val="00936783"/>
    <w:rsid w:val="009367F2"/>
    <w:rsid w:val="00936AEA"/>
    <w:rsid w:val="00936F36"/>
    <w:rsid w:val="00936F96"/>
    <w:rsid w:val="009370C2"/>
    <w:rsid w:val="0093755D"/>
    <w:rsid w:val="00937FF1"/>
    <w:rsid w:val="0094088E"/>
    <w:rsid w:val="00940B24"/>
    <w:rsid w:val="00941F59"/>
    <w:rsid w:val="00941F7A"/>
    <w:rsid w:val="00942403"/>
    <w:rsid w:val="0094254B"/>
    <w:rsid w:val="00942883"/>
    <w:rsid w:val="009429C9"/>
    <w:rsid w:val="00942BA4"/>
    <w:rsid w:val="00943057"/>
    <w:rsid w:val="00943379"/>
    <w:rsid w:val="009435C1"/>
    <w:rsid w:val="009438B5"/>
    <w:rsid w:val="00944552"/>
    <w:rsid w:val="009454B8"/>
    <w:rsid w:val="009455B8"/>
    <w:rsid w:val="009458AF"/>
    <w:rsid w:val="00945A15"/>
    <w:rsid w:val="00946EDA"/>
    <w:rsid w:val="00946FC0"/>
    <w:rsid w:val="00947601"/>
    <w:rsid w:val="00947CD1"/>
    <w:rsid w:val="009505AF"/>
    <w:rsid w:val="00950C88"/>
    <w:rsid w:val="00951033"/>
    <w:rsid w:val="0095104F"/>
    <w:rsid w:val="00951893"/>
    <w:rsid w:val="00951E80"/>
    <w:rsid w:val="009520DF"/>
    <w:rsid w:val="00952460"/>
    <w:rsid w:val="009525F6"/>
    <w:rsid w:val="00952A55"/>
    <w:rsid w:val="00952F53"/>
    <w:rsid w:val="0095349A"/>
    <w:rsid w:val="009539E1"/>
    <w:rsid w:val="00953D7E"/>
    <w:rsid w:val="00954138"/>
    <w:rsid w:val="00954829"/>
    <w:rsid w:val="00955F8C"/>
    <w:rsid w:val="00956041"/>
    <w:rsid w:val="0095627C"/>
    <w:rsid w:val="009569A0"/>
    <w:rsid w:val="00957D43"/>
    <w:rsid w:val="009605B8"/>
    <w:rsid w:val="009612F8"/>
    <w:rsid w:val="009614FD"/>
    <w:rsid w:val="0096231B"/>
    <w:rsid w:val="009623DB"/>
    <w:rsid w:val="00962578"/>
    <w:rsid w:val="009625A2"/>
    <w:rsid w:val="00962B9C"/>
    <w:rsid w:val="00962CC2"/>
    <w:rsid w:val="0096319D"/>
    <w:rsid w:val="00963371"/>
    <w:rsid w:val="00963B41"/>
    <w:rsid w:val="00963CBB"/>
    <w:rsid w:val="00964472"/>
    <w:rsid w:val="0096475F"/>
    <w:rsid w:val="009648A3"/>
    <w:rsid w:val="00965303"/>
    <w:rsid w:val="00965342"/>
    <w:rsid w:val="00965812"/>
    <w:rsid w:val="009658D8"/>
    <w:rsid w:val="00965937"/>
    <w:rsid w:val="00966444"/>
    <w:rsid w:val="00966978"/>
    <w:rsid w:val="00966A04"/>
    <w:rsid w:val="00967005"/>
    <w:rsid w:val="009670D0"/>
    <w:rsid w:val="00967B4D"/>
    <w:rsid w:val="00970339"/>
    <w:rsid w:val="00970576"/>
    <w:rsid w:val="00971048"/>
    <w:rsid w:val="00971B52"/>
    <w:rsid w:val="00971CBA"/>
    <w:rsid w:val="00971F6F"/>
    <w:rsid w:val="0097245D"/>
    <w:rsid w:val="009724F6"/>
    <w:rsid w:val="009725D5"/>
    <w:rsid w:val="00972718"/>
    <w:rsid w:val="0097334C"/>
    <w:rsid w:val="00973395"/>
    <w:rsid w:val="00973513"/>
    <w:rsid w:val="00974266"/>
    <w:rsid w:val="0097465F"/>
    <w:rsid w:val="00974C0B"/>
    <w:rsid w:val="00975CA7"/>
    <w:rsid w:val="0097624A"/>
    <w:rsid w:val="009762BC"/>
    <w:rsid w:val="009767D1"/>
    <w:rsid w:val="009771B4"/>
    <w:rsid w:val="00977380"/>
    <w:rsid w:val="00977414"/>
    <w:rsid w:val="00977F2C"/>
    <w:rsid w:val="00980148"/>
    <w:rsid w:val="00980420"/>
    <w:rsid w:val="00980986"/>
    <w:rsid w:val="00980C69"/>
    <w:rsid w:val="00981488"/>
    <w:rsid w:val="00981717"/>
    <w:rsid w:val="00981781"/>
    <w:rsid w:val="00981AB2"/>
    <w:rsid w:val="0098215E"/>
    <w:rsid w:val="00983354"/>
    <w:rsid w:val="0098377E"/>
    <w:rsid w:val="00983A07"/>
    <w:rsid w:val="00983A7A"/>
    <w:rsid w:val="0098450F"/>
    <w:rsid w:val="009845B7"/>
    <w:rsid w:val="00984C93"/>
    <w:rsid w:val="0098568A"/>
    <w:rsid w:val="009859B1"/>
    <w:rsid w:val="00985B14"/>
    <w:rsid w:val="00986009"/>
    <w:rsid w:val="00986672"/>
    <w:rsid w:val="00986F16"/>
    <w:rsid w:val="0098798C"/>
    <w:rsid w:val="00987E6C"/>
    <w:rsid w:val="00987F93"/>
    <w:rsid w:val="009902B5"/>
    <w:rsid w:val="00990C0A"/>
    <w:rsid w:val="0099106D"/>
    <w:rsid w:val="00992893"/>
    <w:rsid w:val="00992C32"/>
    <w:rsid w:val="00992C4D"/>
    <w:rsid w:val="0099365C"/>
    <w:rsid w:val="009936C2"/>
    <w:rsid w:val="00993902"/>
    <w:rsid w:val="009939E3"/>
    <w:rsid w:val="009939F2"/>
    <w:rsid w:val="00993BEE"/>
    <w:rsid w:val="009944CA"/>
    <w:rsid w:val="00994A7B"/>
    <w:rsid w:val="00994E4D"/>
    <w:rsid w:val="009953FA"/>
    <w:rsid w:val="00995949"/>
    <w:rsid w:val="009959E3"/>
    <w:rsid w:val="00995A1B"/>
    <w:rsid w:val="009962E9"/>
    <w:rsid w:val="009964B3"/>
    <w:rsid w:val="009968C5"/>
    <w:rsid w:val="00996D73"/>
    <w:rsid w:val="009976F6"/>
    <w:rsid w:val="009978D8"/>
    <w:rsid w:val="0099792B"/>
    <w:rsid w:val="00997A9B"/>
    <w:rsid w:val="00997C92"/>
    <w:rsid w:val="009A0199"/>
    <w:rsid w:val="009A0688"/>
    <w:rsid w:val="009A0AF4"/>
    <w:rsid w:val="009A0FB2"/>
    <w:rsid w:val="009A1076"/>
    <w:rsid w:val="009A1511"/>
    <w:rsid w:val="009A1AE9"/>
    <w:rsid w:val="009A24FB"/>
    <w:rsid w:val="009A29AD"/>
    <w:rsid w:val="009A29E7"/>
    <w:rsid w:val="009A2D99"/>
    <w:rsid w:val="009A3536"/>
    <w:rsid w:val="009A386A"/>
    <w:rsid w:val="009A44F7"/>
    <w:rsid w:val="009A4B40"/>
    <w:rsid w:val="009A54CF"/>
    <w:rsid w:val="009A586C"/>
    <w:rsid w:val="009A5884"/>
    <w:rsid w:val="009A6516"/>
    <w:rsid w:val="009A69EB"/>
    <w:rsid w:val="009A6F3A"/>
    <w:rsid w:val="009A7076"/>
    <w:rsid w:val="009A7430"/>
    <w:rsid w:val="009A7532"/>
    <w:rsid w:val="009B027E"/>
    <w:rsid w:val="009B04F6"/>
    <w:rsid w:val="009B0821"/>
    <w:rsid w:val="009B0FCE"/>
    <w:rsid w:val="009B1668"/>
    <w:rsid w:val="009B1B51"/>
    <w:rsid w:val="009B1BE1"/>
    <w:rsid w:val="009B1DAA"/>
    <w:rsid w:val="009B2C0D"/>
    <w:rsid w:val="009B2F2D"/>
    <w:rsid w:val="009B38A2"/>
    <w:rsid w:val="009B4C39"/>
    <w:rsid w:val="009B5237"/>
    <w:rsid w:val="009B52D4"/>
    <w:rsid w:val="009B5893"/>
    <w:rsid w:val="009B58BF"/>
    <w:rsid w:val="009B5B65"/>
    <w:rsid w:val="009B5BAA"/>
    <w:rsid w:val="009B5E78"/>
    <w:rsid w:val="009B5ED3"/>
    <w:rsid w:val="009B5FF3"/>
    <w:rsid w:val="009B607A"/>
    <w:rsid w:val="009B646B"/>
    <w:rsid w:val="009B7054"/>
    <w:rsid w:val="009B7990"/>
    <w:rsid w:val="009B7BB5"/>
    <w:rsid w:val="009B7BBA"/>
    <w:rsid w:val="009B7C78"/>
    <w:rsid w:val="009BE4F2"/>
    <w:rsid w:val="009C01A9"/>
    <w:rsid w:val="009C0DE9"/>
    <w:rsid w:val="009C15CD"/>
    <w:rsid w:val="009C1631"/>
    <w:rsid w:val="009C1792"/>
    <w:rsid w:val="009C1ACF"/>
    <w:rsid w:val="009C1B77"/>
    <w:rsid w:val="009C2414"/>
    <w:rsid w:val="009C26ED"/>
    <w:rsid w:val="009C284E"/>
    <w:rsid w:val="009C2A7D"/>
    <w:rsid w:val="009C2FD9"/>
    <w:rsid w:val="009C3012"/>
    <w:rsid w:val="009C303C"/>
    <w:rsid w:val="009C3809"/>
    <w:rsid w:val="009C4A30"/>
    <w:rsid w:val="009C5F0B"/>
    <w:rsid w:val="009C6183"/>
    <w:rsid w:val="009C705E"/>
    <w:rsid w:val="009C72DD"/>
    <w:rsid w:val="009C7393"/>
    <w:rsid w:val="009C7470"/>
    <w:rsid w:val="009C7F94"/>
    <w:rsid w:val="009D06C1"/>
    <w:rsid w:val="009D0BBD"/>
    <w:rsid w:val="009D1736"/>
    <w:rsid w:val="009D210B"/>
    <w:rsid w:val="009D2534"/>
    <w:rsid w:val="009D2C92"/>
    <w:rsid w:val="009D368A"/>
    <w:rsid w:val="009D3911"/>
    <w:rsid w:val="009D3939"/>
    <w:rsid w:val="009D3F5A"/>
    <w:rsid w:val="009D3F7F"/>
    <w:rsid w:val="009D429E"/>
    <w:rsid w:val="009D42F8"/>
    <w:rsid w:val="009D4476"/>
    <w:rsid w:val="009D4A99"/>
    <w:rsid w:val="009D4AC2"/>
    <w:rsid w:val="009D4BBB"/>
    <w:rsid w:val="009D5284"/>
    <w:rsid w:val="009D5FFD"/>
    <w:rsid w:val="009D65D1"/>
    <w:rsid w:val="009D6A67"/>
    <w:rsid w:val="009D6A74"/>
    <w:rsid w:val="009D6D4B"/>
    <w:rsid w:val="009D7752"/>
    <w:rsid w:val="009E00CD"/>
    <w:rsid w:val="009E0B3D"/>
    <w:rsid w:val="009E15F4"/>
    <w:rsid w:val="009E1960"/>
    <w:rsid w:val="009E1BBF"/>
    <w:rsid w:val="009E1C95"/>
    <w:rsid w:val="009E1FA5"/>
    <w:rsid w:val="009E2871"/>
    <w:rsid w:val="009E2F92"/>
    <w:rsid w:val="009E322B"/>
    <w:rsid w:val="009E335C"/>
    <w:rsid w:val="009E3FEB"/>
    <w:rsid w:val="009E40F1"/>
    <w:rsid w:val="009E45DE"/>
    <w:rsid w:val="009E465E"/>
    <w:rsid w:val="009E4745"/>
    <w:rsid w:val="009E4B99"/>
    <w:rsid w:val="009E5320"/>
    <w:rsid w:val="009E53CD"/>
    <w:rsid w:val="009E57BB"/>
    <w:rsid w:val="009E5DE2"/>
    <w:rsid w:val="009E5F8F"/>
    <w:rsid w:val="009E659B"/>
    <w:rsid w:val="009E6DD6"/>
    <w:rsid w:val="009E74E0"/>
    <w:rsid w:val="009E7E3C"/>
    <w:rsid w:val="009F0220"/>
    <w:rsid w:val="009F06B8"/>
    <w:rsid w:val="009F0B8D"/>
    <w:rsid w:val="009F0BF5"/>
    <w:rsid w:val="009F0FDD"/>
    <w:rsid w:val="009F1140"/>
    <w:rsid w:val="009F1F39"/>
    <w:rsid w:val="009F258A"/>
    <w:rsid w:val="009F2CE8"/>
    <w:rsid w:val="009F2F9C"/>
    <w:rsid w:val="009F3377"/>
    <w:rsid w:val="009F364B"/>
    <w:rsid w:val="009F3666"/>
    <w:rsid w:val="009F398F"/>
    <w:rsid w:val="009F5049"/>
    <w:rsid w:val="009F508D"/>
    <w:rsid w:val="009F5151"/>
    <w:rsid w:val="009F581A"/>
    <w:rsid w:val="009F5B62"/>
    <w:rsid w:val="009F5D77"/>
    <w:rsid w:val="009F6047"/>
    <w:rsid w:val="009F69E1"/>
    <w:rsid w:val="009F7578"/>
    <w:rsid w:val="009F7826"/>
    <w:rsid w:val="009F7E76"/>
    <w:rsid w:val="009FAE30"/>
    <w:rsid w:val="00A000E0"/>
    <w:rsid w:val="00A00382"/>
    <w:rsid w:val="00A006A4"/>
    <w:rsid w:val="00A0083F"/>
    <w:rsid w:val="00A01205"/>
    <w:rsid w:val="00A01416"/>
    <w:rsid w:val="00A01838"/>
    <w:rsid w:val="00A021D7"/>
    <w:rsid w:val="00A0297B"/>
    <w:rsid w:val="00A033F8"/>
    <w:rsid w:val="00A034E3"/>
    <w:rsid w:val="00A03711"/>
    <w:rsid w:val="00A037BF"/>
    <w:rsid w:val="00A03C43"/>
    <w:rsid w:val="00A03C92"/>
    <w:rsid w:val="00A03DB1"/>
    <w:rsid w:val="00A03DF8"/>
    <w:rsid w:val="00A0487A"/>
    <w:rsid w:val="00A04C93"/>
    <w:rsid w:val="00A0509A"/>
    <w:rsid w:val="00A05283"/>
    <w:rsid w:val="00A0630A"/>
    <w:rsid w:val="00A06FB7"/>
    <w:rsid w:val="00A07008"/>
    <w:rsid w:val="00A073E4"/>
    <w:rsid w:val="00A0777D"/>
    <w:rsid w:val="00A10DBB"/>
    <w:rsid w:val="00A11021"/>
    <w:rsid w:val="00A11A9A"/>
    <w:rsid w:val="00A11E07"/>
    <w:rsid w:val="00A12B3A"/>
    <w:rsid w:val="00A12FE6"/>
    <w:rsid w:val="00A13880"/>
    <w:rsid w:val="00A142BB"/>
    <w:rsid w:val="00A1462B"/>
    <w:rsid w:val="00A14A24"/>
    <w:rsid w:val="00A14AAE"/>
    <w:rsid w:val="00A15684"/>
    <w:rsid w:val="00A157F4"/>
    <w:rsid w:val="00A15F9D"/>
    <w:rsid w:val="00A16576"/>
    <w:rsid w:val="00A1731D"/>
    <w:rsid w:val="00A20382"/>
    <w:rsid w:val="00A2090A"/>
    <w:rsid w:val="00A20E8F"/>
    <w:rsid w:val="00A214A7"/>
    <w:rsid w:val="00A21E7E"/>
    <w:rsid w:val="00A2234B"/>
    <w:rsid w:val="00A226CF"/>
    <w:rsid w:val="00A2296D"/>
    <w:rsid w:val="00A2343F"/>
    <w:rsid w:val="00A2344F"/>
    <w:rsid w:val="00A2377A"/>
    <w:rsid w:val="00A23938"/>
    <w:rsid w:val="00A24933"/>
    <w:rsid w:val="00A24E29"/>
    <w:rsid w:val="00A24ED6"/>
    <w:rsid w:val="00A252C0"/>
    <w:rsid w:val="00A25535"/>
    <w:rsid w:val="00A25666"/>
    <w:rsid w:val="00A25A02"/>
    <w:rsid w:val="00A2652B"/>
    <w:rsid w:val="00A269EE"/>
    <w:rsid w:val="00A26BF5"/>
    <w:rsid w:val="00A26D6B"/>
    <w:rsid w:val="00A26EEB"/>
    <w:rsid w:val="00A277CD"/>
    <w:rsid w:val="00A27A56"/>
    <w:rsid w:val="00A27C7A"/>
    <w:rsid w:val="00A27F37"/>
    <w:rsid w:val="00A3002F"/>
    <w:rsid w:val="00A302D7"/>
    <w:rsid w:val="00A31788"/>
    <w:rsid w:val="00A31AA3"/>
    <w:rsid w:val="00A32CDA"/>
    <w:rsid w:val="00A32D6A"/>
    <w:rsid w:val="00A332D3"/>
    <w:rsid w:val="00A33945"/>
    <w:rsid w:val="00A33A9A"/>
    <w:rsid w:val="00A33B26"/>
    <w:rsid w:val="00A33F4B"/>
    <w:rsid w:val="00A34FBB"/>
    <w:rsid w:val="00A3511A"/>
    <w:rsid w:val="00A35E20"/>
    <w:rsid w:val="00A360BE"/>
    <w:rsid w:val="00A36790"/>
    <w:rsid w:val="00A36C76"/>
    <w:rsid w:val="00A36FA8"/>
    <w:rsid w:val="00A374F9"/>
    <w:rsid w:val="00A377EC"/>
    <w:rsid w:val="00A37850"/>
    <w:rsid w:val="00A37AC9"/>
    <w:rsid w:val="00A401D6"/>
    <w:rsid w:val="00A40678"/>
    <w:rsid w:val="00A406DE"/>
    <w:rsid w:val="00A40DBC"/>
    <w:rsid w:val="00A410E9"/>
    <w:rsid w:val="00A414F2"/>
    <w:rsid w:val="00A417D4"/>
    <w:rsid w:val="00A4190B"/>
    <w:rsid w:val="00A42152"/>
    <w:rsid w:val="00A42B1C"/>
    <w:rsid w:val="00A4371C"/>
    <w:rsid w:val="00A44176"/>
    <w:rsid w:val="00A45078"/>
    <w:rsid w:val="00A45BAE"/>
    <w:rsid w:val="00A45C05"/>
    <w:rsid w:val="00A45D3A"/>
    <w:rsid w:val="00A46280"/>
    <w:rsid w:val="00A46963"/>
    <w:rsid w:val="00A475AA"/>
    <w:rsid w:val="00A500EE"/>
    <w:rsid w:val="00A50134"/>
    <w:rsid w:val="00A50294"/>
    <w:rsid w:val="00A50590"/>
    <w:rsid w:val="00A50C71"/>
    <w:rsid w:val="00A5126F"/>
    <w:rsid w:val="00A513B1"/>
    <w:rsid w:val="00A51421"/>
    <w:rsid w:val="00A51423"/>
    <w:rsid w:val="00A5148D"/>
    <w:rsid w:val="00A5180A"/>
    <w:rsid w:val="00A519A6"/>
    <w:rsid w:val="00A52248"/>
    <w:rsid w:val="00A522A3"/>
    <w:rsid w:val="00A53379"/>
    <w:rsid w:val="00A5366C"/>
    <w:rsid w:val="00A539F6"/>
    <w:rsid w:val="00A53D9B"/>
    <w:rsid w:val="00A5411F"/>
    <w:rsid w:val="00A541C0"/>
    <w:rsid w:val="00A554B4"/>
    <w:rsid w:val="00A556DE"/>
    <w:rsid w:val="00A55B3A"/>
    <w:rsid w:val="00A5614F"/>
    <w:rsid w:val="00A56A8E"/>
    <w:rsid w:val="00A5757F"/>
    <w:rsid w:val="00A5799B"/>
    <w:rsid w:val="00A60010"/>
    <w:rsid w:val="00A60206"/>
    <w:rsid w:val="00A60302"/>
    <w:rsid w:val="00A60BEC"/>
    <w:rsid w:val="00A60DF4"/>
    <w:rsid w:val="00A60EF0"/>
    <w:rsid w:val="00A61471"/>
    <w:rsid w:val="00A619DB"/>
    <w:rsid w:val="00A61D1C"/>
    <w:rsid w:val="00A6248E"/>
    <w:rsid w:val="00A62B27"/>
    <w:rsid w:val="00A63138"/>
    <w:rsid w:val="00A639E4"/>
    <w:rsid w:val="00A6426E"/>
    <w:rsid w:val="00A645E1"/>
    <w:rsid w:val="00A64656"/>
    <w:rsid w:val="00A64C18"/>
    <w:rsid w:val="00A65F6D"/>
    <w:rsid w:val="00A65FE1"/>
    <w:rsid w:val="00A667DE"/>
    <w:rsid w:val="00A66898"/>
    <w:rsid w:val="00A67855"/>
    <w:rsid w:val="00A70391"/>
    <w:rsid w:val="00A70851"/>
    <w:rsid w:val="00A70C4E"/>
    <w:rsid w:val="00A710C5"/>
    <w:rsid w:val="00A7224A"/>
    <w:rsid w:val="00A72340"/>
    <w:rsid w:val="00A727ED"/>
    <w:rsid w:val="00A72B44"/>
    <w:rsid w:val="00A72B45"/>
    <w:rsid w:val="00A72C0F"/>
    <w:rsid w:val="00A737E2"/>
    <w:rsid w:val="00A73D24"/>
    <w:rsid w:val="00A74110"/>
    <w:rsid w:val="00A741D7"/>
    <w:rsid w:val="00A750BF"/>
    <w:rsid w:val="00A75662"/>
    <w:rsid w:val="00A75676"/>
    <w:rsid w:val="00A757D5"/>
    <w:rsid w:val="00A75A46"/>
    <w:rsid w:val="00A75F8A"/>
    <w:rsid w:val="00A75FF9"/>
    <w:rsid w:val="00A76321"/>
    <w:rsid w:val="00A7676C"/>
    <w:rsid w:val="00A76A26"/>
    <w:rsid w:val="00A76EFE"/>
    <w:rsid w:val="00A77441"/>
    <w:rsid w:val="00A77964"/>
    <w:rsid w:val="00A80596"/>
    <w:rsid w:val="00A80962"/>
    <w:rsid w:val="00A809B1"/>
    <w:rsid w:val="00A80C5A"/>
    <w:rsid w:val="00A80F3C"/>
    <w:rsid w:val="00A81945"/>
    <w:rsid w:val="00A81AB7"/>
    <w:rsid w:val="00A81BD2"/>
    <w:rsid w:val="00A81CB0"/>
    <w:rsid w:val="00A81DAE"/>
    <w:rsid w:val="00A821DE"/>
    <w:rsid w:val="00A8302F"/>
    <w:rsid w:val="00A83D9F"/>
    <w:rsid w:val="00A843F4"/>
    <w:rsid w:val="00A84754"/>
    <w:rsid w:val="00A8500D"/>
    <w:rsid w:val="00A85D38"/>
    <w:rsid w:val="00A862E7"/>
    <w:rsid w:val="00A863A4"/>
    <w:rsid w:val="00A86599"/>
    <w:rsid w:val="00A86EEE"/>
    <w:rsid w:val="00A87409"/>
    <w:rsid w:val="00A876B7"/>
    <w:rsid w:val="00A87765"/>
    <w:rsid w:val="00A879A5"/>
    <w:rsid w:val="00A87A38"/>
    <w:rsid w:val="00A87C08"/>
    <w:rsid w:val="00A87CFC"/>
    <w:rsid w:val="00A90863"/>
    <w:rsid w:val="00A914C3"/>
    <w:rsid w:val="00A917D8"/>
    <w:rsid w:val="00A91C71"/>
    <w:rsid w:val="00A91FBC"/>
    <w:rsid w:val="00A92875"/>
    <w:rsid w:val="00A9294F"/>
    <w:rsid w:val="00A9322C"/>
    <w:rsid w:val="00A94420"/>
    <w:rsid w:val="00A9451E"/>
    <w:rsid w:val="00A94B3A"/>
    <w:rsid w:val="00A94C4C"/>
    <w:rsid w:val="00A94F51"/>
    <w:rsid w:val="00A951F4"/>
    <w:rsid w:val="00A95489"/>
    <w:rsid w:val="00A9564D"/>
    <w:rsid w:val="00A956CC"/>
    <w:rsid w:val="00A95F88"/>
    <w:rsid w:val="00A961A4"/>
    <w:rsid w:val="00A966AB"/>
    <w:rsid w:val="00A9735C"/>
    <w:rsid w:val="00A97D28"/>
    <w:rsid w:val="00AA0F1C"/>
    <w:rsid w:val="00AA103D"/>
    <w:rsid w:val="00AA134E"/>
    <w:rsid w:val="00AA1416"/>
    <w:rsid w:val="00AA1E24"/>
    <w:rsid w:val="00AA269D"/>
    <w:rsid w:val="00AA2958"/>
    <w:rsid w:val="00AA325A"/>
    <w:rsid w:val="00AA35A0"/>
    <w:rsid w:val="00AA4706"/>
    <w:rsid w:val="00AA48CD"/>
    <w:rsid w:val="00AA4A45"/>
    <w:rsid w:val="00AA5122"/>
    <w:rsid w:val="00AA525F"/>
    <w:rsid w:val="00AA574A"/>
    <w:rsid w:val="00AA57F4"/>
    <w:rsid w:val="00AA5A2A"/>
    <w:rsid w:val="00AA5BC7"/>
    <w:rsid w:val="00AA5F6A"/>
    <w:rsid w:val="00AA5F9A"/>
    <w:rsid w:val="00AA60CC"/>
    <w:rsid w:val="00AA61A7"/>
    <w:rsid w:val="00AA63F6"/>
    <w:rsid w:val="00AA6B14"/>
    <w:rsid w:val="00AA70CA"/>
    <w:rsid w:val="00AA70F8"/>
    <w:rsid w:val="00AA7FB5"/>
    <w:rsid w:val="00AB08E4"/>
    <w:rsid w:val="00AB0BF3"/>
    <w:rsid w:val="00AB0FC2"/>
    <w:rsid w:val="00AB129D"/>
    <w:rsid w:val="00AB1637"/>
    <w:rsid w:val="00AB17EE"/>
    <w:rsid w:val="00AB1B1B"/>
    <w:rsid w:val="00AB266D"/>
    <w:rsid w:val="00AB27BC"/>
    <w:rsid w:val="00AB28D1"/>
    <w:rsid w:val="00AB28F8"/>
    <w:rsid w:val="00AB290A"/>
    <w:rsid w:val="00AB2BDA"/>
    <w:rsid w:val="00AB3067"/>
    <w:rsid w:val="00AB314F"/>
    <w:rsid w:val="00AB3F18"/>
    <w:rsid w:val="00AB4482"/>
    <w:rsid w:val="00AB4720"/>
    <w:rsid w:val="00AB4D6A"/>
    <w:rsid w:val="00AB4F76"/>
    <w:rsid w:val="00AB56D7"/>
    <w:rsid w:val="00AB5E37"/>
    <w:rsid w:val="00AB6B1A"/>
    <w:rsid w:val="00AB73BA"/>
    <w:rsid w:val="00AB7B2A"/>
    <w:rsid w:val="00AB7BAA"/>
    <w:rsid w:val="00AB7C50"/>
    <w:rsid w:val="00AC02E7"/>
    <w:rsid w:val="00AC06A1"/>
    <w:rsid w:val="00AC0C6E"/>
    <w:rsid w:val="00AC1004"/>
    <w:rsid w:val="00AC2302"/>
    <w:rsid w:val="00AC24D8"/>
    <w:rsid w:val="00AC28F5"/>
    <w:rsid w:val="00AC2910"/>
    <w:rsid w:val="00AC2A74"/>
    <w:rsid w:val="00AC2BBF"/>
    <w:rsid w:val="00AC2C42"/>
    <w:rsid w:val="00AC2CF8"/>
    <w:rsid w:val="00AC2E54"/>
    <w:rsid w:val="00AC2F29"/>
    <w:rsid w:val="00AC44C6"/>
    <w:rsid w:val="00AC4BE8"/>
    <w:rsid w:val="00AC4ED1"/>
    <w:rsid w:val="00AC57D3"/>
    <w:rsid w:val="00AC63DB"/>
    <w:rsid w:val="00AC6470"/>
    <w:rsid w:val="00AC6BCB"/>
    <w:rsid w:val="00AC6EF8"/>
    <w:rsid w:val="00AC76CC"/>
    <w:rsid w:val="00AC7886"/>
    <w:rsid w:val="00AC7899"/>
    <w:rsid w:val="00AC7FE2"/>
    <w:rsid w:val="00AD0145"/>
    <w:rsid w:val="00AD04EE"/>
    <w:rsid w:val="00AD0654"/>
    <w:rsid w:val="00AD06F1"/>
    <w:rsid w:val="00AD0D45"/>
    <w:rsid w:val="00AD1BFE"/>
    <w:rsid w:val="00AD1F89"/>
    <w:rsid w:val="00AD22A3"/>
    <w:rsid w:val="00AD29C4"/>
    <w:rsid w:val="00AD2C07"/>
    <w:rsid w:val="00AD2DEA"/>
    <w:rsid w:val="00AD3A3A"/>
    <w:rsid w:val="00AD3C71"/>
    <w:rsid w:val="00AD3FA8"/>
    <w:rsid w:val="00AD4068"/>
    <w:rsid w:val="00AD4DA3"/>
    <w:rsid w:val="00AD5C07"/>
    <w:rsid w:val="00AD605A"/>
    <w:rsid w:val="00AD686C"/>
    <w:rsid w:val="00AD6944"/>
    <w:rsid w:val="00AD69E8"/>
    <w:rsid w:val="00AD6E89"/>
    <w:rsid w:val="00AD6F5B"/>
    <w:rsid w:val="00AD6FBF"/>
    <w:rsid w:val="00AD77EC"/>
    <w:rsid w:val="00AD7E8A"/>
    <w:rsid w:val="00AE000A"/>
    <w:rsid w:val="00AE00D9"/>
    <w:rsid w:val="00AE070A"/>
    <w:rsid w:val="00AE0D3B"/>
    <w:rsid w:val="00AE1787"/>
    <w:rsid w:val="00AE1CE6"/>
    <w:rsid w:val="00AE262F"/>
    <w:rsid w:val="00AE2B47"/>
    <w:rsid w:val="00AE330C"/>
    <w:rsid w:val="00AE38B8"/>
    <w:rsid w:val="00AE3D20"/>
    <w:rsid w:val="00AE3EF2"/>
    <w:rsid w:val="00AE50B9"/>
    <w:rsid w:val="00AE5476"/>
    <w:rsid w:val="00AE5A10"/>
    <w:rsid w:val="00AE5C1F"/>
    <w:rsid w:val="00AE6599"/>
    <w:rsid w:val="00AE6600"/>
    <w:rsid w:val="00AE6924"/>
    <w:rsid w:val="00AE6F1D"/>
    <w:rsid w:val="00AE7934"/>
    <w:rsid w:val="00AE7AD3"/>
    <w:rsid w:val="00AE7E7E"/>
    <w:rsid w:val="00AE7EFC"/>
    <w:rsid w:val="00AE7F72"/>
    <w:rsid w:val="00AF1065"/>
    <w:rsid w:val="00AF19D1"/>
    <w:rsid w:val="00AF1A37"/>
    <w:rsid w:val="00AF2447"/>
    <w:rsid w:val="00AF291E"/>
    <w:rsid w:val="00AF2992"/>
    <w:rsid w:val="00AF3A8D"/>
    <w:rsid w:val="00AF4C67"/>
    <w:rsid w:val="00AF4C9C"/>
    <w:rsid w:val="00AF4E14"/>
    <w:rsid w:val="00AF5956"/>
    <w:rsid w:val="00AF59A7"/>
    <w:rsid w:val="00AF5C72"/>
    <w:rsid w:val="00AF5E57"/>
    <w:rsid w:val="00AF5FF3"/>
    <w:rsid w:val="00AF605F"/>
    <w:rsid w:val="00AF6AFF"/>
    <w:rsid w:val="00AF6B00"/>
    <w:rsid w:val="00AF7071"/>
    <w:rsid w:val="00AF7115"/>
    <w:rsid w:val="00AF7130"/>
    <w:rsid w:val="00B007DC"/>
    <w:rsid w:val="00B00D96"/>
    <w:rsid w:val="00B01170"/>
    <w:rsid w:val="00B0117A"/>
    <w:rsid w:val="00B01DEF"/>
    <w:rsid w:val="00B02D69"/>
    <w:rsid w:val="00B030FE"/>
    <w:rsid w:val="00B032E2"/>
    <w:rsid w:val="00B03314"/>
    <w:rsid w:val="00B03552"/>
    <w:rsid w:val="00B035AE"/>
    <w:rsid w:val="00B037FD"/>
    <w:rsid w:val="00B03DEA"/>
    <w:rsid w:val="00B04527"/>
    <w:rsid w:val="00B0497D"/>
    <w:rsid w:val="00B055EA"/>
    <w:rsid w:val="00B05646"/>
    <w:rsid w:val="00B056D2"/>
    <w:rsid w:val="00B05DC9"/>
    <w:rsid w:val="00B06749"/>
    <w:rsid w:val="00B0674C"/>
    <w:rsid w:val="00B06750"/>
    <w:rsid w:val="00B06803"/>
    <w:rsid w:val="00B06858"/>
    <w:rsid w:val="00B06AC9"/>
    <w:rsid w:val="00B06E9F"/>
    <w:rsid w:val="00B07062"/>
    <w:rsid w:val="00B07296"/>
    <w:rsid w:val="00B10198"/>
    <w:rsid w:val="00B1025F"/>
    <w:rsid w:val="00B10417"/>
    <w:rsid w:val="00B10936"/>
    <w:rsid w:val="00B10AAC"/>
    <w:rsid w:val="00B10F44"/>
    <w:rsid w:val="00B1106F"/>
    <w:rsid w:val="00B11698"/>
    <w:rsid w:val="00B11847"/>
    <w:rsid w:val="00B11A66"/>
    <w:rsid w:val="00B11B7A"/>
    <w:rsid w:val="00B11C9D"/>
    <w:rsid w:val="00B11D80"/>
    <w:rsid w:val="00B12392"/>
    <w:rsid w:val="00B12A7C"/>
    <w:rsid w:val="00B13F60"/>
    <w:rsid w:val="00B151DB"/>
    <w:rsid w:val="00B15581"/>
    <w:rsid w:val="00B1624B"/>
    <w:rsid w:val="00B16442"/>
    <w:rsid w:val="00B16931"/>
    <w:rsid w:val="00B16960"/>
    <w:rsid w:val="00B16DCA"/>
    <w:rsid w:val="00B16EC4"/>
    <w:rsid w:val="00B17187"/>
    <w:rsid w:val="00B1720F"/>
    <w:rsid w:val="00B17957"/>
    <w:rsid w:val="00B17C15"/>
    <w:rsid w:val="00B200DC"/>
    <w:rsid w:val="00B201D2"/>
    <w:rsid w:val="00B20DD3"/>
    <w:rsid w:val="00B210AB"/>
    <w:rsid w:val="00B2136D"/>
    <w:rsid w:val="00B21DA7"/>
    <w:rsid w:val="00B2212A"/>
    <w:rsid w:val="00B221CA"/>
    <w:rsid w:val="00B222D5"/>
    <w:rsid w:val="00B223CF"/>
    <w:rsid w:val="00B226BB"/>
    <w:rsid w:val="00B22AB4"/>
    <w:rsid w:val="00B23C94"/>
    <w:rsid w:val="00B23C9E"/>
    <w:rsid w:val="00B23D52"/>
    <w:rsid w:val="00B23DEE"/>
    <w:rsid w:val="00B24BF0"/>
    <w:rsid w:val="00B24CDE"/>
    <w:rsid w:val="00B25114"/>
    <w:rsid w:val="00B256BC"/>
    <w:rsid w:val="00B256F8"/>
    <w:rsid w:val="00B25743"/>
    <w:rsid w:val="00B257D4"/>
    <w:rsid w:val="00B25B2C"/>
    <w:rsid w:val="00B2616F"/>
    <w:rsid w:val="00B26211"/>
    <w:rsid w:val="00B26780"/>
    <w:rsid w:val="00B26BDF"/>
    <w:rsid w:val="00B27426"/>
    <w:rsid w:val="00B27B39"/>
    <w:rsid w:val="00B30A7E"/>
    <w:rsid w:val="00B30BB3"/>
    <w:rsid w:val="00B30E67"/>
    <w:rsid w:val="00B31D52"/>
    <w:rsid w:val="00B31E96"/>
    <w:rsid w:val="00B3233A"/>
    <w:rsid w:val="00B3262E"/>
    <w:rsid w:val="00B3278A"/>
    <w:rsid w:val="00B339C4"/>
    <w:rsid w:val="00B33A8D"/>
    <w:rsid w:val="00B34453"/>
    <w:rsid w:val="00B34B81"/>
    <w:rsid w:val="00B35265"/>
    <w:rsid w:val="00B3547F"/>
    <w:rsid w:val="00B3562D"/>
    <w:rsid w:val="00B360F6"/>
    <w:rsid w:val="00B3647C"/>
    <w:rsid w:val="00B364BF"/>
    <w:rsid w:val="00B36AFC"/>
    <w:rsid w:val="00B36B0B"/>
    <w:rsid w:val="00B370EC"/>
    <w:rsid w:val="00B3749F"/>
    <w:rsid w:val="00B3AB8E"/>
    <w:rsid w:val="00B4051D"/>
    <w:rsid w:val="00B40AF6"/>
    <w:rsid w:val="00B40C58"/>
    <w:rsid w:val="00B41759"/>
    <w:rsid w:val="00B41A56"/>
    <w:rsid w:val="00B420E4"/>
    <w:rsid w:val="00B4215A"/>
    <w:rsid w:val="00B42344"/>
    <w:rsid w:val="00B4257D"/>
    <w:rsid w:val="00B429B1"/>
    <w:rsid w:val="00B42B8F"/>
    <w:rsid w:val="00B43250"/>
    <w:rsid w:val="00B43317"/>
    <w:rsid w:val="00B437C1"/>
    <w:rsid w:val="00B4383E"/>
    <w:rsid w:val="00B43977"/>
    <w:rsid w:val="00B43F11"/>
    <w:rsid w:val="00B43FA2"/>
    <w:rsid w:val="00B44845"/>
    <w:rsid w:val="00B44899"/>
    <w:rsid w:val="00B4517F"/>
    <w:rsid w:val="00B45CC0"/>
    <w:rsid w:val="00B4641F"/>
    <w:rsid w:val="00B4667E"/>
    <w:rsid w:val="00B468D9"/>
    <w:rsid w:val="00B46925"/>
    <w:rsid w:val="00B4695F"/>
    <w:rsid w:val="00B469B4"/>
    <w:rsid w:val="00B46E45"/>
    <w:rsid w:val="00B46ED0"/>
    <w:rsid w:val="00B472B3"/>
    <w:rsid w:val="00B475A3"/>
    <w:rsid w:val="00B4799C"/>
    <w:rsid w:val="00B47AA0"/>
    <w:rsid w:val="00B5104C"/>
    <w:rsid w:val="00B512C1"/>
    <w:rsid w:val="00B516A5"/>
    <w:rsid w:val="00B52110"/>
    <w:rsid w:val="00B52C0D"/>
    <w:rsid w:val="00B53560"/>
    <w:rsid w:val="00B53B6D"/>
    <w:rsid w:val="00B53CAC"/>
    <w:rsid w:val="00B53EA5"/>
    <w:rsid w:val="00B54B10"/>
    <w:rsid w:val="00B54B51"/>
    <w:rsid w:val="00B55410"/>
    <w:rsid w:val="00B556FD"/>
    <w:rsid w:val="00B55D3E"/>
    <w:rsid w:val="00B561E1"/>
    <w:rsid w:val="00B56BF3"/>
    <w:rsid w:val="00B575BC"/>
    <w:rsid w:val="00B603AD"/>
    <w:rsid w:val="00B60774"/>
    <w:rsid w:val="00B60A25"/>
    <w:rsid w:val="00B60AA3"/>
    <w:rsid w:val="00B60CF9"/>
    <w:rsid w:val="00B618F7"/>
    <w:rsid w:val="00B6197A"/>
    <w:rsid w:val="00B61A36"/>
    <w:rsid w:val="00B62A19"/>
    <w:rsid w:val="00B62A66"/>
    <w:rsid w:val="00B62AA3"/>
    <w:rsid w:val="00B62B49"/>
    <w:rsid w:val="00B63385"/>
    <w:rsid w:val="00B63FF8"/>
    <w:rsid w:val="00B64A74"/>
    <w:rsid w:val="00B65617"/>
    <w:rsid w:val="00B657A0"/>
    <w:rsid w:val="00B65EDD"/>
    <w:rsid w:val="00B66E41"/>
    <w:rsid w:val="00B673D5"/>
    <w:rsid w:val="00B70262"/>
    <w:rsid w:val="00B70875"/>
    <w:rsid w:val="00B70C2E"/>
    <w:rsid w:val="00B71716"/>
    <w:rsid w:val="00B71989"/>
    <w:rsid w:val="00B71E3E"/>
    <w:rsid w:val="00B72443"/>
    <w:rsid w:val="00B725FC"/>
    <w:rsid w:val="00B7296D"/>
    <w:rsid w:val="00B72A60"/>
    <w:rsid w:val="00B732F6"/>
    <w:rsid w:val="00B736A9"/>
    <w:rsid w:val="00B73B1F"/>
    <w:rsid w:val="00B73FF4"/>
    <w:rsid w:val="00B741DD"/>
    <w:rsid w:val="00B74371"/>
    <w:rsid w:val="00B7470D"/>
    <w:rsid w:val="00B74784"/>
    <w:rsid w:val="00B74B55"/>
    <w:rsid w:val="00B7518D"/>
    <w:rsid w:val="00B75738"/>
    <w:rsid w:val="00B7657C"/>
    <w:rsid w:val="00B773A3"/>
    <w:rsid w:val="00B77400"/>
    <w:rsid w:val="00B77687"/>
    <w:rsid w:val="00B77B1B"/>
    <w:rsid w:val="00B77F50"/>
    <w:rsid w:val="00B8009F"/>
    <w:rsid w:val="00B8022C"/>
    <w:rsid w:val="00B80384"/>
    <w:rsid w:val="00B809C3"/>
    <w:rsid w:val="00B80EB2"/>
    <w:rsid w:val="00B827A5"/>
    <w:rsid w:val="00B82AD7"/>
    <w:rsid w:val="00B82C07"/>
    <w:rsid w:val="00B82D95"/>
    <w:rsid w:val="00B8300D"/>
    <w:rsid w:val="00B83B1D"/>
    <w:rsid w:val="00B83F17"/>
    <w:rsid w:val="00B840F1"/>
    <w:rsid w:val="00B84BB2"/>
    <w:rsid w:val="00B852FD"/>
    <w:rsid w:val="00B85DDF"/>
    <w:rsid w:val="00B85EA5"/>
    <w:rsid w:val="00B85EFA"/>
    <w:rsid w:val="00B86650"/>
    <w:rsid w:val="00B86A22"/>
    <w:rsid w:val="00B87012"/>
    <w:rsid w:val="00B870B3"/>
    <w:rsid w:val="00B87F91"/>
    <w:rsid w:val="00B900E1"/>
    <w:rsid w:val="00B9092C"/>
    <w:rsid w:val="00B91109"/>
    <w:rsid w:val="00B91963"/>
    <w:rsid w:val="00B91A11"/>
    <w:rsid w:val="00B937D9"/>
    <w:rsid w:val="00B93B36"/>
    <w:rsid w:val="00B93D2F"/>
    <w:rsid w:val="00B9417F"/>
    <w:rsid w:val="00B953F1"/>
    <w:rsid w:val="00B9552E"/>
    <w:rsid w:val="00B959E2"/>
    <w:rsid w:val="00B95C64"/>
    <w:rsid w:val="00B9701D"/>
    <w:rsid w:val="00B971BF"/>
    <w:rsid w:val="00B975D8"/>
    <w:rsid w:val="00B97E3C"/>
    <w:rsid w:val="00B97F99"/>
    <w:rsid w:val="00BA00F8"/>
    <w:rsid w:val="00BA02C0"/>
    <w:rsid w:val="00BA0523"/>
    <w:rsid w:val="00BA107F"/>
    <w:rsid w:val="00BA18EA"/>
    <w:rsid w:val="00BA1978"/>
    <w:rsid w:val="00BA1A99"/>
    <w:rsid w:val="00BA21F5"/>
    <w:rsid w:val="00BA3353"/>
    <w:rsid w:val="00BA3677"/>
    <w:rsid w:val="00BA36DB"/>
    <w:rsid w:val="00BA3A19"/>
    <w:rsid w:val="00BA3B12"/>
    <w:rsid w:val="00BA3EDA"/>
    <w:rsid w:val="00BA4189"/>
    <w:rsid w:val="00BA4491"/>
    <w:rsid w:val="00BA46F6"/>
    <w:rsid w:val="00BA5192"/>
    <w:rsid w:val="00BA59B5"/>
    <w:rsid w:val="00BA6022"/>
    <w:rsid w:val="00BA6207"/>
    <w:rsid w:val="00BA621E"/>
    <w:rsid w:val="00BA6F48"/>
    <w:rsid w:val="00BA7BB1"/>
    <w:rsid w:val="00BACECB"/>
    <w:rsid w:val="00BB06EA"/>
    <w:rsid w:val="00BB0F99"/>
    <w:rsid w:val="00BB1809"/>
    <w:rsid w:val="00BB198B"/>
    <w:rsid w:val="00BB1B4B"/>
    <w:rsid w:val="00BB21F0"/>
    <w:rsid w:val="00BB27A6"/>
    <w:rsid w:val="00BB28E8"/>
    <w:rsid w:val="00BB3A59"/>
    <w:rsid w:val="00BB3AEB"/>
    <w:rsid w:val="00BB4418"/>
    <w:rsid w:val="00BB4437"/>
    <w:rsid w:val="00BB45F1"/>
    <w:rsid w:val="00BB4846"/>
    <w:rsid w:val="00BB4D54"/>
    <w:rsid w:val="00BB54F4"/>
    <w:rsid w:val="00BB5F31"/>
    <w:rsid w:val="00BB663A"/>
    <w:rsid w:val="00BB6C15"/>
    <w:rsid w:val="00BB6C82"/>
    <w:rsid w:val="00BB6CE1"/>
    <w:rsid w:val="00BB6F3C"/>
    <w:rsid w:val="00BB716D"/>
    <w:rsid w:val="00BB7319"/>
    <w:rsid w:val="00BC0041"/>
    <w:rsid w:val="00BC0B56"/>
    <w:rsid w:val="00BC0C81"/>
    <w:rsid w:val="00BC1029"/>
    <w:rsid w:val="00BC1334"/>
    <w:rsid w:val="00BC18A2"/>
    <w:rsid w:val="00BC1F5B"/>
    <w:rsid w:val="00BC2061"/>
    <w:rsid w:val="00BC2171"/>
    <w:rsid w:val="00BC2A08"/>
    <w:rsid w:val="00BC2D7B"/>
    <w:rsid w:val="00BC3423"/>
    <w:rsid w:val="00BC3B3A"/>
    <w:rsid w:val="00BC4F97"/>
    <w:rsid w:val="00BC50CA"/>
    <w:rsid w:val="00BC563F"/>
    <w:rsid w:val="00BC5B00"/>
    <w:rsid w:val="00BC6D33"/>
    <w:rsid w:val="00BC7148"/>
    <w:rsid w:val="00BC7580"/>
    <w:rsid w:val="00BC7AA8"/>
    <w:rsid w:val="00BC7CBF"/>
    <w:rsid w:val="00BD0195"/>
    <w:rsid w:val="00BD041E"/>
    <w:rsid w:val="00BD0F89"/>
    <w:rsid w:val="00BD111E"/>
    <w:rsid w:val="00BD168B"/>
    <w:rsid w:val="00BD192D"/>
    <w:rsid w:val="00BD35CE"/>
    <w:rsid w:val="00BD377E"/>
    <w:rsid w:val="00BD3853"/>
    <w:rsid w:val="00BD4DA4"/>
    <w:rsid w:val="00BD4E1B"/>
    <w:rsid w:val="00BD5474"/>
    <w:rsid w:val="00BD5A22"/>
    <w:rsid w:val="00BD5A57"/>
    <w:rsid w:val="00BD5AE0"/>
    <w:rsid w:val="00BD5EF9"/>
    <w:rsid w:val="00BD661E"/>
    <w:rsid w:val="00BD69FE"/>
    <w:rsid w:val="00BD6FDE"/>
    <w:rsid w:val="00BD7A9B"/>
    <w:rsid w:val="00BDA6B4"/>
    <w:rsid w:val="00BE021C"/>
    <w:rsid w:val="00BE0A64"/>
    <w:rsid w:val="00BE0B95"/>
    <w:rsid w:val="00BE255C"/>
    <w:rsid w:val="00BE26BA"/>
    <w:rsid w:val="00BE2D82"/>
    <w:rsid w:val="00BE3424"/>
    <w:rsid w:val="00BE3930"/>
    <w:rsid w:val="00BE3ABF"/>
    <w:rsid w:val="00BE3AD3"/>
    <w:rsid w:val="00BE3D89"/>
    <w:rsid w:val="00BE41E1"/>
    <w:rsid w:val="00BE4C00"/>
    <w:rsid w:val="00BE59E3"/>
    <w:rsid w:val="00BE5F7D"/>
    <w:rsid w:val="00BE60D1"/>
    <w:rsid w:val="00BE61AE"/>
    <w:rsid w:val="00BE6626"/>
    <w:rsid w:val="00BE6832"/>
    <w:rsid w:val="00BE7037"/>
    <w:rsid w:val="00BE74A4"/>
    <w:rsid w:val="00BF0445"/>
    <w:rsid w:val="00BF0811"/>
    <w:rsid w:val="00BF0CF6"/>
    <w:rsid w:val="00BF0F83"/>
    <w:rsid w:val="00BF13E2"/>
    <w:rsid w:val="00BF196E"/>
    <w:rsid w:val="00BF20F3"/>
    <w:rsid w:val="00BF242C"/>
    <w:rsid w:val="00BF2862"/>
    <w:rsid w:val="00BF2D61"/>
    <w:rsid w:val="00BF2E43"/>
    <w:rsid w:val="00BF2FEF"/>
    <w:rsid w:val="00BF3C57"/>
    <w:rsid w:val="00BF3DB3"/>
    <w:rsid w:val="00BF49AA"/>
    <w:rsid w:val="00BF504A"/>
    <w:rsid w:val="00BF6248"/>
    <w:rsid w:val="00BF6A1C"/>
    <w:rsid w:val="00BF6A1E"/>
    <w:rsid w:val="00BF6FC7"/>
    <w:rsid w:val="00BF76BB"/>
    <w:rsid w:val="00BF76CB"/>
    <w:rsid w:val="00BF78EF"/>
    <w:rsid w:val="00BF7B3C"/>
    <w:rsid w:val="00BF7CF4"/>
    <w:rsid w:val="00BF7E08"/>
    <w:rsid w:val="00C00B6F"/>
    <w:rsid w:val="00C01A69"/>
    <w:rsid w:val="00C01AA8"/>
    <w:rsid w:val="00C01E92"/>
    <w:rsid w:val="00C02435"/>
    <w:rsid w:val="00C03282"/>
    <w:rsid w:val="00C04059"/>
    <w:rsid w:val="00C041F7"/>
    <w:rsid w:val="00C045D4"/>
    <w:rsid w:val="00C04680"/>
    <w:rsid w:val="00C0487A"/>
    <w:rsid w:val="00C048C3"/>
    <w:rsid w:val="00C0506B"/>
    <w:rsid w:val="00C052CD"/>
    <w:rsid w:val="00C0539F"/>
    <w:rsid w:val="00C056C9"/>
    <w:rsid w:val="00C05CA1"/>
    <w:rsid w:val="00C063CF"/>
    <w:rsid w:val="00C06969"/>
    <w:rsid w:val="00C06AF8"/>
    <w:rsid w:val="00C06B00"/>
    <w:rsid w:val="00C06BD1"/>
    <w:rsid w:val="00C06D25"/>
    <w:rsid w:val="00C072CF"/>
    <w:rsid w:val="00C073EB"/>
    <w:rsid w:val="00C07591"/>
    <w:rsid w:val="00C07B22"/>
    <w:rsid w:val="00C07E01"/>
    <w:rsid w:val="00C07F1F"/>
    <w:rsid w:val="00C105F0"/>
    <w:rsid w:val="00C10DD0"/>
    <w:rsid w:val="00C10E49"/>
    <w:rsid w:val="00C11C1C"/>
    <w:rsid w:val="00C11D00"/>
    <w:rsid w:val="00C11D3E"/>
    <w:rsid w:val="00C11F53"/>
    <w:rsid w:val="00C12116"/>
    <w:rsid w:val="00C125FC"/>
    <w:rsid w:val="00C1276A"/>
    <w:rsid w:val="00C12DD4"/>
    <w:rsid w:val="00C137C8"/>
    <w:rsid w:val="00C13E4C"/>
    <w:rsid w:val="00C1453D"/>
    <w:rsid w:val="00C151F3"/>
    <w:rsid w:val="00C155BB"/>
    <w:rsid w:val="00C15604"/>
    <w:rsid w:val="00C158C8"/>
    <w:rsid w:val="00C15943"/>
    <w:rsid w:val="00C16555"/>
    <w:rsid w:val="00C16C53"/>
    <w:rsid w:val="00C16D0B"/>
    <w:rsid w:val="00C17603"/>
    <w:rsid w:val="00C17E23"/>
    <w:rsid w:val="00C20B96"/>
    <w:rsid w:val="00C214D0"/>
    <w:rsid w:val="00C219B9"/>
    <w:rsid w:val="00C21F10"/>
    <w:rsid w:val="00C22168"/>
    <w:rsid w:val="00C2249D"/>
    <w:rsid w:val="00C226AB"/>
    <w:rsid w:val="00C24330"/>
    <w:rsid w:val="00C24445"/>
    <w:rsid w:val="00C2590E"/>
    <w:rsid w:val="00C25DD1"/>
    <w:rsid w:val="00C267DD"/>
    <w:rsid w:val="00C26967"/>
    <w:rsid w:val="00C26A0C"/>
    <w:rsid w:val="00C27387"/>
    <w:rsid w:val="00C273FE"/>
    <w:rsid w:val="00C300F1"/>
    <w:rsid w:val="00C302BF"/>
    <w:rsid w:val="00C3105F"/>
    <w:rsid w:val="00C31116"/>
    <w:rsid w:val="00C31149"/>
    <w:rsid w:val="00C31379"/>
    <w:rsid w:val="00C32297"/>
    <w:rsid w:val="00C32A3D"/>
    <w:rsid w:val="00C32C28"/>
    <w:rsid w:val="00C32DB3"/>
    <w:rsid w:val="00C34315"/>
    <w:rsid w:val="00C351A8"/>
    <w:rsid w:val="00C35D7D"/>
    <w:rsid w:val="00C366E1"/>
    <w:rsid w:val="00C367D6"/>
    <w:rsid w:val="00C36958"/>
    <w:rsid w:val="00C36AD8"/>
    <w:rsid w:val="00C378C5"/>
    <w:rsid w:val="00C37CC3"/>
    <w:rsid w:val="00C41365"/>
    <w:rsid w:val="00C4178F"/>
    <w:rsid w:val="00C42786"/>
    <w:rsid w:val="00C42937"/>
    <w:rsid w:val="00C42ADD"/>
    <w:rsid w:val="00C43014"/>
    <w:rsid w:val="00C430F4"/>
    <w:rsid w:val="00C434B1"/>
    <w:rsid w:val="00C43508"/>
    <w:rsid w:val="00C436E6"/>
    <w:rsid w:val="00C4462B"/>
    <w:rsid w:val="00C447D6"/>
    <w:rsid w:val="00C44D68"/>
    <w:rsid w:val="00C44E9B"/>
    <w:rsid w:val="00C45768"/>
    <w:rsid w:val="00C4622B"/>
    <w:rsid w:val="00C46722"/>
    <w:rsid w:val="00C4690A"/>
    <w:rsid w:val="00C46B7E"/>
    <w:rsid w:val="00C46BAB"/>
    <w:rsid w:val="00C46D32"/>
    <w:rsid w:val="00C473F6"/>
    <w:rsid w:val="00C474A6"/>
    <w:rsid w:val="00C474FE"/>
    <w:rsid w:val="00C475C4"/>
    <w:rsid w:val="00C47703"/>
    <w:rsid w:val="00C47AE6"/>
    <w:rsid w:val="00C47B0F"/>
    <w:rsid w:val="00C47DFD"/>
    <w:rsid w:val="00C47E93"/>
    <w:rsid w:val="00C47E9A"/>
    <w:rsid w:val="00C51029"/>
    <w:rsid w:val="00C511B8"/>
    <w:rsid w:val="00C51EFB"/>
    <w:rsid w:val="00C527E1"/>
    <w:rsid w:val="00C5327F"/>
    <w:rsid w:val="00C53A20"/>
    <w:rsid w:val="00C53BE5"/>
    <w:rsid w:val="00C5415F"/>
    <w:rsid w:val="00C54CC3"/>
    <w:rsid w:val="00C54E71"/>
    <w:rsid w:val="00C55A28"/>
    <w:rsid w:val="00C56AC5"/>
    <w:rsid w:val="00C56C81"/>
    <w:rsid w:val="00C56EAB"/>
    <w:rsid w:val="00C5717A"/>
    <w:rsid w:val="00C579E6"/>
    <w:rsid w:val="00C57B02"/>
    <w:rsid w:val="00C600DD"/>
    <w:rsid w:val="00C601E0"/>
    <w:rsid w:val="00C6083D"/>
    <w:rsid w:val="00C60A3A"/>
    <w:rsid w:val="00C60F11"/>
    <w:rsid w:val="00C60FC4"/>
    <w:rsid w:val="00C6105F"/>
    <w:rsid w:val="00C612D1"/>
    <w:rsid w:val="00C6161B"/>
    <w:rsid w:val="00C61A69"/>
    <w:rsid w:val="00C61B60"/>
    <w:rsid w:val="00C61CF6"/>
    <w:rsid w:val="00C61FB8"/>
    <w:rsid w:val="00C62505"/>
    <w:rsid w:val="00C6258E"/>
    <w:rsid w:val="00C6371F"/>
    <w:rsid w:val="00C640C2"/>
    <w:rsid w:val="00C645B0"/>
    <w:rsid w:val="00C64A31"/>
    <w:rsid w:val="00C64DA1"/>
    <w:rsid w:val="00C64E36"/>
    <w:rsid w:val="00C654C3"/>
    <w:rsid w:val="00C65A3E"/>
    <w:rsid w:val="00C66051"/>
    <w:rsid w:val="00C66A6E"/>
    <w:rsid w:val="00C66AA7"/>
    <w:rsid w:val="00C66C1C"/>
    <w:rsid w:val="00C66E6A"/>
    <w:rsid w:val="00C66EE1"/>
    <w:rsid w:val="00C670C8"/>
    <w:rsid w:val="00C6786E"/>
    <w:rsid w:val="00C679CC"/>
    <w:rsid w:val="00C67C5B"/>
    <w:rsid w:val="00C70433"/>
    <w:rsid w:val="00C711BF"/>
    <w:rsid w:val="00C71223"/>
    <w:rsid w:val="00C7189C"/>
    <w:rsid w:val="00C71F11"/>
    <w:rsid w:val="00C72E4E"/>
    <w:rsid w:val="00C7318E"/>
    <w:rsid w:val="00C742D0"/>
    <w:rsid w:val="00C746A5"/>
    <w:rsid w:val="00C74B96"/>
    <w:rsid w:val="00C75629"/>
    <w:rsid w:val="00C75805"/>
    <w:rsid w:val="00C75BE3"/>
    <w:rsid w:val="00C75D2F"/>
    <w:rsid w:val="00C77098"/>
    <w:rsid w:val="00C770D8"/>
    <w:rsid w:val="00C77F25"/>
    <w:rsid w:val="00C8040F"/>
    <w:rsid w:val="00C80679"/>
    <w:rsid w:val="00C80BA5"/>
    <w:rsid w:val="00C81462"/>
    <w:rsid w:val="00C81A51"/>
    <w:rsid w:val="00C81C88"/>
    <w:rsid w:val="00C81CBD"/>
    <w:rsid w:val="00C82D48"/>
    <w:rsid w:val="00C82F22"/>
    <w:rsid w:val="00C83500"/>
    <w:rsid w:val="00C835F7"/>
    <w:rsid w:val="00C836EA"/>
    <w:rsid w:val="00C83742"/>
    <w:rsid w:val="00C83B06"/>
    <w:rsid w:val="00C83C19"/>
    <w:rsid w:val="00C84044"/>
    <w:rsid w:val="00C84777"/>
    <w:rsid w:val="00C84F54"/>
    <w:rsid w:val="00C851C0"/>
    <w:rsid w:val="00C855DB"/>
    <w:rsid w:val="00C85E99"/>
    <w:rsid w:val="00C86808"/>
    <w:rsid w:val="00C86A97"/>
    <w:rsid w:val="00C86AB1"/>
    <w:rsid w:val="00C871CA"/>
    <w:rsid w:val="00C87511"/>
    <w:rsid w:val="00C87EF7"/>
    <w:rsid w:val="00C901BD"/>
    <w:rsid w:val="00C90576"/>
    <w:rsid w:val="00C90C69"/>
    <w:rsid w:val="00C91256"/>
    <w:rsid w:val="00C919A8"/>
    <w:rsid w:val="00C91B77"/>
    <w:rsid w:val="00C91E3A"/>
    <w:rsid w:val="00C92218"/>
    <w:rsid w:val="00C929F8"/>
    <w:rsid w:val="00C92C3D"/>
    <w:rsid w:val="00C938B2"/>
    <w:rsid w:val="00C93985"/>
    <w:rsid w:val="00C93D2D"/>
    <w:rsid w:val="00C94439"/>
    <w:rsid w:val="00C94845"/>
    <w:rsid w:val="00C94F48"/>
    <w:rsid w:val="00C95122"/>
    <w:rsid w:val="00C95678"/>
    <w:rsid w:val="00C9599A"/>
    <w:rsid w:val="00C95A49"/>
    <w:rsid w:val="00C9627B"/>
    <w:rsid w:val="00C96EC6"/>
    <w:rsid w:val="00C96FD6"/>
    <w:rsid w:val="00C9727A"/>
    <w:rsid w:val="00C97D3A"/>
    <w:rsid w:val="00C97E16"/>
    <w:rsid w:val="00C97F60"/>
    <w:rsid w:val="00CA0476"/>
    <w:rsid w:val="00CA06AE"/>
    <w:rsid w:val="00CA0CAB"/>
    <w:rsid w:val="00CA0F46"/>
    <w:rsid w:val="00CA11F7"/>
    <w:rsid w:val="00CA15C2"/>
    <w:rsid w:val="00CA1650"/>
    <w:rsid w:val="00CA1B76"/>
    <w:rsid w:val="00CA2EB8"/>
    <w:rsid w:val="00CA3918"/>
    <w:rsid w:val="00CA42FD"/>
    <w:rsid w:val="00CA451F"/>
    <w:rsid w:val="00CA4AD4"/>
    <w:rsid w:val="00CA4DBC"/>
    <w:rsid w:val="00CA50DC"/>
    <w:rsid w:val="00CA52C7"/>
    <w:rsid w:val="00CA5A29"/>
    <w:rsid w:val="00CA5F23"/>
    <w:rsid w:val="00CA6008"/>
    <w:rsid w:val="00CA6F51"/>
    <w:rsid w:val="00CA70C2"/>
    <w:rsid w:val="00CA70DC"/>
    <w:rsid w:val="00CA7542"/>
    <w:rsid w:val="00CA7F8B"/>
    <w:rsid w:val="00CA7FEC"/>
    <w:rsid w:val="00CB091C"/>
    <w:rsid w:val="00CB0A54"/>
    <w:rsid w:val="00CB0A89"/>
    <w:rsid w:val="00CB0C89"/>
    <w:rsid w:val="00CB0F31"/>
    <w:rsid w:val="00CB20DC"/>
    <w:rsid w:val="00CB2DEA"/>
    <w:rsid w:val="00CB3184"/>
    <w:rsid w:val="00CB3D22"/>
    <w:rsid w:val="00CB3FBB"/>
    <w:rsid w:val="00CB404E"/>
    <w:rsid w:val="00CB41BE"/>
    <w:rsid w:val="00CB4201"/>
    <w:rsid w:val="00CB4A93"/>
    <w:rsid w:val="00CB5ECD"/>
    <w:rsid w:val="00CB5FCC"/>
    <w:rsid w:val="00CB606E"/>
    <w:rsid w:val="00CB630D"/>
    <w:rsid w:val="00CB6C01"/>
    <w:rsid w:val="00CB7268"/>
    <w:rsid w:val="00CC04BD"/>
    <w:rsid w:val="00CC0A40"/>
    <w:rsid w:val="00CC0F98"/>
    <w:rsid w:val="00CC2378"/>
    <w:rsid w:val="00CC26A0"/>
    <w:rsid w:val="00CC2782"/>
    <w:rsid w:val="00CC28D6"/>
    <w:rsid w:val="00CC2BEA"/>
    <w:rsid w:val="00CC2E91"/>
    <w:rsid w:val="00CC320F"/>
    <w:rsid w:val="00CC3B96"/>
    <w:rsid w:val="00CC4061"/>
    <w:rsid w:val="00CC434D"/>
    <w:rsid w:val="00CC437C"/>
    <w:rsid w:val="00CC496D"/>
    <w:rsid w:val="00CC4ACA"/>
    <w:rsid w:val="00CC4E6D"/>
    <w:rsid w:val="00CC4EE1"/>
    <w:rsid w:val="00CC513A"/>
    <w:rsid w:val="00CC5196"/>
    <w:rsid w:val="00CC527A"/>
    <w:rsid w:val="00CC5DF0"/>
    <w:rsid w:val="00CC6414"/>
    <w:rsid w:val="00CC64A1"/>
    <w:rsid w:val="00CC69AF"/>
    <w:rsid w:val="00CC6C0E"/>
    <w:rsid w:val="00CC76F0"/>
    <w:rsid w:val="00CC7BFD"/>
    <w:rsid w:val="00CD00D5"/>
    <w:rsid w:val="00CD04AF"/>
    <w:rsid w:val="00CD0889"/>
    <w:rsid w:val="00CD0ADA"/>
    <w:rsid w:val="00CD0F6E"/>
    <w:rsid w:val="00CD16C2"/>
    <w:rsid w:val="00CD1E32"/>
    <w:rsid w:val="00CD1E6F"/>
    <w:rsid w:val="00CD1EB7"/>
    <w:rsid w:val="00CD1FA2"/>
    <w:rsid w:val="00CD22E4"/>
    <w:rsid w:val="00CD2994"/>
    <w:rsid w:val="00CD3091"/>
    <w:rsid w:val="00CD3160"/>
    <w:rsid w:val="00CD5548"/>
    <w:rsid w:val="00CD59DF"/>
    <w:rsid w:val="00CD5BAE"/>
    <w:rsid w:val="00CD644F"/>
    <w:rsid w:val="00CD708C"/>
    <w:rsid w:val="00CD73D1"/>
    <w:rsid w:val="00CE088C"/>
    <w:rsid w:val="00CE0A7E"/>
    <w:rsid w:val="00CE1630"/>
    <w:rsid w:val="00CE1B53"/>
    <w:rsid w:val="00CE2651"/>
    <w:rsid w:val="00CE289E"/>
    <w:rsid w:val="00CE301D"/>
    <w:rsid w:val="00CE3100"/>
    <w:rsid w:val="00CE3E6E"/>
    <w:rsid w:val="00CE4193"/>
    <w:rsid w:val="00CE48DC"/>
    <w:rsid w:val="00CE52E4"/>
    <w:rsid w:val="00CE5B48"/>
    <w:rsid w:val="00CE5EB4"/>
    <w:rsid w:val="00CE60AA"/>
    <w:rsid w:val="00CE6392"/>
    <w:rsid w:val="00CE7144"/>
    <w:rsid w:val="00CE7A80"/>
    <w:rsid w:val="00CE7AD0"/>
    <w:rsid w:val="00CF0601"/>
    <w:rsid w:val="00CF099B"/>
    <w:rsid w:val="00CF0F8A"/>
    <w:rsid w:val="00CF115D"/>
    <w:rsid w:val="00CF13C8"/>
    <w:rsid w:val="00CF155F"/>
    <w:rsid w:val="00CF1639"/>
    <w:rsid w:val="00CF1CDE"/>
    <w:rsid w:val="00CF1ED6"/>
    <w:rsid w:val="00CF2436"/>
    <w:rsid w:val="00CF2B6A"/>
    <w:rsid w:val="00CF2B7E"/>
    <w:rsid w:val="00CF3136"/>
    <w:rsid w:val="00CF342C"/>
    <w:rsid w:val="00CF4850"/>
    <w:rsid w:val="00CF505E"/>
    <w:rsid w:val="00CF601D"/>
    <w:rsid w:val="00CF60B3"/>
    <w:rsid w:val="00CF6159"/>
    <w:rsid w:val="00CF61DA"/>
    <w:rsid w:val="00CF6336"/>
    <w:rsid w:val="00CF676A"/>
    <w:rsid w:val="00CF6F01"/>
    <w:rsid w:val="00CF7481"/>
    <w:rsid w:val="00CF7864"/>
    <w:rsid w:val="00D0008D"/>
    <w:rsid w:val="00D008FA"/>
    <w:rsid w:val="00D00E53"/>
    <w:rsid w:val="00D01061"/>
    <w:rsid w:val="00D01088"/>
    <w:rsid w:val="00D01266"/>
    <w:rsid w:val="00D02125"/>
    <w:rsid w:val="00D0243D"/>
    <w:rsid w:val="00D0244C"/>
    <w:rsid w:val="00D03509"/>
    <w:rsid w:val="00D037B2"/>
    <w:rsid w:val="00D03C3A"/>
    <w:rsid w:val="00D03D3A"/>
    <w:rsid w:val="00D040E3"/>
    <w:rsid w:val="00D043E3"/>
    <w:rsid w:val="00D053C0"/>
    <w:rsid w:val="00D05528"/>
    <w:rsid w:val="00D05908"/>
    <w:rsid w:val="00D05DA7"/>
    <w:rsid w:val="00D061EC"/>
    <w:rsid w:val="00D0727A"/>
    <w:rsid w:val="00D072DA"/>
    <w:rsid w:val="00D0737B"/>
    <w:rsid w:val="00D110E9"/>
    <w:rsid w:val="00D11386"/>
    <w:rsid w:val="00D11944"/>
    <w:rsid w:val="00D11D9C"/>
    <w:rsid w:val="00D11EF4"/>
    <w:rsid w:val="00D12192"/>
    <w:rsid w:val="00D126A2"/>
    <w:rsid w:val="00D1275B"/>
    <w:rsid w:val="00D12B27"/>
    <w:rsid w:val="00D12D38"/>
    <w:rsid w:val="00D12DC1"/>
    <w:rsid w:val="00D12DD8"/>
    <w:rsid w:val="00D13351"/>
    <w:rsid w:val="00D13686"/>
    <w:rsid w:val="00D13C33"/>
    <w:rsid w:val="00D13FE4"/>
    <w:rsid w:val="00D1428B"/>
    <w:rsid w:val="00D14B0C"/>
    <w:rsid w:val="00D14C03"/>
    <w:rsid w:val="00D14D55"/>
    <w:rsid w:val="00D151F1"/>
    <w:rsid w:val="00D15AB8"/>
    <w:rsid w:val="00D166D7"/>
    <w:rsid w:val="00D16D2F"/>
    <w:rsid w:val="00D173C0"/>
    <w:rsid w:val="00D17411"/>
    <w:rsid w:val="00D17583"/>
    <w:rsid w:val="00D17B1D"/>
    <w:rsid w:val="00D17D0C"/>
    <w:rsid w:val="00D20056"/>
    <w:rsid w:val="00D201BA"/>
    <w:rsid w:val="00D20430"/>
    <w:rsid w:val="00D21728"/>
    <w:rsid w:val="00D221B9"/>
    <w:rsid w:val="00D2223D"/>
    <w:rsid w:val="00D2302C"/>
    <w:rsid w:val="00D23437"/>
    <w:rsid w:val="00D2355E"/>
    <w:rsid w:val="00D235C7"/>
    <w:rsid w:val="00D23822"/>
    <w:rsid w:val="00D2383B"/>
    <w:rsid w:val="00D23BF6"/>
    <w:rsid w:val="00D23F0B"/>
    <w:rsid w:val="00D2422F"/>
    <w:rsid w:val="00D24CE4"/>
    <w:rsid w:val="00D24DB3"/>
    <w:rsid w:val="00D2542F"/>
    <w:rsid w:val="00D2554F"/>
    <w:rsid w:val="00D25AAE"/>
    <w:rsid w:val="00D25C00"/>
    <w:rsid w:val="00D2638E"/>
    <w:rsid w:val="00D2660F"/>
    <w:rsid w:val="00D267A8"/>
    <w:rsid w:val="00D26F68"/>
    <w:rsid w:val="00D27E62"/>
    <w:rsid w:val="00D27EFC"/>
    <w:rsid w:val="00D27F29"/>
    <w:rsid w:val="00D308ED"/>
    <w:rsid w:val="00D309C4"/>
    <w:rsid w:val="00D314D3"/>
    <w:rsid w:val="00D31F6E"/>
    <w:rsid w:val="00D32208"/>
    <w:rsid w:val="00D32412"/>
    <w:rsid w:val="00D327F9"/>
    <w:rsid w:val="00D32815"/>
    <w:rsid w:val="00D32A6A"/>
    <w:rsid w:val="00D32AEF"/>
    <w:rsid w:val="00D32DEA"/>
    <w:rsid w:val="00D3322A"/>
    <w:rsid w:val="00D3343B"/>
    <w:rsid w:val="00D33541"/>
    <w:rsid w:val="00D33691"/>
    <w:rsid w:val="00D336C9"/>
    <w:rsid w:val="00D33814"/>
    <w:rsid w:val="00D338AB"/>
    <w:rsid w:val="00D33E32"/>
    <w:rsid w:val="00D3440D"/>
    <w:rsid w:val="00D34862"/>
    <w:rsid w:val="00D348B3"/>
    <w:rsid w:val="00D348C5"/>
    <w:rsid w:val="00D35FEE"/>
    <w:rsid w:val="00D368B4"/>
    <w:rsid w:val="00D36C3A"/>
    <w:rsid w:val="00D373A2"/>
    <w:rsid w:val="00D374E0"/>
    <w:rsid w:val="00D37893"/>
    <w:rsid w:val="00D379EB"/>
    <w:rsid w:val="00D37AB0"/>
    <w:rsid w:val="00D37C2A"/>
    <w:rsid w:val="00D40223"/>
    <w:rsid w:val="00D404B0"/>
    <w:rsid w:val="00D40571"/>
    <w:rsid w:val="00D40BE9"/>
    <w:rsid w:val="00D40E56"/>
    <w:rsid w:val="00D417AE"/>
    <w:rsid w:val="00D41A62"/>
    <w:rsid w:val="00D41BC3"/>
    <w:rsid w:val="00D4254E"/>
    <w:rsid w:val="00D42589"/>
    <w:rsid w:val="00D4295A"/>
    <w:rsid w:val="00D42E04"/>
    <w:rsid w:val="00D43582"/>
    <w:rsid w:val="00D43975"/>
    <w:rsid w:val="00D446F4"/>
    <w:rsid w:val="00D448F5"/>
    <w:rsid w:val="00D44DE9"/>
    <w:rsid w:val="00D44E7F"/>
    <w:rsid w:val="00D45299"/>
    <w:rsid w:val="00D453DB"/>
    <w:rsid w:val="00D45518"/>
    <w:rsid w:val="00D4674D"/>
    <w:rsid w:val="00D46B4C"/>
    <w:rsid w:val="00D47CD1"/>
    <w:rsid w:val="00D501AF"/>
    <w:rsid w:val="00D50E03"/>
    <w:rsid w:val="00D51405"/>
    <w:rsid w:val="00D5193A"/>
    <w:rsid w:val="00D52A16"/>
    <w:rsid w:val="00D5313B"/>
    <w:rsid w:val="00D549E4"/>
    <w:rsid w:val="00D55400"/>
    <w:rsid w:val="00D555DB"/>
    <w:rsid w:val="00D5587C"/>
    <w:rsid w:val="00D55D91"/>
    <w:rsid w:val="00D563B6"/>
    <w:rsid w:val="00D56CA7"/>
    <w:rsid w:val="00D56D39"/>
    <w:rsid w:val="00D56D4E"/>
    <w:rsid w:val="00D57804"/>
    <w:rsid w:val="00D57A9C"/>
    <w:rsid w:val="00D57CC1"/>
    <w:rsid w:val="00D57D6D"/>
    <w:rsid w:val="00D601AF"/>
    <w:rsid w:val="00D6069D"/>
    <w:rsid w:val="00D6081C"/>
    <w:rsid w:val="00D60C74"/>
    <w:rsid w:val="00D60F7B"/>
    <w:rsid w:val="00D61893"/>
    <w:rsid w:val="00D62AE2"/>
    <w:rsid w:val="00D6361E"/>
    <w:rsid w:val="00D63644"/>
    <w:rsid w:val="00D6388D"/>
    <w:rsid w:val="00D63A2C"/>
    <w:rsid w:val="00D64142"/>
    <w:rsid w:val="00D64623"/>
    <w:rsid w:val="00D64759"/>
    <w:rsid w:val="00D64F7A"/>
    <w:rsid w:val="00D66189"/>
    <w:rsid w:val="00D663F6"/>
    <w:rsid w:val="00D6777A"/>
    <w:rsid w:val="00D679A1"/>
    <w:rsid w:val="00D679EF"/>
    <w:rsid w:val="00D702F3"/>
    <w:rsid w:val="00D70816"/>
    <w:rsid w:val="00D70C5D"/>
    <w:rsid w:val="00D718D2"/>
    <w:rsid w:val="00D71964"/>
    <w:rsid w:val="00D71D3A"/>
    <w:rsid w:val="00D7333E"/>
    <w:rsid w:val="00D73B32"/>
    <w:rsid w:val="00D73FF3"/>
    <w:rsid w:val="00D749BB"/>
    <w:rsid w:val="00D74BBF"/>
    <w:rsid w:val="00D760FD"/>
    <w:rsid w:val="00D77428"/>
    <w:rsid w:val="00D7759B"/>
    <w:rsid w:val="00D77902"/>
    <w:rsid w:val="00D77A49"/>
    <w:rsid w:val="00D81A32"/>
    <w:rsid w:val="00D81CB4"/>
    <w:rsid w:val="00D81E86"/>
    <w:rsid w:val="00D8253E"/>
    <w:rsid w:val="00D829B2"/>
    <w:rsid w:val="00D82D2B"/>
    <w:rsid w:val="00D83012"/>
    <w:rsid w:val="00D8332C"/>
    <w:rsid w:val="00D835DE"/>
    <w:rsid w:val="00D8366C"/>
    <w:rsid w:val="00D8370E"/>
    <w:rsid w:val="00D838B5"/>
    <w:rsid w:val="00D83ECD"/>
    <w:rsid w:val="00D84065"/>
    <w:rsid w:val="00D8473E"/>
    <w:rsid w:val="00D853B9"/>
    <w:rsid w:val="00D85A00"/>
    <w:rsid w:val="00D86662"/>
    <w:rsid w:val="00D878FE"/>
    <w:rsid w:val="00D87D07"/>
    <w:rsid w:val="00D87D6B"/>
    <w:rsid w:val="00D90929"/>
    <w:rsid w:val="00D90CDA"/>
    <w:rsid w:val="00D90FB6"/>
    <w:rsid w:val="00D91025"/>
    <w:rsid w:val="00D9102D"/>
    <w:rsid w:val="00D9236D"/>
    <w:rsid w:val="00D923C8"/>
    <w:rsid w:val="00D92604"/>
    <w:rsid w:val="00D926F0"/>
    <w:rsid w:val="00D92930"/>
    <w:rsid w:val="00D93057"/>
    <w:rsid w:val="00D930C8"/>
    <w:rsid w:val="00D9362C"/>
    <w:rsid w:val="00D93A25"/>
    <w:rsid w:val="00D93BCF"/>
    <w:rsid w:val="00D94604"/>
    <w:rsid w:val="00D94A41"/>
    <w:rsid w:val="00D95256"/>
    <w:rsid w:val="00D95EA1"/>
    <w:rsid w:val="00D96655"/>
    <w:rsid w:val="00D96E49"/>
    <w:rsid w:val="00D97235"/>
    <w:rsid w:val="00D9778D"/>
    <w:rsid w:val="00D97998"/>
    <w:rsid w:val="00DA008F"/>
    <w:rsid w:val="00DA0BE6"/>
    <w:rsid w:val="00DA0C05"/>
    <w:rsid w:val="00DA157E"/>
    <w:rsid w:val="00DA1698"/>
    <w:rsid w:val="00DA1B5E"/>
    <w:rsid w:val="00DA2229"/>
    <w:rsid w:val="00DA3AA0"/>
    <w:rsid w:val="00DA3C07"/>
    <w:rsid w:val="00DA3DF2"/>
    <w:rsid w:val="00DA3E23"/>
    <w:rsid w:val="00DA4CE6"/>
    <w:rsid w:val="00DA52D8"/>
    <w:rsid w:val="00DA5444"/>
    <w:rsid w:val="00DA56F1"/>
    <w:rsid w:val="00DA582B"/>
    <w:rsid w:val="00DA6448"/>
    <w:rsid w:val="00DA6DAE"/>
    <w:rsid w:val="00DA70D3"/>
    <w:rsid w:val="00DA73CA"/>
    <w:rsid w:val="00DB00C6"/>
    <w:rsid w:val="00DB0DFA"/>
    <w:rsid w:val="00DB15B7"/>
    <w:rsid w:val="00DB1661"/>
    <w:rsid w:val="00DB1841"/>
    <w:rsid w:val="00DB1880"/>
    <w:rsid w:val="00DB2151"/>
    <w:rsid w:val="00DB33E8"/>
    <w:rsid w:val="00DB3859"/>
    <w:rsid w:val="00DB412A"/>
    <w:rsid w:val="00DB4194"/>
    <w:rsid w:val="00DB45E0"/>
    <w:rsid w:val="00DB4BBF"/>
    <w:rsid w:val="00DB4BC5"/>
    <w:rsid w:val="00DB4EC7"/>
    <w:rsid w:val="00DB536A"/>
    <w:rsid w:val="00DB5438"/>
    <w:rsid w:val="00DB55CC"/>
    <w:rsid w:val="00DB691E"/>
    <w:rsid w:val="00DB6F4C"/>
    <w:rsid w:val="00DB7FDA"/>
    <w:rsid w:val="00DC0301"/>
    <w:rsid w:val="00DC034B"/>
    <w:rsid w:val="00DC07A9"/>
    <w:rsid w:val="00DC0B39"/>
    <w:rsid w:val="00DC0F4D"/>
    <w:rsid w:val="00DC0FD8"/>
    <w:rsid w:val="00DC1646"/>
    <w:rsid w:val="00DC1993"/>
    <w:rsid w:val="00DC2BEA"/>
    <w:rsid w:val="00DC3033"/>
    <w:rsid w:val="00DC3BD7"/>
    <w:rsid w:val="00DC413D"/>
    <w:rsid w:val="00DC451C"/>
    <w:rsid w:val="00DC470E"/>
    <w:rsid w:val="00DC47C7"/>
    <w:rsid w:val="00DC5301"/>
    <w:rsid w:val="00DC5804"/>
    <w:rsid w:val="00DC5C84"/>
    <w:rsid w:val="00DC69EA"/>
    <w:rsid w:val="00DC7162"/>
    <w:rsid w:val="00DC75DC"/>
    <w:rsid w:val="00DD11C0"/>
    <w:rsid w:val="00DD1C29"/>
    <w:rsid w:val="00DD1C6C"/>
    <w:rsid w:val="00DD1CCB"/>
    <w:rsid w:val="00DD1E83"/>
    <w:rsid w:val="00DD1EBD"/>
    <w:rsid w:val="00DD2114"/>
    <w:rsid w:val="00DD30B2"/>
    <w:rsid w:val="00DD315A"/>
    <w:rsid w:val="00DD3486"/>
    <w:rsid w:val="00DD35E5"/>
    <w:rsid w:val="00DD3F30"/>
    <w:rsid w:val="00DD40C6"/>
    <w:rsid w:val="00DD45FE"/>
    <w:rsid w:val="00DD4BC7"/>
    <w:rsid w:val="00DD53B7"/>
    <w:rsid w:val="00DD585A"/>
    <w:rsid w:val="00DD5C36"/>
    <w:rsid w:val="00DD5C3D"/>
    <w:rsid w:val="00DD5D36"/>
    <w:rsid w:val="00DD5F43"/>
    <w:rsid w:val="00DD691D"/>
    <w:rsid w:val="00DD6CBD"/>
    <w:rsid w:val="00DD7411"/>
    <w:rsid w:val="00DE0386"/>
    <w:rsid w:val="00DE0514"/>
    <w:rsid w:val="00DE1652"/>
    <w:rsid w:val="00DE1F70"/>
    <w:rsid w:val="00DE24B9"/>
    <w:rsid w:val="00DE3527"/>
    <w:rsid w:val="00DE3A26"/>
    <w:rsid w:val="00DE4036"/>
    <w:rsid w:val="00DE42E0"/>
    <w:rsid w:val="00DE4B13"/>
    <w:rsid w:val="00DE5388"/>
    <w:rsid w:val="00DE5B19"/>
    <w:rsid w:val="00DE6615"/>
    <w:rsid w:val="00DE6870"/>
    <w:rsid w:val="00DE6BA1"/>
    <w:rsid w:val="00DE7185"/>
    <w:rsid w:val="00DE755F"/>
    <w:rsid w:val="00DE7596"/>
    <w:rsid w:val="00DE7B09"/>
    <w:rsid w:val="00DF01DE"/>
    <w:rsid w:val="00DF034B"/>
    <w:rsid w:val="00DF190F"/>
    <w:rsid w:val="00DF1A01"/>
    <w:rsid w:val="00DF1FA5"/>
    <w:rsid w:val="00DF28EB"/>
    <w:rsid w:val="00DF4557"/>
    <w:rsid w:val="00DF462B"/>
    <w:rsid w:val="00DF4696"/>
    <w:rsid w:val="00DF477A"/>
    <w:rsid w:val="00DF4A50"/>
    <w:rsid w:val="00DF5499"/>
    <w:rsid w:val="00DF5AB6"/>
    <w:rsid w:val="00DF5CAF"/>
    <w:rsid w:val="00DF5F62"/>
    <w:rsid w:val="00DF6F0A"/>
    <w:rsid w:val="00DF75D2"/>
    <w:rsid w:val="00DF797A"/>
    <w:rsid w:val="00DF7AEA"/>
    <w:rsid w:val="00E00C21"/>
    <w:rsid w:val="00E01135"/>
    <w:rsid w:val="00E0153B"/>
    <w:rsid w:val="00E01828"/>
    <w:rsid w:val="00E01BEB"/>
    <w:rsid w:val="00E01F0B"/>
    <w:rsid w:val="00E020DF"/>
    <w:rsid w:val="00E02492"/>
    <w:rsid w:val="00E026A8"/>
    <w:rsid w:val="00E0325D"/>
    <w:rsid w:val="00E03351"/>
    <w:rsid w:val="00E03664"/>
    <w:rsid w:val="00E03E25"/>
    <w:rsid w:val="00E04543"/>
    <w:rsid w:val="00E047E0"/>
    <w:rsid w:val="00E053C9"/>
    <w:rsid w:val="00E0585B"/>
    <w:rsid w:val="00E05911"/>
    <w:rsid w:val="00E05F32"/>
    <w:rsid w:val="00E068BA"/>
    <w:rsid w:val="00E06AC3"/>
    <w:rsid w:val="00E06BE7"/>
    <w:rsid w:val="00E0724F"/>
    <w:rsid w:val="00E077D3"/>
    <w:rsid w:val="00E10154"/>
    <w:rsid w:val="00E10796"/>
    <w:rsid w:val="00E109A3"/>
    <w:rsid w:val="00E109C7"/>
    <w:rsid w:val="00E10DE2"/>
    <w:rsid w:val="00E1100E"/>
    <w:rsid w:val="00E1288A"/>
    <w:rsid w:val="00E1293A"/>
    <w:rsid w:val="00E129AD"/>
    <w:rsid w:val="00E12A8F"/>
    <w:rsid w:val="00E136B7"/>
    <w:rsid w:val="00E13E18"/>
    <w:rsid w:val="00E14264"/>
    <w:rsid w:val="00E1467E"/>
    <w:rsid w:val="00E14A08"/>
    <w:rsid w:val="00E1571B"/>
    <w:rsid w:val="00E1590A"/>
    <w:rsid w:val="00E15AAB"/>
    <w:rsid w:val="00E16046"/>
    <w:rsid w:val="00E16323"/>
    <w:rsid w:val="00E16339"/>
    <w:rsid w:val="00E16FEB"/>
    <w:rsid w:val="00E17045"/>
    <w:rsid w:val="00E172B0"/>
    <w:rsid w:val="00E174C9"/>
    <w:rsid w:val="00E17967"/>
    <w:rsid w:val="00E17ECD"/>
    <w:rsid w:val="00E20139"/>
    <w:rsid w:val="00E2093E"/>
    <w:rsid w:val="00E20AC9"/>
    <w:rsid w:val="00E20CBB"/>
    <w:rsid w:val="00E20F40"/>
    <w:rsid w:val="00E210AA"/>
    <w:rsid w:val="00E21ADC"/>
    <w:rsid w:val="00E221B9"/>
    <w:rsid w:val="00E22298"/>
    <w:rsid w:val="00E22545"/>
    <w:rsid w:val="00E2269E"/>
    <w:rsid w:val="00E22BDF"/>
    <w:rsid w:val="00E23AF9"/>
    <w:rsid w:val="00E23FB7"/>
    <w:rsid w:val="00E2400E"/>
    <w:rsid w:val="00E24069"/>
    <w:rsid w:val="00E24928"/>
    <w:rsid w:val="00E24D9E"/>
    <w:rsid w:val="00E252B2"/>
    <w:rsid w:val="00E26EFF"/>
    <w:rsid w:val="00E27755"/>
    <w:rsid w:val="00E27E07"/>
    <w:rsid w:val="00E30195"/>
    <w:rsid w:val="00E304E0"/>
    <w:rsid w:val="00E305F2"/>
    <w:rsid w:val="00E30D6B"/>
    <w:rsid w:val="00E31000"/>
    <w:rsid w:val="00E3147E"/>
    <w:rsid w:val="00E31797"/>
    <w:rsid w:val="00E31942"/>
    <w:rsid w:val="00E324ED"/>
    <w:rsid w:val="00E32552"/>
    <w:rsid w:val="00E32924"/>
    <w:rsid w:val="00E32ADF"/>
    <w:rsid w:val="00E32E51"/>
    <w:rsid w:val="00E32E69"/>
    <w:rsid w:val="00E33340"/>
    <w:rsid w:val="00E33566"/>
    <w:rsid w:val="00E33BB2"/>
    <w:rsid w:val="00E33EB6"/>
    <w:rsid w:val="00E347D1"/>
    <w:rsid w:val="00E35112"/>
    <w:rsid w:val="00E3513E"/>
    <w:rsid w:val="00E35E84"/>
    <w:rsid w:val="00E37070"/>
    <w:rsid w:val="00E37931"/>
    <w:rsid w:val="00E37CDA"/>
    <w:rsid w:val="00E37E44"/>
    <w:rsid w:val="00E40086"/>
    <w:rsid w:val="00E40550"/>
    <w:rsid w:val="00E40BC0"/>
    <w:rsid w:val="00E414E5"/>
    <w:rsid w:val="00E4191A"/>
    <w:rsid w:val="00E41947"/>
    <w:rsid w:val="00E41D91"/>
    <w:rsid w:val="00E4203C"/>
    <w:rsid w:val="00E42113"/>
    <w:rsid w:val="00E4228F"/>
    <w:rsid w:val="00E42457"/>
    <w:rsid w:val="00E424D2"/>
    <w:rsid w:val="00E428B8"/>
    <w:rsid w:val="00E42ABA"/>
    <w:rsid w:val="00E42D7E"/>
    <w:rsid w:val="00E43073"/>
    <w:rsid w:val="00E4351C"/>
    <w:rsid w:val="00E43AC4"/>
    <w:rsid w:val="00E44153"/>
    <w:rsid w:val="00E4495B"/>
    <w:rsid w:val="00E45725"/>
    <w:rsid w:val="00E458B8"/>
    <w:rsid w:val="00E46178"/>
    <w:rsid w:val="00E46503"/>
    <w:rsid w:val="00E46588"/>
    <w:rsid w:val="00E465C4"/>
    <w:rsid w:val="00E465F4"/>
    <w:rsid w:val="00E4705D"/>
    <w:rsid w:val="00E47240"/>
    <w:rsid w:val="00E47451"/>
    <w:rsid w:val="00E4761F"/>
    <w:rsid w:val="00E47A1F"/>
    <w:rsid w:val="00E50192"/>
    <w:rsid w:val="00E50568"/>
    <w:rsid w:val="00E50DA3"/>
    <w:rsid w:val="00E50E41"/>
    <w:rsid w:val="00E51669"/>
    <w:rsid w:val="00E519E4"/>
    <w:rsid w:val="00E51DBA"/>
    <w:rsid w:val="00E51FB9"/>
    <w:rsid w:val="00E5211A"/>
    <w:rsid w:val="00E522CA"/>
    <w:rsid w:val="00E53B4E"/>
    <w:rsid w:val="00E53B78"/>
    <w:rsid w:val="00E53D2A"/>
    <w:rsid w:val="00E53DC2"/>
    <w:rsid w:val="00E54BD4"/>
    <w:rsid w:val="00E55585"/>
    <w:rsid w:val="00E55791"/>
    <w:rsid w:val="00E55943"/>
    <w:rsid w:val="00E55B72"/>
    <w:rsid w:val="00E55CA1"/>
    <w:rsid w:val="00E56055"/>
    <w:rsid w:val="00E56325"/>
    <w:rsid w:val="00E56487"/>
    <w:rsid w:val="00E568FF"/>
    <w:rsid w:val="00E56EB5"/>
    <w:rsid w:val="00E5742F"/>
    <w:rsid w:val="00E57679"/>
    <w:rsid w:val="00E5791E"/>
    <w:rsid w:val="00E57F15"/>
    <w:rsid w:val="00E606C0"/>
    <w:rsid w:val="00E613E2"/>
    <w:rsid w:val="00E613E5"/>
    <w:rsid w:val="00E614A2"/>
    <w:rsid w:val="00E61AAB"/>
    <w:rsid w:val="00E623AB"/>
    <w:rsid w:val="00E62944"/>
    <w:rsid w:val="00E63255"/>
    <w:rsid w:val="00E635FD"/>
    <w:rsid w:val="00E63850"/>
    <w:rsid w:val="00E6416D"/>
    <w:rsid w:val="00E6420F"/>
    <w:rsid w:val="00E643F6"/>
    <w:rsid w:val="00E644D5"/>
    <w:rsid w:val="00E64860"/>
    <w:rsid w:val="00E654B7"/>
    <w:rsid w:val="00E65A0C"/>
    <w:rsid w:val="00E669F9"/>
    <w:rsid w:val="00E66DF1"/>
    <w:rsid w:val="00E679A3"/>
    <w:rsid w:val="00E67F38"/>
    <w:rsid w:val="00E7042A"/>
    <w:rsid w:val="00E7097E"/>
    <w:rsid w:val="00E71627"/>
    <w:rsid w:val="00E7184C"/>
    <w:rsid w:val="00E71CC5"/>
    <w:rsid w:val="00E71E61"/>
    <w:rsid w:val="00E7266A"/>
    <w:rsid w:val="00E728D3"/>
    <w:rsid w:val="00E72AFF"/>
    <w:rsid w:val="00E740F6"/>
    <w:rsid w:val="00E743BF"/>
    <w:rsid w:val="00E74422"/>
    <w:rsid w:val="00E74F27"/>
    <w:rsid w:val="00E751D0"/>
    <w:rsid w:val="00E75DC8"/>
    <w:rsid w:val="00E76CEB"/>
    <w:rsid w:val="00E7756D"/>
    <w:rsid w:val="00E77BA3"/>
    <w:rsid w:val="00E80194"/>
    <w:rsid w:val="00E80A4F"/>
    <w:rsid w:val="00E80EBE"/>
    <w:rsid w:val="00E81BE4"/>
    <w:rsid w:val="00E81E1E"/>
    <w:rsid w:val="00E81F3F"/>
    <w:rsid w:val="00E8283E"/>
    <w:rsid w:val="00E82DF6"/>
    <w:rsid w:val="00E83642"/>
    <w:rsid w:val="00E8376D"/>
    <w:rsid w:val="00E845EF"/>
    <w:rsid w:val="00E84625"/>
    <w:rsid w:val="00E849B5"/>
    <w:rsid w:val="00E852BF"/>
    <w:rsid w:val="00E85884"/>
    <w:rsid w:val="00E85982"/>
    <w:rsid w:val="00E85A98"/>
    <w:rsid w:val="00E85AEB"/>
    <w:rsid w:val="00E85FF7"/>
    <w:rsid w:val="00E86280"/>
    <w:rsid w:val="00E86D1F"/>
    <w:rsid w:val="00E86E74"/>
    <w:rsid w:val="00E870EE"/>
    <w:rsid w:val="00E8719E"/>
    <w:rsid w:val="00E87309"/>
    <w:rsid w:val="00E8730A"/>
    <w:rsid w:val="00E902DA"/>
    <w:rsid w:val="00E90780"/>
    <w:rsid w:val="00E90BA4"/>
    <w:rsid w:val="00E90CF1"/>
    <w:rsid w:val="00E90D86"/>
    <w:rsid w:val="00E91175"/>
    <w:rsid w:val="00E91B7F"/>
    <w:rsid w:val="00E91C3C"/>
    <w:rsid w:val="00E922CB"/>
    <w:rsid w:val="00E92385"/>
    <w:rsid w:val="00E924C9"/>
    <w:rsid w:val="00E92E01"/>
    <w:rsid w:val="00E92EE7"/>
    <w:rsid w:val="00E9319C"/>
    <w:rsid w:val="00E9338D"/>
    <w:rsid w:val="00E933AE"/>
    <w:rsid w:val="00E95D98"/>
    <w:rsid w:val="00E96703"/>
    <w:rsid w:val="00E96C73"/>
    <w:rsid w:val="00E974E0"/>
    <w:rsid w:val="00E97A2A"/>
    <w:rsid w:val="00EA11AD"/>
    <w:rsid w:val="00EA1353"/>
    <w:rsid w:val="00EA15D6"/>
    <w:rsid w:val="00EA1B45"/>
    <w:rsid w:val="00EA238B"/>
    <w:rsid w:val="00EA27EA"/>
    <w:rsid w:val="00EA3176"/>
    <w:rsid w:val="00EA32A7"/>
    <w:rsid w:val="00EA3343"/>
    <w:rsid w:val="00EA39B6"/>
    <w:rsid w:val="00EA40B7"/>
    <w:rsid w:val="00EA4EBF"/>
    <w:rsid w:val="00EA5458"/>
    <w:rsid w:val="00EA57E3"/>
    <w:rsid w:val="00EA605F"/>
    <w:rsid w:val="00EA6613"/>
    <w:rsid w:val="00EA6AFE"/>
    <w:rsid w:val="00EA6DB9"/>
    <w:rsid w:val="00EA6FBA"/>
    <w:rsid w:val="00EA7404"/>
    <w:rsid w:val="00EA75FC"/>
    <w:rsid w:val="00EA77DB"/>
    <w:rsid w:val="00EB0F6B"/>
    <w:rsid w:val="00EB153D"/>
    <w:rsid w:val="00EB19C4"/>
    <w:rsid w:val="00EB2795"/>
    <w:rsid w:val="00EB27E9"/>
    <w:rsid w:val="00EB292B"/>
    <w:rsid w:val="00EB295A"/>
    <w:rsid w:val="00EB2DBA"/>
    <w:rsid w:val="00EB3842"/>
    <w:rsid w:val="00EB3E1A"/>
    <w:rsid w:val="00EB3F66"/>
    <w:rsid w:val="00EB48BA"/>
    <w:rsid w:val="00EB4E88"/>
    <w:rsid w:val="00EB4F0E"/>
    <w:rsid w:val="00EB50D5"/>
    <w:rsid w:val="00EB5B44"/>
    <w:rsid w:val="00EB5C68"/>
    <w:rsid w:val="00EB5E4A"/>
    <w:rsid w:val="00EB5F4A"/>
    <w:rsid w:val="00EB6390"/>
    <w:rsid w:val="00EB700E"/>
    <w:rsid w:val="00EB7CA2"/>
    <w:rsid w:val="00EC0D9A"/>
    <w:rsid w:val="00EC128B"/>
    <w:rsid w:val="00EC2F81"/>
    <w:rsid w:val="00EC3005"/>
    <w:rsid w:val="00EC3352"/>
    <w:rsid w:val="00EC37DD"/>
    <w:rsid w:val="00EC384C"/>
    <w:rsid w:val="00EC4235"/>
    <w:rsid w:val="00EC5223"/>
    <w:rsid w:val="00EC6689"/>
    <w:rsid w:val="00EC6BB1"/>
    <w:rsid w:val="00ED0002"/>
    <w:rsid w:val="00ED013B"/>
    <w:rsid w:val="00ED05B5"/>
    <w:rsid w:val="00ED09E6"/>
    <w:rsid w:val="00ED0C0C"/>
    <w:rsid w:val="00ED0F93"/>
    <w:rsid w:val="00ED1C24"/>
    <w:rsid w:val="00ED2125"/>
    <w:rsid w:val="00ED3C3D"/>
    <w:rsid w:val="00ED3FBE"/>
    <w:rsid w:val="00ED402B"/>
    <w:rsid w:val="00ED4935"/>
    <w:rsid w:val="00ED55A6"/>
    <w:rsid w:val="00ED5A8E"/>
    <w:rsid w:val="00ED5C5E"/>
    <w:rsid w:val="00ED5F77"/>
    <w:rsid w:val="00ED66D0"/>
    <w:rsid w:val="00ED6840"/>
    <w:rsid w:val="00ED6A86"/>
    <w:rsid w:val="00ED6DAF"/>
    <w:rsid w:val="00ED7CB1"/>
    <w:rsid w:val="00EE02B1"/>
    <w:rsid w:val="00EE0349"/>
    <w:rsid w:val="00EE06BA"/>
    <w:rsid w:val="00EE0806"/>
    <w:rsid w:val="00EE0AFA"/>
    <w:rsid w:val="00EE1306"/>
    <w:rsid w:val="00EE142F"/>
    <w:rsid w:val="00EE16A6"/>
    <w:rsid w:val="00EE1A70"/>
    <w:rsid w:val="00EE1C21"/>
    <w:rsid w:val="00EE1E92"/>
    <w:rsid w:val="00EE3118"/>
    <w:rsid w:val="00EE32AE"/>
    <w:rsid w:val="00EE3331"/>
    <w:rsid w:val="00EE357B"/>
    <w:rsid w:val="00EE3695"/>
    <w:rsid w:val="00EE3C06"/>
    <w:rsid w:val="00EE411A"/>
    <w:rsid w:val="00EE4994"/>
    <w:rsid w:val="00EE4A5B"/>
    <w:rsid w:val="00EE4AA9"/>
    <w:rsid w:val="00EE4B43"/>
    <w:rsid w:val="00EE5DE0"/>
    <w:rsid w:val="00EE62FF"/>
    <w:rsid w:val="00EE6B27"/>
    <w:rsid w:val="00EE75F7"/>
    <w:rsid w:val="00EE79E8"/>
    <w:rsid w:val="00EE7C44"/>
    <w:rsid w:val="00EE7EAC"/>
    <w:rsid w:val="00EF0AC6"/>
    <w:rsid w:val="00EF1051"/>
    <w:rsid w:val="00EF110E"/>
    <w:rsid w:val="00EF1198"/>
    <w:rsid w:val="00EF1F8D"/>
    <w:rsid w:val="00EF21D6"/>
    <w:rsid w:val="00EF2E8C"/>
    <w:rsid w:val="00EF32C0"/>
    <w:rsid w:val="00EF334B"/>
    <w:rsid w:val="00EF3A32"/>
    <w:rsid w:val="00EF47F7"/>
    <w:rsid w:val="00EF5374"/>
    <w:rsid w:val="00EF5463"/>
    <w:rsid w:val="00EF5A3F"/>
    <w:rsid w:val="00EF5BF0"/>
    <w:rsid w:val="00EF69A1"/>
    <w:rsid w:val="00EF69C2"/>
    <w:rsid w:val="00EF6C26"/>
    <w:rsid w:val="00EF742B"/>
    <w:rsid w:val="00F00185"/>
    <w:rsid w:val="00F00583"/>
    <w:rsid w:val="00F005D9"/>
    <w:rsid w:val="00F00685"/>
    <w:rsid w:val="00F00826"/>
    <w:rsid w:val="00F00861"/>
    <w:rsid w:val="00F00C7E"/>
    <w:rsid w:val="00F00F21"/>
    <w:rsid w:val="00F010FC"/>
    <w:rsid w:val="00F01355"/>
    <w:rsid w:val="00F02218"/>
    <w:rsid w:val="00F02CAA"/>
    <w:rsid w:val="00F03734"/>
    <w:rsid w:val="00F03BD1"/>
    <w:rsid w:val="00F03BF5"/>
    <w:rsid w:val="00F03E45"/>
    <w:rsid w:val="00F0441B"/>
    <w:rsid w:val="00F054F7"/>
    <w:rsid w:val="00F05E26"/>
    <w:rsid w:val="00F06F36"/>
    <w:rsid w:val="00F07B2B"/>
    <w:rsid w:val="00F07C14"/>
    <w:rsid w:val="00F07C8B"/>
    <w:rsid w:val="00F11273"/>
    <w:rsid w:val="00F112B3"/>
    <w:rsid w:val="00F1132D"/>
    <w:rsid w:val="00F11D16"/>
    <w:rsid w:val="00F12778"/>
    <w:rsid w:val="00F1278C"/>
    <w:rsid w:val="00F12834"/>
    <w:rsid w:val="00F1353C"/>
    <w:rsid w:val="00F1418E"/>
    <w:rsid w:val="00F146C6"/>
    <w:rsid w:val="00F146F5"/>
    <w:rsid w:val="00F14C53"/>
    <w:rsid w:val="00F14DF4"/>
    <w:rsid w:val="00F14F62"/>
    <w:rsid w:val="00F14F8F"/>
    <w:rsid w:val="00F15637"/>
    <w:rsid w:val="00F15681"/>
    <w:rsid w:val="00F156BE"/>
    <w:rsid w:val="00F15E56"/>
    <w:rsid w:val="00F1605D"/>
    <w:rsid w:val="00F16559"/>
    <w:rsid w:val="00F16759"/>
    <w:rsid w:val="00F17467"/>
    <w:rsid w:val="00F178ED"/>
    <w:rsid w:val="00F17BE6"/>
    <w:rsid w:val="00F201B0"/>
    <w:rsid w:val="00F202B1"/>
    <w:rsid w:val="00F20598"/>
    <w:rsid w:val="00F205BE"/>
    <w:rsid w:val="00F20E44"/>
    <w:rsid w:val="00F20F63"/>
    <w:rsid w:val="00F21126"/>
    <w:rsid w:val="00F21717"/>
    <w:rsid w:val="00F21C02"/>
    <w:rsid w:val="00F22576"/>
    <w:rsid w:val="00F22F8C"/>
    <w:rsid w:val="00F23730"/>
    <w:rsid w:val="00F2385B"/>
    <w:rsid w:val="00F23B40"/>
    <w:rsid w:val="00F23ED5"/>
    <w:rsid w:val="00F242BF"/>
    <w:rsid w:val="00F24650"/>
    <w:rsid w:val="00F24925"/>
    <w:rsid w:val="00F24CB9"/>
    <w:rsid w:val="00F24F01"/>
    <w:rsid w:val="00F25296"/>
    <w:rsid w:val="00F2616B"/>
    <w:rsid w:val="00F26A6D"/>
    <w:rsid w:val="00F26AB3"/>
    <w:rsid w:val="00F2722D"/>
    <w:rsid w:val="00F27448"/>
    <w:rsid w:val="00F27BC8"/>
    <w:rsid w:val="00F27DF5"/>
    <w:rsid w:val="00F304C7"/>
    <w:rsid w:val="00F30885"/>
    <w:rsid w:val="00F308FF"/>
    <w:rsid w:val="00F30961"/>
    <w:rsid w:val="00F31104"/>
    <w:rsid w:val="00F31629"/>
    <w:rsid w:val="00F31EEF"/>
    <w:rsid w:val="00F32192"/>
    <w:rsid w:val="00F32496"/>
    <w:rsid w:val="00F32508"/>
    <w:rsid w:val="00F32BC6"/>
    <w:rsid w:val="00F32F3E"/>
    <w:rsid w:val="00F33691"/>
    <w:rsid w:val="00F33B11"/>
    <w:rsid w:val="00F34598"/>
    <w:rsid w:val="00F34B68"/>
    <w:rsid w:val="00F34BCC"/>
    <w:rsid w:val="00F34D4C"/>
    <w:rsid w:val="00F3508E"/>
    <w:rsid w:val="00F35A18"/>
    <w:rsid w:val="00F35C25"/>
    <w:rsid w:val="00F35D97"/>
    <w:rsid w:val="00F361C4"/>
    <w:rsid w:val="00F3640E"/>
    <w:rsid w:val="00F36432"/>
    <w:rsid w:val="00F3669A"/>
    <w:rsid w:val="00F367DF"/>
    <w:rsid w:val="00F3684D"/>
    <w:rsid w:val="00F36F02"/>
    <w:rsid w:val="00F3713C"/>
    <w:rsid w:val="00F373C8"/>
    <w:rsid w:val="00F37691"/>
    <w:rsid w:val="00F37D08"/>
    <w:rsid w:val="00F40698"/>
    <w:rsid w:val="00F406D7"/>
    <w:rsid w:val="00F40D21"/>
    <w:rsid w:val="00F4138C"/>
    <w:rsid w:val="00F4162A"/>
    <w:rsid w:val="00F41AFD"/>
    <w:rsid w:val="00F41F0E"/>
    <w:rsid w:val="00F42A14"/>
    <w:rsid w:val="00F42BF5"/>
    <w:rsid w:val="00F430F6"/>
    <w:rsid w:val="00F434A3"/>
    <w:rsid w:val="00F43585"/>
    <w:rsid w:val="00F437D7"/>
    <w:rsid w:val="00F43B5F"/>
    <w:rsid w:val="00F43F79"/>
    <w:rsid w:val="00F4431D"/>
    <w:rsid w:val="00F44F85"/>
    <w:rsid w:val="00F45134"/>
    <w:rsid w:val="00F45231"/>
    <w:rsid w:val="00F45A3F"/>
    <w:rsid w:val="00F461EE"/>
    <w:rsid w:val="00F465A6"/>
    <w:rsid w:val="00F465DD"/>
    <w:rsid w:val="00F46DF0"/>
    <w:rsid w:val="00F46F88"/>
    <w:rsid w:val="00F470D3"/>
    <w:rsid w:val="00F472FD"/>
    <w:rsid w:val="00F478CC"/>
    <w:rsid w:val="00F50006"/>
    <w:rsid w:val="00F5038C"/>
    <w:rsid w:val="00F50C47"/>
    <w:rsid w:val="00F50E50"/>
    <w:rsid w:val="00F51799"/>
    <w:rsid w:val="00F51A82"/>
    <w:rsid w:val="00F523D1"/>
    <w:rsid w:val="00F52C75"/>
    <w:rsid w:val="00F5326C"/>
    <w:rsid w:val="00F5348D"/>
    <w:rsid w:val="00F53662"/>
    <w:rsid w:val="00F5383F"/>
    <w:rsid w:val="00F5408A"/>
    <w:rsid w:val="00F552A1"/>
    <w:rsid w:val="00F55639"/>
    <w:rsid w:val="00F55F55"/>
    <w:rsid w:val="00F55FE5"/>
    <w:rsid w:val="00F56038"/>
    <w:rsid w:val="00F56151"/>
    <w:rsid w:val="00F56894"/>
    <w:rsid w:val="00F60413"/>
    <w:rsid w:val="00F6060C"/>
    <w:rsid w:val="00F60D3D"/>
    <w:rsid w:val="00F61254"/>
    <w:rsid w:val="00F62B21"/>
    <w:rsid w:val="00F62D55"/>
    <w:rsid w:val="00F62DA9"/>
    <w:rsid w:val="00F64C62"/>
    <w:rsid w:val="00F65E69"/>
    <w:rsid w:val="00F661B8"/>
    <w:rsid w:val="00F66419"/>
    <w:rsid w:val="00F66655"/>
    <w:rsid w:val="00F66F65"/>
    <w:rsid w:val="00F670E4"/>
    <w:rsid w:val="00F67223"/>
    <w:rsid w:val="00F6773B"/>
    <w:rsid w:val="00F7039D"/>
    <w:rsid w:val="00F706C8"/>
    <w:rsid w:val="00F70BC3"/>
    <w:rsid w:val="00F7105C"/>
    <w:rsid w:val="00F715C9"/>
    <w:rsid w:val="00F71D51"/>
    <w:rsid w:val="00F72455"/>
    <w:rsid w:val="00F726A6"/>
    <w:rsid w:val="00F7272A"/>
    <w:rsid w:val="00F731AA"/>
    <w:rsid w:val="00F73298"/>
    <w:rsid w:val="00F73560"/>
    <w:rsid w:val="00F73A57"/>
    <w:rsid w:val="00F740E0"/>
    <w:rsid w:val="00F7516C"/>
    <w:rsid w:val="00F758EE"/>
    <w:rsid w:val="00F76384"/>
    <w:rsid w:val="00F76E25"/>
    <w:rsid w:val="00F76E36"/>
    <w:rsid w:val="00F77096"/>
    <w:rsid w:val="00F770EF"/>
    <w:rsid w:val="00F77179"/>
    <w:rsid w:val="00F77A8E"/>
    <w:rsid w:val="00F77B61"/>
    <w:rsid w:val="00F77B65"/>
    <w:rsid w:val="00F803D4"/>
    <w:rsid w:val="00F8082F"/>
    <w:rsid w:val="00F80992"/>
    <w:rsid w:val="00F80FFF"/>
    <w:rsid w:val="00F811FB"/>
    <w:rsid w:val="00F81759"/>
    <w:rsid w:val="00F81798"/>
    <w:rsid w:val="00F81B02"/>
    <w:rsid w:val="00F8280B"/>
    <w:rsid w:val="00F82884"/>
    <w:rsid w:val="00F828D6"/>
    <w:rsid w:val="00F830FC"/>
    <w:rsid w:val="00F834A0"/>
    <w:rsid w:val="00F83707"/>
    <w:rsid w:val="00F8374D"/>
    <w:rsid w:val="00F838CE"/>
    <w:rsid w:val="00F84B59"/>
    <w:rsid w:val="00F8510E"/>
    <w:rsid w:val="00F85419"/>
    <w:rsid w:val="00F854E0"/>
    <w:rsid w:val="00F85A0F"/>
    <w:rsid w:val="00F85B47"/>
    <w:rsid w:val="00F8608A"/>
    <w:rsid w:val="00F86837"/>
    <w:rsid w:val="00F86A09"/>
    <w:rsid w:val="00F86C73"/>
    <w:rsid w:val="00F86E18"/>
    <w:rsid w:val="00F87848"/>
    <w:rsid w:val="00F87F0D"/>
    <w:rsid w:val="00F90510"/>
    <w:rsid w:val="00F909C4"/>
    <w:rsid w:val="00F910DD"/>
    <w:rsid w:val="00F9139C"/>
    <w:rsid w:val="00F91B0B"/>
    <w:rsid w:val="00F9219D"/>
    <w:rsid w:val="00F9237F"/>
    <w:rsid w:val="00F9263A"/>
    <w:rsid w:val="00F92867"/>
    <w:rsid w:val="00F9298B"/>
    <w:rsid w:val="00F92EC2"/>
    <w:rsid w:val="00F92FF6"/>
    <w:rsid w:val="00F9301A"/>
    <w:rsid w:val="00F934C6"/>
    <w:rsid w:val="00F93535"/>
    <w:rsid w:val="00F93542"/>
    <w:rsid w:val="00F93737"/>
    <w:rsid w:val="00F939B9"/>
    <w:rsid w:val="00F93BC7"/>
    <w:rsid w:val="00F94315"/>
    <w:rsid w:val="00F94A2F"/>
    <w:rsid w:val="00F94EC0"/>
    <w:rsid w:val="00F952E2"/>
    <w:rsid w:val="00F95A6B"/>
    <w:rsid w:val="00F95A85"/>
    <w:rsid w:val="00F95EDC"/>
    <w:rsid w:val="00F961D3"/>
    <w:rsid w:val="00F96817"/>
    <w:rsid w:val="00F96C22"/>
    <w:rsid w:val="00F96D76"/>
    <w:rsid w:val="00F970A0"/>
    <w:rsid w:val="00F971C3"/>
    <w:rsid w:val="00F97234"/>
    <w:rsid w:val="00F97301"/>
    <w:rsid w:val="00FA07D7"/>
    <w:rsid w:val="00FA0BA5"/>
    <w:rsid w:val="00FA1071"/>
    <w:rsid w:val="00FA2289"/>
    <w:rsid w:val="00FA2A94"/>
    <w:rsid w:val="00FA31E9"/>
    <w:rsid w:val="00FA3308"/>
    <w:rsid w:val="00FA334A"/>
    <w:rsid w:val="00FA3F11"/>
    <w:rsid w:val="00FA3F72"/>
    <w:rsid w:val="00FA427E"/>
    <w:rsid w:val="00FA43C4"/>
    <w:rsid w:val="00FA4657"/>
    <w:rsid w:val="00FA4850"/>
    <w:rsid w:val="00FA49D4"/>
    <w:rsid w:val="00FA4CBF"/>
    <w:rsid w:val="00FA5318"/>
    <w:rsid w:val="00FA5461"/>
    <w:rsid w:val="00FA5BAA"/>
    <w:rsid w:val="00FA654A"/>
    <w:rsid w:val="00FA663F"/>
    <w:rsid w:val="00FA6B06"/>
    <w:rsid w:val="00FA6D92"/>
    <w:rsid w:val="00FA6D9D"/>
    <w:rsid w:val="00FA73EB"/>
    <w:rsid w:val="00FA7C15"/>
    <w:rsid w:val="00FB0354"/>
    <w:rsid w:val="00FB1497"/>
    <w:rsid w:val="00FB1758"/>
    <w:rsid w:val="00FB1C80"/>
    <w:rsid w:val="00FB2403"/>
    <w:rsid w:val="00FB249B"/>
    <w:rsid w:val="00FB289C"/>
    <w:rsid w:val="00FB2BA1"/>
    <w:rsid w:val="00FB2FEE"/>
    <w:rsid w:val="00FB3415"/>
    <w:rsid w:val="00FB35B5"/>
    <w:rsid w:val="00FB3B7A"/>
    <w:rsid w:val="00FB3C63"/>
    <w:rsid w:val="00FB42C2"/>
    <w:rsid w:val="00FB4976"/>
    <w:rsid w:val="00FB5B10"/>
    <w:rsid w:val="00FB5C5D"/>
    <w:rsid w:val="00FB66F7"/>
    <w:rsid w:val="00FB7709"/>
    <w:rsid w:val="00FC014D"/>
    <w:rsid w:val="00FC06DD"/>
    <w:rsid w:val="00FC081A"/>
    <w:rsid w:val="00FC17E9"/>
    <w:rsid w:val="00FC19BB"/>
    <w:rsid w:val="00FC1C79"/>
    <w:rsid w:val="00FC2387"/>
    <w:rsid w:val="00FC26A3"/>
    <w:rsid w:val="00FC276D"/>
    <w:rsid w:val="00FC3526"/>
    <w:rsid w:val="00FC455D"/>
    <w:rsid w:val="00FC4621"/>
    <w:rsid w:val="00FC47C4"/>
    <w:rsid w:val="00FC53C4"/>
    <w:rsid w:val="00FC5C57"/>
    <w:rsid w:val="00FC6F0E"/>
    <w:rsid w:val="00FC79C1"/>
    <w:rsid w:val="00FC7AEA"/>
    <w:rsid w:val="00FC7EBA"/>
    <w:rsid w:val="00FC7EDA"/>
    <w:rsid w:val="00FD066F"/>
    <w:rsid w:val="00FD070C"/>
    <w:rsid w:val="00FD07EC"/>
    <w:rsid w:val="00FD0C56"/>
    <w:rsid w:val="00FD1416"/>
    <w:rsid w:val="00FD1718"/>
    <w:rsid w:val="00FD1FDF"/>
    <w:rsid w:val="00FD2A62"/>
    <w:rsid w:val="00FD2A7A"/>
    <w:rsid w:val="00FD3237"/>
    <w:rsid w:val="00FD3425"/>
    <w:rsid w:val="00FD4403"/>
    <w:rsid w:val="00FD44BD"/>
    <w:rsid w:val="00FD4914"/>
    <w:rsid w:val="00FD51EB"/>
    <w:rsid w:val="00FD5B4D"/>
    <w:rsid w:val="00FD5DDF"/>
    <w:rsid w:val="00FD6C2A"/>
    <w:rsid w:val="00FD6E08"/>
    <w:rsid w:val="00FD6F0C"/>
    <w:rsid w:val="00FD748A"/>
    <w:rsid w:val="00FD749C"/>
    <w:rsid w:val="00FD7AF9"/>
    <w:rsid w:val="00FD7D81"/>
    <w:rsid w:val="00FE0C5F"/>
    <w:rsid w:val="00FE0E9B"/>
    <w:rsid w:val="00FE15BC"/>
    <w:rsid w:val="00FE1C68"/>
    <w:rsid w:val="00FE1F0B"/>
    <w:rsid w:val="00FE1F26"/>
    <w:rsid w:val="00FE256F"/>
    <w:rsid w:val="00FE2698"/>
    <w:rsid w:val="00FE2F47"/>
    <w:rsid w:val="00FE32CB"/>
    <w:rsid w:val="00FE370E"/>
    <w:rsid w:val="00FE4D5E"/>
    <w:rsid w:val="00FE52B3"/>
    <w:rsid w:val="00FE5900"/>
    <w:rsid w:val="00FE6E40"/>
    <w:rsid w:val="00FE6EFC"/>
    <w:rsid w:val="00FE74C8"/>
    <w:rsid w:val="00FE79C6"/>
    <w:rsid w:val="00FE7E00"/>
    <w:rsid w:val="00FF078A"/>
    <w:rsid w:val="00FF0B21"/>
    <w:rsid w:val="00FF1065"/>
    <w:rsid w:val="00FF1382"/>
    <w:rsid w:val="00FF180A"/>
    <w:rsid w:val="00FF1E55"/>
    <w:rsid w:val="00FF25D6"/>
    <w:rsid w:val="00FF26C9"/>
    <w:rsid w:val="00FF27C9"/>
    <w:rsid w:val="00FF2817"/>
    <w:rsid w:val="00FF2C20"/>
    <w:rsid w:val="00FF2D34"/>
    <w:rsid w:val="00FF307E"/>
    <w:rsid w:val="00FF3710"/>
    <w:rsid w:val="00FF3792"/>
    <w:rsid w:val="00FF3A89"/>
    <w:rsid w:val="00FF3E1D"/>
    <w:rsid w:val="00FF414F"/>
    <w:rsid w:val="00FF4357"/>
    <w:rsid w:val="00FF497B"/>
    <w:rsid w:val="00FF4990"/>
    <w:rsid w:val="00FF4EF1"/>
    <w:rsid w:val="00FF5F9E"/>
    <w:rsid w:val="00FF62EB"/>
    <w:rsid w:val="00FF640A"/>
    <w:rsid w:val="00FF6660"/>
    <w:rsid w:val="00FF6C45"/>
    <w:rsid w:val="00FF6D54"/>
    <w:rsid w:val="00FF6F7D"/>
    <w:rsid w:val="00FF7C4E"/>
    <w:rsid w:val="0102A83B"/>
    <w:rsid w:val="0119E66E"/>
    <w:rsid w:val="014B7234"/>
    <w:rsid w:val="01517C37"/>
    <w:rsid w:val="016B9719"/>
    <w:rsid w:val="01779B2E"/>
    <w:rsid w:val="0190D651"/>
    <w:rsid w:val="01949B2D"/>
    <w:rsid w:val="019D9E1F"/>
    <w:rsid w:val="01A28022"/>
    <w:rsid w:val="01B9FA05"/>
    <w:rsid w:val="01BFA071"/>
    <w:rsid w:val="01C110E7"/>
    <w:rsid w:val="01CB30B8"/>
    <w:rsid w:val="01CB49CA"/>
    <w:rsid w:val="01CC69D0"/>
    <w:rsid w:val="01CDCEF8"/>
    <w:rsid w:val="01D3115C"/>
    <w:rsid w:val="01DB7673"/>
    <w:rsid w:val="0203E3F2"/>
    <w:rsid w:val="02041518"/>
    <w:rsid w:val="020E1242"/>
    <w:rsid w:val="020EBB3D"/>
    <w:rsid w:val="02182D5D"/>
    <w:rsid w:val="021F724D"/>
    <w:rsid w:val="0234F087"/>
    <w:rsid w:val="023D28AC"/>
    <w:rsid w:val="025607B4"/>
    <w:rsid w:val="0258D9BA"/>
    <w:rsid w:val="02650127"/>
    <w:rsid w:val="026A1A71"/>
    <w:rsid w:val="026C16EB"/>
    <w:rsid w:val="027015DB"/>
    <w:rsid w:val="02740AD0"/>
    <w:rsid w:val="027A8FA7"/>
    <w:rsid w:val="02809B9B"/>
    <w:rsid w:val="02944E9F"/>
    <w:rsid w:val="02A3CAD9"/>
    <w:rsid w:val="02B31D30"/>
    <w:rsid w:val="02B9830C"/>
    <w:rsid w:val="02BDB0F1"/>
    <w:rsid w:val="02D006D4"/>
    <w:rsid w:val="02D9FF27"/>
    <w:rsid w:val="02DAEDF7"/>
    <w:rsid w:val="02E20A4C"/>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703CF"/>
    <w:rsid w:val="038E4B0D"/>
    <w:rsid w:val="0390F117"/>
    <w:rsid w:val="039745AF"/>
    <w:rsid w:val="0398C483"/>
    <w:rsid w:val="039E9421"/>
    <w:rsid w:val="03A0872F"/>
    <w:rsid w:val="03A7B0A7"/>
    <w:rsid w:val="03A8C693"/>
    <w:rsid w:val="03B05702"/>
    <w:rsid w:val="03B2807C"/>
    <w:rsid w:val="03B5852C"/>
    <w:rsid w:val="03BA03FD"/>
    <w:rsid w:val="03BE9394"/>
    <w:rsid w:val="03BFE113"/>
    <w:rsid w:val="03DE582A"/>
    <w:rsid w:val="03F81AB4"/>
    <w:rsid w:val="0421657F"/>
    <w:rsid w:val="042181C9"/>
    <w:rsid w:val="04389B1E"/>
    <w:rsid w:val="044C543C"/>
    <w:rsid w:val="044FAF47"/>
    <w:rsid w:val="0452B1FB"/>
    <w:rsid w:val="0452C3B7"/>
    <w:rsid w:val="0454247D"/>
    <w:rsid w:val="04573C54"/>
    <w:rsid w:val="0462B2F8"/>
    <w:rsid w:val="046305F5"/>
    <w:rsid w:val="04721237"/>
    <w:rsid w:val="04857753"/>
    <w:rsid w:val="04914B2B"/>
    <w:rsid w:val="0493F085"/>
    <w:rsid w:val="04949290"/>
    <w:rsid w:val="04A912D3"/>
    <w:rsid w:val="04B51E96"/>
    <w:rsid w:val="04B8CDD4"/>
    <w:rsid w:val="04C5C705"/>
    <w:rsid w:val="04CCB09E"/>
    <w:rsid w:val="04CDE3E3"/>
    <w:rsid w:val="05003475"/>
    <w:rsid w:val="0500D12C"/>
    <w:rsid w:val="05026982"/>
    <w:rsid w:val="052B5FF0"/>
    <w:rsid w:val="052C3CC0"/>
    <w:rsid w:val="052DCB1A"/>
    <w:rsid w:val="053FFB03"/>
    <w:rsid w:val="05476071"/>
    <w:rsid w:val="054803BA"/>
    <w:rsid w:val="0553ADB2"/>
    <w:rsid w:val="05594904"/>
    <w:rsid w:val="056061CE"/>
    <w:rsid w:val="0562DBE9"/>
    <w:rsid w:val="0562F967"/>
    <w:rsid w:val="056F9C51"/>
    <w:rsid w:val="0572ADF6"/>
    <w:rsid w:val="05731F53"/>
    <w:rsid w:val="057B70B7"/>
    <w:rsid w:val="057D2240"/>
    <w:rsid w:val="05820A34"/>
    <w:rsid w:val="058C5760"/>
    <w:rsid w:val="059F4B6A"/>
    <w:rsid w:val="05BF803E"/>
    <w:rsid w:val="05C50CDF"/>
    <w:rsid w:val="05D076B1"/>
    <w:rsid w:val="05D2F230"/>
    <w:rsid w:val="05D426CC"/>
    <w:rsid w:val="05D95B57"/>
    <w:rsid w:val="05DDF8DF"/>
    <w:rsid w:val="05F3B22F"/>
    <w:rsid w:val="05F792ED"/>
    <w:rsid w:val="05FF5E5B"/>
    <w:rsid w:val="0603E129"/>
    <w:rsid w:val="06057B7E"/>
    <w:rsid w:val="060A9793"/>
    <w:rsid w:val="06100DA7"/>
    <w:rsid w:val="0611B3FC"/>
    <w:rsid w:val="0617CF9D"/>
    <w:rsid w:val="06185D45"/>
    <w:rsid w:val="0625E5A4"/>
    <w:rsid w:val="06262B20"/>
    <w:rsid w:val="06353168"/>
    <w:rsid w:val="064749A7"/>
    <w:rsid w:val="064E710C"/>
    <w:rsid w:val="0668E8B5"/>
    <w:rsid w:val="066BAF00"/>
    <w:rsid w:val="067683D1"/>
    <w:rsid w:val="0677DFB4"/>
    <w:rsid w:val="067D814F"/>
    <w:rsid w:val="067FF353"/>
    <w:rsid w:val="0684A7F9"/>
    <w:rsid w:val="069BC49F"/>
    <w:rsid w:val="069C7027"/>
    <w:rsid w:val="069F9D48"/>
    <w:rsid w:val="06B5BC98"/>
    <w:rsid w:val="06B625FB"/>
    <w:rsid w:val="06BC15CF"/>
    <w:rsid w:val="06C6D2E9"/>
    <w:rsid w:val="06CADFE9"/>
    <w:rsid w:val="06DC93BB"/>
    <w:rsid w:val="06DEB9F1"/>
    <w:rsid w:val="06EB7D69"/>
    <w:rsid w:val="073576D3"/>
    <w:rsid w:val="0744D612"/>
    <w:rsid w:val="0755F1AE"/>
    <w:rsid w:val="077F2FA1"/>
    <w:rsid w:val="0799BC55"/>
    <w:rsid w:val="079E9E58"/>
    <w:rsid w:val="07A52971"/>
    <w:rsid w:val="07B444B2"/>
    <w:rsid w:val="07BB2DAD"/>
    <w:rsid w:val="07D89733"/>
    <w:rsid w:val="07E06437"/>
    <w:rsid w:val="07E9E48B"/>
    <w:rsid w:val="07EE3954"/>
    <w:rsid w:val="07EF1332"/>
    <w:rsid w:val="07FD0512"/>
    <w:rsid w:val="08033EB4"/>
    <w:rsid w:val="08068A19"/>
    <w:rsid w:val="0816E20D"/>
    <w:rsid w:val="082114F5"/>
    <w:rsid w:val="082E8CF7"/>
    <w:rsid w:val="08354C3F"/>
    <w:rsid w:val="083C0FFB"/>
    <w:rsid w:val="083CA774"/>
    <w:rsid w:val="084B0F95"/>
    <w:rsid w:val="084C4E06"/>
    <w:rsid w:val="08584740"/>
    <w:rsid w:val="0859C4FD"/>
    <w:rsid w:val="085A1294"/>
    <w:rsid w:val="086AACF2"/>
    <w:rsid w:val="08702507"/>
    <w:rsid w:val="0887EF8F"/>
    <w:rsid w:val="088B0984"/>
    <w:rsid w:val="08932B81"/>
    <w:rsid w:val="08975F47"/>
    <w:rsid w:val="089AF5B4"/>
    <w:rsid w:val="08AA99A0"/>
    <w:rsid w:val="08B1675D"/>
    <w:rsid w:val="08B287FD"/>
    <w:rsid w:val="08B58B30"/>
    <w:rsid w:val="08D21D9C"/>
    <w:rsid w:val="08D7C0ED"/>
    <w:rsid w:val="08DD4F98"/>
    <w:rsid w:val="08E2B4DC"/>
    <w:rsid w:val="08E58F8D"/>
    <w:rsid w:val="08F5F384"/>
    <w:rsid w:val="08F7E610"/>
    <w:rsid w:val="08FA5E06"/>
    <w:rsid w:val="0905EF76"/>
    <w:rsid w:val="090E6251"/>
    <w:rsid w:val="0915B982"/>
    <w:rsid w:val="092F1D84"/>
    <w:rsid w:val="0930862D"/>
    <w:rsid w:val="0931C365"/>
    <w:rsid w:val="09353191"/>
    <w:rsid w:val="0937AB59"/>
    <w:rsid w:val="094E88D6"/>
    <w:rsid w:val="094EC5B9"/>
    <w:rsid w:val="095C8171"/>
    <w:rsid w:val="0963A3E5"/>
    <w:rsid w:val="09658446"/>
    <w:rsid w:val="09787529"/>
    <w:rsid w:val="097F0C81"/>
    <w:rsid w:val="098B59C2"/>
    <w:rsid w:val="098C3389"/>
    <w:rsid w:val="098F9D62"/>
    <w:rsid w:val="0995629B"/>
    <w:rsid w:val="0996D3A0"/>
    <w:rsid w:val="09A309C8"/>
    <w:rsid w:val="09A9E6BB"/>
    <w:rsid w:val="09B48A99"/>
    <w:rsid w:val="09C3E125"/>
    <w:rsid w:val="09CE52C1"/>
    <w:rsid w:val="09E0214A"/>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72FDDD"/>
    <w:rsid w:val="0A73D995"/>
    <w:rsid w:val="0A8AF74A"/>
    <w:rsid w:val="0A8C016E"/>
    <w:rsid w:val="0A9C92AF"/>
    <w:rsid w:val="0AA2C979"/>
    <w:rsid w:val="0AAA9825"/>
    <w:rsid w:val="0AAFF42E"/>
    <w:rsid w:val="0AB1AB59"/>
    <w:rsid w:val="0AB9D672"/>
    <w:rsid w:val="0AC8E9D6"/>
    <w:rsid w:val="0ACAD6F3"/>
    <w:rsid w:val="0ADCBB48"/>
    <w:rsid w:val="0ADDEFED"/>
    <w:rsid w:val="0AEC28D2"/>
    <w:rsid w:val="0AF0C455"/>
    <w:rsid w:val="0AF52F02"/>
    <w:rsid w:val="0AFE373C"/>
    <w:rsid w:val="0B0170EF"/>
    <w:rsid w:val="0B0C1B0D"/>
    <w:rsid w:val="0B1FF9BC"/>
    <w:rsid w:val="0B2A9224"/>
    <w:rsid w:val="0B2FB540"/>
    <w:rsid w:val="0B31E8E6"/>
    <w:rsid w:val="0B33DDD4"/>
    <w:rsid w:val="0B342C4B"/>
    <w:rsid w:val="0B3A4539"/>
    <w:rsid w:val="0B3B803B"/>
    <w:rsid w:val="0B3E6061"/>
    <w:rsid w:val="0B3F382F"/>
    <w:rsid w:val="0B42060E"/>
    <w:rsid w:val="0B44EBB3"/>
    <w:rsid w:val="0B4C42E1"/>
    <w:rsid w:val="0B4E8416"/>
    <w:rsid w:val="0B55D8AF"/>
    <w:rsid w:val="0B58B117"/>
    <w:rsid w:val="0B6C026A"/>
    <w:rsid w:val="0B76416E"/>
    <w:rsid w:val="0B7B9200"/>
    <w:rsid w:val="0B8E409B"/>
    <w:rsid w:val="0B93C6A7"/>
    <w:rsid w:val="0BA33EF0"/>
    <w:rsid w:val="0BBEA4EB"/>
    <w:rsid w:val="0BC0A8BC"/>
    <w:rsid w:val="0BC735A4"/>
    <w:rsid w:val="0BD03C72"/>
    <w:rsid w:val="0BD57183"/>
    <w:rsid w:val="0BD6EB72"/>
    <w:rsid w:val="0BD82136"/>
    <w:rsid w:val="0BDB8D94"/>
    <w:rsid w:val="0BEA29C0"/>
    <w:rsid w:val="0BF57E92"/>
    <w:rsid w:val="0BF5D8B2"/>
    <w:rsid w:val="0BF9BC0E"/>
    <w:rsid w:val="0BFDF1AC"/>
    <w:rsid w:val="0C04D6B7"/>
    <w:rsid w:val="0C153361"/>
    <w:rsid w:val="0C18D6A6"/>
    <w:rsid w:val="0C25F637"/>
    <w:rsid w:val="0C39294C"/>
    <w:rsid w:val="0C3F0757"/>
    <w:rsid w:val="0C4CD4C1"/>
    <w:rsid w:val="0C4DFB9E"/>
    <w:rsid w:val="0C53EE83"/>
    <w:rsid w:val="0C5A5ADA"/>
    <w:rsid w:val="0C5B05C0"/>
    <w:rsid w:val="0C5E9EEA"/>
    <w:rsid w:val="0C64C1F7"/>
    <w:rsid w:val="0C6FB524"/>
    <w:rsid w:val="0C731584"/>
    <w:rsid w:val="0C871121"/>
    <w:rsid w:val="0C877502"/>
    <w:rsid w:val="0CBE55F3"/>
    <w:rsid w:val="0CC2B96B"/>
    <w:rsid w:val="0CCBDC1E"/>
    <w:rsid w:val="0CCF1FBD"/>
    <w:rsid w:val="0CD2A86B"/>
    <w:rsid w:val="0CE3134D"/>
    <w:rsid w:val="0CF51D53"/>
    <w:rsid w:val="0D0DBA09"/>
    <w:rsid w:val="0D14A7C0"/>
    <w:rsid w:val="0D1791C5"/>
    <w:rsid w:val="0D21AB15"/>
    <w:rsid w:val="0D23DB16"/>
    <w:rsid w:val="0D254D61"/>
    <w:rsid w:val="0D2F3D0A"/>
    <w:rsid w:val="0D32A2BD"/>
    <w:rsid w:val="0D373CA0"/>
    <w:rsid w:val="0D3C867C"/>
    <w:rsid w:val="0D42039B"/>
    <w:rsid w:val="0D4525B6"/>
    <w:rsid w:val="0D472878"/>
    <w:rsid w:val="0D4ED28B"/>
    <w:rsid w:val="0D6CBCA0"/>
    <w:rsid w:val="0D6F2DCC"/>
    <w:rsid w:val="0D9E0A7A"/>
    <w:rsid w:val="0DABD5E2"/>
    <w:rsid w:val="0DBD1E91"/>
    <w:rsid w:val="0DC3CF4F"/>
    <w:rsid w:val="0DC65507"/>
    <w:rsid w:val="0DD922FD"/>
    <w:rsid w:val="0DFA5B67"/>
    <w:rsid w:val="0DFA8576"/>
    <w:rsid w:val="0E096987"/>
    <w:rsid w:val="0E0C6930"/>
    <w:rsid w:val="0E124C12"/>
    <w:rsid w:val="0E1EF337"/>
    <w:rsid w:val="0E2D8A1C"/>
    <w:rsid w:val="0E341869"/>
    <w:rsid w:val="0E368D0E"/>
    <w:rsid w:val="0E3E880D"/>
    <w:rsid w:val="0E417BBD"/>
    <w:rsid w:val="0E43810B"/>
    <w:rsid w:val="0E51DC44"/>
    <w:rsid w:val="0E524FB9"/>
    <w:rsid w:val="0E525E40"/>
    <w:rsid w:val="0E54B8F7"/>
    <w:rsid w:val="0E5CE876"/>
    <w:rsid w:val="0E63ACE8"/>
    <w:rsid w:val="0E67E7F2"/>
    <w:rsid w:val="0E6930CA"/>
    <w:rsid w:val="0E6B6621"/>
    <w:rsid w:val="0E6DFCDC"/>
    <w:rsid w:val="0E7928AD"/>
    <w:rsid w:val="0E794993"/>
    <w:rsid w:val="0E8672AC"/>
    <w:rsid w:val="0E8E03EC"/>
    <w:rsid w:val="0E9264E5"/>
    <w:rsid w:val="0E99F987"/>
    <w:rsid w:val="0EA4D3AE"/>
    <w:rsid w:val="0EA82E33"/>
    <w:rsid w:val="0EABB579"/>
    <w:rsid w:val="0EB75C1D"/>
    <w:rsid w:val="0EBBB8AC"/>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2EA864"/>
    <w:rsid w:val="0F34FADD"/>
    <w:rsid w:val="0F36CF4C"/>
    <w:rsid w:val="0F3EE71C"/>
    <w:rsid w:val="0F3FEA52"/>
    <w:rsid w:val="0F439961"/>
    <w:rsid w:val="0F456663"/>
    <w:rsid w:val="0F57135A"/>
    <w:rsid w:val="0F5A5325"/>
    <w:rsid w:val="0F5F8F37"/>
    <w:rsid w:val="0F636408"/>
    <w:rsid w:val="0F959808"/>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BDC4B"/>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5C028"/>
    <w:rsid w:val="11C793EC"/>
    <w:rsid w:val="11D1701B"/>
    <w:rsid w:val="11F11111"/>
    <w:rsid w:val="12011AC3"/>
    <w:rsid w:val="1205FD81"/>
    <w:rsid w:val="1207C8A0"/>
    <w:rsid w:val="120A9C66"/>
    <w:rsid w:val="1218D968"/>
    <w:rsid w:val="12252589"/>
    <w:rsid w:val="1238761A"/>
    <w:rsid w:val="126BA3BF"/>
    <w:rsid w:val="126FD30F"/>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33F04"/>
    <w:rsid w:val="12F539CA"/>
    <w:rsid w:val="12F59CA2"/>
    <w:rsid w:val="13240B26"/>
    <w:rsid w:val="13270855"/>
    <w:rsid w:val="132E6832"/>
    <w:rsid w:val="1334A4DC"/>
    <w:rsid w:val="133B25AD"/>
    <w:rsid w:val="1340BB72"/>
    <w:rsid w:val="134955FC"/>
    <w:rsid w:val="135029C2"/>
    <w:rsid w:val="1350417C"/>
    <w:rsid w:val="1353ADDA"/>
    <w:rsid w:val="13742198"/>
    <w:rsid w:val="13764791"/>
    <w:rsid w:val="137DD65A"/>
    <w:rsid w:val="137E4423"/>
    <w:rsid w:val="1392E2F7"/>
    <w:rsid w:val="139322C1"/>
    <w:rsid w:val="13959AB7"/>
    <w:rsid w:val="139A4FE9"/>
    <w:rsid w:val="139C952C"/>
    <w:rsid w:val="13A70102"/>
    <w:rsid w:val="13A92BF6"/>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3AEDA"/>
    <w:rsid w:val="14269673"/>
    <w:rsid w:val="142DF22D"/>
    <w:rsid w:val="1431D40B"/>
    <w:rsid w:val="14379007"/>
    <w:rsid w:val="1442C371"/>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46AFB"/>
    <w:rsid w:val="14DAB646"/>
    <w:rsid w:val="14E37D4B"/>
    <w:rsid w:val="14F193EE"/>
    <w:rsid w:val="14F35C85"/>
    <w:rsid w:val="14FC3C02"/>
    <w:rsid w:val="15128109"/>
    <w:rsid w:val="151B4023"/>
    <w:rsid w:val="151C0527"/>
    <w:rsid w:val="151D12DF"/>
    <w:rsid w:val="15301C9C"/>
    <w:rsid w:val="1533D390"/>
    <w:rsid w:val="153CD3FA"/>
    <w:rsid w:val="154C93C3"/>
    <w:rsid w:val="154D0F9D"/>
    <w:rsid w:val="1564C2E0"/>
    <w:rsid w:val="1570E440"/>
    <w:rsid w:val="157F037C"/>
    <w:rsid w:val="15841D5C"/>
    <w:rsid w:val="158CAE89"/>
    <w:rsid w:val="159439B3"/>
    <w:rsid w:val="15A1A31F"/>
    <w:rsid w:val="15A4C8F9"/>
    <w:rsid w:val="15A757BE"/>
    <w:rsid w:val="15AA56E2"/>
    <w:rsid w:val="15B878C8"/>
    <w:rsid w:val="15C2482C"/>
    <w:rsid w:val="15C2DFCE"/>
    <w:rsid w:val="15C2FA41"/>
    <w:rsid w:val="15C79C30"/>
    <w:rsid w:val="15C95F07"/>
    <w:rsid w:val="15CEC124"/>
    <w:rsid w:val="15CF1FD6"/>
    <w:rsid w:val="15D98A97"/>
    <w:rsid w:val="15DD42BF"/>
    <w:rsid w:val="15E6C242"/>
    <w:rsid w:val="15EC4EAD"/>
    <w:rsid w:val="15F4AB00"/>
    <w:rsid w:val="15F4DDD1"/>
    <w:rsid w:val="15FC63B3"/>
    <w:rsid w:val="16009A1D"/>
    <w:rsid w:val="16022BD3"/>
    <w:rsid w:val="160604C9"/>
    <w:rsid w:val="161D2C21"/>
    <w:rsid w:val="16200B1C"/>
    <w:rsid w:val="1623A413"/>
    <w:rsid w:val="162C7B29"/>
    <w:rsid w:val="16379075"/>
    <w:rsid w:val="163F4B2A"/>
    <w:rsid w:val="164F3730"/>
    <w:rsid w:val="16671DAD"/>
    <w:rsid w:val="166D4808"/>
    <w:rsid w:val="16714F7E"/>
    <w:rsid w:val="167C3BF9"/>
    <w:rsid w:val="16841E55"/>
    <w:rsid w:val="168818A6"/>
    <w:rsid w:val="168EC3B2"/>
    <w:rsid w:val="1698B6AA"/>
    <w:rsid w:val="16A36B17"/>
    <w:rsid w:val="16AEA802"/>
    <w:rsid w:val="16B937D4"/>
    <w:rsid w:val="16BCBF6B"/>
    <w:rsid w:val="16C11A60"/>
    <w:rsid w:val="16C132E8"/>
    <w:rsid w:val="16CFE12D"/>
    <w:rsid w:val="16D8F068"/>
    <w:rsid w:val="16F57E36"/>
    <w:rsid w:val="1714CC6A"/>
    <w:rsid w:val="171E6155"/>
    <w:rsid w:val="17268793"/>
    <w:rsid w:val="1729B996"/>
    <w:rsid w:val="17368381"/>
    <w:rsid w:val="1742B55D"/>
    <w:rsid w:val="17509EC4"/>
    <w:rsid w:val="178C5814"/>
    <w:rsid w:val="17A75C09"/>
    <w:rsid w:val="17A8F6BA"/>
    <w:rsid w:val="17AE0D35"/>
    <w:rsid w:val="17B9B67F"/>
    <w:rsid w:val="17C8B2EB"/>
    <w:rsid w:val="17CFE704"/>
    <w:rsid w:val="17D5BC3F"/>
    <w:rsid w:val="17E3DFAE"/>
    <w:rsid w:val="17E97DF3"/>
    <w:rsid w:val="17F8B0F2"/>
    <w:rsid w:val="1807C186"/>
    <w:rsid w:val="181A1511"/>
    <w:rsid w:val="182EE655"/>
    <w:rsid w:val="183064C2"/>
    <w:rsid w:val="183357E3"/>
    <w:rsid w:val="18392142"/>
    <w:rsid w:val="183EF3F3"/>
    <w:rsid w:val="185A81D3"/>
    <w:rsid w:val="185B6650"/>
    <w:rsid w:val="185E6422"/>
    <w:rsid w:val="1874B35E"/>
    <w:rsid w:val="1884630E"/>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256654"/>
    <w:rsid w:val="193A3AE0"/>
    <w:rsid w:val="193F027C"/>
    <w:rsid w:val="1949EC7C"/>
    <w:rsid w:val="195D5B7E"/>
    <w:rsid w:val="195D8B7E"/>
    <w:rsid w:val="1974800A"/>
    <w:rsid w:val="198A5ED5"/>
    <w:rsid w:val="198EF1AD"/>
    <w:rsid w:val="19B2D507"/>
    <w:rsid w:val="19B34543"/>
    <w:rsid w:val="19BDB8A9"/>
    <w:rsid w:val="19CA62C1"/>
    <w:rsid w:val="19CE003C"/>
    <w:rsid w:val="19CEE2B5"/>
    <w:rsid w:val="19DF920E"/>
    <w:rsid w:val="19E531CA"/>
    <w:rsid w:val="19F5E176"/>
    <w:rsid w:val="19F7FF92"/>
    <w:rsid w:val="1A03071B"/>
    <w:rsid w:val="1A0D486D"/>
    <w:rsid w:val="1A23BED2"/>
    <w:rsid w:val="1A3A932A"/>
    <w:rsid w:val="1A3FA631"/>
    <w:rsid w:val="1A476692"/>
    <w:rsid w:val="1A591BB5"/>
    <w:rsid w:val="1A6CF22F"/>
    <w:rsid w:val="1A75C6F5"/>
    <w:rsid w:val="1A7E9371"/>
    <w:rsid w:val="1A7FCB37"/>
    <w:rsid w:val="1AB29C6D"/>
    <w:rsid w:val="1AC25B86"/>
    <w:rsid w:val="1AD2520E"/>
    <w:rsid w:val="1AD2CCF9"/>
    <w:rsid w:val="1AD4D596"/>
    <w:rsid w:val="1AE5C64F"/>
    <w:rsid w:val="1AEAFAC4"/>
    <w:rsid w:val="1AF01E06"/>
    <w:rsid w:val="1AF1460E"/>
    <w:rsid w:val="1AFDEA9A"/>
    <w:rsid w:val="1B0C276C"/>
    <w:rsid w:val="1B0ED97A"/>
    <w:rsid w:val="1B105785"/>
    <w:rsid w:val="1B21B280"/>
    <w:rsid w:val="1B2C5D64"/>
    <w:rsid w:val="1B2C7413"/>
    <w:rsid w:val="1B2F8866"/>
    <w:rsid w:val="1B3D06B5"/>
    <w:rsid w:val="1B4238A7"/>
    <w:rsid w:val="1B48C745"/>
    <w:rsid w:val="1B4E56EE"/>
    <w:rsid w:val="1B533C15"/>
    <w:rsid w:val="1B57E1A8"/>
    <w:rsid w:val="1B5F0D0B"/>
    <w:rsid w:val="1B63E25B"/>
    <w:rsid w:val="1B63FA42"/>
    <w:rsid w:val="1B71A8A8"/>
    <w:rsid w:val="1B745EEC"/>
    <w:rsid w:val="1B84812A"/>
    <w:rsid w:val="1B859487"/>
    <w:rsid w:val="1B86E02A"/>
    <w:rsid w:val="1B8A6AD3"/>
    <w:rsid w:val="1B8BCB52"/>
    <w:rsid w:val="1B93EC0F"/>
    <w:rsid w:val="1B98B279"/>
    <w:rsid w:val="1B9A3461"/>
    <w:rsid w:val="1BA1E624"/>
    <w:rsid w:val="1BCA7F34"/>
    <w:rsid w:val="1BD93C45"/>
    <w:rsid w:val="1BED48E1"/>
    <w:rsid w:val="1BF536FE"/>
    <w:rsid w:val="1BF8906E"/>
    <w:rsid w:val="1BFF820F"/>
    <w:rsid w:val="1C04F8E8"/>
    <w:rsid w:val="1C051697"/>
    <w:rsid w:val="1C05FAEE"/>
    <w:rsid w:val="1C15F80C"/>
    <w:rsid w:val="1C1638B9"/>
    <w:rsid w:val="1C1B71E6"/>
    <w:rsid w:val="1C203E28"/>
    <w:rsid w:val="1C287910"/>
    <w:rsid w:val="1C2FE90A"/>
    <w:rsid w:val="1C30CB6A"/>
    <w:rsid w:val="1C31CBDA"/>
    <w:rsid w:val="1C380658"/>
    <w:rsid w:val="1C4EFBEC"/>
    <w:rsid w:val="1C53DBCC"/>
    <w:rsid w:val="1C5D4CDB"/>
    <w:rsid w:val="1C613722"/>
    <w:rsid w:val="1C669265"/>
    <w:rsid w:val="1C6A7849"/>
    <w:rsid w:val="1C7AECF6"/>
    <w:rsid w:val="1C84D2BA"/>
    <w:rsid w:val="1C857AF2"/>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4D6BAE"/>
    <w:rsid w:val="1D67349C"/>
    <w:rsid w:val="1D740B45"/>
    <w:rsid w:val="1D747EBA"/>
    <w:rsid w:val="1D76E75C"/>
    <w:rsid w:val="1D8ADF78"/>
    <w:rsid w:val="1DB7A6EE"/>
    <w:rsid w:val="1DC37CCA"/>
    <w:rsid w:val="1DE47214"/>
    <w:rsid w:val="1DE59C88"/>
    <w:rsid w:val="1DF59B7C"/>
    <w:rsid w:val="1DFA9F9A"/>
    <w:rsid w:val="1E0085C7"/>
    <w:rsid w:val="1E013F69"/>
    <w:rsid w:val="1E104803"/>
    <w:rsid w:val="1E16A5B3"/>
    <w:rsid w:val="1E19018C"/>
    <w:rsid w:val="1E2236DF"/>
    <w:rsid w:val="1E29874C"/>
    <w:rsid w:val="1E2F02BB"/>
    <w:rsid w:val="1E33FB96"/>
    <w:rsid w:val="1E3442CD"/>
    <w:rsid w:val="1E34C5DF"/>
    <w:rsid w:val="1E3A2056"/>
    <w:rsid w:val="1E3D9160"/>
    <w:rsid w:val="1E444F2D"/>
    <w:rsid w:val="1E4B3EAE"/>
    <w:rsid w:val="1E4F3461"/>
    <w:rsid w:val="1E51FE2F"/>
    <w:rsid w:val="1E560BF0"/>
    <w:rsid w:val="1E6CA39C"/>
    <w:rsid w:val="1E7EB7E8"/>
    <w:rsid w:val="1E8E155A"/>
    <w:rsid w:val="1E8F13F4"/>
    <w:rsid w:val="1E90C431"/>
    <w:rsid w:val="1E91AD79"/>
    <w:rsid w:val="1E929313"/>
    <w:rsid w:val="1E9B8FD0"/>
    <w:rsid w:val="1EA11D31"/>
    <w:rsid w:val="1EA9382A"/>
    <w:rsid w:val="1EAAC13A"/>
    <w:rsid w:val="1EB13BC8"/>
    <w:rsid w:val="1ECE160D"/>
    <w:rsid w:val="1ECE62F4"/>
    <w:rsid w:val="1ED41692"/>
    <w:rsid w:val="1EE80EA3"/>
    <w:rsid w:val="1EEBE1EA"/>
    <w:rsid w:val="1EEC5C9B"/>
    <w:rsid w:val="1EF8F642"/>
    <w:rsid w:val="1EFA0A48"/>
    <w:rsid w:val="1EFAF33C"/>
    <w:rsid w:val="1EFB6F30"/>
    <w:rsid w:val="1F02812B"/>
    <w:rsid w:val="1F05A142"/>
    <w:rsid w:val="1F1DCD80"/>
    <w:rsid w:val="1F286AE0"/>
    <w:rsid w:val="1F28837A"/>
    <w:rsid w:val="1F305593"/>
    <w:rsid w:val="1F345CD9"/>
    <w:rsid w:val="1F3B814F"/>
    <w:rsid w:val="1F3C0213"/>
    <w:rsid w:val="1F4A7CB0"/>
    <w:rsid w:val="1F4F5F36"/>
    <w:rsid w:val="1F5E0290"/>
    <w:rsid w:val="1F72B3DA"/>
    <w:rsid w:val="1F7A80B9"/>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19AFF"/>
    <w:rsid w:val="2193164F"/>
    <w:rsid w:val="2194C224"/>
    <w:rsid w:val="219E3E5F"/>
    <w:rsid w:val="21A47BA8"/>
    <w:rsid w:val="21A84A0C"/>
    <w:rsid w:val="21B010DB"/>
    <w:rsid w:val="21BDB869"/>
    <w:rsid w:val="21BEBA7A"/>
    <w:rsid w:val="21DABF0A"/>
    <w:rsid w:val="21DB6414"/>
    <w:rsid w:val="21EA40C8"/>
    <w:rsid w:val="21F042DC"/>
    <w:rsid w:val="21F4D4CC"/>
    <w:rsid w:val="21FC8896"/>
    <w:rsid w:val="220797D3"/>
    <w:rsid w:val="2207DC86"/>
    <w:rsid w:val="22161C85"/>
    <w:rsid w:val="221B796D"/>
    <w:rsid w:val="221C22C0"/>
    <w:rsid w:val="221D293B"/>
    <w:rsid w:val="22217A03"/>
    <w:rsid w:val="22265FFA"/>
    <w:rsid w:val="223BCB6F"/>
    <w:rsid w:val="224298BA"/>
    <w:rsid w:val="224DE42A"/>
    <w:rsid w:val="2252DE37"/>
    <w:rsid w:val="225B080D"/>
    <w:rsid w:val="226484F2"/>
    <w:rsid w:val="2265E8F5"/>
    <w:rsid w:val="22816FA5"/>
    <w:rsid w:val="228210BC"/>
    <w:rsid w:val="2290A2B5"/>
    <w:rsid w:val="22A39139"/>
    <w:rsid w:val="22A7DA48"/>
    <w:rsid w:val="22B207A9"/>
    <w:rsid w:val="22CC8698"/>
    <w:rsid w:val="22CC9C91"/>
    <w:rsid w:val="22CE531F"/>
    <w:rsid w:val="22D40E7C"/>
    <w:rsid w:val="22DEF9D8"/>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5FA34"/>
    <w:rsid w:val="2367ED83"/>
    <w:rsid w:val="236C7F12"/>
    <w:rsid w:val="237338EC"/>
    <w:rsid w:val="23898845"/>
    <w:rsid w:val="238A5DEB"/>
    <w:rsid w:val="2399AB1C"/>
    <w:rsid w:val="23B20930"/>
    <w:rsid w:val="23B97593"/>
    <w:rsid w:val="23BC4DA1"/>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6BA2CB"/>
    <w:rsid w:val="2486AB94"/>
    <w:rsid w:val="248A6493"/>
    <w:rsid w:val="2493140A"/>
    <w:rsid w:val="249343AB"/>
    <w:rsid w:val="24B5FE05"/>
    <w:rsid w:val="24C42823"/>
    <w:rsid w:val="24D32920"/>
    <w:rsid w:val="24E85F13"/>
    <w:rsid w:val="24EB5C4A"/>
    <w:rsid w:val="24EC2524"/>
    <w:rsid w:val="24EFB426"/>
    <w:rsid w:val="2505C599"/>
    <w:rsid w:val="25066878"/>
    <w:rsid w:val="2511793A"/>
    <w:rsid w:val="2512A6A9"/>
    <w:rsid w:val="2527A0AA"/>
    <w:rsid w:val="2527B9C6"/>
    <w:rsid w:val="252E4F50"/>
    <w:rsid w:val="2530AB99"/>
    <w:rsid w:val="2533F185"/>
    <w:rsid w:val="2538B649"/>
    <w:rsid w:val="253DC29D"/>
    <w:rsid w:val="253EC956"/>
    <w:rsid w:val="2545D08A"/>
    <w:rsid w:val="2546ABD5"/>
    <w:rsid w:val="254C0625"/>
    <w:rsid w:val="254FDE98"/>
    <w:rsid w:val="2555F9F9"/>
    <w:rsid w:val="25656DB8"/>
    <w:rsid w:val="256680CB"/>
    <w:rsid w:val="256CA720"/>
    <w:rsid w:val="257C1C58"/>
    <w:rsid w:val="257CACD9"/>
    <w:rsid w:val="2581FE80"/>
    <w:rsid w:val="2586FE3B"/>
    <w:rsid w:val="258FF278"/>
    <w:rsid w:val="2591DEA6"/>
    <w:rsid w:val="25972CC9"/>
    <w:rsid w:val="259B9DA9"/>
    <w:rsid w:val="25A348F1"/>
    <w:rsid w:val="25A907FE"/>
    <w:rsid w:val="25AB7BD4"/>
    <w:rsid w:val="25AE276A"/>
    <w:rsid w:val="25B7172E"/>
    <w:rsid w:val="25BB425E"/>
    <w:rsid w:val="25BC7AE4"/>
    <w:rsid w:val="25C22BE2"/>
    <w:rsid w:val="25C620D7"/>
    <w:rsid w:val="25CFB1B2"/>
    <w:rsid w:val="25D19C20"/>
    <w:rsid w:val="25DE9B91"/>
    <w:rsid w:val="25E6874D"/>
    <w:rsid w:val="25E96151"/>
    <w:rsid w:val="25ECFE55"/>
    <w:rsid w:val="25F5E0E0"/>
    <w:rsid w:val="25F875AF"/>
    <w:rsid w:val="25FCD331"/>
    <w:rsid w:val="261ACFBF"/>
    <w:rsid w:val="26221CDB"/>
    <w:rsid w:val="2631402D"/>
    <w:rsid w:val="26336804"/>
    <w:rsid w:val="263FAD34"/>
    <w:rsid w:val="26423389"/>
    <w:rsid w:val="26477487"/>
    <w:rsid w:val="265704CD"/>
    <w:rsid w:val="26590B88"/>
    <w:rsid w:val="26652F83"/>
    <w:rsid w:val="26658C2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46879"/>
    <w:rsid w:val="2701D9AE"/>
    <w:rsid w:val="27036376"/>
    <w:rsid w:val="270404BD"/>
    <w:rsid w:val="271363FC"/>
    <w:rsid w:val="27157811"/>
    <w:rsid w:val="271771BD"/>
    <w:rsid w:val="271E0715"/>
    <w:rsid w:val="27205232"/>
    <w:rsid w:val="272BD6EE"/>
    <w:rsid w:val="273575CC"/>
    <w:rsid w:val="274BC2D4"/>
    <w:rsid w:val="274BD61A"/>
    <w:rsid w:val="274D5F19"/>
    <w:rsid w:val="275BA3FD"/>
    <w:rsid w:val="275FAFFE"/>
    <w:rsid w:val="2762A556"/>
    <w:rsid w:val="276772D9"/>
    <w:rsid w:val="277521DB"/>
    <w:rsid w:val="277C4E98"/>
    <w:rsid w:val="2780D21F"/>
    <w:rsid w:val="2785961D"/>
    <w:rsid w:val="278E5B72"/>
    <w:rsid w:val="278FBEAF"/>
    <w:rsid w:val="279E6A43"/>
    <w:rsid w:val="27A4D9BE"/>
    <w:rsid w:val="27A8FDD4"/>
    <w:rsid w:val="27B54A4C"/>
    <w:rsid w:val="27C3AB94"/>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40F9A6"/>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6AEAC"/>
    <w:rsid w:val="28BA00C5"/>
    <w:rsid w:val="28BAF5B9"/>
    <w:rsid w:val="28C03076"/>
    <w:rsid w:val="28CF3847"/>
    <w:rsid w:val="28D0ADEC"/>
    <w:rsid w:val="28D81BD7"/>
    <w:rsid w:val="28E08B21"/>
    <w:rsid w:val="28EA12CA"/>
    <w:rsid w:val="28F30777"/>
    <w:rsid w:val="28F54100"/>
    <w:rsid w:val="28FEDB27"/>
    <w:rsid w:val="290271C6"/>
    <w:rsid w:val="29109A6B"/>
    <w:rsid w:val="2913FC65"/>
    <w:rsid w:val="29142F36"/>
    <w:rsid w:val="291E17BA"/>
    <w:rsid w:val="291E63A6"/>
    <w:rsid w:val="292297CF"/>
    <w:rsid w:val="292560A9"/>
    <w:rsid w:val="2933608D"/>
    <w:rsid w:val="293605A2"/>
    <w:rsid w:val="293C7454"/>
    <w:rsid w:val="296925C9"/>
    <w:rsid w:val="29692FAB"/>
    <w:rsid w:val="298E0E17"/>
    <w:rsid w:val="29A4B5E7"/>
    <w:rsid w:val="29AA5879"/>
    <w:rsid w:val="29B44852"/>
    <w:rsid w:val="29C07F68"/>
    <w:rsid w:val="29C5CCBF"/>
    <w:rsid w:val="29C84C2B"/>
    <w:rsid w:val="29CAFCA4"/>
    <w:rsid w:val="29D08004"/>
    <w:rsid w:val="29EC1037"/>
    <w:rsid w:val="29F3E171"/>
    <w:rsid w:val="29F42808"/>
    <w:rsid w:val="29F9B006"/>
    <w:rsid w:val="29FBED6F"/>
    <w:rsid w:val="29FFAD8E"/>
    <w:rsid w:val="2A0DAF48"/>
    <w:rsid w:val="2A11731A"/>
    <w:rsid w:val="2A18186D"/>
    <w:rsid w:val="2A2B0B47"/>
    <w:rsid w:val="2A2B135F"/>
    <w:rsid w:val="2A2C6074"/>
    <w:rsid w:val="2A2F5E5D"/>
    <w:rsid w:val="2A303177"/>
    <w:rsid w:val="2A30CFF8"/>
    <w:rsid w:val="2A56371A"/>
    <w:rsid w:val="2A6E08E3"/>
    <w:rsid w:val="2A74554C"/>
    <w:rsid w:val="2A75EA8B"/>
    <w:rsid w:val="2A79B954"/>
    <w:rsid w:val="2A953144"/>
    <w:rsid w:val="2A9B90B3"/>
    <w:rsid w:val="2AA97C4F"/>
    <w:rsid w:val="2AAE485E"/>
    <w:rsid w:val="2AB19B25"/>
    <w:rsid w:val="2AC1CA1F"/>
    <w:rsid w:val="2AC7C597"/>
    <w:rsid w:val="2AD78252"/>
    <w:rsid w:val="2B0B1862"/>
    <w:rsid w:val="2B0E0C39"/>
    <w:rsid w:val="2B15400C"/>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2FDCC"/>
    <w:rsid w:val="2BA7455F"/>
    <w:rsid w:val="2BADE8DF"/>
    <w:rsid w:val="2BB1907A"/>
    <w:rsid w:val="2BD31CF1"/>
    <w:rsid w:val="2BD85205"/>
    <w:rsid w:val="2BE7535B"/>
    <w:rsid w:val="2BEFBDC9"/>
    <w:rsid w:val="2BF178CA"/>
    <w:rsid w:val="2BF215B4"/>
    <w:rsid w:val="2C0E1D8F"/>
    <w:rsid w:val="2C2A2DD1"/>
    <w:rsid w:val="2C30DDEB"/>
    <w:rsid w:val="2C33AED9"/>
    <w:rsid w:val="2C341118"/>
    <w:rsid w:val="2C395231"/>
    <w:rsid w:val="2C460C61"/>
    <w:rsid w:val="2C564E0F"/>
    <w:rsid w:val="2C57EAC7"/>
    <w:rsid w:val="2C610BDA"/>
    <w:rsid w:val="2C6163BE"/>
    <w:rsid w:val="2C65E0E8"/>
    <w:rsid w:val="2C6CAA48"/>
    <w:rsid w:val="2C6D36F6"/>
    <w:rsid w:val="2C84983E"/>
    <w:rsid w:val="2C86B5FD"/>
    <w:rsid w:val="2C8C2B99"/>
    <w:rsid w:val="2C9A31D8"/>
    <w:rsid w:val="2CA989A2"/>
    <w:rsid w:val="2CBE86B9"/>
    <w:rsid w:val="2CCDA671"/>
    <w:rsid w:val="2CCE91EA"/>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6840EF"/>
    <w:rsid w:val="2D68F5B4"/>
    <w:rsid w:val="2D796985"/>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11CEBD"/>
    <w:rsid w:val="2E2FB342"/>
    <w:rsid w:val="2E428FB5"/>
    <w:rsid w:val="2E5F9D09"/>
    <w:rsid w:val="2E63AF35"/>
    <w:rsid w:val="2E6B9842"/>
    <w:rsid w:val="2E9E58E8"/>
    <w:rsid w:val="2EA00C5E"/>
    <w:rsid w:val="2EA1FA65"/>
    <w:rsid w:val="2ED36076"/>
    <w:rsid w:val="2EE331E5"/>
    <w:rsid w:val="2EE382A8"/>
    <w:rsid w:val="2EF148B2"/>
    <w:rsid w:val="2EFB479C"/>
    <w:rsid w:val="2F04BE32"/>
    <w:rsid w:val="2F0A6DEB"/>
    <w:rsid w:val="2F102F67"/>
    <w:rsid w:val="2F22CAD3"/>
    <w:rsid w:val="2F33154F"/>
    <w:rsid w:val="2F36AD80"/>
    <w:rsid w:val="2F3A4BE6"/>
    <w:rsid w:val="2F3C0E72"/>
    <w:rsid w:val="2F3EF1FC"/>
    <w:rsid w:val="2F424DF4"/>
    <w:rsid w:val="2F45F9E8"/>
    <w:rsid w:val="2F4C0986"/>
    <w:rsid w:val="2F4C3B0B"/>
    <w:rsid w:val="2F528AB3"/>
    <w:rsid w:val="2F580653"/>
    <w:rsid w:val="2F5AE1F6"/>
    <w:rsid w:val="2F5F64D4"/>
    <w:rsid w:val="2F611A83"/>
    <w:rsid w:val="2F6770AC"/>
    <w:rsid w:val="2F711108"/>
    <w:rsid w:val="2F7E3DF4"/>
    <w:rsid w:val="2F93E09B"/>
    <w:rsid w:val="2F9A64E0"/>
    <w:rsid w:val="2FA65C75"/>
    <w:rsid w:val="2FCA2C69"/>
    <w:rsid w:val="2FCDB705"/>
    <w:rsid w:val="2FD03642"/>
    <w:rsid w:val="2FD2A281"/>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9762B5"/>
    <w:rsid w:val="30B9C188"/>
    <w:rsid w:val="30C63F55"/>
    <w:rsid w:val="30CB1C72"/>
    <w:rsid w:val="30D2EC57"/>
    <w:rsid w:val="30E8A67E"/>
    <w:rsid w:val="30E90EA2"/>
    <w:rsid w:val="30F8A986"/>
    <w:rsid w:val="31162AED"/>
    <w:rsid w:val="311703CD"/>
    <w:rsid w:val="311A156F"/>
    <w:rsid w:val="3121B630"/>
    <w:rsid w:val="3121E098"/>
    <w:rsid w:val="314F15D1"/>
    <w:rsid w:val="315472D8"/>
    <w:rsid w:val="31699618"/>
    <w:rsid w:val="3178757E"/>
    <w:rsid w:val="3188341D"/>
    <w:rsid w:val="3191685D"/>
    <w:rsid w:val="31B0B4C2"/>
    <w:rsid w:val="31B2FD59"/>
    <w:rsid w:val="31B5F5C0"/>
    <w:rsid w:val="31BF0FE6"/>
    <w:rsid w:val="31D02C74"/>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44DF3"/>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0DD7D0"/>
    <w:rsid w:val="3422BF76"/>
    <w:rsid w:val="342976F2"/>
    <w:rsid w:val="342CDB89"/>
    <w:rsid w:val="3432CD05"/>
    <w:rsid w:val="343607BD"/>
    <w:rsid w:val="3436E33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A9930"/>
    <w:rsid w:val="34EB7706"/>
    <w:rsid w:val="34F61B4E"/>
    <w:rsid w:val="3501C55C"/>
    <w:rsid w:val="35108894"/>
    <w:rsid w:val="351E7380"/>
    <w:rsid w:val="3524D87A"/>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DF9F7"/>
    <w:rsid w:val="359ED596"/>
    <w:rsid w:val="35A019B8"/>
    <w:rsid w:val="35AAB820"/>
    <w:rsid w:val="35B33529"/>
    <w:rsid w:val="35B8EE7F"/>
    <w:rsid w:val="35BDF092"/>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4D590"/>
    <w:rsid w:val="365C8753"/>
    <w:rsid w:val="36666C7B"/>
    <w:rsid w:val="3668BA4F"/>
    <w:rsid w:val="367DB0E8"/>
    <w:rsid w:val="367FA552"/>
    <w:rsid w:val="3699D935"/>
    <w:rsid w:val="36AFDBC4"/>
    <w:rsid w:val="36B978E8"/>
    <w:rsid w:val="36C8706D"/>
    <w:rsid w:val="36CC77E5"/>
    <w:rsid w:val="36D6F800"/>
    <w:rsid w:val="36D91035"/>
    <w:rsid w:val="36E49484"/>
    <w:rsid w:val="36F5765D"/>
    <w:rsid w:val="37076C27"/>
    <w:rsid w:val="3708D785"/>
    <w:rsid w:val="37124620"/>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30B16"/>
    <w:rsid w:val="37B6F58C"/>
    <w:rsid w:val="37CCEAD4"/>
    <w:rsid w:val="37D8D4BB"/>
    <w:rsid w:val="37E5C61E"/>
    <w:rsid w:val="37E65079"/>
    <w:rsid w:val="37E9904D"/>
    <w:rsid w:val="380A0714"/>
    <w:rsid w:val="381793D2"/>
    <w:rsid w:val="38339B1F"/>
    <w:rsid w:val="38345D37"/>
    <w:rsid w:val="383513EB"/>
    <w:rsid w:val="384C6189"/>
    <w:rsid w:val="385A2492"/>
    <w:rsid w:val="38644CD7"/>
    <w:rsid w:val="3865D852"/>
    <w:rsid w:val="386C4D55"/>
    <w:rsid w:val="386EC430"/>
    <w:rsid w:val="3879A2A2"/>
    <w:rsid w:val="387D3418"/>
    <w:rsid w:val="38846862"/>
    <w:rsid w:val="388EEA01"/>
    <w:rsid w:val="389107BB"/>
    <w:rsid w:val="3892699D"/>
    <w:rsid w:val="389374AF"/>
    <w:rsid w:val="3894EAA7"/>
    <w:rsid w:val="389D84A9"/>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56633"/>
    <w:rsid w:val="395DCECE"/>
    <w:rsid w:val="396B2F65"/>
    <w:rsid w:val="396EB05C"/>
    <w:rsid w:val="39730AD4"/>
    <w:rsid w:val="397E2639"/>
    <w:rsid w:val="3983830E"/>
    <w:rsid w:val="398EC6F4"/>
    <w:rsid w:val="39925434"/>
    <w:rsid w:val="399E872D"/>
    <w:rsid w:val="39B933B4"/>
    <w:rsid w:val="39C9AC64"/>
    <w:rsid w:val="39CDBDAC"/>
    <w:rsid w:val="39D0D5C9"/>
    <w:rsid w:val="39D8699A"/>
    <w:rsid w:val="39D8BC29"/>
    <w:rsid w:val="39DC6406"/>
    <w:rsid w:val="3A025619"/>
    <w:rsid w:val="3A081E3C"/>
    <w:rsid w:val="3A0B2993"/>
    <w:rsid w:val="3A10024A"/>
    <w:rsid w:val="3A112878"/>
    <w:rsid w:val="3A13F6CD"/>
    <w:rsid w:val="3A1FFD58"/>
    <w:rsid w:val="3A2E2ACC"/>
    <w:rsid w:val="3A303B3A"/>
    <w:rsid w:val="3A36D8AE"/>
    <w:rsid w:val="3A3C2E85"/>
    <w:rsid w:val="3A47943D"/>
    <w:rsid w:val="3A500BA3"/>
    <w:rsid w:val="3A505605"/>
    <w:rsid w:val="3A5517B5"/>
    <w:rsid w:val="3A630AC7"/>
    <w:rsid w:val="3A6724FB"/>
    <w:rsid w:val="3A683151"/>
    <w:rsid w:val="3A6A64C6"/>
    <w:rsid w:val="3A7375A9"/>
    <w:rsid w:val="3A7E5FEE"/>
    <w:rsid w:val="3A807708"/>
    <w:rsid w:val="3A84A3AB"/>
    <w:rsid w:val="3AA50A1C"/>
    <w:rsid w:val="3ABC5510"/>
    <w:rsid w:val="3AC4D630"/>
    <w:rsid w:val="3ADE6E1B"/>
    <w:rsid w:val="3AF012E6"/>
    <w:rsid w:val="3AF01EB1"/>
    <w:rsid w:val="3AF10E60"/>
    <w:rsid w:val="3AFAEF6B"/>
    <w:rsid w:val="3AFE5413"/>
    <w:rsid w:val="3B04701A"/>
    <w:rsid w:val="3B163932"/>
    <w:rsid w:val="3B172602"/>
    <w:rsid w:val="3B17DB5F"/>
    <w:rsid w:val="3B32065C"/>
    <w:rsid w:val="3B3C383E"/>
    <w:rsid w:val="3B5F7365"/>
    <w:rsid w:val="3B637D60"/>
    <w:rsid w:val="3B6D4A58"/>
    <w:rsid w:val="3B6E2908"/>
    <w:rsid w:val="3B703EB5"/>
    <w:rsid w:val="3B76650A"/>
    <w:rsid w:val="3B835FEE"/>
    <w:rsid w:val="3BA65368"/>
    <w:rsid w:val="3BB0546A"/>
    <w:rsid w:val="3BB1D1B1"/>
    <w:rsid w:val="3BB2C5E8"/>
    <w:rsid w:val="3BB5B493"/>
    <w:rsid w:val="3BB95DD4"/>
    <w:rsid w:val="3BBC78DB"/>
    <w:rsid w:val="3BBD024E"/>
    <w:rsid w:val="3BCBE9CC"/>
    <w:rsid w:val="3BCC8B69"/>
    <w:rsid w:val="3BCDF224"/>
    <w:rsid w:val="3BDBF75B"/>
    <w:rsid w:val="3BEA5282"/>
    <w:rsid w:val="3C03798D"/>
    <w:rsid w:val="3C128132"/>
    <w:rsid w:val="3C138A02"/>
    <w:rsid w:val="3C1C7D5E"/>
    <w:rsid w:val="3C2B57FA"/>
    <w:rsid w:val="3C3663A7"/>
    <w:rsid w:val="3C367F15"/>
    <w:rsid w:val="3C4CD1BB"/>
    <w:rsid w:val="3C4FDE62"/>
    <w:rsid w:val="3C724DD4"/>
    <w:rsid w:val="3C7784E0"/>
    <w:rsid w:val="3C7BE28C"/>
    <w:rsid w:val="3C7FFF40"/>
    <w:rsid w:val="3C9AA26D"/>
    <w:rsid w:val="3CAC8DE1"/>
    <w:rsid w:val="3CACC47F"/>
    <w:rsid w:val="3CB882EB"/>
    <w:rsid w:val="3CCC4BFC"/>
    <w:rsid w:val="3CDD56A6"/>
    <w:rsid w:val="3CE2D212"/>
    <w:rsid w:val="3CF02464"/>
    <w:rsid w:val="3D055E73"/>
    <w:rsid w:val="3D127384"/>
    <w:rsid w:val="3D13E658"/>
    <w:rsid w:val="3D146FB5"/>
    <w:rsid w:val="3D1CF536"/>
    <w:rsid w:val="3D398DBB"/>
    <w:rsid w:val="3D3A1754"/>
    <w:rsid w:val="3D3B0476"/>
    <w:rsid w:val="3D41593D"/>
    <w:rsid w:val="3D4709EC"/>
    <w:rsid w:val="3D47F842"/>
    <w:rsid w:val="3D4E252D"/>
    <w:rsid w:val="3D4FE5B7"/>
    <w:rsid w:val="3D551D22"/>
    <w:rsid w:val="3D5F5E74"/>
    <w:rsid w:val="3D658804"/>
    <w:rsid w:val="3D6D168F"/>
    <w:rsid w:val="3D728963"/>
    <w:rsid w:val="3D7833D7"/>
    <w:rsid w:val="3D79550B"/>
    <w:rsid w:val="3D7D670B"/>
    <w:rsid w:val="3D7EB6DC"/>
    <w:rsid w:val="3D97702F"/>
    <w:rsid w:val="3D9AABFC"/>
    <w:rsid w:val="3D9CC807"/>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79D0E9"/>
    <w:rsid w:val="3E87186E"/>
    <w:rsid w:val="3E8CAB84"/>
    <w:rsid w:val="3E90F41E"/>
    <w:rsid w:val="3E991F77"/>
    <w:rsid w:val="3E9E25C6"/>
    <w:rsid w:val="3EA83CE1"/>
    <w:rsid w:val="3EADB655"/>
    <w:rsid w:val="3EBF1965"/>
    <w:rsid w:val="3EC38BCD"/>
    <w:rsid w:val="3ECC62C5"/>
    <w:rsid w:val="3ED1827D"/>
    <w:rsid w:val="3EDA8820"/>
    <w:rsid w:val="3EE7998B"/>
    <w:rsid w:val="3EEC5ACB"/>
    <w:rsid w:val="3F08CB19"/>
    <w:rsid w:val="3F0B88E4"/>
    <w:rsid w:val="3F1F7F0F"/>
    <w:rsid w:val="3F23AB78"/>
    <w:rsid w:val="3F3F5EE8"/>
    <w:rsid w:val="3F400F34"/>
    <w:rsid w:val="3F4F5AD4"/>
    <w:rsid w:val="3F5FB51A"/>
    <w:rsid w:val="3F6ED59B"/>
    <w:rsid w:val="3F7495BE"/>
    <w:rsid w:val="3F888726"/>
    <w:rsid w:val="3F946994"/>
    <w:rsid w:val="3F9718B2"/>
    <w:rsid w:val="3F9C05BF"/>
    <w:rsid w:val="3FB0D732"/>
    <w:rsid w:val="3FC782F1"/>
    <w:rsid w:val="3FC8EE3E"/>
    <w:rsid w:val="3FCF7990"/>
    <w:rsid w:val="3FD252DF"/>
    <w:rsid w:val="3FF88002"/>
    <w:rsid w:val="40027571"/>
    <w:rsid w:val="4003D074"/>
    <w:rsid w:val="40084891"/>
    <w:rsid w:val="402F81B5"/>
    <w:rsid w:val="4046AEFF"/>
    <w:rsid w:val="40538933"/>
    <w:rsid w:val="40579A5F"/>
    <w:rsid w:val="40584D28"/>
    <w:rsid w:val="40826060"/>
    <w:rsid w:val="4083CE93"/>
    <w:rsid w:val="4087F887"/>
    <w:rsid w:val="40895887"/>
    <w:rsid w:val="408B8F67"/>
    <w:rsid w:val="40914AC4"/>
    <w:rsid w:val="409D9593"/>
    <w:rsid w:val="40A4642D"/>
    <w:rsid w:val="40A558DB"/>
    <w:rsid w:val="40AA34BB"/>
    <w:rsid w:val="40C16673"/>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66AD51"/>
    <w:rsid w:val="416C37F5"/>
    <w:rsid w:val="4170C1A5"/>
    <w:rsid w:val="41744CE6"/>
    <w:rsid w:val="4175DCA3"/>
    <w:rsid w:val="417758DF"/>
    <w:rsid w:val="41822DD7"/>
    <w:rsid w:val="418B2B4D"/>
    <w:rsid w:val="418D395C"/>
    <w:rsid w:val="419C8360"/>
    <w:rsid w:val="41A033FE"/>
    <w:rsid w:val="41A821F7"/>
    <w:rsid w:val="41ADB2A9"/>
    <w:rsid w:val="41B12DDB"/>
    <w:rsid w:val="41C154B8"/>
    <w:rsid w:val="41D3485D"/>
    <w:rsid w:val="41E2EA82"/>
    <w:rsid w:val="41E52AED"/>
    <w:rsid w:val="41E82C5C"/>
    <w:rsid w:val="41F6C9A5"/>
    <w:rsid w:val="41F97BB3"/>
    <w:rsid w:val="42036F33"/>
    <w:rsid w:val="420B50D4"/>
    <w:rsid w:val="420D3B4E"/>
    <w:rsid w:val="42240123"/>
    <w:rsid w:val="423091DD"/>
    <w:rsid w:val="42493998"/>
    <w:rsid w:val="4255EAC2"/>
    <w:rsid w:val="4256E208"/>
    <w:rsid w:val="425B4C3A"/>
    <w:rsid w:val="4261C9CF"/>
    <w:rsid w:val="42623DE1"/>
    <w:rsid w:val="4273CF8A"/>
    <w:rsid w:val="427EA401"/>
    <w:rsid w:val="4280E35D"/>
    <w:rsid w:val="428E181A"/>
    <w:rsid w:val="428E8767"/>
    <w:rsid w:val="42A3E890"/>
    <w:rsid w:val="42B593EA"/>
    <w:rsid w:val="42B91EB0"/>
    <w:rsid w:val="42BFCD71"/>
    <w:rsid w:val="42CF99E8"/>
    <w:rsid w:val="42D4721C"/>
    <w:rsid w:val="42DE0AD5"/>
    <w:rsid w:val="42F47B78"/>
    <w:rsid w:val="43105E8A"/>
    <w:rsid w:val="43109591"/>
    <w:rsid w:val="43159CB4"/>
    <w:rsid w:val="431C6737"/>
    <w:rsid w:val="4336E642"/>
    <w:rsid w:val="433CB39A"/>
    <w:rsid w:val="434A4B4C"/>
    <w:rsid w:val="434C0A9A"/>
    <w:rsid w:val="4355884A"/>
    <w:rsid w:val="435B05FB"/>
    <w:rsid w:val="43615E26"/>
    <w:rsid w:val="43617A70"/>
    <w:rsid w:val="4375E0EE"/>
    <w:rsid w:val="43775076"/>
    <w:rsid w:val="43A653C0"/>
    <w:rsid w:val="43A7F344"/>
    <w:rsid w:val="43B8A71C"/>
    <w:rsid w:val="43BCBAEB"/>
    <w:rsid w:val="43BE7FFE"/>
    <w:rsid w:val="43BF01D1"/>
    <w:rsid w:val="43BFD5D3"/>
    <w:rsid w:val="43C2F018"/>
    <w:rsid w:val="43D48FE0"/>
    <w:rsid w:val="43D757CC"/>
    <w:rsid w:val="43DABE9E"/>
    <w:rsid w:val="43DE4AA5"/>
    <w:rsid w:val="43F7B51C"/>
    <w:rsid w:val="43FD2A96"/>
    <w:rsid w:val="4409ED0D"/>
    <w:rsid w:val="440D2B03"/>
    <w:rsid w:val="4421FD42"/>
    <w:rsid w:val="442C2B07"/>
    <w:rsid w:val="442E4A83"/>
    <w:rsid w:val="443C2B8D"/>
    <w:rsid w:val="4455ACA4"/>
    <w:rsid w:val="445FE2E9"/>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2BFCA"/>
    <w:rsid w:val="450796CB"/>
    <w:rsid w:val="450EB25A"/>
    <w:rsid w:val="450FCE70"/>
    <w:rsid w:val="4510CDB9"/>
    <w:rsid w:val="45150243"/>
    <w:rsid w:val="451CC313"/>
    <w:rsid w:val="4526CB1F"/>
    <w:rsid w:val="452AFD7A"/>
    <w:rsid w:val="452B95A8"/>
    <w:rsid w:val="452D7A1B"/>
    <w:rsid w:val="4546EAD3"/>
    <w:rsid w:val="45577833"/>
    <w:rsid w:val="4558A796"/>
    <w:rsid w:val="455E657F"/>
    <w:rsid w:val="45666C24"/>
    <w:rsid w:val="45671F73"/>
    <w:rsid w:val="4568328C"/>
    <w:rsid w:val="456EA757"/>
    <w:rsid w:val="4570D752"/>
    <w:rsid w:val="457131A7"/>
    <w:rsid w:val="4575BB86"/>
    <w:rsid w:val="45791452"/>
    <w:rsid w:val="458733F1"/>
    <w:rsid w:val="458D6DBF"/>
    <w:rsid w:val="45ADDCCA"/>
    <w:rsid w:val="45B3E7DF"/>
    <w:rsid w:val="45B54A83"/>
    <w:rsid w:val="45C27873"/>
    <w:rsid w:val="45E68DD3"/>
    <w:rsid w:val="45FBC41A"/>
    <w:rsid w:val="45FBEA1F"/>
    <w:rsid w:val="461BB748"/>
    <w:rsid w:val="461DF0DD"/>
    <w:rsid w:val="46262483"/>
    <w:rsid w:val="462EAAE6"/>
    <w:rsid w:val="46399194"/>
    <w:rsid w:val="463A9751"/>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2F0E6"/>
    <w:rsid w:val="47041F37"/>
    <w:rsid w:val="47189C66"/>
    <w:rsid w:val="472B18D5"/>
    <w:rsid w:val="4730B812"/>
    <w:rsid w:val="4732A1C2"/>
    <w:rsid w:val="47374D76"/>
    <w:rsid w:val="473A6B05"/>
    <w:rsid w:val="4742D169"/>
    <w:rsid w:val="47448718"/>
    <w:rsid w:val="47453015"/>
    <w:rsid w:val="47504FAA"/>
    <w:rsid w:val="476270B5"/>
    <w:rsid w:val="476E2003"/>
    <w:rsid w:val="4786E9D8"/>
    <w:rsid w:val="47925547"/>
    <w:rsid w:val="47A43DB9"/>
    <w:rsid w:val="47A767A4"/>
    <w:rsid w:val="47A86BA9"/>
    <w:rsid w:val="47B08CE8"/>
    <w:rsid w:val="47B320ED"/>
    <w:rsid w:val="47BCF949"/>
    <w:rsid w:val="47C25A54"/>
    <w:rsid w:val="47C8CF25"/>
    <w:rsid w:val="47D0A624"/>
    <w:rsid w:val="47DC7A9A"/>
    <w:rsid w:val="47DD05CF"/>
    <w:rsid w:val="47DD2381"/>
    <w:rsid w:val="47DEB9CD"/>
    <w:rsid w:val="47E01474"/>
    <w:rsid w:val="47E223B4"/>
    <w:rsid w:val="47ED6239"/>
    <w:rsid w:val="4803FEA1"/>
    <w:rsid w:val="480A65E9"/>
    <w:rsid w:val="4811A3BE"/>
    <w:rsid w:val="48163E2A"/>
    <w:rsid w:val="4818926B"/>
    <w:rsid w:val="481AE5A1"/>
    <w:rsid w:val="482A14CD"/>
    <w:rsid w:val="4835174A"/>
    <w:rsid w:val="4856657A"/>
    <w:rsid w:val="485BE351"/>
    <w:rsid w:val="4869676D"/>
    <w:rsid w:val="487095DE"/>
    <w:rsid w:val="48745660"/>
    <w:rsid w:val="487CD5A6"/>
    <w:rsid w:val="487F7CA9"/>
    <w:rsid w:val="4882AA29"/>
    <w:rsid w:val="488EBA6E"/>
    <w:rsid w:val="488F3313"/>
    <w:rsid w:val="4890DF5D"/>
    <w:rsid w:val="4891E614"/>
    <w:rsid w:val="48941D53"/>
    <w:rsid w:val="48988D6F"/>
    <w:rsid w:val="489ABB0D"/>
    <w:rsid w:val="489F83D7"/>
    <w:rsid w:val="48A81000"/>
    <w:rsid w:val="48B896D2"/>
    <w:rsid w:val="48BE5291"/>
    <w:rsid w:val="48E4B0A2"/>
    <w:rsid w:val="48E5627E"/>
    <w:rsid w:val="48E633D6"/>
    <w:rsid w:val="48E739E0"/>
    <w:rsid w:val="48ECAADB"/>
    <w:rsid w:val="48ECD78B"/>
    <w:rsid w:val="48ED60FE"/>
    <w:rsid w:val="491836DE"/>
    <w:rsid w:val="491A0471"/>
    <w:rsid w:val="49270584"/>
    <w:rsid w:val="493B937F"/>
    <w:rsid w:val="49437FA7"/>
    <w:rsid w:val="494DB55A"/>
    <w:rsid w:val="4954F5DB"/>
    <w:rsid w:val="495E2AB5"/>
    <w:rsid w:val="495E3632"/>
    <w:rsid w:val="49620FE3"/>
    <w:rsid w:val="4970BB52"/>
    <w:rsid w:val="498D4AF7"/>
    <w:rsid w:val="4990C899"/>
    <w:rsid w:val="4992E94E"/>
    <w:rsid w:val="499CD762"/>
    <w:rsid w:val="49B7458A"/>
    <w:rsid w:val="49B7A8C9"/>
    <w:rsid w:val="49B8475E"/>
    <w:rsid w:val="49BD1418"/>
    <w:rsid w:val="49C7064C"/>
    <w:rsid w:val="49C84D23"/>
    <w:rsid w:val="49CEDC66"/>
    <w:rsid w:val="49E1604E"/>
    <w:rsid w:val="49EA1024"/>
    <w:rsid w:val="49ED674F"/>
    <w:rsid w:val="49F9185C"/>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9D045"/>
    <w:rsid w:val="4A9DB222"/>
    <w:rsid w:val="4A9DF75B"/>
    <w:rsid w:val="4AC1E817"/>
    <w:rsid w:val="4AC5ED2E"/>
    <w:rsid w:val="4ACEA11B"/>
    <w:rsid w:val="4AD32AC4"/>
    <w:rsid w:val="4AD409DD"/>
    <w:rsid w:val="4ADC0926"/>
    <w:rsid w:val="4AEAC1AF"/>
    <w:rsid w:val="4AEC7352"/>
    <w:rsid w:val="4AF38453"/>
    <w:rsid w:val="4B011AA0"/>
    <w:rsid w:val="4B1D475D"/>
    <w:rsid w:val="4B1DE41B"/>
    <w:rsid w:val="4B1F0B44"/>
    <w:rsid w:val="4B35BF96"/>
    <w:rsid w:val="4B3AB8EA"/>
    <w:rsid w:val="4B43E052"/>
    <w:rsid w:val="4B4C08C6"/>
    <w:rsid w:val="4B4EA6BD"/>
    <w:rsid w:val="4B51AB47"/>
    <w:rsid w:val="4B521864"/>
    <w:rsid w:val="4B55AAE9"/>
    <w:rsid w:val="4B5CEEB4"/>
    <w:rsid w:val="4B63A14D"/>
    <w:rsid w:val="4B69A086"/>
    <w:rsid w:val="4B6BD893"/>
    <w:rsid w:val="4B6DF734"/>
    <w:rsid w:val="4B73E4CD"/>
    <w:rsid w:val="4B8568E8"/>
    <w:rsid w:val="4B9FA9D6"/>
    <w:rsid w:val="4BA0DF72"/>
    <w:rsid w:val="4BC81667"/>
    <w:rsid w:val="4BE8C512"/>
    <w:rsid w:val="4BEA997C"/>
    <w:rsid w:val="4BED3060"/>
    <w:rsid w:val="4BF731E2"/>
    <w:rsid w:val="4C0A4D93"/>
    <w:rsid w:val="4C1A6660"/>
    <w:rsid w:val="4C3116EE"/>
    <w:rsid w:val="4C43400E"/>
    <w:rsid w:val="4C4FC175"/>
    <w:rsid w:val="4C571AA7"/>
    <w:rsid w:val="4C67D72C"/>
    <w:rsid w:val="4C869210"/>
    <w:rsid w:val="4C9A5E35"/>
    <w:rsid w:val="4CA1E619"/>
    <w:rsid w:val="4CAEA523"/>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C05E90"/>
    <w:rsid w:val="4DCED9CA"/>
    <w:rsid w:val="4DD16D93"/>
    <w:rsid w:val="4DDE7F85"/>
    <w:rsid w:val="4DECC807"/>
    <w:rsid w:val="4DF04134"/>
    <w:rsid w:val="4DF512F3"/>
    <w:rsid w:val="4E05822C"/>
    <w:rsid w:val="4E0FF676"/>
    <w:rsid w:val="4E11E8DB"/>
    <w:rsid w:val="4E13E026"/>
    <w:rsid w:val="4E15FFA2"/>
    <w:rsid w:val="4E21A9B9"/>
    <w:rsid w:val="4E3405C3"/>
    <w:rsid w:val="4E3E1B21"/>
    <w:rsid w:val="4E4B19CB"/>
    <w:rsid w:val="4E579FB6"/>
    <w:rsid w:val="4E5C56FD"/>
    <w:rsid w:val="4E5D71C7"/>
    <w:rsid w:val="4E6A0E7F"/>
    <w:rsid w:val="4E728944"/>
    <w:rsid w:val="4E776372"/>
    <w:rsid w:val="4E781033"/>
    <w:rsid w:val="4E85D497"/>
    <w:rsid w:val="4E8D0782"/>
    <w:rsid w:val="4E9E2477"/>
    <w:rsid w:val="4EAFF176"/>
    <w:rsid w:val="4EB5C95F"/>
    <w:rsid w:val="4EB95ED1"/>
    <w:rsid w:val="4ECACB86"/>
    <w:rsid w:val="4ED31544"/>
    <w:rsid w:val="4ED3E394"/>
    <w:rsid w:val="4ED6BA3F"/>
    <w:rsid w:val="4EEC6C53"/>
    <w:rsid w:val="4EF65566"/>
    <w:rsid w:val="4EF983DD"/>
    <w:rsid w:val="4F0BAEE6"/>
    <w:rsid w:val="4F1360A9"/>
    <w:rsid w:val="4F208125"/>
    <w:rsid w:val="4F37198C"/>
    <w:rsid w:val="4F396962"/>
    <w:rsid w:val="4F3B9726"/>
    <w:rsid w:val="4F402B3B"/>
    <w:rsid w:val="4F403FEB"/>
    <w:rsid w:val="4F4ECCD0"/>
    <w:rsid w:val="4F523C2B"/>
    <w:rsid w:val="4F59B73E"/>
    <w:rsid w:val="4F786E46"/>
    <w:rsid w:val="4F84853A"/>
    <w:rsid w:val="4F87185E"/>
    <w:rsid w:val="4F93F874"/>
    <w:rsid w:val="4FA0EA33"/>
    <w:rsid w:val="4FA30EE3"/>
    <w:rsid w:val="4FA64C10"/>
    <w:rsid w:val="4FA84517"/>
    <w:rsid w:val="4FB379C5"/>
    <w:rsid w:val="4FB78F53"/>
    <w:rsid w:val="4FBBB0DB"/>
    <w:rsid w:val="4FBE457D"/>
    <w:rsid w:val="4FC05AB7"/>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1C16F"/>
    <w:rsid w:val="501AB466"/>
    <w:rsid w:val="501C6EEB"/>
    <w:rsid w:val="5020EB68"/>
    <w:rsid w:val="5026727B"/>
    <w:rsid w:val="502F2BC1"/>
    <w:rsid w:val="503714CE"/>
    <w:rsid w:val="503DB6E8"/>
    <w:rsid w:val="5040C12A"/>
    <w:rsid w:val="5046196E"/>
    <w:rsid w:val="504BCCEC"/>
    <w:rsid w:val="5053C6CC"/>
    <w:rsid w:val="505C6D3A"/>
    <w:rsid w:val="50602AC5"/>
    <w:rsid w:val="50689438"/>
    <w:rsid w:val="5069D117"/>
    <w:rsid w:val="506CC8B1"/>
    <w:rsid w:val="50811977"/>
    <w:rsid w:val="5081405B"/>
    <w:rsid w:val="50955BDE"/>
    <w:rsid w:val="509B11D6"/>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1A57E"/>
    <w:rsid w:val="513B0F72"/>
    <w:rsid w:val="513BC446"/>
    <w:rsid w:val="513C740E"/>
    <w:rsid w:val="5150143E"/>
    <w:rsid w:val="5150D6B9"/>
    <w:rsid w:val="5152452A"/>
    <w:rsid w:val="5157C5AD"/>
    <w:rsid w:val="515C3F98"/>
    <w:rsid w:val="515DEF95"/>
    <w:rsid w:val="5160D31F"/>
    <w:rsid w:val="51668111"/>
    <w:rsid w:val="51677E2B"/>
    <w:rsid w:val="5175E902"/>
    <w:rsid w:val="5177E6F2"/>
    <w:rsid w:val="51781B69"/>
    <w:rsid w:val="517A64C9"/>
    <w:rsid w:val="517CA1B4"/>
    <w:rsid w:val="517EE730"/>
    <w:rsid w:val="5181C949"/>
    <w:rsid w:val="51821999"/>
    <w:rsid w:val="518EEA5F"/>
    <w:rsid w:val="519317AB"/>
    <w:rsid w:val="519F166C"/>
    <w:rsid w:val="51A117C9"/>
    <w:rsid w:val="51AD2076"/>
    <w:rsid w:val="51AD6877"/>
    <w:rsid w:val="51AF197D"/>
    <w:rsid w:val="51B2C647"/>
    <w:rsid w:val="51BB998F"/>
    <w:rsid w:val="51BF0F6B"/>
    <w:rsid w:val="51C28D9A"/>
    <w:rsid w:val="51CFA469"/>
    <w:rsid w:val="51D58BC2"/>
    <w:rsid w:val="51D5C539"/>
    <w:rsid w:val="51DFAE67"/>
    <w:rsid w:val="51E6321C"/>
    <w:rsid w:val="51E80250"/>
    <w:rsid w:val="51EBF3E7"/>
    <w:rsid w:val="51F22C61"/>
    <w:rsid w:val="51FDCD2E"/>
    <w:rsid w:val="521623DC"/>
    <w:rsid w:val="521A16A4"/>
    <w:rsid w:val="521C5786"/>
    <w:rsid w:val="522044A0"/>
    <w:rsid w:val="522BAE8E"/>
    <w:rsid w:val="52373441"/>
    <w:rsid w:val="524113E0"/>
    <w:rsid w:val="524DA951"/>
    <w:rsid w:val="525AF05B"/>
    <w:rsid w:val="525CFF8D"/>
    <w:rsid w:val="52687F05"/>
    <w:rsid w:val="5271C3B8"/>
    <w:rsid w:val="52852B56"/>
    <w:rsid w:val="52959178"/>
    <w:rsid w:val="529BCB28"/>
    <w:rsid w:val="52A2AF8F"/>
    <w:rsid w:val="52A43C99"/>
    <w:rsid w:val="52B898AC"/>
    <w:rsid w:val="52B92F6F"/>
    <w:rsid w:val="52BEB920"/>
    <w:rsid w:val="52C37428"/>
    <w:rsid w:val="52C70E71"/>
    <w:rsid w:val="52D8E0C0"/>
    <w:rsid w:val="5307DFA4"/>
    <w:rsid w:val="531362F0"/>
    <w:rsid w:val="5313A34C"/>
    <w:rsid w:val="531FCD0C"/>
    <w:rsid w:val="5329D42D"/>
    <w:rsid w:val="5334ECCA"/>
    <w:rsid w:val="53352724"/>
    <w:rsid w:val="53356436"/>
    <w:rsid w:val="533A45B6"/>
    <w:rsid w:val="5341343C"/>
    <w:rsid w:val="53586EF0"/>
    <w:rsid w:val="535F7C96"/>
    <w:rsid w:val="536887A1"/>
    <w:rsid w:val="53792011"/>
    <w:rsid w:val="537FE3DB"/>
    <w:rsid w:val="538287CA"/>
    <w:rsid w:val="5394A187"/>
    <w:rsid w:val="539B8711"/>
    <w:rsid w:val="539FED5C"/>
    <w:rsid w:val="53ADB832"/>
    <w:rsid w:val="53B54122"/>
    <w:rsid w:val="53BA79A1"/>
    <w:rsid w:val="53C023E2"/>
    <w:rsid w:val="53CA6C75"/>
    <w:rsid w:val="53D19AE6"/>
    <w:rsid w:val="53EDED42"/>
    <w:rsid w:val="53F19955"/>
    <w:rsid w:val="5408A83B"/>
    <w:rsid w:val="5413B480"/>
    <w:rsid w:val="541A6623"/>
    <w:rsid w:val="5427180B"/>
    <w:rsid w:val="542ABA3A"/>
    <w:rsid w:val="543161D9"/>
    <w:rsid w:val="5431C5FA"/>
    <w:rsid w:val="543B88B4"/>
    <w:rsid w:val="544F0EED"/>
    <w:rsid w:val="545001F0"/>
    <w:rsid w:val="54592B19"/>
    <w:rsid w:val="545B2055"/>
    <w:rsid w:val="5469CB54"/>
    <w:rsid w:val="548E8385"/>
    <w:rsid w:val="549129C0"/>
    <w:rsid w:val="5498C55D"/>
    <w:rsid w:val="54A355C4"/>
    <w:rsid w:val="54A87685"/>
    <w:rsid w:val="54AFBB78"/>
    <w:rsid w:val="54B05F16"/>
    <w:rsid w:val="54B3B599"/>
    <w:rsid w:val="54B78998"/>
    <w:rsid w:val="54C831CB"/>
    <w:rsid w:val="54CAB232"/>
    <w:rsid w:val="54D166ED"/>
    <w:rsid w:val="54D535CB"/>
    <w:rsid w:val="54D860F0"/>
    <w:rsid w:val="54E07702"/>
    <w:rsid w:val="54F2FE66"/>
    <w:rsid w:val="54F6ABC8"/>
    <w:rsid w:val="54F9EC31"/>
    <w:rsid w:val="55005436"/>
    <w:rsid w:val="553A8410"/>
    <w:rsid w:val="5551731B"/>
    <w:rsid w:val="555AAAD3"/>
    <w:rsid w:val="5564F2AB"/>
    <w:rsid w:val="55671D77"/>
    <w:rsid w:val="556C9AC4"/>
    <w:rsid w:val="556EEC56"/>
    <w:rsid w:val="556FE5FD"/>
    <w:rsid w:val="55707EC5"/>
    <w:rsid w:val="55855375"/>
    <w:rsid w:val="5586B4EE"/>
    <w:rsid w:val="558A8BC8"/>
    <w:rsid w:val="5598A2C0"/>
    <w:rsid w:val="559B7E15"/>
    <w:rsid w:val="55A29BAF"/>
    <w:rsid w:val="55A41EA0"/>
    <w:rsid w:val="55B52185"/>
    <w:rsid w:val="55B69926"/>
    <w:rsid w:val="55B79B3D"/>
    <w:rsid w:val="55B920CC"/>
    <w:rsid w:val="55CF3C5A"/>
    <w:rsid w:val="55CFA30A"/>
    <w:rsid w:val="55D9377A"/>
    <w:rsid w:val="55E00C0F"/>
    <w:rsid w:val="55EA39D4"/>
    <w:rsid w:val="55ED5515"/>
    <w:rsid w:val="560024D8"/>
    <w:rsid w:val="56002739"/>
    <w:rsid w:val="56009449"/>
    <w:rsid w:val="5600C172"/>
    <w:rsid w:val="561BC9F5"/>
    <w:rsid w:val="562A53EE"/>
    <w:rsid w:val="563FF475"/>
    <w:rsid w:val="5642F0B8"/>
    <w:rsid w:val="56444971"/>
    <w:rsid w:val="565456AD"/>
    <w:rsid w:val="56608EFB"/>
    <w:rsid w:val="5668B1C1"/>
    <w:rsid w:val="566A1FD6"/>
    <w:rsid w:val="566D1FC6"/>
    <w:rsid w:val="566ECFC3"/>
    <w:rsid w:val="56726A75"/>
    <w:rsid w:val="56735DEC"/>
    <w:rsid w:val="567B7EBA"/>
    <w:rsid w:val="5683D55F"/>
    <w:rsid w:val="56891B68"/>
    <w:rsid w:val="569377C4"/>
    <w:rsid w:val="569937AB"/>
    <w:rsid w:val="569A3C76"/>
    <w:rsid w:val="56A26226"/>
    <w:rsid w:val="56A64F38"/>
    <w:rsid w:val="56A73972"/>
    <w:rsid w:val="56BDF079"/>
    <w:rsid w:val="56E401B2"/>
    <w:rsid w:val="56EF160C"/>
    <w:rsid w:val="570000E6"/>
    <w:rsid w:val="5706ABF2"/>
    <w:rsid w:val="570A0056"/>
    <w:rsid w:val="571939D3"/>
    <w:rsid w:val="571F50BB"/>
    <w:rsid w:val="571FCB8D"/>
    <w:rsid w:val="57262B9B"/>
    <w:rsid w:val="572F0EEF"/>
    <w:rsid w:val="5731B701"/>
    <w:rsid w:val="573CE8A6"/>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0CDD7"/>
    <w:rsid w:val="57A9F1E8"/>
    <w:rsid w:val="57AC830C"/>
    <w:rsid w:val="57AF5A6F"/>
    <w:rsid w:val="57B621AC"/>
    <w:rsid w:val="57BE43A9"/>
    <w:rsid w:val="57C4C897"/>
    <w:rsid w:val="57C5CB8D"/>
    <w:rsid w:val="57D4C676"/>
    <w:rsid w:val="57D5BACE"/>
    <w:rsid w:val="57D8B026"/>
    <w:rsid w:val="57E6B57A"/>
    <w:rsid w:val="57F4DD24"/>
    <w:rsid w:val="57F73D1F"/>
    <w:rsid w:val="5800878F"/>
    <w:rsid w:val="5809886B"/>
    <w:rsid w:val="580D017D"/>
    <w:rsid w:val="58102B7B"/>
    <w:rsid w:val="5813D90B"/>
    <w:rsid w:val="58140F73"/>
    <w:rsid w:val="581D750D"/>
    <w:rsid w:val="581F5624"/>
    <w:rsid w:val="58247504"/>
    <w:rsid w:val="582EAAFA"/>
    <w:rsid w:val="58346923"/>
    <w:rsid w:val="58365DCD"/>
    <w:rsid w:val="5853FD7B"/>
    <w:rsid w:val="586064CB"/>
    <w:rsid w:val="58621813"/>
    <w:rsid w:val="58705325"/>
    <w:rsid w:val="58843ED1"/>
    <w:rsid w:val="58916A84"/>
    <w:rsid w:val="589175AC"/>
    <w:rsid w:val="58A69EF3"/>
    <w:rsid w:val="58B4E9AC"/>
    <w:rsid w:val="58B7203A"/>
    <w:rsid w:val="58B9B687"/>
    <w:rsid w:val="58B9D681"/>
    <w:rsid w:val="58C2C645"/>
    <w:rsid w:val="58C51D0B"/>
    <w:rsid w:val="58D986D4"/>
    <w:rsid w:val="58DE5E78"/>
    <w:rsid w:val="58E986DA"/>
    <w:rsid w:val="590B6242"/>
    <w:rsid w:val="5917C8A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34DF6"/>
    <w:rsid w:val="59AE9D5A"/>
    <w:rsid w:val="59C26ACB"/>
    <w:rsid w:val="59D224CF"/>
    <w:rsid w:val="59DD5882"/>
    <w:rsid w:val="59EB6D58"/>
    <w:rsid w:val="5A01A395"/>
    <w:rsid w:val="5A036890"/>
    <w:rsid w:val="5A08D76B"/>
    <w:rsid w:val="5A10A905"/>
    <w:rsid w:val="5A27A1AB"/>
    <w:rsid w:val="5A374ECF"/>
    <w:rsid w:val="5A4381C8"/>
    <w:rsid w:val="5A457E64"/>
    <w:rsid w:val="5A4D0BFB"/>
    <w:rsid w:val="5A582D13"/>
    <w:rsid w:val="5A5E2E4F"/>
    <w:rsid w:val="5A657E62"/>
    <w:rsid w:val="5A712C24"/>
    <w:rsid w:val="5A7CE907"/>
    <w:rsid w:val="5A90853C"/>
    <w:rsid w:val="5A9986B1"/>
    <w:rsid w:val="5A99BD5D"/>
    <w:rsid w:val="5A9C6A99"/>
    <w:rsid w:val="5AA4588B"/>
    <w:rsid w:val="5AA5B8A4"/>
    <w:rsid w:val="5AA9AAC8"/>
    <w:rsid w:val="5AC46320"/>
    <w:rsid w:val="5AC9CC81"/>
    <w:rsid w:val="5AD159A1"/>
    <w:rsid w:val="5AD21E3B"/>
    <w:rsid w:val="5AD27B88"/>
    <w:rsid w:val="5AD92640"/>
    <w:rsid w:val="5B12B869"/>
    <w:rsid w:val="5B22084F"/>
    <w:rsid w:val="5B2DE01A"/>
    <w:rsid w:val="5B2ED18B"/>
    <w:rsid w:val="5B2F8E20"/>
    <w:rsid w:val="5B46DC8E"/>
    <w:rsid w:val="5B4C0949"/>
    <w:rsid w:val="5B4CC2D9"/>
    <w:rsid w:val="5B4E0282"/>
    <w:rsid w:val="5B53BA5F"/>
    <w:rsid w:val="5B584E93"/>
    <w:rsid w:val="5B58E857"/>
    <w:rsid w:val="5B5A344A"/>
    <w:rsid w:val="5B5B6A8D"/>
    <w:rsid w:val="5B621DA6"/>
    <w:rsid w:val="5B66F1ED"/>
    <w:rsid w:val="5B6924EF"/>
    <w:rsid w:val="5B6BB3CC"/>
    <w:rsid w:val="5B6F8A9F"/>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332F91"/>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A3FE80"/>
    <w:rsid w:val="5CAA457F"/>
    <w:rsid w:val="5CAE0731"/>
    <w:rsid w:val="5CAF35F9"/>
    <w:rsid w:val="5CC0C663"/>
    <w:rsid w:val="5CCC70CE"/>
    <w:rsid w:val="5CD79AF2"/>
    <w:rsid w:val="5CDBBC83"/>
    <w:rsid w:val="5CEA77E7"/>
    <w:rsid w:val="5CFFADF7"/>
    <w:rsid w:val="5D09F304"/>
    <w:rsid w:val="5D0BEA65"/>
    <w:rsid w:val="5D0FFFB0"/>
    <w:rsid w:val="5D45DB12"/>
    <w:rsid w:val="5D4A2BDD"/>
    <w:rsid w:val="5D546C20"/>
    <w:rsid w:val="5D5D3F9A"/>
    <w:rsid w:val="5D66BE67"/>
    <w:rsid w:val="5D750008"/>
    <w:rsid w:val="5D80FA63"/>
    <w:rsid w:val="5D839BDC"/>
    <w:rsid w:val="5D84B8A2"/>
    <w:rsid w:val="5D8A7578"/>
    <w:rsid w:val="5D93001A"/>
    <w:rsid w:val="5D9A2FC7"/>
    <w:rsid w:val="5DA83637"/>
    <w:rsid w:val="5DB93B02"/>
    <w:rsid w:val="5DBB151B"/>
    <w:rsid w:val="5DC6C149"/>
    <w:rsid w:val="5DC8D64E"/>
    <w:rsid w:val="5DCCDCA6"/>
    <w:rsid w:val="5DD26EE9"/>
    <w:rsid w:val="5DD5D02E"/>
    <w:rsid w:val="5DDD3BC7"/>
    <w:rsid w:val="5DEBB635"/>
    <w:rsid w:val="5DFAB947"/>
    <w:rsid w:val="5DFDB937"/>
    <w:rsid w:val="5E047826"/>
    <w:rsid w:val="5E09A64A"/>
    <w:rsid w:val="5E0B3568"/>
    <w:rsid w:val="5E0C9D2F"/>
    <w:rsid w:val="5E1321F3"/>
    <w:rsid w:val="5E189D62"/>
    <w:rsid w:val="5E1F0BE2"/>
    <w:rsid w:val="5E2C5C5C"/>
    <w:rsid w:val="5E2CDAD5"/>
    <w:rsid w:val="5E372199"/>
    <w:rsid w:val="5E3B2747"/>
    <w:rsid w:val="5E3E401D"/>
    <w:rsid w:val="5E443304"/>
    <w:rsid w:val="5E44741D"/>
    <w:rsid w:val="5E4D22C8"/>
    <w:rsid w:val="5E527195"/>
    <w:rsid w:val="5E6EFADF"/>
    <w:rsid w:val="5E719540"/>
    <w:rsid w:val="5E7CAF8D"/>
    <w:rsid w:val="5E841C63"/>
    <w:rsid w:val="5E8E4E45"/>
    <w:rsid w:val="5E90F17D"/>
    <w:rsid w:val="5E936D18"/>
    <w:rsid w:val="5EA8867C"/>
    <w:rsid w:val="5EA88C6B"/>
    <w:rsid w:val="5EA95BBA"/>
    <w:rsid w:val="5EB23CA5"/>
    <w:rsid w:val="5EBBB89C"/>
    <w:rsid w:val="5EBCA535"/>
    <w:rsid w:val="5EC4CDE3"/>
    <w:rsid w:val="5EC91352"/>
    <w:rsid w:val="5EDD7339"/>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6E4A9F"/>
    <w:rsid w:val="5F72323E"/>
    <w:rsid w:val="5F75F5CD"/>
    <w:rsid w:val="5F7DF0CC"/>
    <w:rsid w:val="5F8069B7"/>
    <w:rsid w:val="5FA04733"/>
    <w:rsid w:val="5FB4B9FA"/>
    <w:rsid w:val="5FC166B3"/>
    <w:rsid w:val="5FC4FB53"/>
    <w:rsid w:val="5FC92A3B"/>
    <w:rsid w:val="5FCBDEDC"/>
    <w:rsid w:val="5FD355F3"/>
    <w:rsid w:val="5FD79B0D"/>
    <w:rsid w:val="5FE9627A"/>
    <w:rsid w:val="5FEE41F6"/>
    <w:rsid w:val="60002F5C"/>
    <w:rsid w:val="601C91FC"/>
    <w:rsid w:val="60211063"/>
    <w:rsid w:val="6023F29F"/>
    <w:rsid w:val="6029D06A"/>
    <w:rsid w:val="602EC9BB"/>
    <w:rsid w:val="60301527"/>
    <w:rsid w:val="6030779A"/>
    <w:rsid w:val="60326283"/>
    <w:rsid w:val="6040D54F"/>
    <w:rsid w:val="6051A758"/>
    <w:rsid w:val="605229AC"/>
    <w:rsid w:val="60559A9F"/>
    <w:rsid w:val="60682529"/>
    <w:rsid w:val="6074639C"/>
    <w:rsid w:val="6077B221"/>
    <w:rsid w:val="6087315A"/>
    <w:rsid w:val="609081E5"/>
    <w:rsid w:val="609E40EE"/>
    <w:rsid w:val="609EEC8F"/>
    <w:rsid w:val="60A4C03A"/>
    <w:rsid w:val="60B95A8B"/>
    <w:rsid w:val="60CD04D8"/>
    <w:rsid w:val="60E8DFCC"/>
    <w:rsid w:val="60EB92A0"/>
    <w:rsid w:val="60FF5C67"/>
    <w:rsid w:val="6109C7D5"/>
    <w:rsid w:val="610DF70F"/>
    <w:rsid w:val="610E9A9D"/>
    <w:rsid w:val="61144511"/>
    <w:rsid w:val="6126EFBF"/>
    <w:rsid w:val="612DAB44"/>
    <w:rsid w:val="6131EF54"/>
    <w:rsid w:val="61788EDB"/>
    <w:rsid w:val="618060A0"/>
    <w:rsid w:val="61A21D5D"/>
    <w:rsid w:val="61ADE6DD"/>
    <w:rsid w:val="61B04625"/>
    <w:rsid w:val="61B2A41E"/>
    <w:rsid w:val="61E05D09"/>
    <w:rsid w:val="61EB2594"/>
    <w:rsid w:val="61EC077B"/>
    <w:rsid w:val="61F282FC"/>
    <w:rsid w:val="62023AF5"/>
    <w:rsid w:val="62212E73"/>
    <w:rsid w:val="6226D04C"/>
    <w:rsid w:val="623CDE87"/>
    <w:rsid w:val="623E606F"/>
    <w:rsid w:val="6243C72C"/>
    <w:rsid w:val="624E09B1"/>
    <w:rsid w:val="6262882B"/>
    <w:rsid w:val="62636741"/>
    <w:rsid w:val="6269B369"/>
    <w:rsid w:val="626E9359"/>
    <w:rsid w:val="627AF9B7"/>
    <w:rsid w:val="627C3E8C"/>
    <w:rsid w:val="629D5D86"/>
    <w:rsid w:val="62A94D12"/>
    <w:rsid w:val="62AA60BA"/>
    <w:rsid w:val="62B85E4D"/>
    <w:rsid w:val="62BB6112"/>
    <w:rsid w:val="62BD99BD"/>
    <w:rsid w:val="62BDF64A"/>
    <w:rsid w:val="62CA45A9"/>
    <w:rsid w:val="62CA8171"/>
    <w:rsid w:val="62D41518"/>
    <w:rsid w:val="62D5B2FB"/>
    <w:rsid w:val="62DC664B"/>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5E27"/>
    <w:rsid w:val="63C0B7AF"/>
    <w:rsid w:val="63C0FF9A"/>
    <w:rsid w:val="63D074EB"/>
    <w:rsid w:val="63DDBBF5"/>
    <w:rsid w:val="63EFAB9A"/>
    <w:rsid w:val="63F933CC"/>
    <w:rsid w:val="640E78E6"/>
    <w:rsid w:val="641211AE"/>
    <w:rsid w:val="64140AE7"/>
    <w:rsid w:val="64229BEA"/>
    <w:rsid w:val="642B073A"/>
    <w:rsid w:val="64324E37"/>
    <w:rsid w:val="6439887C"/>
    <w:rsid w:val="6455AB94"/>
    <w:rsid w:val="64568D3E"/>
    <w:rsid w:val="64573173"/>
    <w:rsid w:val="6457B8C8"/>
    <w:rsid w:val="645BD2FC"/>
    <w:rsid w:val="645FD278"/>
    <w:rsid w:val="64721A77"/>
    <w:rsid w:val="64738651"/>
    <w:rsid w:val="6473CC69"/>
    <w:rsid w:val="6477B274"/>
    <w:rsid w:val="6479570D"/>
    <w:rsid w:val="64797B17"/>
    <w:rsid w:val="64959602"/>
    <w:rsid w:val="64964F15"/>
    <w:rsid w:val="64982B41"/>
    <w:rsid w:val="64A85C56"/>
    <w:rsid w:val="64A94D3E"/>
    <w:rsid w:val="64AFA8F3"/>
    <w:rsid w:val="64C4CC05"/>
    <w:rsid w:val="64F26F13"/>
    <w:rsid w:val="65026271"/>
    <w:rsid w:val="6503922E"/>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AF1341"/>
    <w:rsid w:val="65B8506C"/>
    <w:rsid w:val="65C11213"/>
    <w:rsid w:val="65C74F49"/>
    <w:rsid w:val="65C93102"/>
    <w:rsid w:val="65CA636F"/>
    <w:rsid w:val="65CCAF88"/>
    <w:rsid w:val="65D0A55C"/>
    <w:rsid w:val="65DCA5F9"/>
    <w:rsid w:val="65E903CF"/>
    <w:rsid w:val="65F5FBB3"/>
    <w:rsid w:val="65F66CAA"/>
    <w:rsid w:val="66082F30"/>
    <w:rsid w:val="6609EEFF"/>
    <w:rsid w:val="66112B12"/>
    <w:rsid w:val="66163CF8"/>
    <w:rsid w:val="66229907"/>
    <w:rsid w:val="66265F21"/>
    <w:rsid w:val="66268823"/>
    <w:rsid w:val="6647681C"/>
    <w:rsid w:val="6647B11F"/>
    <w:rsid w:val="666E5190"/>
    <w:rsid w:val="66702393"/>
    <w:rsid w:val="66725D3D"/>
    <w:rsid w:val="66733C4F"/>
    <w:rsid w:val="6675131B"/>
    <w:rsid w:val="667D5B30"/>
    <w:rsid w:val="6681F1DB"/>
    <w:rsid w:val="668417A2"/>
    <w:rsid w:val="66A5B93E"/>
    <w:rsid w:val="66A8B501"/>
    <w:rsid w:val="66B51A82"/>
    <w:rsid w:val="66B6321C"/>
    <w:rsid w:val="66D00121"/>
    <w:rsid w:val="66D42C65"/>
    <w:rsid w:val="66D89194"/>
    <w:rsid w:val="66E4D265"/>
    <w:rsid w:val="66E9D912"/>
    <w:rsid w:val="66EC9540"/>
    <w:rsid w:val="66F2104B"/>
    <w:rsid w:val="66F58C95"/>
    <w:rsid w:val="66F869C7"/>
    <w:rsid w:val="670ABD23"/>
    <w:rsid w:val="670E4B1F"/>
    <w:rsid w:val="670ED0F2"/>
    <w:rsid w:val="67109605"/>
    <w:rsid w:val="6728A481"/>
    <w:rsid w:val="67343AA3"/>
    <w:rsid w:val="6746FD3E"/>
    <w:rsid w:val="6747B3F7"/>
    <w:rsid w:val="6749CB23"/>
    <w:rsid w:val="674E28E7"/>
    <w:rsid w:val="6767385F"/>
    <w:rsid w:val="6767AD7F"/>
    <w:rsid w:val="676F53FD"/>
    <w:rsid w:val="677DBE85"/>
    <w:rsid w:val="67835C48"/>
    <w:rsid w:val="67860D59"/>
    <w:rsid w:val="67897BED"/>
    <w:rsid w:val="678B8B69"/>
    <w:rsid w:val="678E8042"/>
    <w:rsid w:val="6798A849"/>
    <w:rsid w:val="679E821E"/>
    <w:rsid w:val="67A2D515"/>
    <w:rsid w:val="67B05D33"/>
    <w:rsid w:val="67B152D5"/>
    <w:rsid w:val="67B65D13"/>
    <w:rsid w:val="67C54124"/>
    <w:rsid w:val="67DEC8A0"/>
    <w:rsid w:val="67E6ED84"/>
    <w:rsid w:val="67E92EE8"/>
    <w:rsid w:val="67FA2CD9"/>
    <w:rsid w:val="68069EF7"/>
    <w:rsid w:val="680A3813"/>
    <w:rsid w:val="68109094"/>
    <w:rsid w:val="682C09DC"/>
    <w:rsid w:val="683B72EE"/>
    <w:rsid w:val="683BDA8B"/>
    <w:rsid w:val="683ECD29"/>
    <w:rsid w:val="683FF68E"/>
    <w:rsid w:val="68452CF4"/>
    <w:rsid w:val="685012B1"/>
    <w:rsid w:val="6857D44B"/>
    <w:rsid w:val="6860B6E2"/>
    <w:rsid w:val="68623729"/>
    <w:rsid w:val="6868B19A"/>
    <w:rsid w:val="687A7925"/>
    <w:rsid w:val="687E5A6D"/>
    <w:rsid w:val="6885C32D"/>
    <w:rsid w:val="6898BF6D"/>
    <w:rsid w:val="689B6A34"/>
    <w:rsid w:val="68A3688A"/>
    <w:rsid w:val="68A5D113"/>
    <w:rsid w:val="68BA4893"/>
    <w:rsid w:val="68C2ED59"/>
    <w:rsid w:val="68C45E11"/>
    <w:rsid w:val="68D3881E"/>
    <w:rsid w:val="68E0A4C4"/>
    <w:rsid w:val="68ED35A3"/>
    <w:rsid w:val="68FF8783"/>
    <w:rsid w:val="6905B44D"/>
    <w:rsid w:val="691EA6B5"/>
    <w:rsid w:val="69242747"/>
    <w:rsid w:val="69304B5E"/>
    <w:rsid w:val="69339217"/>
    <w:rsid w:val="69385128"/>
    <w:rsid w:val="69397A77"/>
    <w:rsid w:val="6964AA8C"/>
    <w:rsid w:val="696771EC"/>
    <w:rsid w:val="6980A177"/>
    <w:rsid w:val="6989592B"/>
    <w:rsid w:val="6990B544"/>
    <w:rsid w:val="6990D18E"/>
    <w:rsid w:val="6991FCCB"/>
    <w:rsid w:val="699B2F2C"/>
    <w:rsid w:val="69B3E94C"/>
    <w:rsid w:val="69C63792"/>
    <w:rsid w:val="69F2DB54"/>
    <w:rsid w:val="6A0238AC"/>
    <w:rsid w:val="6A02A9B5"/>
    <w:rsid w:val="6A08948A"/>
    <w:rsid w:val="6A13D5E8"/>
    <w:rsid w:val="6A168DD7"/>
    <w:rsid w:val="6A1E5851"/>
    <w:rsid w:val="6A2414A0"/>
    <w:rsid w:val="6A2B266E"/>
    <w:rsid w:val="6A334CB3"/>
    <w:rsid w:val="6A3B83E4"/>
    <w:rsid w:val="6A46727D"/>
    <w:rsid w:val="6A557119"/>
    <w:rsid w:val="6A665330"/>
    <w:rsid w:val="6A6E8764"/>
    <w:rsid w:val="6A84B7C9"/>
    <w:rsid w:val="6A8C810C"/>
    <w:rsid w:val="6A9210B2"/>
    <w:rsid w:val="6A922707"/>
    <w:rsid w:val="6A97461C"/>
    <w:rsid w:val="6AA66D1B"/>
    <w:rsid w:val="6AA86F6E"/>
    <w:rsid w:val="6AACA579"/>
    <w:rsid w:val="6AB08BDF"/>
    <w:rsid w:val="6AC4C752"/>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93D72F"/>
    <w:rsid w:val="6BA1DEAD"/>
    <w:rsid w:val="6BA2C551"/>
    <w:rsid w:val="6BB6996C"/>
    <w:rsid w:val="6BBF5973"/>
    <w:rsid w:val="6BC91A81"/>
    <w:rsid w:val="6BD6A662"/>
    <w:rsid w:val="6BDECB70"/>
    <w:rsid w:val="6BE2F564"/>
    <w:rsid w:val="6BE8E30A"/>
    <w:rsid w:val="6BF7F0E3"/>
    <w:rsid w:val="6C022391"/>
    <w:rsid w:val="6C07744E"/>
    <w:rsid w:val="6C0DAC13"/>
    <w:rsid w:val="6C377885"/>
    <w:rsid w:val="6C394FE7"/>
    <w:rsid w:val="6C3ECB7A"/>
    <w:rsid w:val="6C3F7705"/>
    <w:rsid w:val="6C4C49C9"/>
    <w:rsid w:val="6C4E0F2C"/>
    <w:rsid w:val="6C5B433C"/>
    <w:rsid w:val="6C707403"/>
    <w:rsid w:val="6C83E8E5"/>
    <w:rsid w:val="6C8491E1"/>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C6660"/>
    <w:rsid w:val="6D55939C"/>
    <w:rsid w:val="6D70ABF8"/>
    <w:rsid w:val="6D744BDD"/>
    <w:rsid w:val="6D79F7A1"/>
    <w:rsid w:val="6D7ED76B"/>
    <w:rsid w:val="6D7FB0A5"/>
    <w:rsid w:val="6D8B7214"/>
    <w:rsid w:val="6D919131"/>
    <w:rsid w:val="6D969884"/>
    <w:rsid w:val="6DA830CB"/>
    <w:rsid w:val="6DB1F477"/>
    <w:rsid w:val="6DB4C63C"/>
    <w:rsid w:val="6DD0299F"/>
    <w:rsid w:val="6DE0EA1B"/>
    <w:rsid w:val="6DE17810"/>
    <w:rsid w:val="6DE21401"/>
    <w:rsid w:val="6DE43F10"/>
    <w:rsid w:val="6DEFB770"/>
    <w:rsid w:val="6DF3A57A"/>
    <w:rsid w:val="6E167F69"/>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4E6DE1"/>
    <w:rsid w:val="6F51833E"/>
    <w:rsid w:val="6F5C9304"/>
    <w:rsid w:val="6F6CF093"/>
    <w:rsid w:val="6F86FBC1"/>
    <w:rsid w:val="6F8CD367"/>
    <w:rsid w:val="6F8E9D20"/>
    <w:rsid w:val="6F976802"/>
    <w:rsid w:val="6F9DD66A"/>
    <w:rsid w:val="6FA547A6"/>
    <w:rsid w:val="6FABE69B"/>
    <w:rsid w:val="6FB9ED33"/>
    <w:rsid w:val="6FBC8185"/>
    <w:rsid w:val="6FC0C21E"/>
    <w:rsid w:val="6FC7D341"/>
    <w:rsid w:val="6FD11638"/>
    <w:rsid w:val="6FE0F820"/>
    <w:rsid w:val="6FE24DA2"/>
    <w:rsid w:val="6FE2A7A1"/>
    <w:rsid w:val="6FE9FC14"/>
    <w:rsid w:val="6FEA67EE"/>
    <w:rsid w:val="6FF3FC20"/>
    <w:rsid w:val="6FFE13BA"/>
    <w:rsid w:val="70058519"/>
    <w:rsid w:val="7005BEBF"/>
    <w:rsid w:val="700A047A"/>
    <w:rsid w:val="700F4B24"/>
    <w:rsid w:val="7017870B"/>
    <w:rsid w:val="702BB2AF"/>
    <w:rsid w:val="70344A26"/>
    <w:rsid w:val="70377886"/>
    <w:rsid w:val="7052E598"/>
    <w:rsid w:val="7059345B"/>
    <w:rsid w:val="705FE7EB"/>
    <w:rsid w:val="7060496B"/>
    <w:rsid w:val="7060CCC0"/>
    <w:rsid w:val="706C7839"/>
    <w:rsid w:val="70767DC5"/>
    <w:rsid w:val="707BFF4C"/>
    <w:rsid w:val="707C2703"/>
    <w:rsid w:val="7080E8F3"/>
    <w:rsid w:val="70812FA4"/>
    <w:rsid w:val="70868BA2"/>
    <w:rsid w:val="70AA8078"/>
    <w:rsid w:val="70AC0B14"/>
    <w:rsid w:val="70ADB026"/>
    <w:rsid w:val="70B1A885"/>
    <w:rsid w:val="70C98584"/>
    <w:rsid w:val="70CDC850"/>
    <w:rsid w:val="70DC3BE9"/>
    <w:rsid w:val="70DD8041"/>
    <w:rsid w:val="70F958DF"/>
    <w:rsid w:val="71086E50"/>
    <w:rsid w:val="710A0FA8"/>
    <w:rsid w:val="71151CD6"/>
    <w:rsid w:val="711734CB"/>
    <w:rsid w:val="71243104"/>
    <w:rsid w:val="713A74EA"/>
    <w:rsid w:val="7146FC18"/>
    <w:rsid w:val="715BE793"/>
    <w:rsid w:val="71648316"/>
    <w:rsid w:val="7164965A"/>
    <w:rsid w:val="7165F62D"/>
    <w:rsid w:val="7167D459"/>
    <w:rsid w:val="71733D63"/>
    <w:rsid w:val="71752D33"/>
    <w:rsid w:val="717BAE60"/>
    <w:rsid w:val="717CDE19"/>
    <w:rsid w:val="71904E97"/>
    <w:rsid w:val="71954E22"/>
    <w:rsid w:val="719D047E"/>
    <w:rsid w:val="719DCD78"/>
    <w:rsid w:val="71A8AA8D"/>
    <w:rsid w:val="71AD0C98"/>
    <w:rsid w:val="71B76A44"/>
    <w:rsid w:val="71B7B227"/>
    <w:rsid w:val="71C957A7"/>
    <w:rsid w:val="71D7EA9E"/>
    <w:rsid w:val="71DD7BDC"/>
    <w:rsid w:val="71E1BD88"/>
    <w:rsid w:val="71E66EA2"/>
    <w:rsid w:val="71F4F7E4"/>
    <w:rsid w:val="72011B75"/>
    <w:rsid w:val="72068176"/>
    <w:rsid w:val="720F3885"/>
    <w:rsid w:val="7215183D"/>
    <w:rsid w:val="72271696"/>
    <w:rsid w:val="7231C38A"/>
    <w:rsid w:val="7235A4CB"/>
    <w:rsid w:val="723E825A"/>
    <w:rsid w:val="723F74AA"/>
    <w:rsid w:val="7247BD00"/>
    <w:rsid w:val="724B99E4"/>
    <w:rsid w:val="726576B0"/>
    <w:rsid w:val="726977D3"/>
    <w:rsid w:val="72723E3C"/>
    <w:rsid w:val="7279149C"/>
    <w:rsid w:val="7284A6E4"/>
    <w:rsid w:val="728B2CB7"/>
    <w:rsid w:val="72954B98"/>
    <w:rsid w:val="72A574C4"/>
    <w:rsid w:val="72ACD171"/>
    <w:rsid w:val="72AD614F"/>
    <w:rsid w:val="72C40F82"/>
    <w:rsid w:val="72C49000"/>
    <w:rsid w:val="72D62EB8"/>
    <w:rsid w:val="72DA107F"/>
    <w:rsid w:val="72F10BAF"/>
    <w:rsid w:val="72FDD471"/>
    <w:rsid w:val="730485A8"/>
    <w:rsid w:val="7307194E"/>
    <w:rsid w:val="73161CA6"/>
    <w:rsid w:val="73228713"/>
    <w:rsid w:val="7330C99C"/>
    <w:rsid w:val="7334A1A5"/>
    <w:rsid w:val="7336029E"/>
    <w:rsid w:val="733E86A1"/>
    <w:rsid w:val="7341EC8D"/>
    <w:rsid w:val="7347980A"/>
    <w:rsid w:val="7348D2E4"/>
    <w:rsid w:val="7358F78E"/>
    <w:rsid w:val="735D2DD4"/>
    <w:rsid w:val="736BD63B"/>
    <w:rsid w:val="73765D73"/>
    <w:rsid w:val="7377ED1F"/>
    <w:rsid w:val="73780394"/>
    <w:rsid w:val="73824EA0"/>
    <w:rsid w:val="73A36CBB"/>
    <w:rsid w:val="73B3AE2D"/>
    <w:rsid w:val="73B4BA9F"/>
    <w:rsid w:val="73BDB03B"/>
    <w:rsid w:val="73BEDEB8"/>
    <w:rsid w:val="73C36EBF"/>
    <w:rsid w:val="73CA84C0"/>
    <w:rsid w:val="73EC282E"/>
    <w:rsid w:val="73EF2259"/>
    <w:rsid w:val="740981C3"/>
    <w:rsid w:val="7409D27F"/>
    <w:rsid w:val="740A3933"/>
    <w:rsid w:val="741399BD"/>
    <w:rsid w:val="7418283F"/>
    <w:rsid w:val="74228D22"/>
    <w:rsid w:val="74297300"/>
    <w:rsid w:val="742A0AF4"/>
    <w:rsid w:val="742B6FAD"/>
    <w:rsid w:val="743F1AC3"/>
    <w:rsid w:val="7442E658"/>
    <w:rsid w:val="74511FE3"/>
    <w:rsid w:val="7456E0B2"/>
    <w:rsid w:val="745839AB"/>
    <w:rsid w:val="745DDEB3"/>
    <w:rsid w:val="7462A238"/>
    <w:rsid w:val="74683A9F"/>
    <w:rsid w:val="746D704E"/>
    <w:rsid w:val="747758F6"/>
    <w:rsid w:val="74824383"/>
    <w:rsid w:val="74824C45"/>
    <w:rsid w:val="748AA660"/>
    <w:rsid w:val="74A72513"/>
    <w:rsid w:val="74A79927"/>
    <w:rsid w:val="74AED411"/>
    <w:rsid w:val="74AF1299"/>
    <w:rsid w:val="74C9FCF9"/>
    <w:rsid w:val="74E21E49"/>
    <w:rsid w:val="74EE314C"/>
    <w:rsid w:val="74F19F94"/>
    <w:rsid w:val="74F69013"/>
    <w:rsid w:val="74FF367D"/>
    <w:rsid w:val="7500AE73"/>
    <w:rsid w:val="7507DB43"/>
    <w:rsid w:val="75184CCC"/>
    <w:rsid w:val="75188BC4"/>
    <w:rsid w:val="751BC86B"/>
    <w:rsid w:val="751C59AB"/>
    <w:rsid w:val="753661C1"/>
    <w:rsid w:val="753CC64B"/>
    <w:rsid w:val="753E3040"/>
    <w:rsid w:val="754C4D91"/>
    <w:rsid w:val="75616708"/>
    <w:rsid w:val="757DC495"/>
    <w:rsid w:val="7587AEB6"/>
    <w:rsid w:val="758D14CB"/>
    <w:rsid w:val="7590F440"/>
    <w:rsid w:val="759295D9"/>
    <w:rsid w:val="759F73AA"/>
    <w:rsid w:val="75AD0662"/>
    <w:rsid w:val="75C5DB55"/>
    <w:rsid w:val="75E514B2"/>
    <w:rsid w:val="75F57292"/>
    <w:rsid w:val="75FC325C"/>
    <w:rsid w:val="760091EB"/>
    <w:rsid w:val="7602A0B0"/>
    <w:rsid w:val="7604B551"/>
    <w:rsid w:val="76085C37"/>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6D665"/>
    <w:rsid w:val="76A9ECFA"/>
    <w:rsid w:val="76AF0D7F"/>
    <w:rsid w:val="76AF3AE7"/>
    <w:rsid w:val="76B0F113"/>
    <w:rsid w:val="76CF84D8"/>
    <w:rsid w:val="76E08958"/>
    <w:rsid w:val="76E5D574"/>
    <w:rsid w:val="76F3F387"/>
    <w:rsid w:val="76F67FED"/>
    <w:rsid w:val="772825B8"/>
    <w:rsid w:val="772EF116"/>
    <w:rsid w:val="77342EA7"/>
    <w:rsid w:val="7749EEFB"/>
    <w:rsid w:val="774B01D2"/>
    <w:rsid w:val="774EBBFE"/>
    <w:rsid w:val="7755A1A5"/>
    <w:rsid w:val="77608665"/>
    <w:rsid w:val="7776C9E7"/>
    <w:rsid w:val="777A24F1"/>
    <w:rsid w:val="7786AA75"/>
    <w:rsid w:val="7798E4BC"/>
    <w:rsid w:val="77A2C8B1"/>
    <w:rsid w:val="77A42C98"/>
    <w:rsid w:val="77A45A85"/>
    <w:rsid w:val="77A46882"/>
    <w:rsid w:val="77A9F0E7"/>
    <w:rsid w:val="77AC51E9"/>
    <w:rsid w:val="77AD421B"/>
    <w:rsid w:val="77E2EC5F"/>
    <w:rsid w:val="77FCE025"/>
    <w:rsid w:val="7805CBA0"/>
    <w:rsid w:val="78134197"/>
    <w:rsid w:val="781BEA3E"/>
    <w:rsid w:val="781F92A0"/>
    <w:rsid w:val="782A5A7E"/>
    <w:rsid w:val="782CCDE7"/>
    <w:rsid w:val="78338379"/>
    <w:rsid w:val="78363FC7"/>
    <w:rsid w:val="78386EDA"/>
    <w:rsid w:val="784EEC83"/>
    <w:rsid w:val="784F546B"/>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6EDF9"/>
    <w:rsid w:val="78F726E4"/>
    <w:rsid w:val="78FD9CB0"/>
    <w:rsid w:val="78FF64F2"/>
    <w:rsid w:val="790B0402"/>
    <w:rsid w:val="790BA46C"/>
    <w:rsid w:val="791955A2"/>
    <w:rsid w:val="79198E8E"/>
    <w:rsid w:val="792B247F"/>
    <w:rsid w:val="792B4D81"/>
    <w:rsid w:val="79338460"/>
    <w:rsid w:val="793F4C5E"/>
    <w:rsid w:val="795256BB"/>
    <w:rsid w:val="79691953"/>
    <w:rsid w:val="796A7EEE"/>
    <w:rsid w:val="796AF507"/>
    <w:rsid w:val="797BA5B5"/>
    <w:rsid w:val="79877EDA"/>
    <w:rsid w:val="799347F9"/>
    <w:rsid w:val="79B2A502"/>
    <w:rsid w:val="79B36E50"/>
    <w:rsid w:val="79BBF96D"/>
    <w:rsid w:val="79C07641"/>
    <w:rsid w:val="79C62ADF"/>
    <w:rsid w:val="79CB1FBC"/>
    <w:rsid w:val="79D352E3"/>
    <w:rsid w:val="79D8D1E2"/>
    <w:rsid w:val="79E58DCB"/>
    <w:rsid w:val="79F4782D"/>
    <w:rsid w:val="79F81BE9"/>
    <w:rsid w:val="7A0C2FE8"/>
    <w:rsid w:val="7A32731A"/>
    <w:rsid w:val="7A39630E"/>
    <w:rsid w:val="7A434666"/>
    <w:rsid w:val="7A436DEA"/>
    <w:rsid w:val="7A4598F9"/>
    <w:rsid w:val="7A49FCC0"/>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0C5663"/>
    <w:rsid w:val="7B158A2F"/>
    <w:rsid w:val="7B16A4B2"/>
    <w:rsid w:val="7B289FC1"/>
    <w:rsid w:val="7B3354C8"/>
    <w:rsid w:val="7B382046"/>
    <w:rsid w:val="7B43CAC7"/>
    <w:rsid w:val="7B495326"/>
    <w:rsid w:val="7B529D96"/>
    <w:rsid w:val="7B646239"/>
    <w:rsid w:val="7B64F58A"/>
    <w:rsid w:val="7B76D3FA"/>
    <w:rsid w:val="7B92B2C2"/>
    <w:rsid w:val="7B94B7DB"/>
    <w:rsid w:val="7B970E9D"/>
    <w:rsid w:val="7B9D09E3"/>
    <w:rsid w:val="7BA448B7"/>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BBB4E"/>
    <w:rsid w:val="7C2D824A"/>
    <w:rsid w:val="7C30460D"/>
    <w:rsid w:val="7C466CE2"/>
    <w:rsid w:val="7C4F9E5C"/>
    <w:rsid w:val="7C93FD02"/>
    <w:rsid w:val="7C97311F"/>
    <w:rsid w:val="7CB18A0A"/>
    <w:rsid w:val="7CB6A0E0"/>
    <w:rsid w:val="7CBCFE14"/>
    <w:rsid w:val="7CC221D7"/>
    <w:rsid w:val="7CDAECA6"/>
    <w:rsid w:val="7CE0BBBA"/>
    <w:rsid w:val="7CECFC65"/>
    <w:rsid w:val="7CEEF5F1"/>
    <w:rsid w:val="7CF33F27"/>
    <w:rsid w:val="7CF38946"/>
    <w:rsid w:val="7CFEB261"/>
    <w:rsid w:val="7D0DFAD8"/>
    <w:rsid w:val="7D26A090"/>
    <w:rsid w:val="7D35BDDD"/>
    <w:rsid w:val="7D593F2B"/>
    <w:rsid w:val="7D6CC935"/>
    <w:rsid w:val="7D6DE0CD"/>
    <w:rsid w:val="7D7697A1"/>
    <w:rsid w:val="7D775D00"/>
    <w:rsid w:val="7D79BFDB"/>
    <w:rsid w:val="7D7D7FBA"/>
    <w:rsid w:val="7D825E3A"/>
    <w:rsid w:val="7D8A1E74"/>
    <w:rsid w:val="7D8A834D"/>
    <w:rsid w:val="7D8EF0E2"/>
    <w:rsid w:val="7D9283CF"/>
    <w:rsid w:val="7DB98082"/>
    <w:rsid w:val="7DBA1E41"/>
    <w:rsid w:val="7DBEF3D4"/>
    <w:rsid w:val="7DC3422B"/>
    <w:rsid w:val="7DD89462"/>
    <w:rsid w:val="7DE29B43"/>
    <w:rsid w:val="7DE5422B"/>
    <w:rsid w:val="7DE84AB3"/>
    <w:rsid w:val="7DE8BEF4"/>
    <w:rsid w:val="7DE9DE48"/>
    <w:rsid w:val="7DF60843"/>
    <w:rsid w:val="7DF7095C"/>
    <w:rsid w:val="7DFB16A8"/>
    <w:rsid w:val="7E068B9E"/>
    <w:rsid w:val="7E0AFD7E"/>
    <w:rsid w:val="7E1A4E7E"/>
    <w:rsid w:val="7E1AC40C"/>
    <w:rsid w:val="7E1BE288"/>
    <w:rsid w:val="7E26114C"/>
    <w:rsid w:val="7E274790"/>
    <w:rsid w:val="7E3B8C23"/>
    <w:rsid w:val="7E3CD5F1"/>
    <w:rsid w:val="7E3E22F0"/>
    <w:rsid w:val="7E4891B8"/>
    <w:rsid w:val="7E4B1ACA"/>
    <w:rsid w:val="7E5D3221"/>
    <w:rsid w:val="7E6BA261"/>
    <w:rsid w:val="7E6EC47A"/>
    <w:rsid w:val="7E6EEFE9"/>
    <w:rsid w:val="7E73259F"/>
    <w:rsid w:val="7E8EB252"/>
    <w:rsid w:val="7EA73677"/>
    <w:rsid w:val="7EA7C9AC"/>
    <w:rsid w:val="7EA8836E"/>
    <w:rsid w:val="7EB47B87"/>
    <w:rsid w:val="7EC44E7E"/>
    <w:rsid w:val="7EC73D40"/>
    <w:rsid w:val="7EDA55CC"/>
    <w:rsid w:val="7EDA5774"/>
    <w:rsid w:val="7EDBA037"/>
    <w:rsid w:val="7EEA62AE"/>
    <w:rsid w:val="7EEE51F1"/>
    <w:rsid w:val="7EF58626"/>
    <w:rsid w:val="7EFF81ED"/>
    <w:rsid w:val="7F022DC3"/>
    <w:rsid w:val="7F0A0093"/>
    <w:rsid w:val="7F101F14"/>
    <w:rsid w:val="7F126EEA"/>
    <w:rsid w:val="7F1ECC93"/>
    <w:rsid w:val="7F2042BB"/>
    <w:rsid w:val="7F28C6BE"/>
    <w:rsid w:val="7F358F9A"/>
    <w:rsid w:val="7F368683"/>
    <w:rsid w:val="7F42D5D8"/>
    <w:rsid w:val="7F55C440"/>
    <w:rsid w:val="7F59AA24"/>
    <w:rsid w:val="7F71D662"/>
    <w:rsid w:val="7F9650F0"/>
    <w:rsid w:val="7FA0935C"/>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8329"/>
  <w15:docId w15:val="{84CCD527-9501-4A66-A152-87D1A092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E4D"/>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461E4D"/>
    <w:pPr>
      <w:keepNext/>
      <w:keepLines/>
      <w:numPr>
        <w:numId w:val="4"/>
      </w:numPr>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461E4D"/>
    <w:pPr>
      <w:keepNext/>
      <w:keepLines/>
      <w:numPr>
        <w:ilvl w:val="1"/>
        <w:numId w:val="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461E4D"/>
    <w:pPr>
      <w:keepNext/>
      <w:keepLines/>
      <w:numPr>
        <w:ilvl w:val="2"/>
        <w:numId w:val="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461E4D"/>
    <w:pPr>
      <w:keepNext/>
      <w:keepLines/>
      <w:numPr>
        <w:ilvl w:val="3"/>
        <w:numId w:val="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461E4D"/>
    <w:pPr>
      <w:keepNext/>
      <w:keepLines/>
      <w:numPr>
        <w:ilvl w:val="4"/>
        <w:numId w:val="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461E4D"/>
    <w:pPr>
      <w:keepNext/>
      <w:keepLines/>
      <w:numPr>
        <w:ilvl w:val="5"/>
        <w:numId w:val="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461E4D"/>
    <w:pPr>
      <w:keepNext/>
      <w:keepLines/>
      <w:numPr>
        <w:ilvl w:val="6"/>
        <w:numId w:val="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461E4D"/>
    <w:pPr>
      <w:keepNext/>
      <w:keepLines/>
      <w:numPr>
        <w:ilvl w:val="7"/>
        <w:numId w:val="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461E4D"/>
    <w:pPr>
      <w:keepNext/>
      <w:keepLines/>
      <w:numPr>
        <w:ilvl w:val="8"/>
        <w:numId w:val="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461E4D"/>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461E4D"/>
    <w:rPr>
      <w:caps w:val="0"/>
    </w:rPr>
  </w:style>
  <w:style w:type="character" w:customStyle="1" w:styleId="FooterChar">
    <w:name w:val="Footer Char"/>
    <w:link w:val="Footer"/>
    <w:rsid w:val="00461E4D"/>
    <w:rPr>
      <w:rFonts w:ascii="Times New Roman" w:eastAsia="MS Gothic" w:hAnsi="Times New Roman" w:cs="Times New Roman"/>
      <w:sz w:val="16"/>
      <w:szCs w:val="20"/>
    </w:rPr>
  </w:style>
  <w:style w:type="paragraph" w:styleId="ListParagraph">
    <w:name w:val="List Paragraph"/>
    <w:uiPriority w:val="34"/>
    <w:qFormat/>
    <w:rsid w:val="00461E4D"/>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461E4D"/>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461E4D"/>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461E4D"/>
    <w:pPr>
      <w:tabs>
        <w:tab w:val="clear" w:pos="480"/>
        <w:tab w:val="left" w:pos="1080"/>
      </w:tabs>
      <w:ind w:left="1080" w:hanging="720"/>
    </w:pPr>
    <w:rPr>
      <w:caps w:val="0"/>
      <w:szCs w:val="24"/>
    </w:rPr>
  </w:style>
  <w:style w:type="character" w:styleId="Hyperlink">
    <w:name w:val="Hyperlink"/>
    <w:uiPriority w:val="99"/>
    <w:rsid w:val="005F7B41"/>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887832"/>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887832"/>
    <w:rPr>
      <w:rFonts w:ascii="Times New Roman" w:eastAsia="MS Gothic" w:hAnsi="Times New Roman" w:cs="Times New Roman"/>
      <w:sz w:val="24"/>
      <w:szCs w:val="24"/>
    </w:rPr>
  </w:style>
  <w:style w:type="paragraph" w:styleId="BalloonText">
    <w:name w:val="Balloon Text"/>
    <w:basedOn w:val="Normal"/>
    <w:link w:val="BalloonTextChar"/>
    <w:semiHidden/>
    <w:rsid w:val="00461E4D"/>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uiPriority w:val="99"/>
    <w:rsid w:val="00461E4D"/>
    <w:rPr>
      <w:sz w:val="16"/>
      <w:szCs w:val="16"/>
    </w:rPr>
  </w:style>
  <w:style w:type="paragraph" w:styleId="CommentText">
    <w:name w:val="annotation text"/>
    <w:basedOn w:val="Normal"/>
    <w:link w:val="CommentTextChar"/>
    <w:uiPriority w:val="99"/>
    <w:rsid w:val="00461E4D"/>
    <w:rPr>
      <w:sz w:val="20"/>
      <w:szCs w:val="20"/>
    </w:rPr>
  </w:style>
  <w:style w:type="character" w:customStyle="1" w:styleId="CommentTextChar">
    <w:name w:val="Comment Text Char"/>
    <w:basedOn w:val="DefaultParagraphFont"/>
    <w:link w:val="CommentText"/>
    <w:uiPriority w:val="99"/>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461E4D"/>
    <w:rPr>
      <w:rFonts w:ascii="Times New Roman" w:hAnsi="Times New Roman"/>
      <w:i/>
      <w:color w:val="0000FF"/>
      <w:sz w:val="24"/>
    </w:rPr>
  </w:style>
  <w:style w:type="paragraph" w:customStyle="1" w:styleId="TableCenter">
    <w:name w:val="Table Center"/>
    <w:rsid w:val="00461E4D"/>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461E4D"/>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461E4D"/>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461E4D"/>
    <w:pPr>
      <w:numPr>
        <w:numId w:val="0"/>
      </w:numPr>
      <w:ind w:left="360" w:hanging="360"/>
    </w:pPr>
    <w:rPr>
      <w:szCs w:val="48"/>
    </w:rPr>
  </w:style>
  <w:style w:type="paragraph" w:customStyle="1" w:styleId="TableFootnoteLetter">
    <w:name w:val="Table Footnote Letter"/>
    <w:basedOn w:val="TableFootnote"/>
    <w:rsid w:val="00461E4D"/>
    <w:pPr>
      <w:numPr>
        <w:numId w:val="36"/>
      </w:numPr>
    </w:pPr>
  </w:style>
  <w:style w:type="paragraph" w:customStyle="1" w:styleId="TableEndofTextTitle">
    <w:name w:val="Table End of Text Title"/>
    <w:next w:val="TableHead"/>
    <w:rsid w:val="00461E4D"/>
    <w:pPr>
      <w:keepNext/>
      <w:keepLines/>
      <w:spacing w:before="60" w:after="0" w:line="240" w:lineRule="auto"/>
    </w:pPr>
    <w:rPr>
      <w:rFonts w:ascii="Times New Roman" w:eastAsia="MS Gothic" w:hAnsi="Times New Roman" w:cs="Times New Roman"/>
      <w:b/>
      <w:sz w:val="24"/>
      <w:szCs w:val="24"/>
    </w:rPr>
  </w:style>
  <w:style w:type="paragraph" w:customStyle="1" w:styleId="TableTitleContinued">
    <w:name w:val="Table Title Continued"/>
    <w:rsid w:val="00461E4D"/>
    <w:pPr>
      <w:keepNext/>
      <w:keepLines/>
      <w:spacing w:before="60" w:after="120" w:line="240" w:lineRule="auto"/>
    </w:pPr>
    <w:rPr>
      <w:rFonts w:ascii="Times New Roman" w:eastAsia="MS Gothic" w:hAnsi="Times New Roman" w:cs="Times New Roman"/>
      <w:b/>
      <w:sz w:val="24"/>
      <w:szCs w:val="24"/>
    </w:rPr>
  </w:style>
  <w:style w:type="paragraph" w:customStyle="1" w:styleId="FigureEndofTextTitle">
    <w:name w:val="Figure End of Text Title"/>
    <w:next w:val="Figure"/>
    <w:rsid w:val="00461E4D"/>
    <w:pPr>
      <w:keepNext/>
      <w:keepLines/>
      <w:spacing w:before="60" w:after="0" w:line="240" w:lineRule="auto"/>
    </w:pPr>
    <w:rPr>
      <w:rFonts w:ascii="Times New Roman" w:eastAsia="Times New Roman" w:hAnsi="Times New Roman" w:cs="Arial"/>
      <w:b/>
      <w:bCs/>
      <w:iCs/>
      <w:sz w:val="24"/>
      <w:szCs w:val="48"/>
    </w:rPr>
  </w:style>
  <w:style w:type="paragraph" w:styleId="ListNumber2">
    <w:name w:val="List Number 2"/>
    <w:rsid w:val="00461E4D"/>
    <w:pPr>
      <w:keepLines/>
      <w:numPr>
        <w:numId w:val="24"/>
      </w:numPr>
      <w:spacing w:before="60" w:after="0" w:line="240" w:lineRule="auto"/>
    </w:pPr>
    <w:rPr>
      <w:rFonts w:ascii="Times New Roman" w:eastAsia="MS Gothic" w:hAnsi="Times New Roman" w:cs="Times New Roman"/>
      <w:sz w:val="24"/>
      <w:szCs w:val="24"/>
    </w:rPr>
  </w:style>
  <w:style w:type="paragraph" w:styleId="ListNumber3">
    <w:name w:val="List Number 3"/>
    <w:rsid w:val="00461E4D"/>
    <w:pPr>
      <w:keepLines/>
      <w:numPr>
        <w:numId w:val="26"/>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461E4D"/>
    <w:pPr>
      <w:keepLines/>
      <w:numPr>
        <w:numId w:val="18"/>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461E4D"/>
    <w:pPr>
      <w:keepLines/>
      <w:numPr>
        <w:numId w:val="19"/>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461E4D"/>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461E4D"/>
    <w:pPr>
      <w:keepNext/>
      <w:keepLines/>
      <w:spacing w:after="240" w:line="240" w:lineRule="auto"/>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461E4D"/>
    <w:pPr>
      <w:keepNext/>
      <w:keepLines/>
      <w:spacing w:before="120" w:after="120" w:line="240" w:lineRule="auto"/>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461E4D"/>
  </w:style>
  <w:style w:type="paragraph" w:styleId="Title">
    <w:name w:val="Title"/>
    <w:link w:val="TitleChar"/>
    <w:qFormat/>
    <w:rsid w:val="00461E4D"/>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461E4D"/>
    <w:pPr>
      <w:keepLines/>
      <w:numPr>
        <w:numId w:val="35"/>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461E4D"/>
    <w:pPr>
      <w:keepNext/>
      <w:keepLines/>
      <w:spacing w:before="60" w:after="120" w:line="240" w:lineRule="auto"/>
    </w:pPr>
    <w:rPr>
      <w:rFonts w:ascii="Times New Roman" w:eastAsia="MS Gothic" w:hAnsi="Times New Roman" w:cs="Times New Roman"/>
      <w:b/>
      <w:color w:val="000000"/>
      <w:sz w:val="24"/>
      <w:szCs w:val="24"/>
    </w:rPr>
  </w:style>
  <w:style w:type="paragraph" w:customStyle="1" w:styleId="TableHead">
    <w:name w:val="Table Head"/>
    <w:basedOn w:val="TableCenter"/>
    <w:rsid w:val="00461E4D"/>
    <w:rPr>
      <w:b/>
      <w:szCs w:val="48"/>
    </w:rPr>
  </w:style>
  <w:style w:type="paragraph" w:customStyle="1" w:styleId="FigureTitle">
    <w:name w:val="Figure Title"/>
    <w:basedOn w:val="TableTitle"/>
    <w:next w:val="Figure"/>
    <w:rsid w:val="00461E4D"/>
    <w:pPr>
      <w:spacing w:after="240"/>
    </w:pPr>
  </w:style>
  <w:style w:type="character" w:customStyle="1" w:styleId="Instructions">
    <w:name w:val="Instructions"/>
    <w:rsid w:val="00461E4D"/>
    <w:rPr>
      <w:rFonts w:ascii="Verdana" w:hAnsi="Verdana"/>
      <w:vanish/>
      <w:color w:val="008000"/>
    </w:rPr>
  </w:style>
  <w:style w:type="paragraph" w:customStyle="1" w:styleId="TOCTitle">
    <w:name w:val="TOC Title"/>
    <w:basedOn w:val="Title"/>
    <w:next w:val="TOC1"/>
    <w:rsid w:val="00461E4D"/>
    <w:pPr>
      <w:keepLines/>
      <w:pageBreakBefore/>
    </w:pPr>
    <w:rPr>
      <w:caps w:val="0"/>
      <w:szCs w:val="28"/>
    </w:rPr>
  </w:style>
  <w:style w:type="paragraph" w:customStyle="1" w:styleId="TOCSection">
    <w:name w:val="TOC Section"/>
    <w:basedOn w:val="TOCTitle"/>
    <w:rsid w:val="00461E4D"/>
    <w:pPr>
      <w:pageBreakBefore w:val="0"/>
      <w:tabs>
        <w:tab w:val="left" w:pos="480"/>
      </w:tabs>
      <w:spacing w:after="120"/>
      <w:jc w:val="left"/>
    </w:pPr>
  </w:style>
  <w:style w:type="paragraph" w:customStyle="1" w:styleId="Confidentiality">
    <w:name w:val="Confidentiality"/>
    <w:rsid w:val="00461E4D"/>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461E4D"/>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461E4D"/>
    <w:pPr>
      <w:tabs>
        <w:tab w:val="clear" w:pos="480"/>
        <w:tab w:val="left" w:pos="1680"/>
      </w:tabs>
      <w:ind w:left="1680" w:hanging="960"/>
    </w:pPr>
    <w:rPr>
      <w:b w:val="0"/>
      <w:caps w:val="0"/>
      <w:szCs w:val="24"/>
    </w:rPr>
  </w:style>
  <w:style w:type="paragraph" w:styleId="TOC4">
    <w:name w:val="toc 4"/>
    <w:basedOn w:val="Normal"/>
    <w:next w:val="Normal"/>
    <w:uiPriority w:val="39"/>
    <w:rsid w:val="00461E4D"/>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461E4D"/>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461E4D"/>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461E4D"/>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461E4D"/>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461E4D"/>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461E4D"/>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461E4D"/>
    <w:pPr>
      <w:keepLines/>
      <w:numPr>
        <w:numId w:val="3"/>
      </w:numPr>
      <w:spacing w:before="60" w:after="0" w:line="240" w:lineRule="auto"/>
    </w:pPr>
    <w:rPr>
      <w:rFonts w:ascii="Times New Roman" w:eastAsia="MS Gothic" w:hAnsi="Times New Roman" w:cs="Times New Roman"/>
      <w:sz w:val="24"/>
      <w:szCs w:val="20"/>
    </w:rPr>
  </w:style>
  <w:style w:type="paragraph" w:styleId="ListNumber">
    <w:name w:val="List Number"/>
    <w:rsid w:val="00461E4D"/>
    <w:pPr>
      <w:keepLines/>
      <w:numPr>
        <w:numId w:val="23"/>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461E4D"/>
    <w:pPr>
      <w:keepLines/>
      <w:numPr>
        <w:numId w:val="33"/>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461E4D"/>
    <w:pPr>
      <w:numPr>
        <w:numId w:val="0"/>
      </w:numPr>
    </w:pPr>
    <w:rPr>
      <w:szCs w:val="48"/>
    </w:rPr>
  </w:style>
  <w:style w:type="paragraph" w:customStyle="1" w:styleId="Appendix">
    <w:name w:val="Appendix"/>
    <w:basedOn w:val="Heading2NoTOC"/>
    <w:next w:val="Paragraph"/>
    <w:rsid w:val="00461E4D"/>
    <w:pPr>
      <w:numPr>
        <w:numId w:val="7"/>
      </w:numPr>
    </w:pPr>
    <w:rPr>
      <w:bCs w:val="0"/>
      <w:snapToGrid w:val="0"/>
    </w:rPr>
  </w:style>
  <w:style w:type="paragraph" w:customStyle="1" w:styleId="Heading2NoTOC">
    <w:name w:val="Heading 2 No TOC"/>
    <w:basedOn w:val="Heading2"/>
    <w:next w:val="Paragraph"/>
    <w:rsid w:val="00461E4D"/>
    <w:pPr>
      <w:numPr>
        <w:ilvl w:val="0"/>
        <w:numId w:val="0"/>
      </w:numPr>
      <w:outlineLvl w:val="9"/>
    </w:pPr>
  </w:style>
  <w:style w:type="paragraph" w:customStyle="1" w:styleId="ListEnd">
    <w:name w:val="List End"/>
    <w:next w:val="Paragraph"/>
    <w:rsid w:val="00461E4D"/>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461E4D"/>
    <w:rPr>
      <w:vertAlign w:val="superscript"/>
    </w:rPr>
  </w:style>
  <w:style w:type="paragraph" w:styleId="EndnoteText">
    <w:name w:val="endnote text"/>
    <w:basedOn w:val="Normal"/>
    <w:link w:val="EndnoteTextChar"/>
    <w:semiHidden/>
    <w:rsid w:val="00461E4D"/>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461E4D"/>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461E4D"/>
    <w:pPr>
      <w:keepLines/>
      <w:numPr>
        <w:numId w:val="17"/>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461E4D"/>
    <w:pPr>
      <w:tabs>
        <w:tab w:val="clear" w:pos="6480"/>
        <w:tab w:val="clear" w:pos="12960"/>
        <w:tab w:val="center" w:pos="6307"/>
        <w:tab w:val="right" w:pos="12600"/>
      </w:tabs>
    </w:pPr>
  </w:style>
  <w:style w:type="paragraph" w:customStyle="1" w:styleId="Approval">
    <w:name w:val="Approval"/>
    <w:rsid w:val="00461E4D"/>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461E4D"/>
    <w:pPr>
      <w:numPr>
        <w:ilvl w:val="0"/>
        <w:numId w:val="0"/>
      </w:numPr>
    </w:pPr>
  </w:style>
  <w:style w:type="paragraph" w:styleId="BodyText">
    <w:name w:val="Body Text"/>
    <w:basedOn w:val="Normal"/>
    <w:link w:val="BodyTextChar"/>
    <w:semiHidden/>
    <w:rsid w:val="00461E4D"/>
    <w:pPr>
      <w:spacing w:after="120"/>
    </w:pPr>
  </w:style>
  <w:style w:type="character" w:customStyle="1" w:styleId="BodyTextChar">
    <w:name w:val="Body Text Char"/>
    <w:link w:val="BodyText"/>
    <w:semiHidden/>
    <w:rsid w:val="00461E4D"/>
    <w:rPr>
      <w:rFonts w:ascii="Times New Roman" w:eastAsia="Times New Roman" w:hAnsi="Times New Roman" w:cs="Times New Roman"/>
      <w:sz w:val="24"/>
      <w:szCs w:val="24"/>
    </w:rPr>
  </w:style>
  <w:style w:type="paragraph" w:styleId="BodyText2">
    <w:name w:val="Body Text 2"/>
    <w:basedOn w:val="Normal"/>
    <w:link w:val="BodyText2Char"/>
    <w:semiHidden/>
    <w:rsid w:val="00461E4D"/>
    <w:pPr>
      <w:spacing w:after="120" w:line="480" w:lineRule="auto"/>
    </w:pPr>
  </w:style>
  <w:style w:type="character" w:customStyle="1" w:styleId="BodyText2Char">
    <w:name w:val="Body Text 2 Char"/>
    <w:link w:val="BodyText2"/>
    <w:semiHidden/>
    <w:rsid w:val="00461E4D"/>
    <w:rPr>
      <w:rFonts w:ascii="Times New Roman" w:eastAsia="Times New Roman" w:hAnsi="Times New Roman" w:cs="Times New Roman"/>
      <w:sz w:val="24"/>
      <w:szCs w:val="24"/>
    </w:rPr>
  </w:style>
  <w:style w:type="paragraph" w:styleId="BodyText3">
    <w:name w:val="Body Text 3"/>
    <w:basedOn w:val="Normal"/>
    <w:link w:val="BodyText3Char"/>
    <w:semiHidden/>
    <w:rsid w:val="00461E4D"/>
    <w:pPr>
      <w:spacing w:after="120"/>
    </w:pPr>
    <w:rPr>
      <w:sz w:val="16"/>
      <w:szCs w:val="16"/>
    </w:rPr>
  </w:style>
  <w:style w:type="character" w:customStyle="1" w:styleId="BodyText3Char">
    <w:name w:val="Body Text 3 Char"/>
    <w:link w:val="BodyText3"/>
    <w:semiHidden/>
    <w:rsid w:val="00461E4D"/>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461E4D"/>
    <w:pPr>
      <w:ind w:firstLine="210"/>
    </w:pPr>
  </w:style>
  <w:style w:type="character" w:customStyle="1" w:styleId="BodyTextFirstIndentChar">
    <w:name w:val="Body Text First Indent Char"/>
    <w:link w:val="BodyTextFirstIndent"/>
    <w:semiHidden/>
    <w:rsid w:val="00461E4D"/>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461E4D"/>
    <w:pPr>
      <w:spacing w:after="120"/>
      <w:ind w:left="360"/>
    </w:pPr>
  </w:style>
  <w:style w:type="character" w:customStyle="1" w:styleId="BodyTextIndentChar">
    <w:name w:val="Body Text Indent Char"/>
    <w:link w:val="BodyTextIndent"/>
    <w:semiHidden/>
    <w:rsid w:val="00461E4D"/>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461E4D"/>
    <w:pPr>
      <w:ind w:firstLine="210"/>
    </w:pPr>
  </w:style>
  <w:style w:type="character" w:customStyle="1" w:styleId="BodyTextFirstIndent2Char">
    <w:name w:val="Body Text First Indent 2 Char"/>
    <w:link w:val="BodyTextFirstIndent2"/>
    <w:semiHidden/>
    <w:rsid w:val="00461E4D"/>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461E4D"/>
    <w:pPr>
      <w:spacing w:after="120" w:line="480" w:lineRule="auto"/>
      <w:ind w:left="360"/>
    </w:pPr>
  </w:style>
  <w:style w:type="character" w:customStyle="1" w:styleId="BodyTextIndent2Char">
    <w:name w:val="Body Text Indent 2 Char"/>
    <w:link w:val="BodyTextIndent2"/>
    <w:semiHidden/>
    <w:rsid w:val="00461E4D"/>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461E4D"/>
    <w:pPr>
      <w:spacing w:after="120"/>
      <w:ind w:left="360"/>
    </w:pPr>
    <w:rPr>
      <w:sz w:val="16"/>
      <w:szCs w:val="16"/>
    </w:rPr>
  </w:style>
  <w:style w:type="character" w:customStyle="1" w:styleId="BodyTextIndent3Char">
    <w:name w:val="Body Text Indent 3 Char"/>
    <w:link w:val="BodyTextIndent3"/>
    <w:semiHidden/>
    <w:rsid w:val="00461E4D"/>
    <w:rPr>
      <w:rFonts w:ascii="Times New Roman" w:eastAsia="Times New Roman" w:hAnsi="Times New Roman" w:cs="Times New Roman"/>
      <w:sz w:val="16"/>
      <w:szCs w:val="16"/>
    </w:rPr>
  </w:style>
  <w:style w:type="paragraph" w:styleId="Closing">
    <w:name w:val="Closing"/>
    <w:basedOn w:val="Normal"/>
    <w:link w:val="ClosingChar"/>
    <w:semiHidden/>
    <w:rsid w:val="00461E4D"/>
    <w:pPr>
      <w:ind w:left="4320"/>
    </w:pPr>
  </w:style>
  <w:style w:type="character" w:customStyle="1" w:styleId="ClosingChar">
    <w:name w:val="Closing Char"/>
    <w:link w:val="Closing"/>
    <w:semiHidden/>
    <w:rsid w:val="00461E4D"/>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rsid w:val="00461E4D"/>
    <w:rPr>
      <w:b/>
      <w:bCs/>
    </w:rPr>
  </w:style>
  <w:style w:type="character" w:customStyle="1" w:styleId="CommentSubjectChar">
    <w:name w:val="Comment Subject Char"/>
    <w:basedOn w:val="CommentTextChar"/>
    <w:link w:val="CommentSubject"/>
    <w:uiPriority w:val="99"/>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461E4D"/>
  </w:style>
  <w:style w:type="character" w:customStyle="1" w:styleId="DateChar">
    <w:name w:val="Date Char"/>
    <w:link w:val="Date"/>
    <w:semiHidden/>
    <w:rsid w:val="00461E4D"/>
    <w:rPr>
      <w:rFonts w:ascii="Times New Roman" w:eastAsia="Times New Roman" w:hAnsi="Times New Roman" w:cs="Times New Roman"/>
      <w:sz w:val="24"/>
      <w:szCs w:val="24"/>
    </w:rPr>
  </w:style>
  <w:style w:type="paragraph" w:styleId="DocumentMap">
    <w:name w:val="Document Map"/>
    <w:basedOn w:val="Normal"/>
    <w:link w:val="DocumentMapChar"/>
    <w:semiHidden/>
    <w:rsid w:val="00461E4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461E4D"/>
  </w:style>
  <w:style w:type="character" w:customStyle="1" w:styleId="E-mailSignatureChar">
    <w:name w:val="E-mail Signature Char"/>
    <w:link w:val="E-mailSignature"/>
    <w:semiHidden/>
    <w:rsid w:val="00461E4D"/>
    <w:rPr>
      <w:rFonts w:ascii="Times New Roman" w:eastAsia="Times New Roman" w:hAnsi="Times New Roman" w:cs="Times New Roman"/>
      <w:sz w:val="24"/>
      <w:szCs w:val="24"/>
    </w:rPr>
  </w:style>
  <w:style w:type="character" w:styleId="Emphasis">
    <w:name w:val="Emphasis"/>
    <w:uiPriority w:val="20"/>
    <w:qFormat/>
    <w:rsid w:val="00461E4D"/>
    <w:rPr>
      <w:rFonts w:ascii="Times New Roman" w:hAnsi="Times New Roman"/>
      <w:i/>
      <w:iCs/>
      <w:sz w:val="24"/>
    </w:rPr>
  </w:style>
  <w:style w:type="paragraph" w:styleId="EnvelopeAddress">
    <w:name w:val="envelope address"/>
    <w:basedOn w:val="Normal"/>
    <w:semiHidden/>
    <w:rsid w:val="00461E4D"/>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461E4D"/>
    <w:rPr>
      <w:rFonts w:ascii="Arial" w:hAnsi="Arial" w:cs="Arial"/>
      <w:sz w:val="20"/>
      <w:szCs w:val="20"/>
    </w:rPr>
  </w:style>
  <w:style w:type="character" w:styleId="FollowedHyperlink">
    <w:name w:val="FollowedHyperlink"/>
    <w:semiHidden/>
    <w:rsid w:val="00461E4D"/>
    <w:rPr>
      <w:color w:val="800080"/>
      <w:u w:val="single"/>
    </w:rPr>
  </w:style>
  <w:style w:type="character" w:styleId="FootnoteReference">
    <w:name w:val="footnote reference"/>
    <w:semiHidden/>
    <w:rsid w:val="00461E4D"/>
    <w:rPr>
      <w:vertAlign w:val="superscript"/>
    </w:rPr>
  </w:style>
  <w:style w:type="paragraph" w:styleId="FootnoteText">
    <w:name w:val="footnote text"/>
    <w:link w:val="FootnoteTextChar"/>
    <w:semiHidden/>
    <w:rsid w:val="00461E4D"/>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461E4D"/>
  </w:style>
  <w:style w:type="paragraph" w:styleId="HTMLAddress">
    <w:name w:val="HTML Address"/>
    <w:basedOn w:val="Normal"/>
    <w:link w:val="HTMLAddressChar"/>
    <w:semiHidden/>
    <w:rsid w:val="00461E4D"/>
    <w:rPr>
      <w:i/>
      <w:iCs/>
    </w:rPr>
  </w:style>
  <w:style w:type="character" w:customStyle="1" w:styleId="HTMLAddressChar">
    <w:name w:val="HTML Address Char"/>
    <w:link w:val="HTMLAddress"/>
    <w:semiHidden/>
    <w:rsid w:val="00461E4D"/>
    <w:rPr>
      <w:rFonts w:ascii="Times New Roman" w:eastAsia="Times New Roman" w:hAnsi="Times New Roman" w:cs="Times New Roman"/>
      <w:i/>
      <w:iCs/>
      <w:sz w:val="24"/>
      <w:szCs w:val="24"/>
    </w:rPr>
  </w:style>
  <w:style w:type="character" w:styleId="HTMLCite">
    <w:name w:val="HTML Cite"/>
    <w:semiHidden/>
    <w:rsid w:val="00461E4D"/>
    <w:rPr>
      <w:i/>
      <w:iCs/>
    </w:rPr>
  </w:style>
  <w:style w:type="character" w:styleId="HTMLCode">
    <w:name w:val="HTML Code"/>
    <w:semiHidden/>
    <w:rsid w:val="00461E4D"/>
    <w:rPr>
      <w:rFonts w:ascii="Courier New" w:hAnsi="Courier New" w:cs="Courier New"/>
      <w:sz w:val="20"/>
      <w:szCs w:val="20"/>
    </w:rPr>
  </w:style>
  <w:style w:type="character" w:styleId="HTMLDefinition">
    <w:name w:val="HTML Definition"/>
    <w:semiHidden/>
    <w:rsid w:val="00461E4D"/>
    <w:rPr>
      <w:i/>
      <w:iCs/>
    </w:rPr>
  </w:style>
  <w:style w:type="character" w:styleId="HTMLKeyboard">
    <w:name w:val="HTML Keyboard"/>
    <w:semiHidden/>
    <w:rsid w:val="00461E4D"/>
    <w:rPr>
      <w:rFonts w:ascii="Courier New" w:hAnsi="Courier New" w:cs="Courier New"/>
      <w:sz w:val="20"/>
      <w:szCs w:val="20"/>
    </w:rPr>
  </w:style>
  <w:style w:type="paragraph" w:styleId="HTMLPreformatted">
    <w:name w:val="HTML Preformatted"/>
    <w:basedOn w:val="Normal"/>
    <w:link w:val="HTMLPreformattedChar"/>
    <w:semiHidden/>
    <w:rsid w:val="00461E4D"/>
    <w:rPr>
      <w:rFonts w:ascii="Courier New" w:hAnsi="Courier New" w:cs="Courier New"/>
      <w:sz w:val="20"/>
      <w:szCs w:val="20"/>
    </w:rPr>
  </w:style>
  <w:style w:type="character" w:customStyle="1" w:styleId="HTMLPreformattedChar">
    <w:name w:val="HTML Preformatted Char"/>
    <w:link w:val="HTMLPreformatted"/>
    <w:semiHidden/>
    <w:rsid w:val="00461E4D"/>
    <w:rPr>
      <w:rFonts w:ascii="Courier New" w:eastAsia="Times New Roman" w:hAnsi="Courier New" w:cs="Courier New"/>
      <w:sz w:val="20"/>
      <w:szCs w:val="20"/>
    </w:rPr>
  </w:style>
  <w:style w:type="character" w:styleId="HTMLSample">
    <w:name w:val="HTML Sample"/>
    <w:semiHidden/>
    <w:rsid w:val="00461E4D"/>
    <w:rPr>
      <w:rFonts w:ascii="Courier New" w:hAnsi="Courier New" w:cs="Courier New"/>
    </w:rPr>
  </w:style>
  <w:style w:type="character" w:styleId="HTMLTypewriter">
    <w:name w:val="HTML Typewriter"/>
    <w:semiHidden/>
    <w:rsid w:val="00461E4D"/>
    <w:rPr>
      <w:rFonts w:ascii="Courier New" w:hAnsi="Courier New" w:cs="Courier New"/>
      <w:sz w:val="20"/>
      <w:szCs w:val="20"/>
    </w:rPr>
  </w:style>
  <w:style w:type="character" w:styleId="HTMLVariable">
    <w:name w:val="HTML Variable"/>
    <w:semiHidden/>
    <w:rsid w:val="00461E4D"/>
    <w:rPr>
      <w:i/>
      <w:iCs/>
    </w:rPr>
  </w:style>
  <w:style w:type="paragraph" w:styleId="Index1">
    <w:name w:val="index 1"/>
    <w:basedOn w:val="Normal"/>
    <w:next w:val="Normal"/>
    <w:semiHidden/>
    <w:rsid w:val="00461E4D"/>
    <w:pPr>
      <w:ind w:left="240" w:hanging="240"/>
    </w:pPr>
  </w:style>
  <w:style w:type="paragraph" w:styleId="Index2">
    <w:name w:val="index 2"/>
    <w:basedOn w:val="Normal"/>
    <w:next w:val="Normal"/>
    <w:semiHidden/>
    <w:rsid w:val="00461E4D"/>
    <w:pPr>
      <w:ind w:left="480" w:hanging="240"/>
    </w:pPr>
  </w:style>
  <w:style w:type="paragraph" w:styleId="Index3">
    <w:name w:val="index 3"/>
    <w:basedOn w:val="Normal"/>
    <w:next w:val="Normal"/>
    <w:semiHidden/>
    <w:rsid w:val="00461E4D"/>
    <w:pPr>
      <w:ind w:left="720" w:hanging="240"/>
    </w:pPr>
  </w:style>
  <w:style w:type="paragraph" w:styleId="Index4">
    <w:name w:val="index 4"/>
    <w:basedOn w:val="Normal"/>
    <w:next w:val="Normal"/>
    <w:semiHidden/>
    <w:rsid w:val="00461E4D"/>
    <w:pPr>
      <w:ind w:left="960" w:hanging="240"/>
    </w:pPr>
  </w:style>
  <w:style w:type="paragraph" w:styleId="Index5">
    <w:name w:val="index 5"/>
    <w:basedOn w:val="Normal"/>
    <w:next w:val="Normal"/>
    <w:semiHidden/>
    <w:rsid w:val="00461E4D"/>
    <w:pPr>
      <w:ind w:left="1200" w:hanging="240"/>
    </w:pPr>
  </w:style>
  <w:style w:type="paragraph" w:styleId="Index6">
    <w:name w:val="index 6"/>
    <w:basedOn w:val="Normal"/>
    <w:next w:val="Normal"/>
    <w:semiHidden/>
    <w:rsid w:val="00461E4D"/>
    <w:pPr>
      <w:ind w:left="1440" w:hanging="240"/>
    </w:pPr>
  </w:style>
  <w:style w:type="paragraph" w:styleId="Index7">
    <w:name w:val="index 7"/>
    <w:basedOn w:val="Normal"/>
    <w:next w:val="Normal"/>
    <w:semiHidden/>
    <w:rsid w:val="00461E4D"/>
    <w:pPr>
      <w:ind w:left="1680" w:hanging="240"/>
    </w:pPr>
  </w:style>
  <w:style w:type="paragraph" w:styleId="Index8">
    <w:name w:val="index 8"/>
    <w:basedOn w:val="Normal"/>
    <w:next w:val="Normal"/>
    <w:semiHidden/>
    <w:rsid w:val="00461E4D"/>
    <w:pPr>
      <w:ind w:left="1920" w:hanging="240"/>
    </w:pPr>
  </w:style>
  <w:style w:type="paragraph" w:styleId="Index9">
    <w:name w:val="index 9"/>
    <w:basedOn w:val="Normal"/>
    <w:next w:val="Normal"/>
    <w:semiHidden/>
    <w:rsid w:val="00461E4D"/>
    <w:pPr>
      <w:ind w:left="2160" w:hanging="240"/>
    </w:pPr>
  </w:style>
  <w:style w:type="paragraph" w:styleId="IndexHeading">
    <w:name w:val="index heading"/>
    <w:basedOn w:val="Normal"/>
    <w:next w:val="Index1"/>
    <w:semiHidden/>
    <w:rsid w:val="00461E4D"/>
    <w:rPr>
      <w:rFonts w:ascii="Arial" w:hAnsi="Arial" w:cs="Arial"/>
      <w:b/>
      <w:bCs/>
    </w:rPr>
  </w:style>
  <w:style w:type="character" w:styleId="LineNumber">
    <w:name w:val="line number"/>
    <w:semiHidden/>
    <w:rsid w:val="00461E4D"/>
  </w:style>
  <w:style w:type="paragraph" w:styleId="List">
    <w:name w:val="List"/>
    <w:basedOn w:val="Normal"/>
    <w:semiHidden/>
    <w:rsid w:val="00461E4D"/>
    <w:pPr>
      <w:ind w:left="360" w:hanging="360"/>
    </w:pPr>
  </w:style>
  <w:style w:type="paragraph" w:styleId="List2">
    <w:name w:val="List 2"/>
    <w:basedOn w:val="Normal"/>
    <w:semiHidden/>
    <w:rsid w:val="00461E4D"/>
    <w:pPr>
      <w:ind w:left="720" w:hanging="360"/>
    </w:pPr>
  </w:style>
  <w:style w:type="paragraph" w:styleId="List3">
    <w:name w:val="List 3"/>
    <w:basedOn w:val="Normal"/>
    <w:semiHidden/>
    <w:rsid w:val="00461E4D"/>
    <w:pPr>
      <w:ind w:left="1080" w:hanging="360"/>
    </w:pPr>
  </w:style>
  <w:style w:type="paragraph" w:styleId="List4">
    <w:name w:val="List 4"/>
    <w:basedOn w:val="Normal"/>
    <w:semiHidden/>
    <w:rsid w:val="00461E4D"/>
    <w:pPr>
      <w:ind w:left="1440" w:hanging="360"/>
    </w:pPr>
  </w:style>
  <w:style w:type="paragraph" w:styleId="List5">
    <w:name w:val="List 5"/>
    <w:basedOn w:val="Normal"/>
    <w:semiHidden/>
    <w:rsid w:val="00461E4D"/>
    <w:pPr>
      <w:ind w:left="1800" w:hanging="360"/>
    </w:pPr>
  </w:style>
  <w:style w:type="paragraph" w:styleId="ListBullet2">
    <w:name w:val="List Bullet 2"/>
    <w:rsid w:val="00461E4D"/>
    <w:pPr>
      <w:keepLines/>
      <w:numPr>
        <w:numId w:val="12"/>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461E4D"/>
    <w:pPr>
      <w:keepLines/>
      <w:numPr>
        <w:numId w:val="13"/>
      </w:numPr>
      <w:spacing w:before="60"/>
    </w:pPr>
    <w:rPr>
      <w:rFonts w:eastAsia="MS Gothic"/>
    </w:rPr>
  </w:style>
  <w:style w:type="paragraph" w:styleId="ListBullet4">
    <w:name w:val="List Bullet 4"/>
    <w:qFormat/>
    <w:rsid w:val="00461E4D"/>
    <w:pPr>
      <w:widowControl w:val="0"/>
      <w:numPr>
        <w:numId w:val="14"/>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461E4D"/>
    <w:pPr>
      <w:widowControl w:val="0"/>
      <w:numPr>
        <w:numId w:val="15"/>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461E4D"/>
    <w:pPr>
      <w:spacing w:after="120"/>
      <w:ind w:left="360"/>
    </w:pPr>
  </w:style>
  <w:style w:type="paragraph" w:styleId="ListContinue2">
    <w:name w:val="List Continue 2"/>
    <w:basedOn w:val="Normal"/>
    <w:rsid w:val="00461E4D"/>
    <w:pPr>
      <w:spacing w:after="120"/>
      <w:ind w:left="720"/>
    </w:pPr>
  </w:style>
  <w:style w:type="paragraph" w:styleId="ListContinue3">
    <w:name w:val="List Continue 3"/>
    <w:basedOn w:val="Normal"/>
    <w:rsid w:val="00461E4D"/>
    <w:pPr>
      <w:spacing w:after="120"/>
      <w:ind w:left="1080"/>
    </w:pPr>
  </w:style>
  <w:style w:type="paragraph" w:styleId="ListContinue4">
    <w:name w:val="List Continue 4"/>
    <w:basedOn w:val="Normal"/>
    <w:rsid w:val="00461E4D"/>
    <w:pPr>
      <w:spacing w:after="120"/>
      <w:ind w:left="1440"/>
    </w:pPr>
  </w:style>
  <w:style w:type="paragraph" w:styleId="ListContinue5">
    <w:name w:val="List Continue 5"/>
    <w:basedOn w:val="Normal"/>
    <w:rsid w:val="00461E4D"/>
    <w:pPr>
      <w:spacing w:after="120"/>
      <w:ind w:left="1800"/>
    </w:pPr>
  </w:style>
  <w:style w:type="paragraph" w:styleId="ListNumber4">
    <w:name w:val="List Number 4"/>
    <w:rsid w:val="00461E4D"/>
    <w:pPr>
      <w:numPr>
        <w:numId w:val="28"/>
      </w:numPr>
      <w:tabs>
        <w:tab w:val="num" w:pos="1440"/>
      </w:tabs>
      <w:spacing w:before="60" w:after="0" w:line="240" w:lineRule="auto"/>
    </w:pPr>
    <w:rPr>
      <w:rFonts w:ascii="Times New Roman" w:eastAsia="Times New Roman" w:hAnsi="Times New Roman" w:cs="Times New Roman"/>
      <w:sz w:val="24"/>
      <w:szCs w:val="24"/>
    </w:rPr>
  </w:style>
  <w:style w:type="paragraph" w:styleId="ListNumber5">
    <w:name w:val="List Number 5"/>
    <w:rsid w:val="00461E4D"/>
    <w:pPr>
      <w:numPr>
        <w:numId w:val="30"/>
      </w:numPr>
      <w:tabs>
        <w:tab w:val="num" w:pos="1800"/>
      </w:tabs>
      <w:spacing w:before="60" w:after="0" w:line="240" w:lineRule="auto"/>
    </w:pPr>
    <w:rPr>
      <w:rFonts w:ascii="Times New Roman" w:eastAsia="Times New Roman" w:hAnsi="Times New Roman" w:cs="Times New Roman"/>
      <w:sz w:val="24"/>
      <w:szCs w:val="24"/>
    </w:rPr>
  </w:style>
  <w:style w:type="paragraph" w:styleId="MacroText">
    <w:name w:val="macro"/>
    <w:link w:val="MacroTextChar"/>
    <w:semiHidden/>
    <w:rsid w:val="00461E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461E4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461E4D"/>
    <w:rPr>
      <w:rFonts w:ascii="Arial" w:eastAsia="Times New Roman" w:hAnsi="Arial" w:cs="Arial"/>
      <w:sz w:val="24"/>
      <w:szCs w:val="24"/>
      <w:shd w:val="pct20" w:color="auto" w:fill="auto"/>
    </w:rPr>
  </w:style>
  <w:style w:type="paragraph" w:styleId="NormalWeb">
    <w:name w:val="Normal (Web)"/>
    <w:basedOn w:val="Normal"/>
    <w:uiPriority w:val="99"/>
    <w:semiHidden/>
    <w:rsid w:val="00461E4D"/>
  </w:style>
  <w:style w:type="paragraph" w:styleId="NormalIndent">
    <w:name w:val="Normal Indent"/>
    <w:basedOn w:val="Normal"/>
    <w:semiHidden/>
    <w:rsid w:val="00461E4D"/>
    <w:pPr>
      <w:ind w:left="720"/>
    </w:pPr>
  </w:style>
  <w:style w:type="paragraph" w:styleId="NoteHeading">
    <w:name w:val="Note Heading"/>
    <w:basedOn w:val="Normal"/>
    <w:next w:val="Normal"/>
    <w:link w:val="NoteHeadingChar"/>
    <w:semiHidden/>
    <w:rsid w:val="00461E4D"/>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461E4D"/>
    <w:rPr>
      <w:rFonts w:ascii="Courier New" w:hAnsi="Courier New" w:cs="Courier New"/>
      <w:sz w:val="20"/>
      <w:szCs w:val="20"/>
    </w:rPr>
  </w:style>
  <w:style w:type="character" w:customStyle="1" w:styleId="PlainTextChar">
    <w:name w:val="Plain Text Char"/>
    <w:link w:val="PlainText"/>
    <w:semiHidden/>
    <w:rsid w:val="00461E4D"/>
    <w:rPr>
      <w:rFonts w:ascii="Courier New" w:eastAsia="Times New Roman" w:hAnsi="Courier New" w:cs="Courier New"/>
      <w:sz w:val="20"/>
      <w:szCs w:val="20"/>
    </w:rPr>
  </w:style>
  <w:style w:type="paragraph" w:styleId="Salutation">
    <w:name w:val="Salutation"/>
    <w:basedOn w:val="Normal"/>
    <w:next w:val="Normal"/>
    <w:link w:val="SalutationChar"/>
    <w:semiHidden/>
    <w:rsid w:val="00461E4D"/>
  </w:style>
  <w:style w:type="character" w:customStyle="1" w:styleId="SalutationChar">
    <w:name w:val="Salutation Char"/>
    <w:link w:val="Salutation"/>
    <w:semiHidden/>
    <w:rsid w:val="00461E4D"/>
    <w:rPr>
      <w:rFonts w:ascii="Times New Roman" w:eastAsia="Times New Roman" w:hAnsi="Times New Roman" w:cs="Times New Roman"/>
      <w:sz w:val="24"/>
      <w:szCs w:val="24"/>
    </w:rPr>
  </w:style>
  <w:style w:type="paragraph" w:styleId="Signature">
    <w:name w:val="Signature"/>
    <w:basedOn w:val="Normal"/>
    <w:link w:val="SignatureChar"/>
    <w:semiHidden/>
    <w:rsid w:val="00461E4D"/>
    <w:pPr>
      <w:ind w:left="4320"/>
    </w:pPr>
  </w:style>
  <w:style w:type="character" w:customStyle="1" w:styleId="SignatureChar">
    <w:name w:val="Signature Char"/>
    <w:link w:val="Signature"/>
    <w:semiHidden/>
    <w:rsid w:val="00461E4D"/>
    <w:rPr>
      <w:rFonts w:ascii="Times New Roman" w:eastAsia="Times New Roman" w:hAnsi="Times New Roman" w:cs="Times New Roman"/>
      <w:sz w:val="24"/>
      <w:szCs w:val="24"/>
    </w:rPr>
  </w:style>
  <w:style w:type="character" w:styleId="Strong">
    <w:name w:val="Strong"/>
    <w:qFormat/>
    <w:rsid w:val="00461E4D"/>
    <w:rPr>
      <w:rFonts w:ascii="Times New Roman" w:hAnsi="Times New Roman"/>
      <w:b/>
      <w:bCs/>
      <w:sz w:val="24"/>
    </w:rPr>
  </w:style>
  <w:style w:type="paragraph" w:styleId="Subtitle">
    <w:name w:val="Subtitle"/>
    <w:basedOn w:val="Normal"/>
    <w:link w:val="SubtitleChar"/>
    <w:qFormat/>
    <w:rsid w:val="00461E4D"/>
    <w:pPr>
      <w:spacing w:after="60"/>
      <w:jc w:val="center"/>
      <w:outlineLvl w:val="1"/>
    </w:pPr>
    <w:rPr>
      <w:rFonts w:cs="Arial"/>
    </w:rPr>
  </w:style>
  <w:style w:type="character" w:customStyle="1" w:styleId="SubtitleChar">
    <w:name w:val="Subtitle Char"/>
    <w:link w:val="Subtitle"/>
    <w:rsid w:val="00461E4D"/>
    <w:rPr>
      <w:rFonts w:ascii="Times New Roman" w:eastAsia="Times New Roman" w:hAnsi="Times New Roman" w:cs="Arial"/>
      <w:sz w:val="24"/>
      <w:szCs w:val="24"/>
    </w:rPr>
  </w:style>
  <w:style w:type="paragraph" w:styleId="TableofAuthorities">
    <w:name w:val="table of authorities"/>
    <w:basedOn w:val="Normal"/>
    <w:next w:val="Normal"/>
    <w:semiHidden/>
    <w:rsid w:val="00461E4D"/>
    <w:pPr>
      <w:ind w:left="240" w:hanging="240"/>
    </w:pPr>
  </w:style>
  <w:style w:type="paragraph" w:styleId="TableofFigures">
    <w:name w:val="table of figures"/>
    <w:basedOn w:val="Normal"/>
    <w:next w:val="Normal"/>
    <w:uiPriority w:val="99"/>
    <w:rsid w:val="00461E4D"/>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semiHidden/>
    <w:rsid w:val="00461E4D"/>
    <w:pPr>
      <w:spacing w:before="120"/>
    </w:pPr>
    <w:rPr>
      <w:rFonts w:ascii="Arial" w:hAnsi="Arial" w:cs="Arial"/>
      <w:b/>
      <w:bCs/>
    </w:rPr>
  </w:style>
  <w:style w:type="paragraph" w:customStyle="1" w:styleId="Heading1NoTOC">
    <w:name w:val="Heading 1 No TOC"/>
    <w:next w:val="Paragraph"/>
    <w:rsid w:val="00461E4D"/>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461E4D"/>
    <w:rPr>
      <w:rFonts w:ascii="Times New Roman" w:hAnsi="Times New Roman"/>
      <w:sz w:val="24"/>
      <w:vertAlign w:val="superscript"/>
    </w:rPr>
  </w:style>
  <w:style w:type="table" w:styleId="TableGrid">
    <w:name w:val="Table Grid"/>
    <w:basedOn w:val="TableNormal"/>
    <w:uiPriority w:val="59"/>
    <w:rsid w:val="00461E4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461E4D"/>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461E4D"/>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61E4D"/>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61E4D"/>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61E4D"/>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61E4D"/>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61E4D"/>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61E4D"/>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61E4D"/>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61E4D"/>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461E4D"/>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461E4D"/>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461E4D"/>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61E4D"/>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61E4D"/>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61E4D"/>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461E4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61E4D"/>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61E4D"/>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61E4D"/>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61E4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61E4D"/>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461E4D"/>
    <w:pPr>
      <w:numPr>
        <w:numId w:val="5"/>
      </w:numPr>
    </w:pPr>
  </w:style>
  <w:style w:type="paragraph" w:styleId="BlockText">
    <w:name w:val="Block Text"/>
    <w:basedOn w:val="Normal"/>
    <w:rsid w:val="00461E4D"/>
    <w:pPr>
      <w:spacing w:after="120"/>
      <w:ind w:left="1440" w:right="1440"/>
    </w:pPr>
  </w:style>
  <w:style w:type="numbering" w:styleId="1ai">
    <w:name w:val="Outline List 1"/>
    <w:basedOn w:val="NoList"/>
    <w:rsid w:val="00461E4D"/>
    <w:pPr>
      <w:numPr>
        <w:numId w:val="6"/>
      </w:numPr>
    </w:pPr>
  </w:style>
  <w:style w:type="numbering" w:styleId="ArticleSection">
    <w:name w:val="Outline List 3"/>
    <w:basedOn w:val="NoList"/>
    <w:rsid w:val="00461E4D"/>
    <w:pPr>
      <w:numPr>
        <w:numId w:val="8"/>
      </w:numPr>
    </w:pPr>
  </w:style>
  <w:style w:type="character" w:styleId="PlaceholderText">
    <w:name w:val="Placeholder Text"/>
    <w:uiPriority w:val="99"/>
    <w:semiHidden/>
    <w:rsid w:val="00461E4D"/>
    <w:rPr>
      <w:color w:val="808080"/>
    </w:rPr>
  </w:style>
  <w:style w:type="paragraph" w:customStyle="1" w:styleId="Attachment">
    <w:name w:val="Attachment"/>
    <w:basedOn w:val="Appendix"/>
    <w:next w:val="Paragraph"/>
    <w:qFormat/>
    <w:rsid w:val="00461E4D"/>
    <w:pPr>
      <w:numPr>
        <w:numId w:val="9"/>
      </w:numPr>
      <w:tabs>
        <w:tab w:val="left" w:pos="2160"/>
      </w:tabs>
    </w:pPr>
    <w:rPr>
      <w:rFonts w:cs="Times New Roman"/>
    </w:rPr>
  </w:style>
  <w:style w:type="paragraph" w:customStyle="1" w:styleId="Heading3NoTOC">
    <w:name w:val="Heading 3 No TOC"/>
    <w:basedOn w:val="Heading3"/>
    <w:next w:val="Paragraph"/>
    <w:qFormat/>
    <w:rsid w:val="00B1720F"/>
    <w:pPr>
      <w:numPr>
        <w:ilvl w:val="0"/>
        <w:numId w:val="0"/>
      </w:numPr>
      <w:spacing w:before="0"/>
      <w:ind w:left="965" w:hanging="965"/>
      <w:outlineLvl w:val="9"/>
    </w:pPr>
  </w:style>
  <w:style w:type="paragraph" w:customStyle="1" w:styleId="Heading3Unnumbered">
    <w:name w:val="Heading 3 Unnumbered"/>
    <w:basedOn w:val="Heading3"/>
    <w:next w:val="Paragraph"/>
    <w:qFormat/>
    <w:rsid w:val="00B1720F"/>
    <w:pPr>
      <w:numPr>
        <w:ilvl w:val="0"/>
        <w:numId w:val="0"/>
      </w:numPr>
      <w:spacing w:before="0"/>
    </w:pPr>
  </w:style>
  <w:style w:type="paragraph" w:customStyle="1" w:styleId="Heading4Unnumbered">
    <w:name w:val="Heading 4 Unnumbered"/>
    <w:basedOn w:val="Heading4"/>
    <w:next w:val="Paragraph"/>
    <w:qFormat/>
    <w:rsid w:val="00B1720F"/>
    <w:pPr>
      <w:numPr>
        <w:ilvl w:val="0"/>
        <w:numId w:val="0"/>
      </w:numPr>
      <w:spacing w:before="0"/>
      <w:ind w:left="1195" w:hanging="1195"/>
    </w:pPr>
  </w:style>
  <w:style w:type="paragraph" w:customStyle="1" w:styleId="Heading5Unnumbered">
    <w:name w:val="Heading 5 Unnumbered"/>
    <w:basedOn w:val="Heading5"/>
    <w:next w:val="Paragraph"/>
    <w:qFormat/>
    <w:rsid w:val="00B1720F"/>
    <w:pPr>
      <w:numPr>
        <w:ilvl w:val="0"/>
        <w:numId w:val="0"/>
      </w:numPr>
      <w:spacing w:before="0"/>
    </w:pPr>
  </w:style>
  <w:style w:type="paragraph" w:customStyle="1" w:styleId="ParagraphSingle">
    <w:name w:val="Paragraph Single"/>
    <w:next w:val="Paragraph"/>
    <w:qFormat/>
    <w:rsid w:val="00B1720F"/>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B1720F"/>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character" w:customStyle="1" w:styleId="Instructionsnothidden">
    <w:name w:val="Instructions not hidden"/>
    <w:rsid w:val="00461E4D"/>
    <w:rPr>
      <w:rFonts w:ascii="Verdana" w:hAnsi="Verdana"/>
      <w:color w:val="008000"/>
    </w:rPr>
  </w:style>
  <w:style w:type="paragraph" w:customStyle="1" w:styleId="ListHyphen">
    <w:name w:val="List Hyphen"/>
    <w:semiHidden/>
    <w:rsid w:val="00461E4D"/>
    <w:pPr>
      <w:numPr>
        <w:numId w:val="16"/>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461E4D"/>
    <w:pPr>
      <w:numPr>
        <w:numId w:val="20"/>
      </w:numPr>
      <w:spacing w:after="0" w:line="240" w:lineRule="auto"/>
    </w:pPr>
    <w:rPr>
      <w:rFonts w:ascii="Times New Roman" w:eastAsia="MS Gothic" w:hAnsi="Times New Roman" w:cs="Arial"/>
      <w:bCs/>
      <w:iCs/>
      <w:sz w:val="24"/>
      <w:szCs w:val="48"/>
    </w:rPr>
  </w:style>
  <w:style w:type="numbering" w:customStyle="1" w:styleId="ListLetter4b">
    <w:name w:val="List Letter 4b"/>
    <w:uiPriority w:val="99"/>
    <w:rsid w:val="00461E4D"/>
    <w:pPr>
      <w:numPr>
        <w:numId w:val="21"/>
      </w:numPr>
    </w:pPr>
  </w:style>
  <w:style w:type="paragraph" w:customStyle="1" w:styleId="ListLetter5">
    <w:name w:val="List Letter 5"/>
    <w:qFormat/>
    <w:rsid w:val="00461E4D"/>
    <w:pPr>
      <w:numPr>
        <w:numId w:val="22"/>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461E4D"/>
    <w:pPr>
      <w:numPr>
        <w:numId w:val="25"/>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461E4D"/>
    <w:pPr>
      <w:numPr>
        <w:numId w:val="27"/>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461E4D"/>
    <w:pPr>
      <w:numPr>
        <w:numId w:val="29"/>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461E4D"/>
    <w:pPr>
      <w:numPr>
        <w:numId w:val="31"/>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461E4D"/>
    <w:pPr>
      <w:numPr>
        <w:numId w:val="32"/>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461E4D"/>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461E4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461E4D"/>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461E4D"/>
    <w:pPr>
      <w:numPr>
        <w:numId w:val="34"/>
      </w:numPr>
    </w:pPr>
  </w:style>
  <w:style w:type="character" w:customStyle="1" w:styleId="SuggestedOptional">
    <w:name w:val="Suggested Optional"/>
    <w:qFormat/>
    <w:rsid w:val="00461E4D"/>
    <w:rPr>
      <w:vanish w:val="0"/>
      <w:color w:val="0000FF"/>
    </w:rPr>
  </w:style>
  <w:style w:type="paragraph" w:customStyle="1" w:styleId="TableCellCenter10pt">
    <w:name w:val="Table Cell Center 10 pt"/>
    <w:qFormat/>
    <w:rsid w:val="00461E4D"/>
    <w:pPr>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461E4D"/>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461E4D"/>
    <w:pPr>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461E4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461E4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461E4D"/>
    <w:pPr>
      <w:keepNext/>
      <w:keepLines/>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461E4D"/>
    <w:pPr>
      <w:numPr>
        <w:numId w:val="37"/>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461E4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461E4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461E4D"/>
    <w:pPr>
      <w:numPr>
        <w:numId w:val="38"/>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461E4D"/>
    <w:pPr>
      <w:numPr>
        <w:numId w:val="39"/>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461E4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paragraph" w:customStyle="1" w:styleId="TableRowHead">
    <w:name w:val="Table Row Head"/>
    <w:semiHidden/>
    <w:rsid w:val="00461E4D"/>
    <w:pPr>
      <w:tabs>
        <w:tab w:val="left" w:pos="360"/>
      </w:tabs>
      <w:spacing w:after="0" w:line="240" w:lineRule="auto"/>
    </w:pPr>
    <w:rPr>
      <w:rFonts w:ascii="Times New Roman" w:eastAsia="Times New Roman" w:hAnsi="Times New Roman" w:cs="Arial"/>
      <w:sz w:val="24"/>
      <w:szCs w:val="20"/>
    </w:rPr>
  </w:style>
  <w:style w:type="paragraph" w:customStyle="1" w:styleId="TableText">
    <w:name w:val="Table Text"/>
    <w:semiHidden/>
    <w:rsid w:val="00461E4D"/>
    <w:pPr>
      <w:spacing w:after="60" w:line="240" w:lineRule="auto"/>
      <w:jc w:val="center"/>
    </w:pPr>
    <w:rPr>
      <w:rFonts w:ascii="Times New Roman" w:eastAsia="Times New Roman" w:hAnsi="Times New Roman" w:cs="Times New Roman"/>
      <w:sz w:val="24"/>
      <w:szCs w:val="20"/>
    </w:rPr>
  </w:style>
  <w:style w:type="character" w:customStyle="1" w:styleId="al-author-delim">
    <w:name w:val="al-author-delim"/>
    <w:basedOn w:val="DefaultParagraphFont"/>
    <w:rsid w:val="00816155"/>
  </w:style>
  <w:style w:type="character" w:customStyle="1" w:styleId="author">
    <w:name w:val="author"/>
    <w:basedOn w:val="DefaultParagraphFont"/>
    <w:rsid w:val="00F5348D"/>
  </w:style>
  <w:style w:type="character" w:customStyle="1" w:styleId="articletitle">
    <w:name w:val="articletitle"/>
    <w:basedOn w:val="DefaultParagraphFont"/>
    <w:rsid w:val="00F5348D"/>
  </w:style>
  <w:style w:type="character" w:customStyle="1" w:styleId="pubyear">
    <w:name w:val="pubyear"/>
    <w:basedOn w:val="DefaultParagraphFont"/>
    <w:rsid w:val="00F5348D"/>
  </w:style>
  <w:style w:type="character" w:customStyle="1" w:styleId="vol">
    <w:name w:val="vol"/>
    <w:basedOn w:val="DefaultParagraphFont"/>
    <w:rsid w:val="00F5348D"/>
  </w:style>
  <w:style w:type="character" w:customStyle="1" w:styleId="pagefirst">
    <w:name w:val="pagefirst"/>
    <w:basedOn w:val="DefaultParagraphFont"/>
    <w:rsid w:val="00F5348D"/>
  </w:style>
  <w:style w:type="character" w:customStyle="1" w:styleId="pagelast">
    <w:name w:val="pagelast"/>
    <w:basedOn w:val="DefaultParagraphFont"/>
    <w:rsid w:val="00F5348D"/>
  </w:style>
  <w:style w:type="table" w:customStyle="1" w:styleId="TableGrid10">
    <w:name w:val="Table Grid1"/>
    <w:basedOn w:val="TableNormal"/>
    <w:next w:val="TableGrid"/>
    <w:uiPriority w:val="39"/>
    <w:rsid w:val="008F71E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8F71E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139083481">
      <w:bodyDiv w:val="1"/>
      <w:marLeft w:val="0"/>
      <w:marRight w:val="0"/>
      <w:marTop w:val="0"/>
      <w:marBottom w:val="0"/>
      <w:divBdr>
        <w:top w:val="none" w:sz="0" w:space="0" w:color="auto"/>
        <w:left w:val="none" w:sz="0" w:space="0" w:color="auto"/>
        <w:bottom w:val="none" w:sz="0" w:space="0" w:color="auto"/>
        <w:right w:val="none" w:sz="0" w:space="0" w:color="auto"/>
      </w:divBdr>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71870386">
      <w:bodyDiv w:val="1"/>
      <w:marLeft w:val="0"/>
      <w:marRight w:val="0"/>
      <w:marTop w:val="0"/>
      <w:marBottom w:val="0"/>
      <w:divBdr>
        <w:top w:val="none" w:sz="0" w:space="0" w:color="auto"/>
        <w:left w:val="none" w:sz="0" w:space="0" w:color="auto"/>
        <w:bottom w:val="none" w:sz="0" w:space="0" w:color="auto"/>
        <w:right w:val="none" w:sz="0" w:space="0" w:color="auto"/>
      </w:divBdr>
    </w:div>
    <w:div w:id="612321147">
      <w:bodyDiv w:val="1"/>
      <w:marLeft w:val="0"/>
      <w:marRight w:val="0"/>
      <w:marTop w:val="0"/>
      <w:marBottom w:val="0"/>
      <w:divBdr>
        <w:top w:val="none" w:sz="0" w:space="0" w:color="auto"/>
        <w:left w:val="none" w:sz="0" w:space="0" w:color="auto"/>
        <w:bottom w:val="none" w:sz="0" w:space="0" w:color="auto"/>
        <w:right w:val="none" w:sz="0" w:space="0" w:color="auto"/>
      </w:divBdr>
    </w:div>
    <w:div w:id="640960636">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22818942">
      <w:bodyDiv w:val="1"/>
      <w:marLeft w:val="0"/>
      <w:marRight w:val="0"/>
      <w:marTop w:val="0"/>
      <w:marBottom w:val="0"/>
      <w:divBdr>
        <w:top w:val="none" w:sz="0" w:space="0" w:color="auto"/>
        <w:left w:val="none" w:sz="0" w:space="0" w:color="auto"/>
        <w:bottom w:val="none" w:sz="0" w:space="0" w:color="auto"/>
        <w:right w:val="none" w:sz="0" w:space="0" w:color="auto"/>
      </w:divBdr>
    </w:div>
    <w:div w:id="84961173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961154497">
      <w:bodyDiv w:val="1"/>
      <w:marLeft w:val="0"/>
      <w:marRight w:val="0"/>
      <w:marTop w:val="0"/>
      <w:marBottom w:val="0"/>
      <w:divBdr>
        <w:top w:val="none" w:sz="0" w:space="0" w:color="auto"/>
        <w:left w:val="none" w:sz="0" w:space="0" w:color="auto"/>
        <w:bottom w:val="none" w:sz="0" w:space="0" w:color="auto"/>
        <w:right w:val="none" w:sz="0" w:space="0" w:color="auto"/>
      </w:divBdr>
    </w:div>
    <w:div w:id="968048148">
      <w:bodyDiv w:val="1"/>
      <w:marLeft w:val="0"/>
      <w:marRight w:val="0"/>
      <w:marTop w:val="0"/>
      <w:marBottom w:val="0"/>
      <w:divBdr>
        <w:top w:val="none" w:sz="0" w:space="0" w:color="auto"/>
        <w:left w:val="none" w:sz="0" w:space="0" w:color="auto"/>
        <w:bottom w:val="none" w:sz="0" w:space="0" w:color="auto"/>
        <w:right w:val="none" w:sz="0" w:space="0" w:color="auto"/>
      </w:divBdr>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3930786">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1975678009">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rimary_x0020_Group xmlns="67bfbf62-e052-42be-a058-b96bbacaba02" xsi:nil="true"/>
    <Artifact_x0020_Name xmlns="67bfbf62-e052-42be-a058-b96bbacaba02" xsi:nil="true"/>
    <Document_x0020_Title xmlns="67bfbf62-e052-42be-a058-b96bbacaba02" xsi:nil="true"/>
    <Product_x0020_Code xmlns="67bfbf62-e052-42be-a058-b96bbacaba02" xsi:nil="true"/>
    <dctm_isservice xmlns="67bfbf62-e052-42be-a058-b96bbacaba02">true</dctm_isservic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5.xml><?xml version="1.0" encoding="utf-8"?>
<ct:contentTypeSchema xmlns:ct="http://schemas.microsoft.com/office/2006/metadata/contentType" xmlns:ma="http://schemas.microsoft.com/office/2006/metadata/properties/metaAttributes" ct:_="" ma:_="" ma:contentTypeName="Document" ma:contentTypeID="0x0101004B25D634E4865A4CA31834C9D00EC346" ma:contentTypeVersion="9" ma:contentTypeDescription="Create a new document." ma:contentTypeScope="" ma:versionID="a5b86d2846e54975960680f13021319c">
  <xsd:schema xmlns:xsd="http://www.w3.org/2001/XMLSchema" xmlns:xs="http://www.w3.org/2001/XMLSchema" xmlns:p="http://schemas.microsoft.com/office/2006/metadata/properties" xmlns:ns2="67bfbf62-e052-42be-a058-b96bbacaba02" targetNamespace="http://schemas.microsoft.com/office/2006/metadata/properties" ma:root="true" ma:fieldsID="f1f96345483cdd3ea0b91af5e1b45167" ns2:_="">
    <xsd:import namespace="67bfbf62-e052-42be-a058-b96bbacaba02"/>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fbf62-e052-42be-a058-b96bbacaba02"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ct:contentTypeSchema xmlns:ct="http://schemas.microsoft.com/office/2006/metadata/contentType" xmlns:ma="http://schemas.microsoft.com/office/2006/metadata/properties/metaAttributes" ct:_="" ma:_="" ma:contentTypeName="Document" ma:contentTypeID="0x010100A62220C8831B2740931DAE7333D75845" ma:contentTypeVersion="9" ma:contentTypeDescription="Create a new document." ma:contentTypeScope="" ma:versionID="973858cf6cbdcb93461a1c2f783a0075">
  <xsd:schema xmlns:xsd="http://www.w3.org/2001/XMLSchema" xmlns:xs="http://www.w3.org/2001/XMLSchema" xmlns:p="http://schemas.microsoft.com/office/2006/metadata/properties" xmlns:ns2="b37aed0c-03fc-42fa-a6ee-0d9e5c3f64df" targetNamespace="http://schemas.microsoft.com/office/2006/metadata/properties" ma:root="true" ma:fieldsID="f54dbc0fc9abd494aa44505b1c576494" ns2:_="">
    <xsd:import namespace="b37aed0c-03fc-42fa-a6ee-0d9e5c3f64df"/>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aed0c-03fc-42fa-a6ee-0d9e5c3f64df"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2.xml><?xml version="1.0" encoding="utf-8"?>
<ds:datastoreItem xmlns:ds="http://schemas.openxmlformats.org/officeDocument/2006/customXml" ds:itemID="{C876B5C4-CD66-424F-A6A4-C5149BFC94EC}">
  <ds:schemaRefs>
    <ds:schemaRef ds:uri="http://schemas.microsoft.com/office/2006/metadata/properties"/>
    <ds:schemaRef ds:uri="http://schemas.microsoft.com/office/infopath/2007/PartnerControls"/>
    <ds:schemaRef ds:uri="67bfbf62-e052-42be-a058-b96bbacaba02"/>
  </ds:schemaRefs>
</ds:datastoreItem>
</file>

<file path=customXml/itemProps3.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4.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D40E6980-5F43-4A62-AE1E-09A3D9458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fbf62-e052-42be-a058-b96bbacab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4E4CAD1-C580-48FE-8D84-38BC1DA45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aed0c-03fc-42fa-a6ee-0d9e5c3f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58</TotalTime>
  <Pages>43</Pages>
  <Words>13353</Words>
  <Characters>76114</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diversity-plan template-indication-version5.0 template_clean.docx</vt:lpstr>
    </vt:vector>
  </TitlesOfParts>
  <Company/>
  <LinksUpToDate>false</LinksUpToDate>
  <CharactersWithSpaces>89289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 template-indication-version5.0 template_clean.docx</dc:title>
  <dc:subject/>
  <dc:creator>Perry, Kelly Ann</dc:creator>
  <cp:keywords/>
  <dc:description/>
  <cp:lastModifiedBy>Sell, Jaquelyne Alexis</cp:lastModifiedBy>
  <cp:revision>1</cp:revision>
  <cp:lastPrinted>2022-08-09T23:13:00Z</cp:lastPrinted>
  <dcterms:created xsi:type="dcterms:W3CDTF">2025-06-25T16:29:00Z</dcterms:created>
  <dcterms:modified xsi:type="dcterms:W3CDTF">2025-06-26T19:01:00Z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0x0101004B25D634E4865A4CA31834C9D00EC346</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SIP_Label_e81acc0d-dcc4-4dc9-a2c5-be70b05a2fe6_Enabled">
    <vt:lpwstr>true</vt:lpwstr>
  </property>
  <property fmtid="{D5CDD505-2E9C-101B-9397-08002B2CF9AE}" pid="10" name="MSIP_Label_e81acc0d-dcc4-4dc9-a2c5-be70b05a2fe6_SetDate">
    <vt:lpwstr>2021-12-15T18:17:15Z</vt:lpwstr>
  </property>
  <property fmtid="{D5CDD505-2E9C-101B-9397-08002B2CF9AE}" pid="11" name="MSIP_Label_e81acc0d-dcc4-4dc9-a2c5-be70b05a2fe6_Method">
    <vt:lpwstr>Privileged</vt:lpwstr>
  </property>
  <property fmtid="{D5CDD505-2E9C-101B-9397-08002B2CF9AE}" pid="12" name="MSIP_Label_e81acc0d-dcc4-4dc9-a2c5-be70b05a2fe6_Name">
    <vt:lpwstr>e81acc0d-dcc4-4dc9-a2c5-be70b05a2fe6</vt:lpwstr>
  </property>
  <property fmtid="{D5CDD505-2E9C-101B-9397-08002B2CF9AE}" pid="13" name="MSIP_Label_e81acc0d-dcc4-4dc9-a2c5-be70b05a2fe6_SiteId">
    <vt:lpwstr>a00de4ec-48a8-43a6-be74-e31274e2060d</vt:lpwstr>
  </property>
  <property fmtid="{D5CDD505-2E9C-101B-9397-08002B2CF9AE}" pid="14" name="MSIP_Label_e81acc0d-dcc4-4dc9-a2c5-be70b05a2fe6_ActionId">
    <vt:lpwstr>48ee8931-e331-450d-88b2-8393b520b31d</vt:lpwstr>
  </property>
  <property fmtid="{D5CDD505-2E9C-101B-9397-08002B2CF9AE}" pid="15" name="MSIP_Label_e81acc0d-dcc4-4dc9-a2c5-be70b05a2fe6_ContentBits">
    <vt:lpwstr>0</vt:lpwstr>
  </property>
  <property fmtid="{D5CDD505-2E9C-101B-9397-08002B2CF9AE}" pid="16" name="MerckAIPLabel">
    <vt:lpwstr>NotClassified</vt:lpwstr>
  </property>
  <property fmtid="{D5CDD505-2E9C-101B-9397-08002B2CF9AE}" pid="17" name="MerckAIPDataExchange">
    <vt:lpwstr>!MRKMIP@NotClassified</vt:lpwstr>
  </property>
  <property fmtid="{D5CDD505-2E9C-101B-9397-08002B2CF9AE}" pid="18" name="MediaServiceImageTags">
    <vt:lpwstr/>
  </property>
  <property fmtid="{D5CDD505-2E9C-101B-9397-08002B2CF9AE}" pid="19" name="_AdHocReviewCycleID">
    <vt:i4>-1907155487</vt:i4>
  </property>
  <property fmtid="{D5CDD505-2E9C-101B-9397-08002B2CF9AE}" pid="20" name="_NewReviewCycle">
    <vt:lpwstr/>
  </property>
  <property fmtid="{D5CDD505-2E9C-101B-9397-08002B2CF9AE}" pid="21" name="_EmailSubject">
    <vt:lpwstr>Merck compare examples - Email 1 of 3 - Diversity Plan</vt:lpwstr>
  </property>
  <property fmtid="{D5CDD505-2E9C-101B-9397-08002B2CF9AE}" pid="22" name="_AuthorEmail">
    <vt:lpwstr>deana.powell@merck.com</vt:lpwstr>
  </property>
  <property fmtid="{D5CDD505-2E9C-101B-9397-08002B2CF9AE}" pid="23" name="_AuthorEmailDisplayName">
    <vt:lpwstr>Powell, Deana</vt:lpwstr>
  </property>
  <property fmtid="{D5CDD505-2E9C-101B-9397-08002B2CF9AE}" pid="25" name="Primary Group">
    <vt:lpwstr/>
  </property>
  <property fmtid="{D5CDD505-2E9C-101B-9397-08002B2CF9AE}" pid="26" name="Artifact Name">
    <vt:lpwstr/>
  </property>
  <property fmtid="{D5CDD505-2E9C-101B-9397-08002B2CF9AE}" pid="27" name="Document Title">
    <vt:lpwstr/>
  </property>
  <property fmtid="{D5CDD505-2E9C-101B-9397-08002B2CF9AE}" pid="28" name="Product Cod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900</vt:lpwstr>
  </property>
  <property fmtid="{D5CDD505-2E9C-101B-9397-08002B2CF9AE}" pid="32" name="RCAM_CITATION_TYPE_CTD">
    <vt:lpwstr>0</vt:lpwstr>
  </property>
  <property fmtid="{D5CDD505-2E9C-101B-9397-08002B2CF9AE}" pid="33" name="RCAM_MK_NUMBER">
    <vt:lpwstr>2870</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1</vt:lpwstr>
  </property>
  <property fmtid="{D5CDD505-2E9C-101B-9397-08002B2CF9AE}" pid="40" name="REDS_BIBILO_NAME_INCLUDED">
    <vt:lpwstr>0</vt:lpwstr>
  </property>
  <property fmtid="{D5CDD505-2E9C-101B-9397-08002B2CF9AE}" pid="41" name="_PreviousAdHocReviewCycleID">
    <vt:i4>1933734484</vt:i4>
  </property>
</Properties>
</file>