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6FB4" w14:textId="4CB166F2" w:rsidR="004F3270" w:rsidRDefault="005A5FF0">
      <w:pPr>
        <w:pStyle w:val="Heading1Unnumbered"/>
        <w:pageBreakBefore/>
        <w:jc w:val="center"/>
      </w:pPr>
      <w:bookmarkStart w:id="0" w:name="_Toc225170707"/>
      <w:bookmarkStart w:id="1" w:name="_Toc139528038"/>
      <w:r>
        <w:rPr>
          <w:caps w:val="0"/>
        </w:rPr>
        <w:t>TABLE OF CONTENTS</w:t>
      </w:r>
      <w:bookmarkEnd w:id="0"/>
      <w:bookmarkEnd w:id="1"/>
    </w:p>
    <w:p w14:paraId="47356916" w14:textId="6B37A15C" w:rsidR="00A1575C" w:rsidRDefault="00A1575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A1575C">
        <w:rPr>
          <w:rStyle w:val="Hyperlink"/>
          <w:noProof/>
        </w:rPr>
        <w:t>TABLE OF CONTENTS</w:t>
      </w:r>
      <w:r>
        <w:rPr>
          <w:noProof/>
          <w:webHidden/>
        </w:rPr>
        <w:tab/>
        <w:t>1</w:t>
      </w:r>
    </w:p>
    <w:p w14:paraId="670D5B3D" w14:textId="53CCC7C4" w:rsidR="00A1575C" w:rsidRDefault="00A1575C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General Investigational Plan</w:t>
      </w:r>
      <w:r>
        <w:rPr>
          <w:noProof/>
          <w:webHidden/>
        </w:rPr>
        <w:tab/>
        <w:t>2</w:t>
      </w:r>
    </w:p>
    <w:p w14:paraId="067222BB" w14:textId="586F285D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1.20.1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Rationale</w:t>
      </w:r>
      <w:r>
        <w:rPr>
          <w:noProof/>
          <w:webHidden/>
        </w:rPr>
        <w:tab/>
        <w:t>2</w:t>
      </w:r>
    </w:p>
    <w:p w14:paraId="63AB252A" w14:textId="3BF141C8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1.20.2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Indication(s) to be Studied</w:t>
      </w:r>
      <w:r>
        <w:rPr>
          <w:noProof/>
          <w:webHidden/>
        </w:rPr>
        <w:tab/>
        <w:t>5</w:t>
      </w:r>
    </w:p>
    <w:p w14:paraId="37BDB62B" w14:textId="118CF6A8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1.20.3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General Approach to Evaluation of the Investigational Product</w:t>
      </w:r>
      <w:r>
        <w:rPr>
          <w:noProof/>
          <w:webHidden/>
        </w:rPr>
        <w:tab/>
        <w:t>5</w:t>
      </w:r>
    </w:p>
    <w:p w14:paraId="04025768" w14:textId="71346064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1.20.4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Clinical Study or Studies to be Conducted</w:t>
      </w:r>
      <w:r>
        <w:rPr>
          <w:noProof/>
          <w:webHidden/>
        </w:rPr>
        <w:tab/>
        <w:t>5</w:t>
      </w:r>
    </w:p>
    <w:p w14:paraId="68DFE4B4" w14:textId="130A18E0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1.20.5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Estimated Number of Participants</w:t>
      </w:r>
      <w:r>
        <w:rPr>
          <w:noProof/>
          <w:webHidden/>
        </w:rPr>
        <w:tab/>
        <w:t>7</w:t>
      </w:r>
    </w:p>
    <w:p w14:paraId="7055C8DF" w14:textId="73430375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1.20.6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Anticipated Risks</w:t>
      </w:r>
      <w:r>
        <w:rPr>
          <w:noProof/>
          <w:webHidden/>
        </w:rPr>
        <w:tab/>
        <w:t>7</w:t>
      </w:r>
    </w:p>
    <w:p w14:paraId="2607FA0A" w14:textId="64A8E7A6" w:rsidR="00A1575C" w:rsidRDefault="00A1575C">
      <w:pPr>
        <w:pStyle w:val="TOC4"/>
        <w:rPr>
          <w:ins w:id="2" w:author="Powell, Deana" w:date="2026-03-23T15:06:00Z" w16du:dateUtc="2026-03-23T19:06:00Z"/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ins w:id="3" w:author="Powell, Deana" w:date="2026-03-23T15:06:00Z" w16du:dateUtc="2026-03-23T19:06:00Z">
        <w:r w:rsidRPr="00A1575C">
          <w:rPr>
            <w:rStyle w:val="Hyperlink"/>
            <w:noProof/>
          </w:rPr>
          <w:t>1.20.6.1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1575C">
          <w:rPr>
            <w:rStyle w:val="Hyperlink"/>
            <w:noProof/>
          </w:rPr>
          <w:t>Test addition</w:t>
        </w:r>
        <w:r>
          <w:rPr>
            <w:noProof/>
            <w:webHidden/>
          </w:rPr>
          <w:tab/>
          <w:t>7</w:t>
        </w:r>
      </w:ins>
    </w:p>
    <w:p w14:paraId="1B10222F" w14:textId="29541730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1.20.7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References</w:t>
      </w:r>
      <w:r>
        <w:rPr>
          <w:noProof/>
          <w:webHidden/>
        </w:rPr>
        <w:tab/>
        <w:t>7</w:t>
      </w:r>
    </w:p>
    <w:p w14:paraId="362F98C1" w14:textId="63E1DF12" w:rsidR="004F3270" w:rsidRDefault="004F3270">
      <w:pPr>
        <w:pStyle w:val="Paragraph"/>
      </w:pPr>
    </w:p>
    <w:p w14:paraId="0C900559" w14:textId="5AFD81D5" w:rsidR="00245F48" w:rsidRPr="006B70A1" w:rsidRDefault="006B767E" w:rsidP="006B767E">
      <w:pPr>
        <w:pStyle w:val="Heading3"/>
        <w:pageBreakBefore/>
      </w:pPr>
      <w:bookmarkStart w:id="4" w:name="_Toc114055568"/>
      <w:bookmarkStart w:id="5" w:name="_Toc225170708"/>
      <w:ins w:id="6" w:author="Powell, Deana" w:date="2026-03-23T15:06:00Z" w16du:dateUtc="2026-03-23T19:06:00Z">
        <w:r>
          <w:lastRenderedPageBreak/>
          <w:t>1.20</w:t>
        </w:r>
        <w:r>
          <w:tab/>
        </w:r>
      </w:ins>
      <w:bookmarkStart w:id="7" w:name="_Toc139528039"/>
      <w:r w:rsidR="00245F48">
        <w:t>General Investigational Plan</w:t>
      </w:r>
      <w:bookmarkEnd w:id="4"/>
      <w:bookmarkEnd w:id="5"/>
      <w:bookmarkEnd w:id="7"/>
    </w:p>
    <w:p w14:paraId="6BE57D07" w14:textId="6E5B0874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8" w:name="_Toc225170709"/>
      <w:ins w:id="9" w:author="Powell, Deana" w:date="2026-03-23T15:06:00Z" w16du:dateUtc="2026-03-23T19:06:00Z">
        <w:r>
          <w:t>1.</w:t>
        </w:r>
        <w:r w:rsidR="006B767E">
          <w:t>20.1</w:t>
        </w:r>
        <w:r>
          <w:tab/>
        </w:r>
      </w:ins>
      <w:bookmarkStart w:id="10" w:name="_Toc139528040"/>
      <w:r w:rsidR="005A5FF0">
        <w:t>Rationale</w:t>
      </w:r>
      <w:bookmarkEnd w:id="8"/>
      <w:bookmarkEnd w:id="10"/>
    </w:p>
    <w:p w14:paraId="1979C1A6" w14:textId="0CCC72D3" w:rsidR="006B767E" w:rsidRPr="006B767E" w:rsidRDefault="006B767E" w:rsidP="006B767E">
      <w:pPr>
        <w:pStyle w:val="Paragraph"/>
      </w:pPr>
      <w:r w:rsidRPr="006B767E">
        <w:t>Lung cancer is one of the most common malignancies in the world, with an estimated global</w:t>
      </w:r>
      <w:r>
        <w:t xml:space="preserve"> </w:t>
      </w:r>
      <w:r w:rsidRPr="006B767E">
        <w:t>incidence of 2.2 million in 2020 and an associated 1.8 million deaths [Ref. 5.4: 06DLXS]. In</w:t>
      </w:r>
      <w:r>
        <w:t xml:space="preserve"> </w:t>
      </w:r>
      <w:r w:rsidRPr="006B767E">
        <w:t>the US, the expected number of new cases and deaths from lung cancer in 2023 is 238,340</w:t>
      </w:r>
      <w:r>
        <w:t xml:space="preserve"> </w:t>
      </w:r>
      <w:r w:rsidRPr="006B767E">
        <w:t>and 127,070, respectively [Ref. 5.4: 087CCD]. Non-small cell lung cancer (NSCLC)</w:t>
      </w:r>
      <w:r>
        <w:t xml:space="preserve"> </w:t>
      </w:r>
      <w:r w:rsidRPr="006B767E">
        <w:t>accounts for approximately 85% of all lung cancers [Ref. 5.4: 05HV4Z]. The most common</w:t>
      </w:r>
      <w:r>
        <w:t xml:space="preserve"> </w:t>
      </w:r>
      <w:r w:rsidRPr="006B767E">
        <w:t>histological subtypes of NSCLC include adenocarcinoma, squamous cell carcinoma, and</w:t>
      </w:r>
      <w:r>
        <w:t xml:space="preserve"> </w:t>
      </w:r>
      <w:r w:rsidRPr="006B767E">
        <w:t>large-cell carcinoma.</w:t>
      </w:r>
    </w:p>
    <w:p w14:paraId="177CE0E3" w14:textId="3678F714" w:rsidR="006B767E" w:rsidRDefault="006B767E" w:rsidP="006B767E">
      <w:pPr>
        <w:pStyle w:val="Paragraph"/>
      </w:pPr>
      <w:r w:rsidRPr="006B767E">
        <w:t>At the time of diagnosis, approximately 18% of patients with NSCLC have localized disease</w:t>
      </w:r>
      <w:r>
        <w:t xml:space="preserve"> </w:t>
      </w:r>
      <w:r w:rsidRPr="006B767E">
        <w:t>(Stage I), 22% have locally advanced or regional disease (Stages II and III), and 56% have</w:t>
      </w:r>
      <w:r>
        <w:t xml:space="preserve"> </w:t>
      </w:r>
      <w:r w:rsidRPr="006B767E">
        <w:t>metastatic disease (Stage IV) [Ref. 5.4: 07VZB6]. Patients with lung cancer diagnosed with</w:t>
      </w:r>
      <w:r>
        <w:t xml:space="preserve"> </w:t>
      </w:r>
      <w:r w:rsidRPr="006B767E">
        <w:t>Stages IA, II, IIIA, IIIB (N2) disease are typically candidates for full surgical resection</w:t>
      </w:r>
      <w:r>
        <w:t xml:space="preserve"> </w:t>
      </w:r>
      <w:r w:rsidRPr="006B767E">
        <w:t>intended to be curative. Nevertheless, the 5-year overall survival (OS) rates for patients with</w:t>
      </w:r>
      <w:r>
        <w:t xml:space="preserve"> </w:t>
      </w:r>
      <w:r w:rsidRPr="006B767E">
        <w:t>surgically treated NSCLC remain unsatisfactory, ranging from approximately 10% (Stage</w:t>
      </w:r>
      <w:r>
        <w:t xml:space="preserve"> </w:t>
      </w:r>
      <w:r w:rsidRPr="006B767E">
        <w:t>IIIB) to 65% (Stage I), with many patients experiencing disease recurrence largely due to the</w:t>
      </w:r>
      <w:r>
        <w:t xml:space="preserve"> </w:t>
      </w:r>
      <w:r w:rsidRPr="006B767E">
        <w:t xml:space="preserve">presence of residual </w:t>
      </w:r>
      <w:proofErr w:type="spellStart"/>
      <w:r w:rsidRPr="006B767E">
        <w:t>micrometastases</w:t>
      </w:r>
      <w:proofErr w:type="spellEnd"/>
      <w:r w:rsidRPr="006B767E">
        <w:t xml:space="preserve"> [Ref. 5.4: 057MBQ]. The debilitating consequences of</w:t>
      </w:r>
      <w:r>
        <w:t xml:space="preserve"> </w:t>
      </w:r>
      <w:r w:rsidRPr="006B767E">
        <w:t>dealing with recurrent/metastatic disease create significant burden on the patient and place</w:t>
      </w:r>
      <w:r>
        <w:t xml:space="preserve"> </w:t>
      </w:r>
      <w:r w:rsidRPr="006B767E">
        <w:t>additional burden on health care resources. Effective early treatments that can prevent the</w:t>
      </w:r>
      <w:r>
        <w:t xml:space="preserve"> </w:t>
      </w:r>
      <w:r w:rsidRPr="006B767E">
        <w:t>high rate of recurrence are needed.</w:t>
      </w:r>
    </w:p>
    <w:p w14:paraId="23D9BE74" w14:textId="682896A9" w:rsidR="006B767E" w:rsidRPr="006B767E" w:rsidRDefault="006B767E" w:rsidP="006B767E">
      <w:pPr>
        <w:pStyle w:val="Paragraph"/>
      </w:pPr>
      <w:r w:rsidRPr="006B767E">
        <w:t xml:space="preserve">Accurate and consistent staging is critical to improving long-term outcomes for </w:t>
      </w:r>
      <w:proofErr w:type="gramStart"/>
      <w:r w:rsidRPr="006B767E">
        <w:t>early stage</w:t>
      </w:r>
      <w:proofErr w:type="gramEnd"/>
      <w:r>
        <w:t xml:space="preserve"> </w:t>
      </w:r>
      <w:r w:rsidRPr="006B767E">
        <w:t>NSCLC, since both prognosis and treatment strategy, particularly concerning surgical</w:t>
      </w:r>
      <w:r>
        <w:t xml:space="preserve"> </w:t>
      </w:r>
      <w:r w:rsidRPr="006B767E">
        <w:t>intervention and the use of adjuvant chemotherapy, are dependent on disease stage</w:t>
      </w:r>
      <w:r>
        <w:t xml:space="preserve"> </w:t>
      </w:r>
      <w:r w:rsidRPr="006B767E">
        <w:t>[Ref. 5.4: 07W0WB]. For patients with Stage IA, II, IIIA, IIIB (N2) NSCLC, the standard</w:t>
      </w:r>
      <w:r>
        <w:t xml:space="preserve"> </w:t>
      </w:r>
      <w:r w:rsidRPr="006B767E">
        <w:t xml:space="preserve">treatment is surgical resection, which includes lobectomy, pneumonectomy, </w:t>
      </w:r>
      <w:proofErr w:type="spellStart"/>
      <w:r w:rsidRPr="006B767E">
        <w:t>bilobectomy</w:t>
      </w:r>
      <w:proofErr w:type="spellEnd"/>
      <w:r w:rsidRPr="006B767E">
        <w:t>,</w:t>
      </w:r>
      <w:r>
        <w:t xml:space="preserve"> </w:t>
      </w:r>
      <w:r w:rsidRPr="006B767E">
        <w:t>sleeve</w:t>
      </w:r>
      <w:r>
        <w:t xml:space="preserve"> </w:t>
      </w:r>
      <w:r w:rsidRPr="006B767E">
        <w:t xml:space="preserve">lobectomy/pneumonectomy, and </w:t>
      </w:r>
      <w:proofErr w:type="spellStart"/>
      <w:r w:rsidRPr="006B767E">
        <w:t>sublobar</w:t>
      </w:r>
      <w:proofErr w:type="spellEnd"/>
      <w:r w:rsidRPr="006B767E">
        <w:t xml:space="preserve"> resections for select stage-appropriate</w:t>
      </w:r>
      <w:r>
        <w:t xml:space="preserve"> </w:t>
      </w:r>
      <w:r w:rsidRPr="006B767E">
        <w:t>tumors, and mediastinal lymph node dissection/sampling depending on the extent of the</w:t>
      </w:r>
      <w:r>
        <w:t xml:space="preserve"> </w:t>
      </w:r>
      <w:r w:rsidRPr="006B767E">
        <w:t>disease and the cardiopulmonary reserve of the patient [Ref. 5.4: 05MG46, 04QFNF]. Given</w:t>
      </w:r>
      <w:r>
        <w:t xml:space="preserve"> </w:t>
      </w:r>
      <w:r w:rsidRPr="006B767E">
        <w:t xml:space="preserve">the poor survival statistics among patients with </w:t>
      </w:r>
      <w:proofErr w:type="gramStart"/>
      <w:r w:rsidRPr="006B767E">
        <w:t>early stage</w:t>
      </w:r>
      <w:proofErr w:type="gramEnd"/>
      <w:r w:rsidRPr="006B767E">
        <w:t xml:space="preserve"> NSCLC that has been </w:t>
      </w:r>
      <w:proofErr w:type="gramStart"/>
      <w:r w:rsidRPr="006B767E">
        <w:t>resected</w:t>
      </w:r>
      <w:proofErr w:type="gramEnd"/>
      <w:r>
        <w:t xml:space="preserve"> </w:t>
      </w:r>
      <w:r w:rsidRPr="006B767E">
        <w:t>with curative intent, adjuvant chemotherapy with up to 4 cycles of a platinum-based doublet</w:t>
      </w:r>
      <w:r>
        <w:t xml:space="preserve"> </w:t>
      </w:r>
      <w:r w:rsidRPr="006B767E">
        <w:t>has been used to reduce the risk of disease recurrence. Historically, the standard</w:t>
      </w:r>
      <w:r>
        <w:t xml:space="preserve"> </w:t>
      </w:r>
      <w:r w:rsidRPr="006B767E">
        <w:t>recommended treatment for patients with Stage II or III NSCLC, and for those with Stage IB</w:t>
      </w:r>
      <w:r>
        <w:t xml:space="preserve"> </w:t>
      </w:r>
      <w:r w:rsidRPr="006B767E">
        <w:t xml:space="preserve">NSCLC whose resected tumors were </w:t>
      </w:r>
      <w:r w:rsidR="001B2BA6">
        <w:t>≥</w:t>
      </w:r>
      <w:r w:rsidRPr="006B767E">
        <w:t>4 cm, was surgical resection with adjuvant</w:t>
      </w:r>
      <w:r>
        <w:t xml:space="preserve"> </w:t>
      </w:r>
      <w:r w:rsidRPr="006B767E">
        <w:t>chemotherapy [Ref. 5.4: 040JYH].</w:t>
      </w:r>
    </w:p>
    <w:p w14:paraId="6E511509" w14:textId="77777777" w:rsidR="006B767E" w:rsidRPr="006B767E" w:rsidRDefault="006B767E" w:rsidP="006B767E">
      <w:pPr>
        <w:pStyle w:val="Paragraph"/>
      </w:pPr>
      <w:r w:rsidRPr="006B767E">
        <w:t>There are differences in the use of adjuvant chemotherapy after resection across regions and</w:t>
      </w:r>
      <w:r>
        <w:t xml:space="preserve"> </w:t>
      </w:r>
      <w:r w:rsidRPr="006B767E">
        <w:t>by stage of disease. In the US, over half (56.7%) of patients with Stages IB to IIIA NSCLC</w:t>
      </w:r>
      <w:r>
        <w:t xml:space="preserve"> </w:t>
      </w:r>
      <w:r w:rsidRPr="006B767E">
        <w:t>are treated with adjuvant chemotherapy, although this varies from 39.1% among patients</w:t>
      </w:r>
      <w:r>
        <w:t xml:space="preserve"> </w:t>
      </w:r>
      <w:r w:rsidRPr="006B767E">
        <w:t>with Stage IB disease to 68.2% among patients with Stage IIIA disease [Ref. 5.4: 07Z44Q].</w:t>
      </w:r>
      <w:r>
        <w:t xml:space="preserve"> </w:t>
      </w:r>
      <w:r w:rsidRPr="006B767E">
        <w:t>Adjuvant chemotherapy treatment rates after resection are similar in Europe, with 48.4% of</w:t>
      </w:r>
      <w:r>
        <w:t xml:space="preserve"> </w:t>
      </w:r>
      <w:r w:rsidRPr="006B767E">
        <w:t>patients receiving treatment and rates increasing with increasing stage of disease</w:t>
      </w:r>
      <w:r>
        <w:t xml:space="preserve"> </w:t>
      </w:r>
      <w:r w:rsidRPr="006B767E">
        <w:t>[Ref. 5.4: 07Y2MN]. Treatment rates vary across countries, ranging from 33.4% of patients</w:t>
      </w:r>
      <w:r>
        <w:t xml:space="preserve"> </w:t>
      </w:r>
      <w:r w:rsidRPr="006B767E">
        <w:t xml:space="preserve">in the UK to 61.8% of patients in France receiving adjuvant chemotherapy treatment. </w:t>
      </w:r>
    </w:p>
    <w:p w14:paraId="4C73F31A" w14:textId="195A5056" w:rsidR="006B767E" w:rsidRDefault="006B767E" w:rsidP="006B767E">
      <w:pPr>
        <w:pStyle w:val="Paragraph"/>
      </w:pPr>
      <w:r w:rsidRPr="006B767E">
        <w:lastRenderedPageBreak/>
        <w:t>Adjuvant treatments beyond chemotherapy continue to be explored to reduce the risk of</w:t>
      </w:r>
      <w:r>
        <w:t xml:space="preserve"> </w:t>
      </w:r>
      <w:r w:rsidRPr="006B767E">
        <w:t xml:space="preserve">recurrence and improve long-term survival for </w:t>
      </w:r>
      <w:proofErr w:type="gramStart"/>
      <w:r w:rsidRPr="006B767E">
        <w:t>early stage</w:t>
      </w:r>
      <w:proofErr w:type="gramEnd"/>
      <w:r w:rsidRPr="006B767E">
        <w:t xml:space="preserve"> NSCLC, including immunotherapy</w:t>
      </w:r>
      <w:r>
        <w:t xml:space="preserve"> </w:t>
      </w:r>
      <w:r w:rsidRPr="006B767E">
        <w:t>and targeted therapy. Disease-free survival (DFS) is a significant endpoint for assessment of</w:t>
      </w:r>
      <w:r>
        <w:t xml:space="preserve"> </w:t>
      </w:r>
      <w:r w:rsidRPr="006B767E">
        <w:t>therapeutic benefit, given its earlier maturity in the adjuvant setting [Ref. 5.4: 054RV4].</w:t>
      </w:r>
    </w:p>
    <w:p w14:paraId="544DF29A" w14:textId="387A4E66" w:rsidR="006B767E" w:rsidRDefault="006B767E" w:rsidP="006B767E">
      <w:pPr>
        <w:pStyle w:val="Paragraph"/>
      </w:pPr>
      <w:r w:rsidRPr="006B767E">
        <w:t>Checkpoint inhibitors have proven clinical benefits with acceptable tolerability in advanced</w:t>
      </w:r>
      <w:r>
        <w:t xml:space="preserve"> </w:t>
      </w:r>
      <w:r w:rsidRPr="006B767E">
        <w:t>lung cancer. Immunotherapy is also expected to be effective and tolerable in earlier stages of</w:t>
      </w:r>
      <w:r>
        <w:t xml:space="preserve"> </w:t>
      </w:r>
      <w:r w:rsidRPr="006B767E">
        <w:t>the disease [Ref. 5.4: 07YWYG]. In KEYNOTE-091, participants with completely resected</w:t>
      </w:r>
      <w:r>
        <w:t xml:space="preserve"> </w:t>
      </w:r>
      <w:r w:rsidRPr="006B767E">
        <w:t xml:space="preserve">Stage IB (T2a </w:t>
      </w:r>
      <w:r w:rsidR="001B2BA6">
        <w:t>≥</w:t>
      </w:r>
      <w:r w:rsidRPr="006B767E">
        <w:t>4 cm), II, or IIIA NSCLC per American Joint Committee on Cancer (AJCC)</w:t>
      </w:r>
      <w:r>
        <w:t xml:space="preserve"> </w:t>
      </w:r>
      <w:r w:rsidRPr="006B767E">
        <w:t>Seventh Edition staging, most of whom received up to 4 cycles of optional adjuvant</w:t>
      </w:r>
      <w:r>
        <w:t xml:space="preserve"> </w:t>
      </w:r>
      <w:r w:rsidRPr="006B767E">
        <w:t>chemotherapy (86% of participants), were randomly assigned to be treated with single-agent</w:t>
      </w:r>
      <w:r>
        <w:t xml:space="preserve"> </w:t>
      </w:r>
      <w:r w:rsidRPr="006B767E">
        <w:t>pembrolizumab or placebo. The participants had not received neoadjuvant radiotherapy or</w:t>
      </w:r>
      <w:r>
        <w:t xml:space="preserve"> </w:t>
      </w:r>
      <w:r w:rsidRPr="006B767E">
        <w:t>chemotherapy. Participants were stratified by stage of NSCLC, programmed cell death ligand</w:t>
      </w:r>
      <w:r>
        <w:t xml:space="preserve"> </w:t>
      </w:r>
      <w:r w:rsidRPr="006B767E">
        <w:t>1 (PD-L1) status, receipt of adjuvant chemotherapy, and geographic region (Western Europe,</w:t>
      </w:r>
      <w:r>
        <w:t xml:space="preserve"> </w:t>
      </w:r>
      <w:r w:rsidRPr="006B767E">
        <w:t>Eastern Europe, Asia, and rest of world). Most participants had Stage II NSCLC (57%),</w:t>
      </w:r>
      <w:r>
        <w:t xml:space="preserve"> </w:t>
      </w:r>
      <w:r w:rsidRPr="006B767E">
        <w:t>compared with 14% of participants with Stage IB and 29% with Stage IIIA NSCLC. More</w:t>
      </w:r>
      <w:r>
        <w:t xml:space="preserve"> </w:t>
      </w:r>
      <w:r w:rsidRPr="006B767E">
        <w:t>participants (40%) had PD-L1 tumor proportion score (TPS) &lt;1% (</w:t>
      </w:r>
      <w:proofErr w:type="spellStart"/>
      <w:r w:rsidRPr="006B767E">
        <w:t>ie</w:t>
      </w:r>
      <w:proofErr w:type="spellEnd"/>
      <w:r w:rsidRPr="006B767E">
        <w:t>, negative) compared</w:t>
      </w:r>
      <w:r>
        <w:t xml:space="preserve"> </w:t>
      </w:r>
      <w:r w:rsidRPr="006B767E">
        <w:t xml:space="preserve">with TPS 1% to 49% (32% of participants) and TPS </w:t>
      </w:r>
      <w:r w:rsidR="001B2BA6">
        <w:t>≥</w:t>
      </w:r>
      <w:r w:rsidRPr="006B767E">
        <w:t>50% (28% of participants)</w:t>
      </w:r>
      <w:r>
        <w:t xml:space="preserve"> </w:t>
      </w:r>
      <w:r w:rsidRPr="006B767E">
        <w:t xml:space="preserve">[Ref. 5.4: 08958P]. </w:t>
      </w:r>
      <w:proofErr w:type="gramStart"/>
      <w:r w:rsidRPr="006B767E">
        <w:t>The majority of</w:t>
      </w:r>
      <w:proofErr w:type="gramEnd"/>
      <w:r w:rsidRPr="006B767E">
        <w:t xml:space="preserve"> participants were from Western Europe (51%). The</w:t>
      </w:r>
      <w:r>
        <w:t xml:space="preserve"> </w:t>
      </w:r>
      <w:r w:rsidRPr="006B767E">
        <w:t>primary endpoint of investigator-assessed DFS was met in the overall population, with</w:t>
      </w:r>
      <w:r>
        <w:t xml:space="preserve"> </w:t>
      </w:r>
      <w:r w:rsidRPr="006B767E">
        <w:t>statistically significant improvement in participants who received pembrolizumab compared</w:t>
      </w:r>
      <w:r>
        <w:t xml:space="preserve"> </w:t>
      </w:r>
      <w:r w:rsidRPr="006B767E">
        <w:t>with participants who received placebo (HR 0.76; 95% CI: 0.63, 0.91), with median DFS of</w:t>
      </w:r>
      <w:r>
        <w:t xml:space="preserve"> </w:t>
      </w:r>
      <w:r w:rsidRPr="006B767E">
        <w:t>53.6 months vs 42.0 months, respectively [Ref. 5.4: 08958P]. In participants who received</w:t>
      </w:r>
      <w:r>
        <w:t xml:space="preserve"> </w:t>
      </w:r>
      <w:r w:rsidRPr="006B767E">
        <w:t>adjuvant chemotherapy, median DFS was 58.7 months compared with participants who</w:t>
      </w:r>
      <w:r>
        <w:t xml:space="preserve"> </w:t>
      </w:r>
      <w:r w:rsidRPr="006B767E">
        <w:t>received placebo (34.9 months), with DFS point estimate HR of 0.73 (95% CI: 0.60, 0.89)</w:t>
      </w:r>
      <w:r>
        <w:t xml:space="preserve"> </w:t>
      </w:r>
      <w:r w:rsidRPr="006B767E">
        <w:t>[Ref. 5.4: 08997C]. Based on results from KEYNOTE-091, pembrolizumab is currently</w:t>
      </w:r>
      <w:r>
        <w:t xml:space="preserve"> </w:t>
      </w:r>
      <w:r w:rsidRPr="006B767E">
        <w:t>approved for adjuvant treatment in several countries worldwide. In New Zealand, Taiwan,</w:t>
      </w:r>
      <w:r>
        <w:t xml:space="preserve"> </w:t>
      </w:r>
      <w:r w:rsidRPr="006B767E">
        <w:t>Thailand, and Philippines, pembrolizumab is approved for adjuvant treatment of adults with</w:t>
      </w:r>
      <w:r>
        <w:t xml:space="preserve"> </w:t>
      </w:r>
      <w:r w:rsidRPr="006B767E">
        <w:t xml:space="preserve">Stage IB (T2a </w:t>
      </w:r>
      <w:r w:rsidR="001B2BA6">
        <w:t>≥</w:t>
      </w:r>
      <w:r w:rsidRPr="006B767E">
        <w:t>4 cm), II, or IIIA NSCLC after resection. In the US, Canada, and several</w:t>
      </w:r>
      <w:r>
        <w:t xml:space="preserve"> </w:t>
      </w:r>
      <w:r w:rsidRPr="006B767E">
        <w:t>other countries, pembrolizumab is approved for adjuvant treatment of adults with Stage IB</w:t>
      </w:r>
      <w:r>
        <w:t xml:space="preserve"> </w:t>
      </w:r>
      <w:r w:rsidRPr="006B767E">
        <w:t xml:space="preserve">(T2a </w:t>
      </w:r>
      <w:r w:rsidR="001B2BA6">
        <w:t>≥</w:t>
      </w:r>
      <w:r w:rsidRPr="006B767E">
        <w:t>4 cm), II, or IIIA NSCLC after resection and platinum-based chemotherapy.</w:t>
      </w:r>
    </w:p>
    <w:p w14:paraId="1990512F" w14:textId="7B80F18C" w:rsidR="006B767E" w:rsidRDefault="006B767E" w:rsidP="006B767E">
      <w:pPr>
        <w:pStyle w:val="Paragraph"/>
      </w:pPr>
      <w:r w:rsidRPr="006B767E">
        <w:t>Another recent study (IMpower010) evaluating the anti-PD-L1 antibody atezolizumab</w:t>
      </w:r>
      <w:r>
        <w:t xml:space="preserve"> </w:t>
      </w:r>
      <w:r w:rsidRPr="006B767E">
        <w:t>showed improvement in DFS compared with best supportive care when given as adjuvant</w:t>
      </w:r>
      <w:r>
        <w:t xml:space="preserve"> </w:t>
      </w:r>
      <w:r w:rsidRPr="006B767E">
        <w:t>therapy after surgery and chemotherapy in participants with Stage II-IIIA NSCLC per AJCC</w:t>
      </w:r>
      <w:r>
        <w:t xml:space="preserve"> </w:t>
      </w:r>
      <w:r w:rsidRPr="006B767E">
        <w:t>Seventh Edition staging [Ref. 5.4: 07WNWD]. Statistical significance was not reached for</w:t>
      </w:r>
      <w:r>
        <w:t xml:space="preserve"> </w:t>
      </w:r>
      <w:r w:rsidRPr="006B767E">
        <w:t>DFS in the intent-to-treat (ITT) population that included Stage IB participants (HR 0.81; 95%</w:t>
      </w:r>
      <w:r>
        <w:t xml:space="preserve"> </w:t>
      </w:r>
      <w:r w:rsidRPr="006B767E">
        <w:t>CI: 0.67, 0.99) [Ref. 5.4: 06FNN3]. The study led to Food and Drug Administration (FDA)</w:t>
      </w:r>
      <w:r>
        <w:t xml:space="preserve"> </w:t>
      </w:r>
      <w:r w:rsidRPr="006B767E">
        <w:t>approval for patients with Stage II-IIIA NSCLC whose tumors express PD-L1 tumor cells</w:t>
      </w:r>
      <w:r>
        <w:t xml:space="preserve"> </w:t>
      </w:r>
      <w:r w:rsidRPr="006B767E">
        <w:t xml:space="preserve">(TC) </w:t>
      </w:r>
      <w:r w:rsidR="001B2BA6">
        <w:t>≥</w:t>
      </w:r>
      <w:r w:rsidRPr="006B767E">
        <w:t>1% (by SP263 immunohistochemistry [IHC] assay) in the US and regulatory</w:t>
      </w:r>
      <w:r>
        <w:t xml:space="preserve"> </w:t>
      </w:r>
      <w:r w:rsidRPr="006B767E">
        <w:t xml:space="preserve">approvals for patients whose tumors express PD-L1 TC </w:t>
      </w:r>
      <w:r w:rsidR="001B2BA6">
        <w:t>≥</w:t>
      </w:r>
      <w:r w:rsidRPr="006B767E">
        <w:t>50% in other countries such as UK,</w:t>
      </w:r>
      <w:r>
        <w:t xml:space="preserve"> </w:t>
      </w:r>
      <w:r w:rsidRPr="006B767E">
        <w:t>Switzerland, and Canada.</w:t>
      </w:r>
    </w:p>
    <w:p w14:paraId="7C64436A" w14:textId="6CAF3DDC" w:rsidR="00F729E2" w:rsidRDefault="006B767E" w:rsidP="006B767E">
      <w:pPr>
        <w:pStyle w:val="Paragraph"/>
      </w:pPr>
      <w:r w:rsidRPr="006B767E">
        <w:t xml:space="preserve">For patients with actionable tumor mutations, </w:t>
      </w:r>
      <w:proofErr w:type="gramStart"/>
      <w:r w:rsidRPr="006B767E">
        <w:t>a number of</w:t>
      </w:r>
      <w:proofErr w:type="gramEnd"/>
      <w:r w:rsidRPr="006B767E">
        <w:t xml:space="preserve"> targeted therapies as adjuvant</w:t>
      </w:r>
      <w:r>
        <w:t xml:space="preserve"> </w:t>
      </w:r>
      <w:r w:rsidRPr="006B767E">
        <w:t>treatments have been evaluated and have shown clinically meaningful benefits. Recently,</w:t>
      </w:r>
      <w:r>
        <w:t xml:space="preserve"> </w:t>
      </w:r>
      <w:r w:rsidRPr="006B767E">
        <w:t xml:space="preserve">results from the Phase 3 ADAURA study showed that </w:t>
      </w:r>
      <w:proofErr w:type="spellStart"/>
      <w:r w:rsidRPr="006B767E">
        <w:t>osimertinib</w:t>
      </w:r>
      <w:proofErr w:type="spellEnd"/>
      <w:r w:rsidRPr="006B767E">
        <w:t xml:space="preserve"> improved DFS in</w:t>
      </w:r>
      <w:r w:rsidR="00F729E2">
        <w:t xml:space="preserve"> </w:t>
      </w:r>
      <w:r w:rsidRPr="006B767E">
        <w:t>participants with Stage IB-IIIA NSCLC per AJCC Seventh Edition staging and showed</w:t>
      </w:r>
      <w:r w:rsidR="00F729E2">
        <w:t xml:space="preserve"> </w:t>
      </w:r>
      <w:r w:rsidRPr="006B767E">
        <w:lastRenderedPageBreak/>
        <w:t>significant and clinically meaningful OS benefit [Ref. 5.4: 07W0WD]. Data supported</w:t>
      </w:r>
      <w:r w:rsidR="00F729E2">
        <w:t xml:space="preserve"> </w:t>
      </w:r>
      <w:r w:rsidRPr="006B767E">
        <w:t xml:space="preserve">approval of </w:t>
      </w:r>
      <w:proofErr w:type="spellStart"/>
      <w:r w:rsidRPr="006B767E">
        <w:t>osimertinib</w:t>
      </w:r>
      <w:proofErr w:type="spellEnd"/>
      <w:r w:rsidRPr="006B767E">
        <w:t xml:space="preserve"> in several countries for the adjuvant treatment of patients with </w:t>
      </w:r>
      <w:proofErr w:type="gramStart"/>
      <w:r w:rsidRPr="006B767E">
        <w:t>early</w:t>
      </w:r>
      <w:r w:rsidR="00F729E2">
        <w:t xml:space="preserve"> </w:t>
      </w:r>
      <w:r w:rsidRPr="006B767E">
        <w:t>stage</w:t>
      </w:r>
      <w:proofErr w:type="gramEnd"/>
      <w:r w:rsidRPr="006B767E">
        <w:t xml:space="preserve"> epidermal growth factor receptor (EGFR)-mutated lung cancer (exon 19 deletions or</w:t>
      </w:r>
      <w:r w:rsidR="00F729E2">
        <w:t xml:space="preserve"> </w:t>
      </w:r>
      <w:r w:rsidRPr="006B767E">
        <w:t>exon 21 L858R mutations) [Ref. 5.4: 07W0WD].</w:t>
      </w:r>
    </w:p>
    <w:p w14:paraId="2046442D" w14:textId="117BF73D" w:rsidR="00F729E2" w:rsidRDefault="00F729E2" w:rsidP="00F729E2">
      <w:pPr>
        <w:pStyle w:val="Paragraph"/>
      </w:pPr>
      <w:r w:rsidRPr="00F729E2">
        <w:t>Despite advances in staging, postoperative support, and adjuvant chemotherapy, the 5</w:t>
      </w:r>
      <w:del w:id="11" w:author="Powell, Deana" w:date="2026-03-23T15:06:00Z" w16du:dateUtc="2026-03-23T19:06:00Z">
        <w:r w:rsidR="005A5FF0">
          <w:noBreakHyphen/>
        </w:r>
      </w:del>
      <w:ins w:id="12" w:author="Powell, Deana" w:date="2026-03-23T15:06:00Z" w16du:dateUtc="2026-03-23T19:06:00Z">
        <w:r w:rsidRPr="00F729E2">
          <w:t>-</w:t>
        </w:r>
      </w:ins>
      <w:r w:rsidRPr="00F729E2">
        <w:t>year</w:t>
      </w:r>
      <w:r>
        <w:t xml:space="preserve"> </w:t>
      </w:r>
      <w:r w:rsidRPr="00F729E2">
        <w:t>OS rates for patients with surgically treated NSCLC remain low, ranging from approximately</w:t>
      </w:r>
      <w:r>
        <w:t xml:space="preserve"> </w:t>
      </w:r>
      <w:r w:rsidRPr="00F729E2">
        <w:t>10% (Stage IIIB) to 55% (Stage I), with many patients experiencing disease recurrence</w:t>
      </w:r>
      <w:r>
        <w:t xml:space="preserve"> </w:t>
      </w:r>
      <w:r w:rsidRPr="00F729E2">
        <w:t>[Ref. 5.4: 057MBQ]. Therefore, there remains a high unmet need for tolerable treatments in</w:t>
      </w:r>
      <w:r>
        <w:t xml:space="preserve"> </w:t>
      </w:r>
      <w:r w:rsidRPr="00F729E2">
        <w:t>earlier stages of disease to provide the best chance of survival by decreasing the risk of</w:t>
      </w:r>
      <w:r>
        <w:t xml:space="preserve"> </w:t>
      </w:r>
      <w:r w:rsidRPr="00F729E2">
        <w:t>recurrence, as opposed to introducing novel therapies when recurrence occurs and the chance</w:t>
      </w:r>
      <w:r>
        <w:t xml:space="preserve"> </w:t>
      </w:r>
      <w:r w:rsidRPr="00F729E2">
        <w:t>for cure is unlikely. Considering the high unmet medical need, the established efficacy of</w:t>
      </w:r>
      <w:r w:rsidR="001B2BA6">
        <w:t xml:space="preserve"> </w:t>
      </w:r>
      <w:r w:rsidRPr="00F729E2">
        <w:t>pembrolizumab as single-agent adjuvant treatment after resection and platinum-based</w:t>
      </w:r>
      <w:r>
        <w:t xml:space="preserve"> </w:t>
      </w:r>
      <w:r w:rsidRPr="00F729E2">
        <w:t>chemotherapy in NSCLC, and the favorable overall tolerability profile of pembrolizumab, a</w:t>
      </w:r>
      <w:r>
        <w:t xml:space="preserve"> </w:t>
      </w:r>
      <w:r w:rsidRPr="00F729E2">
        <w:t xml:space="preserve">study of pembrolizumab-based combinations in the adjuvant setting for </w:t>
      </w:r>
      <w:proofErr w:type="gramStart"/>
      <w:r w:rsidRPr="00F729E2">
        <w:t>early stage</w:t>
      </w:r>
      <w:proofErr w:type="gramEnd"/>
      <w:r w:rsidRPr="00F729E2">
        <w:t xml:space="preserve"> NSCLC is</w:t>
      </w:r>
      <w:r>
        <w:t xml:space="preserve"> </w:t>
      </w:r>
      <w:r w:rsidRPr="00F729E2">
        <w:t>warranted.</w:t>
      </w:r>
    </w:p>
    <w:p w14:paraId="60A1CE20" w14:textId="589C8DF0" w:rsidR="00F729E2" w:rsidRDefault="00F729E2" w:rsidP="00F729E2">
      <w:pPr>
        <w:pStyle w:val="Paragraph"/>
      </w:pPr>
      <w:r w:rsidRPr="00F729E2">
        <w:t>As more data are generated, it is becoming increasingly clear that the successes seen with</w:t>
      </w:r>
      <w:r>
        <w:t xml:space="preserve"> </w:t>
      </w:r>
      <w:r w:rsidRPr="00F729E2">
        <w:t>checkpoint inhibitors are partly linked to enhanced recognition of neoantigens following</w:t>
      </w:r>
      <w:r>
        <w:t xml:space="preserve"> </w:t>
      </w:r>
      <w:r w:rsidRPr="00F729E2">
        <w:t>relief of immune checkpoint inhibition [Ref. 5.4: 04MLPX, 04MLRQ, 04Y6CW, 04YQ8Y,</w:t>
      </w:r>
      <w:r>
        <w:t xml:space="preserve"> </w:t>
      </w:r>
      <w:r w:rsidRPr="00F729E2">
        <w:t>086W8Q, 04L4BL, 04G0VN, 04G0VJ]. Furthermore, response rates correlate to the</w:t>
      </w:r>
      <w:r>
        <w:t xml:space="preserve"> </w:t>
      </w:r>
      <w:r w:rsidRPr="00F729E2">
        <w:t>mutational load of patients</w:t>
      </w:r>
      <w:r w:rsidR="001B2BA6">
        <w:t xml:space="preserve">’ </w:t>
      </w:r>
      <w:r w:rsidRPr="00F729E2">
        <w:t>tumors, as shown for cutaneous melanoma and lung cancer,</w:t>
      </w:r>
      <w:r>
        <w:t xml:space="preserve"> </w:t>
      </w:r>
      <w:r w:rsidRPr="00F729E2">
        <w:t>demonstrating that neoantigens comprising such mutations play a crucial role in anticancer</w:t>
      </w:r>
      <w:r>
        <w:t xml:space="preserve"> </w:t>
      </w:r>
      <w:r w:rsidRPr="00F729E2">
        <w:t>immunoreactivity [Ref. 5.4: 04Y6CW, 04L4BL, 04Y8N4]. Thus, increasing neoantigen</w:t>
      </w:r>
      <w:r>
        <w:t xml:space="preserve"> </w:t>
      </w:r>
      <w:r w:rsidRPr="00F729E2">
        <w:t>presentation and immune priming may produce clinically superior outcomes over checkpoint</w:t>
      </w:r>
      <w:r>
        <w:t xml:space="preserve"> </w:t>
      </w:r>
      <w:r w:rsidRPr="00F729E2">
        <w:t>blockade alone.</w:t>
      </w:r>
    </w:p>
    <w:p w14:paraId="67403ECE" w14:textId="5E647A48" w:rsidR="00F729E2" w:rsidRDefault="00F729E2" w:rsidP="00F729E2">
      <w:pPr>
        <w:pStyle w:val="Paragraph"/>
      </w:pPr>
      <w:r w:rsidRPr="00F729E2">
        <w:t>One approach to try to improve the efficacy of checkpoint inhibitors is to develop treatments</w:t>
      </w:r>
      <w:r>
        <w:t xml:space="preserve"> </w:t>
      </w:r>
      <w:r w:rsidRPr="00F729E2">
        <w:t>that increase both the number and antitumor activity of T cells that recognize tumor-specific</w:t>
      </w:r>
      <w:r>
        <w:t xml:space="preserve"> </w:t>
      </w:r>
      <w:r w:rsidRPr="00F729E2">
        <w:t>mutations/neoantigens. Given that tumor mutations and their antigen-presenting molecules</w:t>
      </w:r>
      <w:r>
        <w:t xml:space="preserve"> </w:t>
      </w:r>
      <w:r w:rsidRPr="00F729E2">
        <w:t>(</w:t>
      </w:r>
      <w:proofErr w:type="spellStart"/>
      <w:r w:rsidRPr="00F729E2">
        <w:t>ie</w:t>
      </w:r>
      <w:proofErr w:type="spellEnd"/>
      <w:r w:rsidRPr="00F729E2">
        <w:t>, human leukocyte antigens [HLAs]) are unique to each patient and the fact that no</w:t>
      </w:r>
      <w:r>
        <w:t xml:space="preserve"> </w:t>
      </w:r>
      <w:r w:rsidRPr="00F729E2">
        <w:t>recurrent neoantigen peptide sequences have yet predicted responder patient populations</w:t>
      </w:r>
      <w:r>
        <w:t xml:space="preserve"> </w:t>
      </w:r>
      <w:r w:rsidRPr="00F729E2">
        <w:t>[Ref. 5.4: 04Y8N4], a completely personalized strategy may be needed to capture the full</w:t>
      </w:r>
      <w:r>
        <w:t xml:space="preserve"> </w:t>
      </w:r>
      <w:r w:rsidRPr="00F729E2">
        <w:t>benefit of an Individualized Neoantigen Therapy (INT). Thus, treatment using V940 with</w:t>
      </w:r>
      <w:r>
        <w:t xml:space="preserve"> </w:t>
      </w:r>
      <w:r w:rsidRPr="00F729E2">
        <w:t>multiple patient-specific neoantigens could improve the clinical benefit from checkpoint</w:t>
      </w:r>
      <w:r>
        <w:t xml:space="preserve"> </w:t>
      </w:r>
      <w:r w:rsidRPr="00F729E2">
        <w:t>inhibitors such as pembrolizumab, potentially with minimal additional toxicity and likely less</w:t>
      </w:r>
      <w:r>
        <w:t xml:space="preserve"> </w:t>
      </w:r>
      <w:r w:rsidRPr="00F729E2">
        <w:t xml:space="preserve">toxicity than available </w:t>
      </w:r>
      <w:proofErr w:type="spellStart"/>
      <w:r w:rsidRPr="00F729E2">
        <w:t>immuno-oncology:immuno-oncology</w:t>
      </w:r>
      <w:proofErr w:type="spellEnd"/>
      <w:r w:rsidRPr="00F729E2">
        <w:t xml:space="preserve"> (IO:IO) combinations. </w:t>
      </w:r>
    </w:p>
    <w:p w14:paraId="4A5AB67C" w14:textId="2D9F2D1A" w:rsidR="00F729E2" w:rsidRPr="00F729E2" w:rsidRDefault="00F729E2" w:rsidP="00F729E2">
      <w:pPr>
        <w:pStyle w:val="Paragraph"/>
      </w:pPr>
      <w:r w:rsidRPr="00F729E2">
        <w:t>Preliminary results from a small group of NSCLC participants in mRNA-4157-P101/KEYNOTE-603 (Module 2.5, Section 4.4.1) suggest that V940 alone may have a role</w:t>
      </w:r>
      <w:r>
        <w:t xml:space="preserve"> </w:t>
      </w:r>
      <w:r w:rsidRPr="00F729E2">
        <w:t>in preventing recurrence. Thus, use of V940 with pembrolizumab in the adjuvant setting of</w:t>
      </w:r>
      <w:r>
        <w:t xml:space="preserve"> </w:t>
      </w:r>
      <w:proofErr w:type="gramStart"/>
      <w:r w:rsidRPr="00F729E2">
        <w:t>NSCLC</w:t>
      </w:r>
      <w:proofErr w:type="gramEnd"/>
      <w:r w:rsidRPr="00F729E2">
        <w:t xml:space="preserve"> may enhance immune response and increase the therapeutic effect of</w:t>
      </w:r>
      <w:r>
        <w:t xml:space="preserve"> </w:t>
      </w:r>
      <w:r w:rsidRPr="00F729E2">
        <w:t>pembrolizumab in reducing recurrence of NSCLC after complete resection.</w:t>
      </w:r>
    </w:p>
    <w:p w14:paraId="69003AAF" w14:textId="69123CFD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13" w:name="_Toc225170710"/>
      <w:ins w:id="14" w:author="Powell, Deana" w:date="2026-03-23T15:06:00Z" w16du:dateUtc="2026-03-23T19:06:00Z">
        <w:r>
          <w:lastRenderedPageBreak/>
          <w:t>1.</w:t>
        </w:r>
        <w:r w:rsidR="00F729E2">
          <w:t>20.</w:t>
        </w:r>
        <w:r>
          <w:t>2</w:t>
        </w:r>
        <w:r>
          <w:tab/>
        </w:r>
      </w:ins>
      <w:bookmarkStart w:id="15" w:name="_Toc139528041"/>
      <w:r w:rsidR="005A5FF0">
        <w:t>Indication(s) to be Studied</w:t>
      </w:r>
      <w:bookmarkEnd w:id="13"/>
      <w:bookmarkEnd w:id="15"/>
    </w:p>
    <w:p w14:paraId="69A49273" w14:textId="13E17322" w:rsidR="00F729E2" w:rsidRPr="00F729E2" w:rsidRDefault="00F729E2" w:rsidP="00F729E2">
      <w:pPr>
        <w:pStyle w:val="Paragraph"/>
      </w:pPr>
      <w:r w:rsidRPr="00F729E2">
        <w:t>V940, in combination with pembrolizumab, is indicated as adjuvant treatment after resection</w:t>
      </w:r>
      <w:r>
        <w:t xml:space="preserve"> </w:t>
      </w:r>
      <w:r w:rsidRPr="00F729E2">
        <w:t>and platinum-based chemotherapy for adult patients with Stage II, IIIA, and IIIB (N2)</w:t>
      </w:r>
      <w:r>
        <w:t xml:space="preserve"> </w:t>
      </w:r>
      <w:r w:rsidRPr="00F729E2">
        <w:t>NSCLC, with no EGFR genomic tumor aberrations.</w:t>
      </w:r>
    </w:p>
    <w:p w14:paraId="2CBA84A6" w14:textId="6491F52E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16" w:name="_Toc225170711"/>
      <w:ins w:id="17" w:author="Powell, Deana" w:date="2026-03-23T15:06:00Z" w16du:dateUtc="2026-03-23T19:06:00Z">
        <w:r>
          <w:t>1.</w:t>
        </w:r>
        <w:r w:rsidR="00F729E2">
          <w:t>20</w:t>
        </w:r>
        <w:r>
          <w:t>.3</w:t>
        </w:r>
        <w:r>
          <w:tab/>
        </w:r>
      </w:ins>
      <w:bookmarkStart w:id="18" w:name="_Toc139528042"/>
      <w:r w:rsidR="005A5FF0">
        <w:t>General Approach to Evaluation of the Investigational Product</w:t>
      </w:r>
      <w:bookmarkEnd w:id="16"/>
      <w:bookmarkEnd w:id="18"/>
    </w:p>
    <w:p w14:paraId="08CBEA60" w14:textId="18D2D22D" w:rsidR="00F729E2" w:rsidRPr="00F729E2" w:rsidRDefault="00F729E2" w:rsidP="00F729E2">
      <w:pPr>
        <w:pStyle w:val="Paragraph"/>
      </w:pPr>
      <w:r w:rsidRPr="00F729E2">
        <w:t>V940 is an INT in clinical development, both as monotherapy and in combination with</w:t>
      </w:r>
      <w:r w:rsidR="001B2BA6">
        <w:t xml:space="preserve"> </w:t>
      </w:r>
      <w:r w:rsidRPr="00F729E2">
        <w:t>pembrolizumab.</w:t>
      </w:r>
    </w:p>
    <w:p w14:paraId="2DCCDDD9" w14:textId="6259FF55" w:rsidR="00F729E2" w:rsidRPr="00F729E2" w:rsidRDefault="00F729E2" w:rsidP="00F729E2">
      <w:pPr>
        <w:pStyle w:val="Paragraph"/>
      </w:pPr>
      <w:r w:rsidRPr="00F729E2">
        <w:t>Ongoing studies include a Phase 1 study (mRNA-4157-P101/KEYNOTE-603) for</w:t>
      </w:r>
      <w:r>
        <w:t xml:space="preserve"> </w:t>
      </w:r>
      <w:r w:rsidRPr="00F729E2">
        <w:t>participants with resected solid tumors in the adjuvant setting (Parts A and D) or with</w:t>
      </w:r>
      <w:r>
        <w:t xml:space="preserve"> </w:t>
      </w:r>
      <w:r w:rsidRPr="00F729E2">
        <w:t>unresectable (locally advanced or metastatic) solid tumors (Parts B and C), and a randomized</w:t>
      </w:r>
      <w:r>
        <w:t xml:space="preserve"> </w:t>
      </w:r>
      <w:r w:rsidRPr="00F729E2">
        <w:t>Phase 2 study (mRNA-4157-P201/KEYNOTE-942) in participants with Stage IIIC, IIID, and</w:t>
      </w:r>
      <w:r>
        <w:t xml:space="preserve"> </w:t>
      </w:r>
      <w:r w:rsidRPr="00F729E2">
        <w:t>IV resected melanoma at high risk of recurrence. Refer to Module 2.5, Section 4.1.1 for more</w:t>
      </w:r>
      <w:r>
        <w:t xml:space="preserve"> </w:t>
      </w:r>
      <w:r w:rsidRPr="00F729E2">
        <w:t>details on these studies.</w:t>
      </w:r>
    </w:p>
    <w:p w14:paraId="0612CBFF" w14:textId="2D7878ED" w:rsidR="00F729E2" w:rsidRPr="00F729E2" w:rsidRDefault="00F729E2" w:rsidP="00F729E2">
      <w:pPr>
        <w:pStyle w:val="Paragraph"/>
      </w:pPr>
      <w:r w:rsidRPr="00F729E2">
        <w:t>In this Phase 3 study, pembrolizumab will be used both in combination with V940 and as the</w:t>
      </w:r>
      <w:r>
        <w:t xml:space="preserve"> </w:t>
      </w:r>
      <w:r w:rsidRPr="00F729E2">
        <w:t>comparator (placebo + pembrolizumab).</w:t>
      </w:r>
    </w:p>
    <w:p w14:paraId="5BBF1BD9" w14:textId="7BC576E7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19" w:name="_Toc225170712"/>
      <w:ins w:id="20" w:author="Powell, Deana" w:date="2026-03-23T15:06:00Z" w16du:dateUtc="2026-03-23T19:06:00Z">
        <w:r>
          <w:t>1.</w:t>
        </w:r>
        <w:r w:rsidR="00F729E2">
          <w:t>20</w:t>
        </w:r>
        <w:r>
          <w:t>.4</w:t>
        </w:r>
        <w:r>
          <w:tab/>
        </w:r>
      </w:ins>
      <w:bookmarkStart w:id="21" w:name="_Toc139528043"/>
      <w:r w:rsidR="005A5FF0">
        <w:t>Clinical Study or Studies to be Conducted</w:t>
      </w:r>
      <w:bookmarkEnd w:id="19"/>
      <w:bookmarkEnd w:id="21"/>
    </w:p>
    <w:p w14:paraId="5EDCD423" w14:textId="53C5FBBE" w:rsidR="00F729E2" w:rsidRDefault="00F729E2" w:rsidP="00F729E2">
      <w:pPr>
        <w:pStyle w:val="Paragraph"/>
      </w:pPr>
      <w:r w:rsidRPr="00F729E2">
        <w:t>V940-002 is a Phase 3, randomized, placebo- and active-controlled, parallel-group, multicenter, double-blind safety and efficacy study of adjuvant V940 plus pembrolizumab</w:t>
      </w:r>
      <w:r>
        <w:t xml:space="preserve"> </w:t>
      </w:r>
      <w:r w:rsidRPr="00F729E2">
        <w:t>(Arm A) versus adjuvant placebo plus pembrolizumab (Arm B) in participants with</w:t>
      </w:r>
      <w:r>
        <w:t xml:space="preserve"> </w:t>
      </w:r>
      <w:r w:rsidRPr="00F729E2">
        <w:t>completely resected (R0) Stage II, IIIA, IIIB (N2) NSCLC per AJCC Eighth Edition</w:t>
      </w:r>
      <w:r>
        <w:t xml:space="preserve"> </w:t>
      </w:r>
      <w:r w:rsidRPr="00F729E2">
        <w:t>guidelines [Ref. 5.4: 08BH7Z]. Participants must have received at least 1 dose of adjuvant</w:t>
      </w:r>
      <w:r>
        <w:t xml:space="preserve"> </w:t>
      </w:r>
      <w:r w:rsidRPr="00F729E2">
        <w:t>chemotherapy (platinum doublet) before screening, with the regimen to be completed before</w:t>
      </w:r>
      <w:r>
        <w:t xml:space="preserve"> </w:t>
      </w:r>
      <w:r w:rsidRPr="00F729E2">
        <w:t>imaging to determine no evidence of disease (NED) and by 4 weeks before randomization</w:t>
      </w:r>
      <w:r>
        <w:t xml:space="preserve"> </w:t>
      </w:r>
      <w:r w:rsidRPr="00F729E2">
        <w:t>(see Figure 1 in the study protocol).</w:t>
      </w:r>
    </w:p>
    <w:p w14:paraId="557CDA15" w14:textId="0DFB2578" w:rsidR="00F729E2" w:rsidRDefault="00F729E2" w:rsidP="00F729E2">
      <w:pPr>
        <w:pStyle w:val="Paragraph"/>
      </w:pPr>
      <w:r w:rsidRPr="00F729E2">
        <w:t>All participants must provide a blood sample and a formalin-fixed, paraffin-embedded</w:t>
      </w:r>
      <w:r>
        <w:t xml:space="preserve"> </w:t>
      </w:r>
      <w:r w:rsidRPr="00F729E2">
        <w:t>(FFPE) tumor sample as soon as possible after consent. A Limited Screening consent will be</w:t>
      </w:r>
      <w:r>
        <w:t xml:space="preserve"> </w:t>
      </w:r>
      <w:r w:rsidRPr="00F729E2">
        <w:t>available for participants considering the study before or around the time of their surgery.</w:t>
      </w:r>
      <w:r>
        <w:t xml:space="preserve"> </w:t>
      </w:r>
      <w:r w:rsidRPr="00F729E2">
        <w:t>Both the blood and FFPE samples are required for next-generation sequencing (NGS) and for</w:t>
      </w:r>
      <w:r>
        <w:t xml:space="preserve"> </w:t>
      </w:r>
      <w:r w:rsidRPr="00F729E2">
        <w:t>design of the participant</w:t>
      </w:r>
      <w:r>
        <w:t>’</w:t>
      </w:r>
      <w:r w:rsidRPr="00F729E2">
        <w:t>s INT, which will only be made for those participants randomly</w:t>
      </w:r>
      <w:r>
        <w:t xml:space="preserve"> </w:t>
      </w:r>
      <w:r w:rsidRPr="00F729E2">
        <w:t>assigned to the combination arm (Arm A). In this study, randomization will only occur after</w:t>
      </w:r>
      <w:r>
        <w:t xml:space="preserve"> </w:t>
      </w:r>
      <w:r w:rsidRPr="00F729E2">
        <w:t>the blood and FFPE tumor samples have successfully completed NGS and PD-L1 testing,</w:t>
      </w:r>
      <w:r>
        <w:t xml:space="preserve"> </w:t>
      </w:r>
      <w:r w:rsidRPr="00F729E2">
        <w:t>and the participant satisfies eligibility requirements (see Figure 2 in the study protocol).</w:t>
      </w:r>
    </w:p>
    <w:p w14:paraId="27DF851E" w14:textId="28DD6DEC" w:rsidR="00F729E2" w:rsidRDefault="00F729E2" w:rsidP="00F729E2">
      <w:pPr>
        <w:pStyle w:val="Paragraph"/>
      </w:pPr>
      <w:r w:rsidRPr="00F729E2">
        <w:t>Eligible participants will be randomly assigned in a 1:1 ratio to receive treatment with either</w:t>
      </w:r>
      <w:r>
        <w:t xml:space="preserve"> </w:t>
      </w:r>
      <w:r w:rsidRPr="00F729E2">
        <w:t>V940 plus pembrolizumab or placebo plus pembrolizumab. Randomization will be stratified</w:t>
      </w:r>
      <w:r>
        <w:t xml:space="preserve"> </w:t>
      </w:r>
      <w:r w:rsidRPr="00F729E2">
        <w:t>according to the participants</w:t>
      </w:r>
      <w:r>
        <w:t xml:space="preserve">’ </w:t>
      </w:r>
      <w:r w:rsidRPr="00F729E2">
        <w:t xml:space="preserve">histology results (squamous vs </w:t>
      </w:r>
      <w:proofErr w:type="spellStart"/>
      <w:r w:rsidRPr="00F729E2">
        <w:t>nonsquamous</w:t>
      </w:r>
      <w:proofErr w:type="spellEnd"/>
      <w:r w:rsidRPr="00F729E2">
        <w:t>), PD-L1</w:t>
      </w:r>
      <w:r>
        <w:t xml:space="preserve"> </w:t>
      </w:r>
      <w:r w:rsidRPr="00F729E2">
        <w:t xml:space="preserve">expression (TPS &lt;1% vs 1% to 49% vs </w:t>
      </w:r>
      <w:r w:rsidR="001B2BA6">
        <w:t>≥</w:t>
      </w:r>
      <w:r w:rsidRPr="00F729E2">
        <w:t>50%), disease stage (Stage II vs III per AJCC</w:t>
      </w:r>
      <w:r>
        <w:t xml:space="preserve"> </w:t>
      </w:r>
      <w:r w:rsidRPr="00F729E2">
        <w:t>Eighth Edition), and geographic location (North America/Western Europe/Australia vs rest</w:t>
      </w:r>
      <w:r>
        <w:t xml:space="preserve"> </w:t>
      </w:r>
      <w:r w:rsidRPr="00F729E2">
        <w:t>of world). See Section 6.3.2 in the study protocol for more details on stratification factors.</w:t>
      </w:r>
    </w:p>
    <w:p w14:paraId="7FFE3FB9" w14:textId="5E03F651" w:rsidR="00F729E2" w:rsidRPr="00F729E2" w:rsidRDefault="00F729E2" w:rsidP="00F729E2">
      <w:pPr>
        <w:pStyle w:val="Paragraph"/>
      </w:pPr>
      <w:r w:rsidRPr="00F729E2">
        <w:lastRenderedPageBreak/>
        <w:t>Participants should begin pembrolizumab treatment as soon as possible (within 24 weeks</w:t>
      </w:r>
      <w:r>
        <w:t xml:space="preserve"> </w:t>
      </w:r>
      <w:r w:rsidRPr="00F729E2">
        <w:t>after their surgery of curative intent).</w:t>
      </w:r>
    </w:p>
    <w:p w14:paraId="7DEA8D0F" w14:textId="45F26AF6" w:rsidR="004F3270" w:rsidRDefault="005A5FF0" w:rsidP="00F729E2">
      <w:pPr>
        <w:pStyle w:val="Paragraph"/>
      </w:pPr>
      <w:r>
        <w:t>For all participants:</w:t>
      </w:r>
    </w:p>
    <w:p w14:paraId="74BAF2CC" w14:textId="5BC89974" w:rsidR="00F729E2" w:rsidRDefault="005A5FF0" w:rsidP="001B2BA6">
      <w:pPr>
        <w:pStyle w:val="Paragraph"/>
        <w:numPr>
          <w:ilvl w:val="0"/>
          <w:numId w:val="40"/>
        </w:numPr>
        <w:ind w:left="0" w:firstLine="0"/>
      </w:pPr>
      <w:del w:id="22" w:author="Powell, Deana" w:date="2026-03-23T15:06:00Z" w16du:dateUtc="2026-03-23T19:06:00Z">
        <w:r>
          <w:delText>•</w:delText>
        </w:r>
        <w:r>
          <w:tab/>
        </w:r>
      </w:del>
      <w:r w:rsidR="00F729E2" w:rsidRPr="00F729E2">
        <w:t>The combination treatment period will begin once a participant</w:t>
      </w:r>
      <w:r w:rsidR="00F729E2">
        <w:t>’</w:t>
      </w:r>
      <w:r w:rsidR="00F729E2" w:rsidRPr="00F729E2">
        <w:t>s V940 or placebo is</w:t>
      </w:r>
      <w:r w:rsidR="001B2BA6">
        <w:t xml:space="preserve"> </w:t>
      </w:r>
      <w:r w:rsidR="00F729E2" w:rsidRPr="00F729E2">
        <w:t>available (Table 2 in the study protocol). The start of placebo will be randomly adjusted to</w:t>
      </w:r>
      <w:r w:rsidR="00F729E2">
        <w:t xml:space="preserve"> </w:t>
      </w:r>
      <w:r w:rsidR="00F729E2" w:rsidRPr="00F729E2">
        <w:t>maintain the study blind (Section 6.3.1 in the study protocol).</w:t>
      </w:r>
      <w:r w:rsidR="00F729E2">
        <w:t xml:space="preserve"> </w:t>
      </w:r>
    </w:p>
    <w:p w14:paraId="0125B288" w14:textId="39B3DD1E" w:rsidR="00F729E2" w:rsidRDefault="005A5FF0" w:rsidP="001B2BA6">
      <w:pPr>
        <w:pStyle w:val="Paragraph"/>
        <w:numPr>
          <w:ilvl w:val="0"/>
          <w:numId w:val="40"/>
        </w:numPr>
        <w:ind w:left="0" w:firstLine="0"/>
      </w:pPr>
      <w:del w:id="23" w:author="Powell, Deana" w:date="2026-03-23T15:06:00Z" w16du:dateUtc="2026-03-23T19:06:00Z">
        <w:r>
          <w:delText>•</w:delText>
        </w:r>
        <w:r>
          <w:tab/>
        </w:r>
      </w:del>
      <w:r w:rsidR="00F729E2" w:rsidRPr="00F729E2">
        <w:t>Typically, the first dose of either V940 or placebo will be administered with the second</w:t>
      </w:r>
      <w:r w:rsidR="00F729E2">
        <w:t xml:space="preserve"> </w:t>
      </w:r>
      <w:r w:rsidR="00F729E2" w:rsidRPr="00F729E2">
        <w:t>dose of pembrolizumab (Day 1 of Cycle 2).</w:t>
      </w:r>
    </w:p>
    <w:p w14:paraId="207A6DDE" w14:textId="4436A9E8" w:rsidR="00F729E2" w:rsidRPr="00F729E2" w:rsidRDefault="005A5FF0" w:rsidP="001B2BA6">
      <w:pPr>
        <w:pStyle w:val="Paragraph"/>
        <w:numPr>
          <w:ilvl w:val="0"/>
          <w:numId w:val="40"/>
        </w:numPr>
        <w:ind w:left="0" w:firstLine="0"/>
      </w:pPr>
      <w:del w:id="24" w:author="Powell, Deana" w:date="2026-03-23T15:06:00Z" w16du:dateUtc="2026-03-23T19:06:00Z">
        <w:r>
          <w:delText>•</w:delText>
        </w:r>
        <w:r>
          <w:tab/>
        </w:r>
      </w:del>
      <w:r w:rsidR="00F729E2" w:rsidRPr="00F729E2">
        <w:t>The first dose of either V940 or placebo may begin as soon as Day 22 of Cycle 1.</w:t>
      </w:r>
    </w:p>
    <w:p w14:paraId="34638C59" w14:textId="0020F33D" w:rsidR="00F729E2" w:rsidRPr="00F729E2" w:rsidRDefault="005A5FF0" w:rsidP="001B2BA6">
      <w:pPr>
        <w:pStyle w:val="Paragraph"/>
        <w:numPr>
          <w:ilvl w:val="0"/>
          <w:numId w:val="40"/>
        </w:numPr>
        <w:ind w:left="0" w:firstLine="0"/>
      </w:pPr>
      <w:del w:id="25" w:author="Powell, Deana" w:date="2026-03-23T15:06:00Z" w16du:dateUtc="2026-03-23T19:06:00Z">
        <w:r>
          <w:delText>•</w:delText>
        </w:r>
        <w:r>
          <w:tab/>
        </w:r>
      </w:del>
      <w:r w:rsidR="00F729E2" w:rsidRPr="00F729E2">
        <w:t>The first dose of either V940 or placebo may be started up to the time of the fourth dose</w:t>
      </w:r>
      <w:r w:rsidR="00F729E2">
        <w:t xml:space="preserve"> </w:t>
      </w:r>
      <w:r w:rsidR="00F729E2" w:rsidRPr="00F729E2">
        <w:t>(Day 1 of Cycle 4) of pembrolizumab (in consideration of timing for manufacturing of</w:t>
      </w:r>
      <w:r w:rsidR="00F729E2">
        <w:t xml:space="preserve"> </w:t>
      </w:r>
      <w:r w:rsidR="00F729E2" w:rsidRPr="00F729E2">
        <w:t>V940).</w:t>
      </w:r>
    </w:p>
    <w:p w14:paraId="6A9954D9" w14:textId="0B20295B" w:rsidR="00DC4CEA" w:rsidRDefault="005A5FF0" w:rsidP="001B2BA6">
      <w:pPr>
        <w:pStyle w:val="Paragraph"/>
        <w:numPr>
          <w:ilvl w:val="0"/>
          <w:numId w:val="40"/>
        </w:numPr>
        <w:ind w:left="0" w:firstLine="0"/>
      </w:pPr>
      <w:del w:id="26" w:author="Powell, Deana" w:date="2026-03-23T15:06:00Z" w16du:dateUtc="2026-03-23T19:06:00Z">
        <w:r>
          <w:delText>•</w:delText>
        </w:r>
        <w:r>
          <w:tab/>
        </w:r>
      </w:del>
      <w:r w:rsidR="00F729E2" w:rsidRPr="00F729E2">
        <w:t>If V940 cannot be provided (</w:t>
      </w:r>
      <w:proofErr w:type="spellStart"/>
      <w:r w:rsidR="00F729E2" w:rsidRPr="00F729E2">
        <w:t>eg</w:t>
      </w:r>
      <w:proofErr w:type="spellEnd"/>
      <w:r w:rsidR="00F729E2" w:rsidRPr="00F729E2">
        <w:t>, due to manufacturing), the participant should continue in</w:t>
      </w:r>
      <w:r w:rsidR="00F729E2">
        <w:t xml:space="preserve"> </w:t>
      </w:r>
      <w:r w:rsidR="00F729E2" w:rsidRPr="00F729E2">
        <w:t>the study and receive placebo to maintain the study blind. See the study protocol</w:t>
      </w:r>
      <w:r w:rsidR="00F729E2">
        <w:t>’</w:t>
      </w:r>
      <w:r w:rsidR="00F729E2" w:rsidRPr="00F729E2">
        <w:t>s Statistical</w:t>
      </w:r>
      <w:r w:rsidR="00DC4CEA">
        <w:t xml:space="preserve"> </w:t>
      </w:r>
      <w:r w:rsidR="00F729E2" w:rsidRPr="00F729E2">
        <w:t>Analysis Plan (SAP) for guidelines on handling intercurrent events.</w:t>
      </w:r>
    </w:p>
    <w:p w14:paraId="58331693" w14:textId="77777777" w:rsidR="00DC4CEA" w:rsidRDefault="00DC4CEA" w:rsidP="00DC4CEA">
      <w:pPr>
        <w:pStyle w:val="Paragraph"/>
      </w:pPr>
      <w:r w:rsidRPr="00DC4CEA">
        <w:t>The typical events that occur in the generation of V940 for a study participant are depicted in</w:t>
      </w:r>
      <w:r>
        <w:t xml:space="preserve"> </w:t>
      </w:r>
      <w:r w:rsidRPr="00DC4CEA">
        <w:t>Figure 2 of the study protocol.</w:t>
      </w:r>
    </w:p>
    <w:p w14:paraId="3B1B7194" w14:textId="77777777" w:rsidR="00DC4CEA" w:rsidRDefault="00DC4CEA" w:rsidP="00DC4CEA">
      <w:pPr>
        <w:pStyle w:val="Paragraph"/>
      </w:pPr>
      <w:r w:rsidRPr="00DC4CEA">
        <w:t>Participants will receive treatment with either V940 or placebo (once available) for up to</w:t>
      </w:r>
      <w:r>
        <w:t xml:space="preserve"> </w:t>
      </w:r>
      <w:r w:rsidRPr="00DC4CEA">
        <w:t>9 doses Q3W plus 9 cycles of pembrolizumab Q6W until any of the criteria for</w:t>
      </w:r>
      <w:r>
        <w:t xml:space="preserve"> </w:t>
      </w:r>
      <w:r w:rsidRPr="00DC4CEA">
        <w:t>discontinuation of study intervention are met (Section 7.1 in the study protocol). Crossover</w:t>
      </w:r>
      <w:r>
        <w:t xml:space="preserve"> </w:t>
      </w:r>
      <w:r w:rsidRPr="00DC4CEA">
        <w:t>from one</w:t>
      </w:r>
      <w:r>
        <w:t xml:space="preserve"> </w:t>
      </w:r>
      <w:r w:rsidRPr="00DC4CEA">
        <w:t>intervention arm to the other is not permitted. Participants will undergo imaging</w:t>
      </w:r>
      <w:r>
        <w:t xml:space="preserve"> </w:t>
      </w:r>
      <w:r w:rsidRPr="00DC4CEA">
        <w:t>(Section 8.2.1 of the study protocol) at the timepoints described in the Schedule of Activities</w:t>
      </w:r>
      <w:r>
        <w:t xml:space="preserve"> </w:t>
      </w:r>
      <w:r w:rsidRPr="00DC4CEA">
        <w:t>(</w:t>
      </w:r>
      <w:proofErr w:type="spellStart"/>
      <w:r w:rsidRPr="00DC4CEA">
        <w:t>SoA</w:t>
      </w:r>
      <w:proofErr w:type="spellEnd"/>
      <w:r w:rsidRPr="00DC4CEA">
        <w:t>).</w:t>
      </w:r>
      <w:r>
        <w:t xml:space="preserve"> </w:t>
      </w:r>
      <w:r w:rsidRPr="00DC4CEA">
        <w:t xml:space="preserve">Participants will be </w:t>
      </w:r>
      <w:proofErr w:type="gramStart"/>
      <w:r w:rsidRPr="00DC4CEA">
        <w:t>followed after</w:t>
      </w:r>
      <w:proofErr w:type="gramEnd"/>
      <w:r w:rsidRPr="00DC4CEA">
        <w:t xml:space="preserve"> discontinuation of study intervention for disease</w:t>
      </w:r>
      <w:r>
        <w:t xml:space="preserve"> </w:t>
      </w:r>
      <w:r w:rsidRPr="00DC4CEA">
        <w:t>recurrence, distant metastasis, and survival as described in Section 8.11.4 of the study</w:t>
      </w:r>
      <w:r>
        <w:t xml:space="preserve"> </w:t>
      </w:r>
      <w:r w:rsidRPr="00DC4CEA">
        <w:t>protocol.</w:t>
      </w:r>
    </w:p>
    <w:p w14:paraId="42DDD5DD" w14:textId="77777777" w:rsidR="00DC4CEA" w:rsidRPr="00DC4CEA" w:rsidRDefault="00DC4CEA">
      <w:pPr>
        <w:pStyle w:val="Paragraph"/>
      </w:pPr>
      <w:r w:rsidRPr="00DC4CEA">
        <w:t>The primary endpoint of the study is DFS, and a key secondary endpoint is OS.</w:t>
      </w:r>
    </w:p>
    <w:p w14:paraId="7D318C89" w14:textId="77777777" w:rsidR="00DC4CEA" w:rsidRDefault="00DC4CEA" w:rsidP="00DC4CEA">
      <w:pPr>
        <w:pStyle w:val="Paragraph"/>
      </w:pPr>
      <w:r w:rsidRPr="00DC4CEA">
        <w:t>Adverse events (AEs) will be monitored throughout the study and graded in severity</w:t>
      </w:r>
      <w:r>
        <w:t xml:space="preserve"> </w:t>
      </w:r>
      <w:r w:rsidRPr="00DC4CEA">
        <w:t>according to the guidelines outlined in the National Cancer Institute Common Terminology</w:t>
      </w:r>
      <w:r>
        <w:t xml:space="preserve"> </w:t>
      </w:r>
      <w:r w:rsidRPr="00DC4CEA">
        <w:t>Criteria for Adverse Events (NCI CTCAE) v5.0. Each participant will be monitored for AEs</w:t>
      </w:r>
      <w:r>
        <w:t xml:space="preserve"> </w:t>
      </w:r>
      <w:r w:rsidRPr="00DC4CEA">
        <w:t>and serious adverse events (SAEs), as described in Section 8.4.1 of the study protocol.</w:t>
      </w:r>
    </w:p>
    <w:p w14:paraId="231022EF" w14:textId="77777777" w:rsidR="00DC4CEA" w:rsidRDefault="00DC4CEA" w:rsidP="00DC4CEA">
      <w:pPr>
        <w:pStyle w:val="Paragraph"/>
      </w:pPr>
      <w:r w:rsidRPr="00DC4CEA">
        <w:t>Details of the efficacy interim analyses (IAs) to be conducted in this study are described in</w:t>
      </w:r>
      <w:r>
        <w:t xml:space="preserve"> </w:t>
      </w:r>
      <w:r w:rsidRPr="00DC4CEA">
        <w:t>Section 9.8.1 of the study protocol.</w:t>
      </w:r>
    </w:p>
    <w:p w14:paraId="03BEB02C" w14:textId="77777777" w:rsidR="00DC4CEA" w:rsidRDefault="00DC4CEA" w:rsidP="00DC4CEA">
      <w:pPr>
        <w:pStyle w:val="Paragraph"/>
      </w:pPr>
      <w:r w:rsidRPr="00DC4CEA">
        <w:t>Results of the IAs will be reviewed by a data monitoring committee (DMC), which will make</w:t>
      </w:r>
      <w:r>
        <w:t xml:space="preserve"> </w:t>
      </w:r>
      <w:r w:rsidRPr="00DC4CEA">
        <w:t>recommendations to the Sponsor to continue, modify, or end the study according to the plan</w:t>
      </w:r>
      <w:r>
        <w:t xml:space="preserve"> </w:t>
      </w:r>
      <w:r w:rsidRPr="00DC4CEA">
        <w:t>described in Sections 4.4.1, 9.6, and 10.1.4 of the study protocol.</w:t>
      </w:r>
    </w:p>
    <w:p w14:paraId="04936BEF" w14:textId="77777777" w:rsidR="00DC4CEA" w:rsidRDefault="00DC4CEA" w:rsidP="00DC4CEA">
      <w:pPr>
        <w:pStyle w:val="Paragraph"/>
      </w:pPr>
      <w:r w:rsidRPr="00DC4CEA">
        <w:lastRenderedPageBreak/>
        <w:t>Specific procedures to be performed during the study, including prescribed times and</w:t>
      </w:r>
      <w:r>
        <w:t xml:space="preserve"> </w:t>
      </w:r>
      <w:r w:rsidRPr="00DC4CEA">
        <w:t>associated visit windows, are outlined in the study protocol in Section 1.3.1, and details of</w:t>
      </w:r>
      <w:r>
        <w:t xml:space="preserve"> </w:t>
      </w:r>
      <w:r w:rsidRPr="00DC4CEA">
        <w:t>each procedure are provided in Section 8.</w:t>
      </w:r>
    </w:p>
    <w:p w14:paraId="0050DA75" w14:textId="3AA9962E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27" w:name="_Toc225170713"/>
      <w:ins w:id="28" w:author="Powell, Deana" w:date="2026-03-23T15:06:00Z" w16du:dateUtc="2026-03-23T19:06:00Z">
        <w:r>
          <w:t>1.</w:t>
        </w:r>
        <w:r w:rsidR="00DC4CEA">
          <w:t>20</w:t>
        </w:r>
        <w:r>
          <w:t>.5</w:t>
        </w:r>
        <w:r>
          <w:tab/>
        </w:r>
      </w:ins>
      <w:bookmarkStart w:id="29" w:name="_Toc139528044"/>
      <w:r w:rsidR="005A5FF0">
        <w:t>Estimated Number of Participants</w:t>
      </w:r>
      <w:bookmarkEnd w:id="27"/>
      <w:bookmarkEnd w:id="29"/>
    </w:p>
    <w:p w14:paraId="643F8212" w14:textId="77777777" w:rsidR="00DC4CEA" w:rsidRPr="00DC4CEA" w:rsidRDefault="00DC4CEA" w:rsidP="00DC4CEA">
      <w:pPr>
        <w:pStyle w:val="Paragraph"/>
      </w:pPr>
      <w:r w:rsidRPr="00DC4CEA">
        <w:t>Approximately 868 participants will be randomized into the study.</w:t>
      </w:r>
    </w:p>
    <w:p w14:paraId="62101CFF" w14:textId="363D4FC9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30" w:name="_Toc225170714"/>
      <w:ins w:id="31" w:author="Powell, Deana" w:date="2026-03-23T15:06:00Z" w16du:dateUtc="2026-03-23T19:06:00Z">
        <w:r>
          <w:t>1.</w:t>
        </w:r>
        <w:r w:rsidR="00DC4CEA">
          <w:t>20</w:t>
        </w:r>
        <w:r>
          <w:t>.6</w:t>
        </w:r>
        <w:r>
          <w:tab/>
        </w:r>
      </w:ins>
      <w:bookmarkStart w:id="32" w:name="_Toc139528045"/>
      <w:r w:rsidR="005A5FF0">
        <w:t>Anticipated Risks</w:t>
      </w:r>
      <w:bookmarkEnd w:id="30"/>
      <w:bookmarkEnd w:id="32"/>
    </w:p>
    <w:p w14:paraId="3BD76278" w14:textId="7179E847" w:rsidR="00A1575C" w:rsidRPr="00A1575C" w:rsidRDefault="00A1575C" w:rsidP="00A1575C">
      <w:pPr>
        <w:pStyle w:val="Heading4"/>
        <w:rPr>
          <w:ins w:id="33" w:author="Powell, Deana" w:date="2026-03-23T15:06:00Z" w16du:dateUtc="2026-03-23T19:06:00Z"/>
        </w:rPr>
      </w:pPr>
      <w:bookmarkStart w:id="34" w:name="_Toc225170715"/>
      <w:ins w:id="35" w:author="Powell, Deana" w:date="2026-03-23T15:06:00Z" w16du:dateUtc="2026-03-23T19:06:00Z">
        <w:r>
          <w:t>1.20.6.1</w:t>
        </w:r>
        <w:r>
          <w:tab/>
          <w:t>Test addition</w:t>
        </w:r>
        <w:bookmarkEnd w:id="34"/>
        <w:r>
          <w:t xml:space="preserve"> </w:t>
        </w:r>
      </w:ins>
    </w:p>
    <w:p w14:paraId="6200B08C" w14:textId="32DA7F1A" w:rsidR="00DC4CEA" w:rsidRPr="00DC4CEA" w:rsidRDefault="00DC4CEA" w:rsidP="00DC4CEA">
      <w:pPr>
        <w:pStyle w:val="Paragraph"/>
      </w:pPr>
      <w:r w:rsidRPr="00DC4CEA">
        <w:t>Pembrolizumab has a well-characterized safety profile and has been shown to be well</w:t>
      </w:r>
      <w:r>
        <w:t xml:space="preserve"> </w:t>
      </w:r>
      <w:r w:rsidRPr="00DC4CEA">
        <w:t>tolerated in its approved indications. Pembrolizumab immune-mediated AEs are mostly mild</w:t>
      </w:r>
      <w:r>
        <w:t xml:space="preserve"> </w:t>
      </w:r>
      <w:r w:rsidRPr="00DC4CEA">
        <w:t>to moderate in severity and are generally readily manageable with appropriate care in the</w:t>
      </w:r>
      <w:r>
        <w:t xml:space="preserve"> </w:t>
      </w:r>
      <w:r w:rsidRPr="00DC4CEA">
        <w:t>clinical setting.</w:t>
      </w:r>
    </w:p>
    <w:p w14:paraId="79B2B2AC" w14:textId="5AA6247E" w:rsidR="00DC4CEA" w:rsidRPr="00DC4CEA" w:rsidRDefault="00DC4CEA" w:rsidP="00DC4CEA">
      <w:pPr>
        <w:pStyle w:val="Paragraph"/>
      </w:pPr>
      <w:r w:rsidRPr="00DC4CEA">
        <w:t>To date, V940 monotherapy has been well tolerated. AEs related to V940 treatment have</w:t>
      </w:r>
      <w:r>
        <w:t xml:space="preserve"> </w:t>
      </w:r>
      <w:r w:rsidRPr="00DC4CEA">
        <w:t>been mostly Grade 1 or Grade 2 (generally, injection-site observations, including edema and</w:t>
      </w:r>
      <w:r>
        <w:t xml:space="preserve"> </w:t>
      </w:r>
      <w:r w:rsidRPr="00DC4CEA">
        <w:t>pain/tenderness, and systemic inflammatory observations, including flulike symptoms, fever,</w:t>
      </w:r>
      <w:r>
        <w:t xml:space="preserve"> </w:t>
      </w:r>
      <w:r w:rsidRPr="00DC4CEA">
        <w:t>fatigue, and myalgias/arthralgias, all of which typically resolved within a few days after</w:t>
      </w:r>
      <w:r>
        <w:t xml:space="preserve"> </w:t>
      </w:r>
      <w:r w:rsidRPr="00DC4CEA">
        <w:t>dosing). The clinical safety profile of V940 does not significantly overlap or synergize with</w:t>
      </w:r>
      <w:r>
        <w:t xml:space="preserve"> </w:t>
      </w:r>
      <w:r w:rsidRPr="00DC4CEA">
        <w:t>the known and well-characterized safety profile of pembrolizumab.</w:t>
      </w:r>
    </w:p>
    <w:p w14:paraId="57454ED8" w14:textId="6BDCD321" w:rsidR="00DC4CEA" w:rsidRPr="00DC4CEA" w:rsidRDefault="00DC4CEA" w:rsidP="00DC4CEA">
      <w:pPr>
        <w:pStyle w:val="Paragraph"/>
      </w:pPr>
      <w:r w:rsidRPr="00DC4CEA">
        <w:t>Based on the available preclinical and clinical information and considering the unmet</w:t>
      </w:r>
      <w:r>
        <w:t xml:space="preserve"> </w:t>
      </w:r>
      <w:r w:rsidRPr="00DC4CEA">
        <w:t>medical need for new therapeutic approaches in the adjuvant treatment of NSCLC, the</w:t>
      </w:r>
      <w:r>
        <w:t xml:space="preserve"> </w:t>
      </w:r>
      <w:r w:rsidRPr="00DC4CEA">
        <w:t>benefits and risks of V940 appear reasonable to evaluate in this Phase 3 clinical study.</w:t>
      </w:r>
    </w:p>
    <w:p w14:paraId="1D3F038D" w14:textId="5C48E781" w:rsidR="004F3270" w:rsidRDefault="00245F48" w:rsidP="00DC4CEA">
      <w:pPr>
        <w:pStyle w:val="Heading4"/>
        <w:tabs>
          <w:tab w:val="num" w:pos="1200"/>
        </w:tabs>
        <w:ind w:left="1200" w:hanging="1200"/>
      </w:pPr>
      <w:bookmarkStart w:id="36" w:name="_Toc225170716"/>
      <w:ins w:id="37" w:author="Powell, Deana" w:date="2026-03-23T15:06:00Z" w16du:dateUtc="2026-03-23T19:06:00Z">
        <w:r>
          <w:t>1.</w:t>
        </w:r>
        <w:r w:rsidR="00DC4CEA">
          <w:t>20</w:t>
        </w:r>
        <w:r>
          <w:t>.7</w:t>
        </w:r>
        <w:r>
          <w:tab/>
        </w:r>
      </w:ins>
      <w:bookmarkStart w:id="38" w:name="_Toc139528046"/>
      <w:r w:rsidR="005A5FF0">
        <w:t>References</w:t>
      </w:r>
      <w:bookmarkEnd w:id="36"/>
      <w:bookmarkEnd w:id="38"/>
    </w:p>
    <w:tbl>
      <w:tblPr>
        <w:tblW w:w="9090" w:type="dxa"/>
        <w:tblLayout w:type="fixed"/>
        <w:tblLook w:val="0000" w:firstRow="0" w:lastRow="0" w:firstColumn="0" w:lastColumn="0" w:noHBand="0" w:noVBand="0"/>
      </w:tblPr>
      <w:tblGrid>
        <w:gridCol w:w="2430"/>
        <w:gridCol w:w="6660"/>
      </w:tblGrid>
      <w:tr w:rsidR="00DC4CEA" w:rsidRPr="00DA721B" w14:paraId="6FDF391E" w14:textId="77777777" w:rsidTr="000C172D">
        <w:tc>
          <w:tcPr>
            <w:tcW w:w="2430" w:type="dxa"/>
          </w:tcPr>
          <w:p w14:paraId="0C659D4D" w14:textId="33EF1792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040JYH]</w:t>
            </w:r>
          </w:p>
        </w:tc>
        <w:tc>
          <w:tcPr>
            <w:tcW w:w="6660" w:type="dxa"/>
          </w:tcPr>
          <w:p w14:paraId="315047CC" w14:textId="5D47FB66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Vansteenkiste J, Crino L, Dooms C, Douillard JY, Faivre-Finn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C, Lim E, et al. 2nd ESMO Consensus Conference on Lung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Cancer: early-stage non-small-cell lung cancer consensus on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diagnosis, treatment and follow-up. Ann Oncol. 2014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Aug;25(8):1462-74.</w:t>
            </w:r>
          </w:p>
        </w:tc>
      </w:tr>
      <w:tr w:rsidR="00495F81" w:rsidRPr="00DA721B" w14:paraId="464A6AC0" w14:textId="77777777" w:rsidTr="000C172D">
        <w:tc>
          <w:tcPr>
            <w:tcW w:w="2430" w:type="dxa"/>
          </w:tcPr>
          <w:p w14:paraId="049D082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04G0VJ]</w:t>
            </w:r>
          </w:p>
        </w:tc>
        <w:tc>
          <w:tcPr>
            <w:tcW w:w="6660" w:type="dxa"/>
          </w:tcPr>
          <w:p w14:paraId="174ED4E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McGranahan N, Furness AJ, Rosenthal R, Ramskov S, Lyngaa R, Saini SK, et.al. Clonal neoantigens elicit T cell immunoreactivity and sensitivity to immune checkpoint blockade. Science. 2016 Mar 25;351(6280):1463-9.</w:t>
            </w:r>
          </w:p>
        </w:tc>
      </w:tr>
      <w:tr w:rsidR="00495F81" w:rsidRPr="00DA721B" w14:paraId="128C185D" w14:textId="77777777" w:rsidTr="000C172D">
        <w:tc>
          <w:tcPr>
            <w:tcW w:w="2430" w:type="dxa"/>
          </w:tcPr>
          <w:p w14:paraId="2FEE108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04G0VN]</w:t>
            </w:r>
          </w:p>
        </w:tc>
        <w:tc>
          <w:tcPr>
            <w:tcW w:w="6660" w:type="dxa"/>
          </w:tcPr>
          <w:p w14:paraId="5AFC0D0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Schumacher TN, Schreiber RD. Neoantigens in cancer immunotherapy. Science. 2015 Apr 3;348(6230):69-74.</w:t>
            </w:r>
          </w:p>
        </w:tc>
      </w:tr>
      <w:tr w:rsidR="00495F81" w:rsidRPr="00DA721B" w14:paraId="4E0A5B21" w14:textId="77777777" w:rsidTr="000C172D">
        <w:tc>
          <w:tcPr>
            <w:tcW w:w="2430" w:type="dxa"/>
          </w:tcPr>
          <w:p w14:paraId="238F6D5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04L4BL]</w:t>
            </w:r>
          </w:p>
        </w:tc>
        <w:tc>
          <w:tcPr>
            <w:tcW w:w="6660" w:type="dxa"/>
          </w:tcPr>
          <w:p w14:paraId="5061ABD8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Rizvi NA, Hellmann MD, Snyder A, Kvistborg P, Makarov V, Havel JJ, et al. </w:t>
            </w:r>
            <w:r w:rsidRPr="00DA721B">
              <w:rPr>
                <w:rFonts w:ascii="Times New Roman" w:hAnsi="Times New Roman"/>
              </w:rPr>
              <w:t xml:space="preserve">Cancer immunology. Mutational landscape </w:t>
            </w:r>
            <w:r w:rsidRPr="00DA721B">
              <w:rPr>
                <w:rFonts w:ascii="Times New Roman" w:hAnsi="Times New Roman"/>
              </w:rPr>
              <w:lastRenderedPageBreak/>
              <w:t>determines sensitivity to PD-1 blockade in non-small cell lung cancer. Science. 2015 Apr 3;348(6230):124-8.</w:t>
            </w:r>
          </w:p>
        </w:tc>
      </w:tr>
      <w:tr w:rsidR="00495F81" w:rsidRPr="00DA721B" w14:paraId="42E7A27C" w14:textId="77777777" w:rsidTr="000C172D">
        <w:tc>
          <w:tcPr>
            <w:tcW w:w="2430" w:type="dxa"/>
          </w:tcPr>
          <w:p w14:paraId="7E56DCC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04MLPX]</w:t>
            </w:r>
          </w:p>
        </w:tc>
        <w:tc>
          <w:tcPr>
            <w:tcW w:w="6660" w:type="dxa"/>
          </w:tcPr>
          <w:p w14:paraId="6560855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Castle JC, Kreiter S, Diekmann J, Lower M, van de Roemer N, de Graaf J. et al. </w:t>
            </w:r>
            <w:r w:rsidRPr="00DA721B">
              <w:rPr>
                <w:rFonts w:ascii="Times New Roman" w:hAnsi="Times New Roman"/>
              </w:rPr>
              <w:t xml:space="preserve">Exploiting the </w:t>
            </w:r>
            <w:proofErr w:type="spellStart"/>
            <w:r w:rsidRPr="00DA721B">
              <w:rPr>
                <w:rFonts w:ascii="Times New Roman" w:hAnsi="Times New Roman"/>
              </w:rPr>
              <w:t>mutanome</w:t>
            </w:r>
            <w:proofErr w:type="spellEnd"/>
            <w:r w:rsidRPr="00DA721B">
              <w:rPr>
                <w:rFonts w:ascii="Times New Roman" w:hAnsi="Times New Roman"/>
              </w:rPr>
              <w:t xml:space="preserve"> for tumor vaccination. Cancer Res. 2012 Mar 1;72(5):1081-91.</w:t>
            </w:r>
          </w:p>
        </w:tc>
      </w:tr>
      <w:tr w:rsidR="00495F81" w:rsidRPr="00DA721B" w14:paraId="06F306D7" w14:textId="77777777" w:rsidTr="000C172D">
        <w:tc>
          <w:tcPr>
            <w:tcW w:w="2430" w:type="dxa"/>
          </w:tcPr>
          <w:p w14:paraId="4B51470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04MLRQ]</w:t>
            </w:r>
          </w:p>
        </w:tc>
        <w:tc>
          <w:tcPr>
            <w:tcW w:w="6660" w:type="dxa"/>
          </w:tcPr>
          <w:p w14:paraId="081E216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Matsushita H, Vesely MD, </w:t>
            </w:r>
            <w:proofErr w:type="spellStart"/>
            <w:r w:rsidRPr="00DA721B">
              <w:rPr>
                <w:rFonts w:ascii="Times New Roman" w:hAnsi="Times New Roman"/>
              </w:rPr>
              <w:t>Koboldt</w:t>
            </w:r>
            <w:proofErr w:type="spellEnd"/>
            <w:r w:rsidRPr="00DA721B">
              <w:rPr>
                <w:rFonts w:ascii="Times New Roman" w:hAnsi="Times New Roman"/>
              </w:rPr>
              <w:t xml:space="preserve"> DC, Rickert CG, </w:t>
            </w:r>
            <w:proofErr w:type="spellStart"/>
            <w:r w:rsidRPr="00DA721B">
              <w:rPr>
                <w:rFonts w:ascii="Times New Roman" w:hAnsi="Times New Roman"/>
              </w:rPr>
              <w:t>Uppaluri</w:t>
            </w:r>
            <w:proofErr w:type="spellEnd"/>
            <w:r w:rsidRPr="00DA721B">
              <w:rPr>
                <w:rFonts w:ascii="Times New Roman" w:hAnsi="Times New Roman"/>
              </w:rPr>
              <w:t xml:space="preserve"> R, Magrini VJ. Et al. Cancer exome analysis reveals a T-cell-dependent mechanism of cancer immunoediting. Nature. 2012 Feb 8;482(7385):400-4.</w:t>
            </w:r>
          </w:p>
        </w:tc>
      </w:tr>
      <w:tr w:rsidR="00DC4CEA" w:rsidRPr="00DA721B" w14:paraId="4F741961" w14:textId="77777777" w:rsidTr="000C172D">
        <w:tc>
          <w:tcPr>
            <w:tcW w:w="2430" w:type="dxa"/>
          </w:tcPr>
          <w:p w14:paraId="7551F771" w14:textId="43575430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04QFNF]</w:t>
            </w:r>
          </w:p>
        </w:tc>
        <w:tc>
          <w:tcPr>
            <w:tcW w:w="6660" w:type="dxa"/>
          </w:tcPr>
          <w:p w14:paraId="648EA59B" w14:textId="26B8877C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Postmus PE, Kerr KM, Oudkerk M, Senan S, Waller DA, Vansteenkiste J, et al. </w:t>
            </w:r>
            <w:r w:rsidRPr="00DC4CEA">
              <w:rPr>
                <w:rFonts w:ascii="Times New Roman" w:hAnsi="Times New Roman"/>
              </w:rPr>
              <w:t>Early and locally advanced non-small-cell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lung cancer (NSCLC): ESMO Clinical Practice Guidelines for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diagnosis, treatment and follow-up. Ann Oncol. 2017;28 Suppl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4:iv1-21.</w:t>
            </w:r>
          </w:p>
        </w:tc>
      </w:tr>
      <w:tr w:rsidR="00495F81" w:rsidRPr="00DA721B" w14:paraId="57F42A89" w14:textId="77777777" w:rsidTr="000C172D">
        <w:tc>
          <w:tcPr>
            <w:tcW w:w="2430" w:type="dxa"/>
          </w:tcPr>
          <w:p w14:paraId="4EE3D28E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04Y6CW]</w:t>
            </w:r>
          </w:p>
        </w:tc>
        <w:tc>
          <w:tcPr>
            <w:tcW w:w="6660" w:type="dxa"/>
          </w:tcPr>
          <w:p w14:paraId="151168F5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Snyder A, Makarov V, </w:t>
            </w:r>
            <w:proofErr w:type="spellStart"/>
            <w:r w:rsidRPr="00DA721B">
              <w:rPr>
                <w:rFonts w:ascii="Times New Roman" w:hAnsi="Times New Roman"/>
              </w:rPr>
              <w:t>Merghoub</w:t>
            </w:r>
            <w:proofErr w:type="spellEnd"/>
            <w:r w:rsidRPr="00DA721B">
              <w:rPr>
                <w:rFonts w:ascii="Times New Roman" w:hAnsi="Times New Roman"/>
              </w:rPr>
              <w:t xml:space="preserve"> T, Yuan J, Zaretsky JM, </w:t>
            </w:r>
            <w:proofErr w:type="spellStart"/>
            <w:r w:rsidRPr="00DA721B">
              <w:rPr>
                <w:rFonts w:ascii="Times New Roman" w:hAnsi="Times New Roman"/>
              </w:rPr>
              <w:t>Desrichard</w:t>
            </w:r>
            <w:proofErr w:type="spellEnd"/>
            <w:r w:rsidRPr="00DA721B">
              <w:rPr>
                <w:rFonts w:ascii="Times New Roman" w:hAnsi="Times New Roman"/>
              </w:rPr>
              <w:t xml:space="preserve"> A, et al. Genetic basis for clinical response to CTLA-4 blockade in melanoma. N Engl J Med. 2014 Dec 4;371(23):2189-99.</w:t>
            </w:r>
          </w:p>
        </w:tc>
      </w:tr>
      <w:tr w:rsidR="00495F81" w:rsidRPr="00DA721B" w14:paraId="572A1A82" w14:textId="77777777" w:rsidTr="000C172D">
        <w:tc>
          <w:tcPr>
            <w:tcW w:w="2430" w:type="dxa"/>
          </w:tcPr>
          <w:p w14:paraId="4D10B81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04Y8N4]</w:t>
            </w:r>
          </w:p>
        </w:tc>
        <w:tc>
          <w:tcPr>
            <w:tcW w:w="6660" w:type="dxa"/>
          </w:tcPr>
          <w:p w14:paraId="1572260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Van Allen EM, Miao D, Schilling B, Shukla SA, Blank C, Zimmer L, et al. </w:t>
            </w:r>
            <w:r w:rsidRPr="00DA721B">
              <w:rPr>
                <w:rFonts w:ascii="Times New Roman" w:hAnsi="Times New Roman"/>
              </w:rPr>
              <w:t>Genomic correlates of response to CTLA-4 blockade in metastatic melanoma. Science. 2015 Oct 9;350(6257):207-11. Erratum in: Science. 2015 Nov 13;350(6262):aad8366.</w:t>
            </w:r>
          </w:p>
        </w:tc>
      </w:tr>
      <w:tr w:rsidR="00495F81" w:rsidRPr="00DA721B" w14:paraId="72FF55E2" w14:textId="77777777" w:rsidTr="000C172D">
        <w:tc>
          <w:tcPr>
            <w:tcW w:w="2430" w:type="dxa"/>
          </w:tcPr>
          <w:p w14:paraId="0547D50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04YQ8Y]</w:t>
            </w:r>
          </w:p>
        </w:tc>
        <w:tc>
          <w:tcPr>
            <w:tcW w:w="6660" w:type="dxa"/>
          </w:tcPr>
          <w:p w14:paraId="2FC350CB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Yadav M, Jhunjhunwala S, Phung QT, Lupardus P, Tanguay J, et al. Predicting immunogenic </w:t>
            </w:r>
            <w:proofErr w:type="spellStart"/>
            <w:r w:rsidRPr="00DA721B">
              <w:rPr>
                <w:rFonts w:ascii="Times New Roman" w:hAnsi="Times New Roman"/>
              </w:rPr>
              <w:t>tumour</w:t>
            </w:r>
            <w:proofErr w:type="spellEnd"/>
            <w:r w:rsidRPr="00DA721B">
              <w:rPr>
                <w:rFonts w:ascii="Times New Roman" w:hAnsi="Times New Roman"/>
              </w:rPr>
              <w:t xml:space="preserve"> mutations by combining mass spectrometry and exome sequencing. Nature. 2014 Nov 27;515(7528):572-6.</w:t>
            </w:r>
          </w:p>
        </w:tc>
      </w:tr>
      <w:tr w:rsidR="00495F81" w:rsidRPr="00DA721B" w14:paraId="2FE01815" w14:textId="77777777" w:rsidTr="000C172D">
        <w:tc>
          <w:tcPr>
            <w:tcW w:w="2430" w:type="dxa"/>
          </w:tcPr>
          <w:p w14:paraId="488EACA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054RV4]</w:t>
            </w:r>
          </w:p>
        </w:tc>
        <w:tc>
          <w:tcPr>
            <w:tcW w:w="6660" w:type="dxa"/>
          </w:tcPr>
          <w:p w14:paraId="2482255D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Food and Drug Administration. Clinical trial endpoints for the approval of cancer drugs and biologics: guidance for industry. Silver Spring, MD. Dec 2018.</w:t>
            </w:r>
          </w:p>
        </w:tc>
      </w:tr>
      <w:tr w:rsidR="00495F81" w:rsidRPr="00DA721B" w14:paraId="54CEF340" w14:textId="77777777" w:rsidTr="000C172D">
        <w:tc>
          <w:tcPr>
            <w:tcW w:w="2430" w:type="dxa"/>
          </w:tcPr>
          <w:p w14:paraId="4308B96B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057MBQ]</w:t>
            </w:r>
          </w:p>
        </w:tc>
        <w:tc>
          <w:tcPr>
            <w:tcW w:w="6660" w:type="dxa"/>
          </w:tcPr>
          <w:p w14:paraId="40BE04E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Chansky K, Detterbeck FC, Nicholson AG, Rusch VW, Vallieres E, Groome P, et al. </w:t>
            </w:r>
            <w:r w:rsidRPr="00DA721B">
              <w:rPr>
                <w:rFonts w:ascii="Times New Roman" w:hAnsi="Times New Roman"/>
              </w:rPr>
              <w:t xml:space="preserve">The IASLC Lung Cancer Staging Project: external validation of the revision of the TNM stage groupings in the eighth edition of the TNM classification of lung cancer. J </w:t>
            </w:r>
            <w:proofErr w:type="spellStart"/>
            <w:r w:rsidRPr="00DA721B">
              <w:rPr>
                <w:rFonts w:ascii="Times New Roman" w:hAnsi="Times New Roman"/>
              </w:rPr>
              <w:t>Thorac</w:t>
            </w:r>
            <w:proofErr w:type="spellEnd"/>
            <w:r w:rsidRPr="00DA721B">
              <w:rPr>
                <w:rFonts w:ascii="Times New Roman" w:hAnsi="Times New Roman"/>
              </w:rPr>
              <w:t xml:space="preserve"> Oncol. 2017 Jul;12(7):1109-21.</w:t>
            </w:r>
          </w:p>
        </w:tc>
      </w:tr>
      <w:tr w:rsidR="00495F81" w:rsidRPr="00DA721B" w14:paraId="591CBAAA" w14:textId="77777777" w:rsidTr="000C172D">
        <w:tc>
          <w:tcPr>
            <w:tcW w:w="2430" w:type="dxa"/>
          </w:tcPr>
          <w:p w14:paraId="2256B638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05HV4Z]</w:t>
            </w:r>
          </w:p>
        </w:tc>
        <w:tc>
          <w:tcPr>
            <w:tcW w:w="6660" w:type="dxa"/>
          </w:tcPr>
          <w:p w14:paraId="73993F4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National Cancer Institute. SEER Cancer Statistics Review 1975-2017: cancer of the lung and bronchus (invasive). Bethesda (MD): National Cancer Institute (NCI); 2020.</w:t>
            </w:r>
          </w:p>
        </w:tc>
      </w:tr>
      <w:tr w:rsidR="00495F81" w:rsidRPr="00DA721B" w14:paraId="3B7ABDA3" w14:textId="77777777" w:rsidTr="000C172D">
        <w:tc>
          <w:tcPr>
            <w:tcW w:w="2430" w:type="dxa"/>
          </w:tcPr>
          <w:p w14:paraId="3E31F6FB" w14:textId="4AFEC938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</w:t>
            </w:r>
            <w:r w:rsidR="00DC4CEA" w:rsidRPr="00DC4CEA">
              <w:rPr>
                <w:rFonts w:ascii="Times New Roman" w:hAnsi="Times New Roman"/>
              </w:rPr>
              <w:t>05MG46</w:t>
            </w:r>
            <w:r w:rsidRPr="00DA721B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1DDCD241" w14:textId="265EDEFB" w:rsidR="00495F81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National Comprehensive Cancer Network. NCCN clinical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practice guidelines in oncology: non-small cell lung cancer;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version 8.2020. Plymouth Meeting (PA): National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Comprehensive Cancer Network (NCCN); 2020. 254 p.</w:t>
            </w:r>
          </w:p>
        </w:tc>
      </w:tr>
      <w:tr w:rsidR="00495F81" w:rsidRPr="00DA721B" w14:paraId="19D48205" w14:textId="77777777" w:rsidTr="000C172D">
        <w:tc>
          <w:tcPr>
            <w:tcW w:w="2430" w:type="dxa"/>
          </w:tcPr>
          <w:p w14:paraId="6EC9EEA1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06DLXS]</w:t>
            </w:r>
          </w:p>
        </w:tc>
        <w:tc>
          <w:tcPr>
            <w:tcW w:w="6660" w:type="dxa"/>
          </w:tcPr>
          <w:p w14:paraId="53D47D3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International Agency for Research on Cancer. Lung. Lyon (France): International Agency for Research on Cancer (IARC); 2020. 2 p. Available from: https://gco.iarc.fr/today/fact-sheets-cancers.</w:t>
            </w:r>
          </w:p>
        </w:tc>
      </w:tr>
      <w:tr w:rsidR="00DC4CEA" w:rsidRPr="00DA721B" w14:paraId="23F4C7D4" w14:textId="77777777" w:rsidTr="000C172D">
        <w:tc>
          <w:tcPr>
            <w:tcW w:w="2430" w:type="dxa"/>
          </w:tcPr>
          <w:p w14:paraId="4ADD5D09" w14:textId="011574B9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06FNN3]</w:t>
            </w:r>
          </w:p>
        </w:tc>
        <w:tc>
          <w:tcPr>
            <w:tcW w:w="6660" w:type="dxa"/>
          </w:tcPr>
          <w:p w14:paraId="294700C1" w14:textId="46251064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 xml:space="preserve">Wakelee HA, </w:t>
            </w:r>
            <w:proofErr w:type="spellStart"/>
            <w:r w:rsidRPr="00DC4CEA">
              <w:rPr>
                <w:rFonts w:ascii="Times New Roman" w:hAnsi="Times New Roman"/>
              </w:rPr>
              <w:t>Altorki</w:t>
            </w:r>
            <w:proofErr w:type="spellEnd"/>
            <w:r w:rsidRPr="00DC4CEA">
              <w:rPr>
                <w:rFonts w:ascii="Times New Roman" w:hAnsi="Times New Roman"/>
              </w:rPr>
              <w:t xml:space="preserve"> NK, Zhou C, </w:t>
            </w:r>
            <w:proofErr w:type="spellStart"/>
            <w:r w:rsidRPr="00DC4CEA">
              <w:rPr>
                <w:rFonts w:ascii="Times New Roman" w:hAnsi="Times New Roman"/>
              </w:rPr>
              <w:t>Csoszi</w:t>
            </w:r>
            <w:proofErr w:type="spellEnd"/>
            <w:r w:rsidRPr="00DC4CEA">
              <w:rPr>
                <w:rFonts w:ascii="Times New Roman" w:hAnsi="Times New Roman"/>
              </w:rPr>
              <w:t xml:space="preserve"> T, Vynnychenko IO,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DC4CEA">
              <w:rPr>
                <w:rFonts w:ascii="Times New Roman" w:hAnsi="Times New Roman"/>
              </w:rPr>
              <w:t>Goloborodko</w:t>
            </w:r>
            <w:proofErr w:type="spellEnd"/>
            <w:r w:rsidRPr="00DC4CEA">
              <w:rPr>
                <w:rFonts w:ascii="Times New Roman" w:hAnsi="Times New Roman"/>
              </w:rPr>
              <w:t xml:space="preserve"> O, et al. IMpower010: primary results of a phase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III global study of atezolizumab versus best supportive care after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adjuvant chemotherapy in resected stage IB-IIIA non-small cell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lung cancer (NSCLC) [abstract]. Presented at: 2021 American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Society of Clinical Oncology (ASCO) Annual Meeting; 2021 Jun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4-8; [online meeting]. J Clin Oncol. 2021;39(15 suppl).</w:t>
            </w:r>
          </w:p>
        </w:tc>
      </w:tr>
      <w:tr w:rsidR="00495F81" w:rsidRPr="00DA721B" w14:paraId="50A43F39" w14:textId="77777777" w:rsidTr="000C172D">
        <w:tc>
          <w:tcPr>
            <w:tcW w:w="2430" w:type="dxa"/>
          </w:tcPr>
          <w:p w14:paraId="53F36E0C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07VZB6]</w:t>
            </w:r>
          </w:p>
        </w:tc>
        <w:tc>
          <w:tcPr>
            <w:tcW w:w="6660" w:type="dxa"/>
          </w:tcPr>
          <w:p w14:paraId="3CD19DEC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Surveillance, Epidemiology, and End Results Program [Internet]. Bethesda (MD): National Cancer Institute (NCI). Cancer stat facts: lung and bronchus cancer; [cited 2021 Sep 20]; [about 18 screens]. Available from: https://seer.cancer.gov/statfacts/html/lungb.html.</w:t>
            </w:r>
          </w:p>
        </w:tc>
      </w:tr>
      <w:tr w:rsidR="00DC4CEA" w:rsidRPr="00DA721B" w14:paraId="7059D661" w14:textId="77777777" w:rsidTr="000C172D">
        <w:tc>
          <w:tcPr>
            <w:tcW w:w="2430" w:type="dxa"/>
          </w:tcPr>
          <w:p w14:paraId="423F1804" w14:textId="5331454E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07W0WB]</w:t>
            </w:r>
          </w:p>
        </w:tc>
        <w:tc>
          <w:tcPr>
            <w:tcW w:w="6660" w:type="dxa"/>
          </w:tcPr>
          <w:p w14:paraId="098938EF" w14:textId="5EA9BFB9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Heineman DJ, Daniels JM, Schreurs WH. </w:t>
            </w:r>
            <w:r w:rsidRPr="00DC4CEA">
              <w:rPr>
                <w:rFonts w:ascii="Times New Roman" w:hAnsi="Times New Roman"/>
              </w:rPr>
              <w:t>Clinical staging of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NSCLC: current evidence and implications for adjuvant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chemotherapy. Ther Adv Med Oncol. 2017;9(9):599-609.</w:t>
            </w:r>
          </w:p>
        </w:tc>
      </w:tr>
      <w:tr w:rsidR="00DC4CEA" w:rsidRPr="00DA721B" w14:paraId="53691EE2" w14:textId="77777777" w:rsidTr="000C172D">
        <w:tc>
          <w:tcPr>
            <w:tcW w:w="2430" w:type="dxa"/>
          </w:tcPr>
          <w:p w14:paraId="66F7D0F4" w14:textId="2865F3D0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07W0WD]</w:t>
            </w:r>
          </w:p>
        </w:tc>
        <w:tc>
          <w:tcPr>
            <w:tcW w:w="6660" w:type="dxa"/>
          </w:tcPr>
          <w:p w14:paraId="4C18184D" w14:textId="1E8A8311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Koch AL, Vellanki PJ, Drezner N, Li X, Mishra-Kalyani PS, Shen YL, et al. </w:t>
            </w:r>
            <w:r w:rsidRPr="00DC4CEA">
              <w:rPr>
                <w:rFonts w:ascii="Times New Roman" w:hAnsi="Times New Roman"/>
              </w:rPr>
              <w:t xml:space="preserve">FDA approval summary: </w:t>
            </w:r>
            <w:proofErr w:type="spellStart"/>
            <w:r w:rsidRPr="00DC4CEA">
              <w:rPr>
                <w:rFonts w:ascii="Times New Roman" w:hAnsi="Times New Roman"/>
              </w:rPr>
              <w:t>osimertinib</w:t>
            </w:r>
            <w:proofErr w:type="spellEnd"/>
            <w:r w:rsidRPr="00DC4CEA">
              <w:rPr>
                <w:rFonts w:ascii="Times New Roman" w:hAnsi="Times New Roman"/>
              </w:rPr>
              <w:t xml:space="preserve"> for adjuvant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treatment of surgically resected non-small cell lung cancer, a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collaborative Project Orbis review [manuscript]. 2021. 18 p.</w:t>
            </w:r>
          </w:p>
        </w:tc>
      </w:tr>
      <w:tr w:rsidR="00DC4CEA" w:rsidRPr="00DA721B" w14:paraId="194AA408" w14:textId="77777777" w:rsidTr="000C172D">
        <w:tc>
          <w:tcPr>
            <w:tcW w:w="2430" w:type="dxa"/>
          </w:tcPr>
          <w:p w14:paraId="33A7F5E1" w14:textId="77777777" w:rsidR="00DC4CEA" w:rsidRPr="00DC4CEA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07WNWD</w:t>
            </w:r>
          </w:p>
          <w:p w14:paraId="489E1EFA" w14:textId="4D909726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751748A4" w14:textId="71EE7788" w:rsidR="00DC4CEA" w:rsidRPr="001B2BA6" w:rsidRDefault="001B2BA6" w:rsidP="001B2BA6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 xml:space="preserve">Felip E, </w:t>
            </w:r>
            <w:proofErr w:type="spellStart"/>
            <w:r w:rsidRPr="001B2BA6">
              <w:rPr>
                <w:rFonts w:ascii="Times New Roman" w:hAnsi="Times New Roman"/>
              </w:rPr>
              <w:t>Altorki</w:t>
            </w:r>
            <w:proofErr w:type="spellEnd"/>
            <w:r w:rsidRPr="001B2BA6">
              <w:rPr>
                <w:rFonts w:ascii="Times New Roman" w:hAnsi="Times New Roman"/>
              </w:rPr>
              <w:t xml:space="preserve"> N, Zhou C, </w:t>
            </w:r>
            <w:proofErr w:type="spellStart"/>
            <w:r w:rsidRPr="001B2BA6">
              <w:rPr>
                <w:rFonts w:ascii="Times New Roman" w:hAnsi="Times New Roman"/>
              </w:rPr>
              <w:t>Csoszi</w:t>
            </w:r>
            <w:proofErr w:type="spellEnd"/>
            <w:r w:rsidRPr="001B2BA6">
              <w:rPr>
                <w:rFonts w:ascii="Times New Roman" w:hAnsi="Times New Roman"/>
              </w:rPr>
              <w:t xml:space="preserve"> T, Vynnychenko I, </w:t>
            </w:r>
            <w:proofErr w:type="spellStart"/>
            <w:r w:rsidRPr="001B2BA6">
              <w:rPr>
                <w:rFonts w:ascii="Times New Roman" w:hAnsi="Times New Roman"/>
              </w:rPr>
              <w:t>Goloborodko</w:t>
            </w:r>
            <w:proofErr w:type="spellEnd"/>
            <w:r w:rsidRPr="001B2BA6">
              <w:rPr>
                <w:rFonts w:ascii="Times New Roman" w:hAnsi="Times New Roman"/>
              </w:rPr>
              <w:t xml:space="preserve"> O, et al. Adjuvant atezolizumab after adjuvant chemotherapy in resected stage IB-IIIA non-small-cell lung cancer (IMpower010): a </w:t>
            </w:r>
            <w:proofErr w:type="spellStart"/>
            <w:r w:rsidRPr="001B2BA6">
              <w:rPr>
                <w:rFonts w:ascii="Times New Roman" w:hAnsi="Times New Roman"/>
              </w:rPr>
              <w:t>randomised</w:t>
            </w:r>
            <w:proofErr w:type="spellEnd"/>
            <w:r w:rsidRPr="001B2BA6">
              <w:rPr>
                <w:rFonts w:ascii="Times New Roman" w:hAnsi="Times New Roman"/>
              </w:rPr>
              <w:t xml:space="preserve">, </w:t>
            </w:r>
            <w:proofErr w:type="spellStart"/>
            <w:r w:rsidRPr="001B2BA6">
              <w:rPr>
                <w:rFonts w:ascii="Times New Roman" w:hAnsi="Times New Roman"/>
              </w:rPr>
              <w:t>multicentre</w:t>
            </w:r>
            <w:proofErr w:type="spellEnd"/>
            <w:r w:rsidRPr="001B2BA6">
              <w:rPr>
                <w:rFonts w:ascii="Times New Roman" w:hAnsi="Times New Roman"/>
              </w:rPr>
              <w:t>, open-label, phase 3 trial. Lancet. 2021 Oct 9;398:1344-57.</w:t>
            </w:r>
          </w:p>
        </w:tc>
      </w:tr>
      <w:tr w:rsidR="00495F81" w:rsidRPr="00DA721B" w14:paraId="1DA0B2D3" w14:textId="77777777" w:rsidTr="000C172D">
        <w:tc>
          <w:tcPr>
            <w:tcW w:w="2430" w:type="dxa"/>
          </w:tcPr>
          <w:p w14:paraId="481A5B67" w14:textId="339AA51F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</w:t>
            </w:r>
            <w:r w:rsidR="000C6223" w:rsidRPr="000C6223">
              <w:rPr>
                <w:rFonts w:ascii="Times New Roman" w:hAnsi="Times New Roman"/>
              </w:rPr>
              <w:t>07Y2MN</w:t>
            </w:r>
            <w:r w:rsidRPr="00DA721B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36315543" w14:textId="0C99D0D9" w:rsidR="00495F81" w:rsidRPr="00DA721B" w:rsidRDefault="000C6223" w:rsidP="000C6223">
            <w:pPr>
              <w:spacing w:before="60" w:after="240"/>
              <w:rPr>
                <w:rFonts w:ascii="Times New Roman" w:hAnsi="Times New Roman"/>
              </w:rPr>
            </w:pPr>
            <w:proofErr w:type="spellStart"/>
            <w:r w:rsidRPr="000C6223">
              <w:rPr>
                <w:rFonts w:ascii="Times New Roman" w:hAnsi="Times New Roman"/>
              </w:rPr>
              <w:t>Chouaid</w:t>
            </w:r>
            <w:proofErr w:type="spellEnd"/>
            <w:r w:rsidRPr="000C6223">
              <w:rPr>
                <w:rFonts w:ascii="Times New Roman" w:hAnsi="Times New Roman"/>
              </w:rPr>
              <w:t xml:space="preserve"> C, Danson S, Andreas S, Siakpere O, Benjamin L, </w:t>
            </w:r>
            <w:proofErr w:type="spellStart"/>
            <w:r w:rsidRPr="000C6223">
              <w:rPr>
                <w:rFonts w:ascii="Times New Roman" w:hAnsi="Times New Roman"/>
              </w:rPr>
              <w:t>Ehness</w:t>
            </w:r>
            <w:proofErr w:type="spellEnd"/>
            <w:r w:rsidRPr="000C6223">
              <w:rPr>
                <w:rFonts w:ascii="Times New Roman" w:hAnsi="Times New Roman"/>
              </w:rPr>
              <w:t xml:space="preserve"> R, et al. Adjuvant treatment patterns and outcomes in patients with stage IB-IIIA non-small cell lung cancer in France, </w:t>
            </w:r>
            <w:r w:rsidRPr="000C6223">
              <w:rPr>
                <w:rFonts w:ascii="Times New Roman" w:hAnsi="Times New Roman"/>
              </w:rPr>
              <w:lastRenderedPageBreak/>
              <w:t xml:space="preserve">Germany, and the United Kingdom based on the </w:t>
            </w:r>
            <w:proofErr w:type="spellStart"/>
            <w:r w:rsidRPr="000C6223">
              <w:rPr>
                <w:rFonts w:ascii="Times New Roman" w:hAnsi="Times New Roman"/>
              </w:rPr>
              <w:t>LuCaBIS</w:t>
            </w:r>
            <w:proofErr w:type="spellEnd"/>
            <w:r w:rsidRPr="000C6223">
              <w:rPr>
                <w:rFonts w:ascii="Times New Roman" w:hAnsi="Times New Roman"/>
              </w:rPr>
              <w:t xml:space="preserve"> burden of illness study. Lung Cancer. 2018;124:310-6.</w:t>
            </w:r>
          </w:p>
        </w:tc>
      </w:tr>
      <w:tr w:rsidR="00495F81" w:rsidRPr="00DA721B" w14:paraId="185B5ED0" w14:textId="77777777" w:rsidTr="000C172D">
        <w:tc>
          <w:tcPr>
            <w:tcW w:w="2430" w:type="dxa"/>
          </w:tcPr>
          <w:p w14:paraId="7E31101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07YWYG]</w:t>
            </w:r>
          </w:p>
        </w:tc>
        <w:tc>
          <w:tcPr>
            <w:tcW w:w="6660" w:type="dxa"/>
          </w:tcPr>
          <w:p w14:paraId="3B431A79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Sangha R, Price J, Butts CA. Adjuvant therapy in non-small cell lung cancer: current and future directions. Oncologist. 2010;15:862-72.</w:t>
            </w:r>
          </w:p>
        </w:tc>
      </w:tr>
      <w:tr w:rsidR="00495F81" w:rsidRPr="00DA721B" w14:paraId="39431808" w14:textId="77777777" w:rsidTr="000C172D">
        <w:tc>
          <w:tcPr>
            <w:tcW w:w="2430" w:type="dxa"/>
          </w:tcPr>
          <w:p w14:paraId="045116A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07Z44Q]</w:t>
            </w:r>
          </w:p>
        </w:tc>
        <w:tc>
          <w:tcPr>
            <w:tcW w:w="6660" w:type="dxa"/>
          </w:tcPr>
          <w:p w14:paraId="35DEA3E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Buck PO, </w:t>
            </w:r>
            <w:proofErr w:type="spellStart"/>
            <w:r w:rsidRPr="00DA721B">
              <w:rPr>
                <w:rFonts w:ascii="Times New Roman" w:hAnsi="Times New Roman"/>
              </w:rPr>
              <w:t>Saverno</w:t>
            </w:r>
            <w:proofErr w:type="spellEnd"/>
            <w:r w:rsidRPr="00DA721B">
              <w:rPr>
                <w:rFonts w:ascii="Times New Roman" w:hAnsi="Times New Roman"/>
              </w:rPr>
              <w:t xml:space="preserve"> KR, Miller PJE, Arondekar B, Walker MS. Treatment patterns and health resource utilization among patients diagnosed with early stage resected non-small cell lung cancer at US community oncology practices. Clin Lung Cancer. 2015 Nov;16(6):486-95.</w:t>
            </w:r>
          </w:p>
        </w:tc>
      </w:tr>
      <w:tr w:rsidR="00495F81" w:rsidRPr="00DA721B" w14:paraId="48BC6247" w14:textId="77777777" w:rsidTr="000C172D">
        <w:tc>
          <w:tcPr>
            <w:tcW w:w="2430" w:type="dxa"/>
          </w:tcPr>
          <w:p w14:paraId="5DFDC47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086W8Q]</w:t>
            </w:r>
          </w:p>
        </w:tc>
        <w:tc>
          <w:tcPr>
            <w:tcW w:w="6660" w:type="dxa"/>
          </w:tcPr>
          <w:p w14:paraId="6B66259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Carreno BM, Magrini V, Becker-</w:t>
            </w:r>
            <w:proofErr w:type="spellStart"/>
            <w:r w:rsidRPr="00DA721B">
              <w:rPr>
                <w:rFonts w:ascii="Times New Roman" w:hAnsi="Times New Roman"/>
              </w:rPr>
              <w:t>Hapak</w:t>
            </w:r>
            <w:proofErr w:type="spellEnd"/>
            <w:r w:rsidRPr="00DA721B">
              <w:rPr>
                <w:rFonts w:ascii="Times New Roman" w:hAnsi="Times New Roman"/>
              </w:rPr>
              <w:t xml:space="preserve"> M, </w:t>
            </w:r>
            <w:proofErr w:type="spellStart"/>
            <w:r w:rsidRPr="00DA721B">
              <w:rPr>
                <w:rFonts w:ascii="Times New Roman" w:hAnsi="Times New Roman"/>
              </w:rPr>
              <w:t>Kaabinejadian</w:t>
            </w:r>
            <w:proofErr w:type="spellEnd"/>
            <w:r w:rsidRPr="00DA721B">
              <w:rPr>
                <w:rFonts w:ascii="Times New Roman" w:hAnsi="Times New Roman"/>
              </w:rPr>
              <w:t xml:space="preserve"> S, Hundal J, Petti AA, et al. A dendritic cell vaccine increases the breadth and diversity of melanoma neoantigen-specific T cells [abstract]. Science. 2015 May 15;348(6236):803-8.</w:t>
            </w:r>
          </w:p>
        </w:tc>
      </w:tr>
      <w:tr w:rsidR="00495F81" w:rsidRPr="00DA721B" w14:paraId="4346BC18" w14:textId="77777777" w:rsidTr="000C172D">
        <w:tc>
          <w:tcPr>
            <w:tcW w:w="2430" w:type="dxa"/>
          </w:tcPr>
          <w:p w14:paraId="7E130A9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087CCD]</w:t>
            </w:r>
          </w:p>
        </w:tc>
        <w:tc>
          <w:tcPr>
            <w:tcW w:w="6660" w:type="dxa"/>
          </w:tcPr>
          <w:p w14:paraId="3B8A4A0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Siegel RL, Miller KD, Wagle NS, Jemal A. Cancer statistics, 2023. CA Cancer J Clin. 2023;73(1):17-48.</w:t>
            </w:r>
          </w:p>
        </w:tc>
      </w:tr>
      <w:tr w:rsidR="00495F81" w:rsidRPr="00DA721B" w14:paraId="16FE5443" w14:textId="77777777" w:rsidTr="000C172D">
        <w:tc>
          <w:tcPr>
            <w:tcW w:w="2430" w:type="dxa"/>
          </w:tcPr>
          <w:p w14:paraId="0BAABE7D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08958P]</w:t>
            </w:r>
          </w:p>
        </w:tc>
        <w:tc>
          <w:tcPr>
            <w:tcW w:w="6660" w:type="dxa"/>
          </w:tcPr>
          <w:p w14:paraId="305A65C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O'Brien M, Paz-Ares L, </w:t>
            </w:r>
            <w:proofErr w:type="spellStart"/>
            <w:r w:rsidRPr="00DA721B">
              <w:rPr>
                <w:rFonts w:ascii="Times New Roman" w:hAnsi="Times New Roman"/>
              </w:rPr>
              <w:t>Marreaud</w:t>
            </w:r>
            <w:proofErr w:type="spellEnd"/>
            <w:r w:rsidRPr="00DA721B">
              <w:rPr>
                <w:rFonts w:ascii="Times New Roman" w:hAnsi="Times New Roman"/>
              </w:rPr>
              <w:t xml:space="preserve"> S, Dafni U, </w:t>
            </w:r>
            <w:proofErr w:type="spellStart"/>
            <w:r w:rsidRPr="00DA721B">
              <w:rPr>
                <w:rFonts w:ascii="Times New Roman" w:hAnsi="Times New Roman"/>
              </w:rPr>
              <w:t>Oselin</w:t>
            </w:r>
            <w:proofErr w:type="spellEnd"/>
            <w:r w:rsidRPr="00DA721B">
              <w:rPr>
                <w:rFonts w:ascii="Times New Roman" w:hAnsi="Times New Roman"/>
              </w:rPr>
              <w:t xml:space="preserve"> K, Havel L, et al. Pembrolizumab versus placebo as adjuvant therapy for completely resected stage IB-IIIA non-small-cell lung cancer (PEARLS/KEYNOTE-091): an interim analysis of a </w:t>
            </w:r>
            <w:proofErr w:type="spellStart"/>
            <w:r w:rsidRPr="00DA721B">
              <w:rPr>
                <w:rFonts w:ascii="Times New Roman" w:hAnsi="Times New Roman"/>
              </w:rPr>
              <w:t>randomised</w:t>
            </w:r>
            <w:proofErr w:type="spellEnd"/>
            <w:r w:rsidRPr="00DA721B">
              <w:rPr>
                <w:rFonts w:ascii="Times New Roman" w:hAnsi="Times New Roman"/>
              </w:rPr>
              <w:t>, triple-blind, phase 3 trial. Lancet Oncol. 2022 Oct;23:1274-86.</w:t>
            </w:r>
          </w:p>
        </w:tc>
      </w:tr>
      <w:tr w:rsidR="00495F81" w:rsidRPr="00DA721B" w14:paraId="1A2B207D" w14:textId="77777777" w:rsidTr="000C172D">
        <w:tc>
          <w:tcPr>
            <w:tcW w:w="2430" w:type="dxa"/>
          </w:tcPr>
          <w:p w14:paraId="35F35C31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08997C]</w:t>
            </w:r>
          </w:p>
        </w:tc>
        <w:tc>
          <w:tcPr>
            <w:tcW w:w="6660" w:type="dxa"/>
          </w:tcPr>
          <w:p w14:paraId="5424931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U.S. Prescribing Information: KEYTRUDA (pembrolizumab) injection, for intravenous use: Apr 2023.</w:t>
            </w:r>
          </w:p>
        </w:tc>
      </w:tr>
      <w:tr w:rsidR="001B2BA6" w:rsidRPr="00DA721B" w14:paraId="1488F99C" w14:textId="77777777" w:rsidTr="000C172D">
        <w:tc>
          <w:tcPr>
            <w:tcW w:w="2430" w:type="dxa"/>
          </w:tcPr>
          <w:p w14:paraId="6EC8FD5D" w14:textId="592A211B" w:rsidR="001B2BA6" w:rsidRPr="00DA721B" w:rsidRDefault="001B2BA6" w:rsidP="00777419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>[Ref. 5.4: 08BH7Z]</w:t>
            </w:r>
          </w:p>
        </w:tc>
        <w:tc>
          <w:tcPr>
            <w:tcW w:w="6660" w:type="dxa"/>
          </w:tcPr>
          <w:p w14:paraId="2FACD58B" w14:textId="528A4D4D" w:rsidR="001B2BA6" w:rsidRPr="00DA721B" w:rsidRDefault="001B2BA6" w:rsidP="001B2BA6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>Ramon RP, editor. Staging manual in thoracic oncology. 2nd ed.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Aurora, CO: International Association for the Study of Lung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Cancer; c2016. Chapter 1, Cancer survival analysis; p. 39-50.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Chapter 2, The principles of the TNM system; p. 53-64.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3, The history of TNM staging in lung cancer; p. 67-78.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4, 8th edition of TNM for lung cancer; p. 81-6. Chapter 5,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Site</w:t>
            </w:r>
            <w:r w:rsidR="00C1201B">
              <w:rPr>
                <w:rFonts w:ascii="Times New Roman" w:hAnsi="Times New Roman"/>
              </w:rPr>
              <w:t>-</w:t>
            </w:r>
            <w:r w:rsidRPr="001B2BA6">
              <w:rPr>
                <w:rFonts w:ascii="Times New Roman" w:hAnsi="Times New Roman"/>
              </w:rPr>
              <w:t>specific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 xml:space="preserve">explanatory notes for lung </w:t>
            </w:r>
            <w:proofErr w:type="spellStart"/>
            <w:r w:rsidRPr="001B2BA6">
              <w:rPr>
                <w:rFonts w:ascii="Times New Roman" w:hAnsi="Times New Roman"/>
              </w:rPr>
              <w:t>tumours</w:t>
            </w:r>
            <w:proofErr w:type="spellEnd"/>
            <w:r w:rsidRPr="001B2BA6">
              <w:rPr>
                <w:rFonts w:ascii="Times New Roman" w:hAnsi="Times New Roman"/>
              </w:rPr>
              <w:t>; p. 89-105.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 xml:space="preserve">6, Site-specific recommendations for </w:t>
            </w:r>
            <w:proofErr w:type="spellStart"/>
            <w:r w:rsidRPr="001B2BA6">
              <w:rPr>
                <w:rFonts w:ascii="Times New Roman" w:hAnsi="Times New Roman"/>
              </w:rPr>
              <w:t>pT</w:t>
            </w:r>
            <w:proofErr w:type="spellEnd"/>
            <w:r w:rsidRPr="001B2BA6">
              <w:rPr>
                <w:rFonts w:ascii="Times New Roman" w:hAnsi="Times New Roman"/>
              </w:rPr>
              <w:t xml:space="preserve"> and </w:t>
            </w:r>
            <w:proofErr w:type="spellStart"/>
            <w:r w:rsidRPr="001B2BA6">
              <w:rPr>
                <w:rFonts w:ascii="Times New Roman" w:hAnsi="Times New Roman"/>
              </w:rPr>
              <w:t>pN</w:t>
            </w:r>
            <w:proofErr w:type="spellEnd"/>
            <w:r w:rsidRPr="001B2BA6">
              <w:rPr>
                <w:rFonts w:ascii="Times New Roman" w:hAnsi="Times New Roman"/>
              </w:rPr>
              <w:t xml:space="preserve"> categories; p.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107-8. Chapter 7, New TNM classifications for testing; p. 111-5.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Chapter 9, Atlas of lung cancer staging; p. 125-31.</w:t>
            </w:r>
          </w:p>
        </w:tc>
      </w:tr>
    </w:tbl>
    <w:p w14:paraId="6060FDAE" w14:textId="77777777" w:rsidR="00495F81" w:rsidRPr="00495F81" w:rsidRDefault="00495F81" w:rsidP="00495F81">
      <w:pPr>
        <w:pStyle w:val="Paragraph"/>
      </w:pPr>
    </w:p>
    <w:sectPr w:rsidR="00495F81" w:rsidRPr="00495F8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85E0" w14:textId="77777777" w:rsidR="00FC5938" w:rsidRDefault="00FC5938">
      <w:r>
        <w:separator/>
      </w:r>
    </w:p>
  </w:endnote>
  <w:endnote w:type="continuationSeparator" w:id="0">
    <w:p w14:paraId="2B251984" w14:textId="77777777" w:rsidR="00FC5938" w:rsidRDefault="00FC5938">
      <w:r>
        <w:continuationSeparator/>
      </w:r>
    </w:p>
  </w:endnote>
  <w:endnote w:type="continuationNotice" w:id="1">
    <w:p w14:paraId="33BE9241" w14:textId="77777777" w:rsidR="00FC5938" w:rsidRDefault="00FC593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7E2C" w14:textId="77777777" w:rsidR="00FC5938" w:rsidRDefault="00FC59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3650" w14:textId="55E04A97" w:rsidR="004F3270" w:rsidRDefault="005A5FF0">
    <w:pPr>
      <w:pStyle w:val="Footer"/>
      <w:jc w:val="center"/>
    </w:pPr>
    <w:r>
      <w:rPr>
        <w:noProof/>
      </w:rPr>
      <w:drawing>
        <wp:inline distT="0" distB="0" distL="0" distR="0" wp14:anchorId="1EFBE5AC" wp14:editId="40A6C5A3">
          <wp:extent cx="1018034" cy="149352"/>
          <wp:effectExtent l="0" t="0" r="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034" cy="1493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B77C2" w14:textId="77777777" w:rsidR="00FC5938" w:rsidRDefault="00FC5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A9FB" w14:textId="77777777" w:rsidR="00FC5938" w:rsidRDefault="00FC5938">
      <w:r>
        <w:separator/>
      </w:r>
    </w:p>
  </w:footnote>
  <w:footnote w:type="continuationSeparator" w:id="0">
    <w:p w14:paraId="398BD0A4" w14:textId="77777777" w:rsidR="00FC5938" w:rsidRDefault="00FC5938">
      <w:r>
        <w:continuationSeparator/>
      </w:r>
    </w:p>
  </w:footnote>
  <w:footnote w:type="continuationNotice" w:id="1">
    <w:p w14:paraId="1D2E4410" w14:textId="77777777" w:rsidR="00FC5938" w:rsidRDefault="00FC593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2698" w14:textId="77777777" w:rsidR="00FC5938" w:rsidRDefault="00FC5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364D" w14:textId="6FCE0106" w:rsidR="004F3270" w:rsidRPr="00C34990" w:rsidRDefault="005A5FF0">
    <w:pPr>
      <w:pStyle w:val="Header"/>
      <w:tabs>
        <w:tab w:val="left" w:pos="4050"/>
      </w:tabs>
      <w:spacing w:before="0"/>
    </w:pPr>
    <w:r w:rsidRPr="00245F48">
      <w:rPr>
        <w:b/>
        <w:bCs/>
      </w:rPr>
      <w:t>V940 (non-small cell lung cancer</w:t>
    </w:r>
    <w:del w:id="39" w:author="Powell, Deana" w:date="2026-03-23T15:06:00Z" w16du:dateUtc="2026-03-23T19:06:00Z">
      <w:r>
        <w:delText>)</w:delText>
      </w:r>
    </w:del>
    <w:ins w:id="40" w:author="Powell, Deana" w:date="2026-03-23T15:06:00Z" w16du:dateUtc="2026-03-23T19:06:00Z">
      <w:r w:rsidRPr="00245F48">
        <w:rPr>
          <w:b/>
          <w:bCs/>
        </w:rPr>
        <w:t>)</w:t>
      </w:r>
      <w:r w:rsidR="00A1575C">
        <w:rPr>
          <w:b/>
          <w:bCs/>
        </w:rPr>
        <w:t>-V4</w:t>
      </w:r>
    </w:ins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  <w:r>
      <w:tab/>
    </w:r>
    <w:bookmarkStart w:id="41" w:name="bmkReporting"/>
    <w:r w:rsidRPr="00245F48">
      <w:rPr>
        <w:b/>
        <w:bCs/>
      </w:rPr>
      <w:t xml:space="preserve">BBIND </w:t>
    </w:r>
    <w:bookmarkEnd w:id="41"/>
    <w:r w:rsidR="00C34990" w:rsidRPr="00245F48">
      <w:rPr>
        <w:b/>
        <w:bCs/>
      </w:rPr>
      <w:t>29751</w:t>
    </w:r>
  </w:p>
  <w:p w14:paraId="0F1D364E" w14:textId="4D0A422F" w:rsidR="004F3270" w:rsidRDefault="005A5FF0">
    <w:pPr>
      <w:pStyle w:val="Header"/>
      <w:pBdr>
        <w:bottom w:val="single" w:sz="4" w:space="0" w:color="auto"/>
      </w:pBdr>
      <w:spacing w:before="0"/>
    </w:pPr>
    <w:r>
      <w:t>1</w:t>
    </w:r>
    <w:r w:rsidR="00245F48">
      <w:t>.</w:t>
    </w:r>
    <w:r w:rsidR="006B767E">
      <w:t>20</w:t>
    </w:r>
    <w:r>
      <w:t xml:space="preserve"> General Investigational Plan</w:t>
    </w:r>
    <w:r>
      <w:tab/>
    </w:r>
    <w:r>
      <w:tab/>
    </w:r>
    <w:del w:id="42" w:author="Powell, Deana" w:date="2026-03-23T15:06:00Z" w16du:dateUtc="2026-03-23T19:06:00Z">
      <w:r w:rsidR="002E3AFD">
        <w:delText>10</w:delText>
      </w:r>
    </w:del>
    <w:ins w:id="43" w:author="Powell, Deana" w:date="2026-03-23T15:06:00Z" w16du:dateUtc="2026-03-23T19:06:00Z">
      <w:r w:rsidR="006B767E">
        <w:rPr>
          <w:b/>
          <w:bCs/>
        </w:rPr>
        <w:t>1</w:t>
      </w:r>
      <w:r w:rsidR="00A1575C">
        <w:rPr>
          <w:b/>
          <w:bCs/>
        </w:rPr>
        <w:t>9</w:t>
      </w:r>
    </w:ins>
    <w:r w:rsidR="00245F48" w:rsidRPr="00245F48">
      <w:rPr>
        <w:b/>
        <w:bCs/>
      </w:rPr>
      <w:t>-</w:t>
    </w:r>
    <w:r w:rsidR="006B767E">
      <w:rPr>
        <w:b/>
        <w:bCs/>
      </w:rPr>
      <w:t>JUL</w:t>
    </w:r>
    <w:r w:rsidRPr="00245F48">
      <w:rPr>
        <w:b/>
        <w:bCs/>
      </w:rPr>
      <w:t>-</w:t>
    </w:r>
    <w:r w:rsidR="006B767E">
      <w:rPr>
        <w:b/>
        <w:bCs/>
      </w:rPr>
      <w:t>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A467" w14:textId="77777777" w:rsidR="00FC5938" w:rsidRDefault="00FC59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464"/>
    <w:multiLevelType w:val="hybridMultilevel"/>
    <w:tmpl w:val="C1CAE68A"/>
    <w:name w:val="WWH32"/>
    <w:lvl w:ilvl="0" w:tplc="6E729B94">
      <w:start w:val="1"/>
      <w:numFmt w:val="decimal"/>
      <w:lvlText w:val="%1.0"/>
      <w:lvlJc w:val="left"/>
      <w:pPr>
        <w:ind w:left="720" w:hanging="360"/>
      </w:pPr>
      <w:rPr>
        <w:rFonts w:eastAsia="MS Gothic" w:cs="Times New Roman" w:hint="eastAsia"/>
        <w:b/>
        <w:i w:val="0"/>
        <w:caps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1A4"/>
    <w:multiLevelType w:val="hybridMultilevel"/>
    <w:tmpl w:val="6D5A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0ECD"/>
    <w:multiLevelType w:val="singleLevel"/>
    <w:tmpl w:val="A7F2962E"/>
    <w:name w:val="WWln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" w15:restartNumberingAfterBreak="0">
    <w:nsid w:val="15551DFF"/>
    <w:multiLevelType w:val="hybridMultilevel"/>
    <w:tmpl w:val="2C7CF5A2"/>
    <w:name w:val="SPRIlb4"/>
    <w:lvl w:ilvl="0" w:tplc="2788F1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bCs w:val="0"/>
        <w:i w:val="0"/>
        <w:iCs w:val="0"/>
        <w:caps w:val="0"/>
        <w:sz w:val="32"/>
        <w:szCs w:val="32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6397D"/>
    <w:multiLevelType w:val="hybridMultilevel"/>
    <w:tmpl w:val="A350CA8A"/>
    <w:name w:val="WWtfl2"/>
    <w:lvl w:ilvl="0" w:tplc="B7B2BF5A">
      <w:start w:val="1"/>
      <w:numFmt w:val="decimal"/>
      <w:pStyle w:val="Attachment"/>
      <w:lvlText w:val="Attachment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83DDE"/>
    <w:multiLevelType w:val="singleLevel"/>
    <w:tmpl w:val="4954AB5C"/>
    <w:name w:val="WWre"/>
    <w:lvl w:ilvl="0">
      <w:start w:val="1"/>
      <w:numFmt w:val="decimal"/>
      <w:pStyle w:val="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6" w15:restartNumberingAfterBreak="0">
    <w:nsid w:val="25DD4932"/>
    <w:multiLevelType w:val="singleLevel"/>
    <w:tmpl w:val="BB5E8182"/>
    <w:name w:val="WWln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7" w15:restartNumberingAfterBreak="0">
    <w:nsid w:val="2C806190"/>
    <w:multiLevelType w:val="multilevel"/>
    <w:tmpl w:val="16F0762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C3663F"/>
    <w:multiLevelType w:val="hybridMultilevel"/>
    <w:tmpl w:val="894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C5285"/>
    <w:multiLevelType w:val="singleLevel"/>
    <w:tmpl w:val="F352189E"/>
    <w:name w:val="WWat"/>
    <w:lvl w:ilvl="0">
      <w:start w:val="1"/>
      <w:numFmt w:val="decimal"/>
      <w:pStyle w:val="Appendix"/>
      <w:lvlText w:val="Appendix %1"/>
      <w:lvlJc w:val="left"/>
      <w:pPr>
        <w:tabs>
          <w:tab w:val="num" w:pos="2160"/>
        </w:tabs>
        <w:ind w:left="2160" w:hanging="216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</w:abstractNum>
  <w:abstractNum w:abstractNumId="10" w15:restartNumberingAfterBreak="0">
    <w:nsid w:val="35C17234"/>
    <w:multiLevelType w:val="multilevel"/>
    <w:tmpl w:val="6F14B22E"/>
    <w:lvl w:ilvl="0">
      <w:start w:val="1"/>
      <w:numFmt w:val="none"/>
      <w:lvlText w:val="1.20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5B7461"/>
    <w:multiLevelType w:val="singleLevel"/>
    <w:tmpl w:val="DD72DDFC"/>
    <w:name w:val="WWll3"/>
    <w:lvl w:ilvl="0">
      <w:start w:val="1"/>
      <w:numFmt w:val="lowerLetter"/>
      <w:pStyle w:val="ListLett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2" w15:restartNumberingAfterBreak="0">
    <w:nsid w:val="3FD33ED7"/>
    <w:multiLevelType w:val="singleLevel"/>
    <w:tmpl w:val="F35CADE6"/>
    <w:name w:val="WWlb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32"/>
        <w:u w:val="none"/>
        <w:vertAlign w:val="baseline"/>
      </w:rPr>
    </w:lvl>
  </w:abstractNum>
  <w:abstractNum w:abstractNumId="13" w15:restartNumberingAfterBreak="0">
    <w:nsid w:val="436A007F"/>
    <w:multiLevelType w:val="singleLevel"/>
    <w:tmpl w:val="09042B5A"/>
    <w:name w:val="WWlb3"/>
    <w:lvl w:ilvl="0">
      <w:start w:val="1"/>
      <w:numFmt w:val="bullet"/>
      <w:pStyle w:val="ListBullet3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4" w15:restartNumberingAfterBreak="0">
    <w:nsid w:val="47F425B3"/>
    <w:multiLevelType w:val="singleLevel"/>
    <w:tmpl w:val="F06C0C0A"/>
    <w:name w:val="WWtf"/>
    <w:lvl w:ilvl="0">
      <w:start w:val="1"/>
      <w:numFmt w:val="decimal"/>
      <w:pStyle w:val="TableFootnot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superscript"/>
      </w:rPr>
    </w:lvl>
  </w:abstractNum>
  <w:abstractNum w:abstractNumId="15" w15:restartNumberingAfterBreak="0">
    <w:nsid w:val="4ACB1218"/>
    <w:multiLevelType w:val="multilevel"/>
    <w:tmpl w:val="B68EFAC8"/>
    <w:lvl w:ilvl="0">
      <w:start w:val="1"/>
      <w:numFmt w:val="decimal"/>
      <w:lvlRestart w:val="0"/>
      <w:lvlText w:val="%1"/>
      <w:lvlJc w:val="left"/>
      <w:pPr>
        <w:tabs>
          <w:tab w:val="num" w:pos="480"/>
        </w:tabs>
        <w:ind w:left="480" w:hanging="480"/>
      </w:pPr>
      <w:rPr>
        <w:rFonts w:ascii="Times New Roman" w:eastAsia="MS Gothic" w:hAnsi="Times New Roman" w:cs="Times New Roman" w:hint="eastAsia"/>
        <w:b/>
        <w:i w:val="0"/>
        <w:caps/>
        <w:smallCaps w:val="0"/>
        <w:sz w:val="24"/>
        <w:szCs w:val="24"/>
        <w:u w:val="none"/>
        <w:vertAlign w:val="baseline"/>
      </w:rPr>
    </w:lvl>
    <w:lvl w:ilvl="1">
      <w:start w:val="2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120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1680"/>
        </w:tabs>
        <w:ind w:left="1680" w:hanging="168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1920" w:hanging="192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2160" w:hanging="216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2400" w:hanging="240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</w:abstractNum>
  <w:abstractNum w:abstractNumId="16" w15:restartNumberingAfterBreak="0">
    <w:nsid w:val="567A601B"/>
    <w:multiLevelType w:val="multilevel"/>
    <w:tmpl w:val="6A4EA572"/>
    <w:lvl w:ilvl="0">
      <w:start w:val="1"/>
      <w:numFmt w:val="decimal"/>
      <w:lvlText w:val="%1"/>
      <w:lvlJc w:val="left"/>
      <w:pPr>
        <w:ind w:left="780" w:hanging="780"/>
      </w:pPr>
      <w:rPr>
        <w:rFonts w:ascii="Times New Roman" w:eastAsia="MS Gothic" w:hAnsi="Times New Roman" w:cs="Times New Roman" w:hint="default"/>
        <w:color w:val="0000FF"/>
      </w:rPr>
    </w:lvl>
    <w:lvl w:ilvl="1">
      <w:start w:val="13"/>
      <w:numFmt w:val="decimal"/>
      <w:lvlText w:val="%1.%2"/>
      <w:lvlJc w:val="left"/>
      <w:pPr>
        <w:ind w:left="1140" w:hanging="780"/>
      </w:pPr>
      <w:rPr>
        <w:rFonts w:ascii="Times New Roman" w:eastAsia="MS Gothic" w:hAnsi="Times New Roman" w:cs="Times New Roman" w:hint="default"/>
        <w:color w:val="0000FF"/>
      </w:rPr>
    </w:lvl>
    <w:lvl w:ilvl="2">
      <w:start w:val="9"/>
      <w:numFmt w:val="decimal"/>
      <w:lvlText w:val="%1.%2.%3"/>
      <w:lvlJc w:val="left"/>
      <w:pPr>
        <w:ind w:left="1500" w:hanging="780"/>
      </w:pPr>
      <w:rPr>
        <w:rFonts w:ascii="Times New Roman" w:eastAsia="MS Gothic" w:hAnsi="Times New Roman" w:cs="Times New Roman" w:hint="default"/>
        <w:color w:val="0000FF"/>
      </w:rPr>
    </w:lvl>
    <w:lvl w:ilvl="3">
      <w:start w:val="7"/>
      <w:numFmt w:val="decimal"/>
      <w:lvlText w:val="%1.%2.%3.%4"/>
      <w:lvlJc w:val="left"/>
      <w:pPr>
        <w:ind w:left="1860" w:hanging="780"/>
      </w:pPr>
      <w:rPr>
        <w:rFonts w:ascii="Times New Roman" w:eastAsia="MS Gothic" w:hAnsi="Times New Roman" w:cs="Times New Roman" w:hint="default"/>
        <w:color w:val="0000F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MS Gothic" w:hAnsi="Times New Roman" w:cs="Times New Roman" w:hint="default"/>
        <w:color w:val="0000F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Times New Roman" w:eastAsia="MS Gothic" w:hAnsi="Times New Roman" w:cs="Times New Roman" w:hint="default"/>
        <w:color w:val="0000F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MS Gothic" w:hAnsi="Times New Roman" w:cs="Times New Roman" w:hint="default"/>
        <w:color w:val="0000F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Times New Roman" w:eastAsia="MS Gothic" w:hAnsi="Times New Roman" w:cs="Times New Roman" w:hint="default"/>
        <w:color w:val="0000F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MS Gothic" w:hAnsi="Times New Roman" w:cs="Times New Roman" w:hint="default"/>
        <w:color w:val="0000FF"/>
      </w:rPr>
    </w:lvl>
  </w:abstractNum>
  <w:abstractNum w:abstractNumId="17" w15:restartNumberingAfterBreak="0">
    <w:nsid w:val="569F646A"/>
    <w:multiLevelType w:val="hybridMultilevel"/>
    <w:tmpl w:val="AE5A65AE"/>
    <w:lvl w:ilvl="0" w:tplc="B7E2E6D8">
      <w:numFmt w:val="bullet"/>
      <w:lvlText w:val="•"/>
      <w:lvlJc w:val="left"/>
      <w:pPr>
        <w:ind w:left="720" w:hanging="360"/>
      </w:pPr>
      <w:rPr>
        <w:rFonts w:ascii="Times New Roman" w:eastAsia="MS Gothic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E5003"/>
    <w:multiLevelType w:val="hybridMultilevel"/>
    <w:tmpl w:val="64C427A6"/>
    <w:lvl w:ilvl="0" w:tplc="76D2E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173BB"/>
    <w:multiLevelType w:val="singleLevel"/>
    <w:tmpl w:val="28FE182C"/>
    <w:name w:val="WWln3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0" w15:restartNumberingAfterBreak="0">
    <w:nsid w:val="600F71FA"/>
    <w:multiLevelType w:val="singleLevel"/>
    <w:tmpl w:val="33F23D12"/>
    <w:name w:val="WWll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1" w15:restartNumberingAfterBreak="0">
    <w:nsid w:val="62CA3110"/>
    <w:multiLevelType w:val="singleLevel"/>
    <w:tmpl w:val="45E0250E"/>
    <w:name w:val="WWtfl"/>
    <w:lvl w:ilvl="0">
      <w:start w:val="1"/>
      <w:numFmt w:val="lowerLetter"/>
      <w:pStyle w:val="TableFootnote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superscript"/>
      </w:rPr>
    </w:lvl>
  </w:abstractNum>
  <w:abstractNum w:abstractNumId="22" w15:restartNumberingAfterBreak="0">
    <w:nsid w:val="65C459C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5F118C2"/>
    <w:multiLevelType w:val="hybridMultilevel"/>
    <w:tmpl w:val="01B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F5BEC"/>
    <w:multiLevelType w:val="hybridMultilevel"/>
    <w:tmpl w:val="3A6830B6"/>
    <w:lvl w:ilvl="0" w:tplc="1C8A2538">
      <w:start w:val="1"/>
      <w:numFmt w:val="decimal"/>
      <w:lvlText w:val="1.20.%1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8964E46">
      <w:start w:val="1"/>
      <w:numFmt w:val="decimal"/>
      <w:lvlText w:val="%4.20.1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C321DE"/>
    <w:multiLevelType w:val="singleLevel"/>
    <w:tmpl w:val="46848E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6" w15:restartNumberingAfterBreak="0">
    <w:nsid w:val="6A76030E"/>
    <w:multiLevelType w:val="multilevel"/>
    <w:tmpl w:val="BC70B678"/>
    <w:name w:val="WWH"/>
    <w:lvl w:ilvl="0">
      <w:start w:val="1"/>
      <w:numFmt w:val="decimal"/>
      <w:lvlRestart w:val="0"/>
      <w:lvlText w:val="%1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120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4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5">
      <w:start w:val="1"/>
      <w:numFmt w:val="none"/>
      <w:suff w:val="nothing"/>
      <w:lvlText w:val=""/>
      <w:lvlJc w:val="left"/>
      <w:pPr>
        <w:tabs>
          <w:tab w:val="num" w:pos="1680"/>
        </w:tabs>
        <w:ind w:left="1680" w:hanging="168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tabs>
          <w:tab w:val="num" w:pos="1920"/>
        </w:tabs>
        <w:ind w:left="1920" w:hanging="192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tabs>
          <w:tab w:val="num" w:pos="2160"/>
        </w:tabs>
        <w:ind w:left="2160" w:hanging="216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tabs>
          <w:tab w:val="num" w:pos="2400"/>
        </w:tabs>
        <w:ind w:left="2400" w:hanging="240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</w:abstractNum>
  <w:abstractNum w:abstractNumId="27" w15:restartNumberingAfterBreak="0">
    <w:nsid w:val="6E02112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  <w:rPr>
        <w:rFonts w:ascii="Times New Roman" w:hAnsi="Times New Roman"/>
        <w:sz w:val="24"/>
      </w:r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78517E4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9" w15:restartNumberingAfterBreak="0">
    <w:nsid w:val="79993A86"/>
    <w:multiLevelType w:val="singleLevel"/>
    <w:tmpl w:val="D078319A"/>
    <w:name w:val="WWlb2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0" w15:restartNumberingAfterBreak="0">
    <w:nsid w:val="7A1962A7"/>
    <w:multiLevelType w:val="singleLevel"/>
    <w:tmpl w:val="75743CD8"/>
    <w:name w:val="WWll2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1" w15:restartNumberingAfterBreak="0">
    <w:nsid w:val="7F424880"/>
    <w:multiLevelType w:val="multilevel"/>
    <w:tmpl w:val="571057A4"/>
    <w:lvl w:ilvl="0">
      <w:start w:val="1"/>
      <w:numFmt w:val="decimal"/>
      <w:lvlText w:val="%1"/>
      <w:lvlJc w:val="left"/>
      <w:pPr>
        <w:ind w:left="600" w:hanging="600"/>
      </w:pPr>
      <w:rPr>
        <w:rFonts w:ascii="Times New Roman" w:eastAsia="MS Gothic" w:hAnsi="Times New Roman" w:cs="Times New Roman" w:hint="default"/>
        <w:color w:val="0000FF"/>
      </w:rPr>
    </w:lvl>
    <w:lvl w:ilvl="1">
      <w:start w:val="20"/>
      <w:numFmt w:val="decimal"/>
      <w:lvlText w:val="%1.%2"/>
      <w:lvlJc w:val="left"/>
      <w:pPr>
        <w:ind w:left="960" w:hanging="600"/>
      </w:pPr>
      <w:rPr>
        <w:rFonts w:ascii="Times New Roman" w:eastAsia="MS Gothic" w:hAnsi="Times New Roman" w:cs="Times New Roman" w:hint="default"/>
        <w:color w:val="0000FF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ascii="Times New Roman" w:eastAsia="MS Gothic" w:hAnsi="Times New Roman" w:cs="Times New Roman" w:hint="default"/>
        <w:color w:val="0000F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MS Gothic" w:hAnsi="Times New Roman" w:cs="Times New Roman" w:hint="default"/>
        <w:color w:val="0000F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MS Gothic" w:hAnsi="Times New Roman" w:cs="Times New Roman" w:hint="default"/>
        <w:color w:val="0000F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Times New Roman" w:eastAsia="MS Gothic" w:hAnsi="Times New Roman" w:cs="Times New Roman" w:hint="default"/>
        <w:color w:val="0000F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MS Gothic" w:hAnsi="Times New Roman" w:cs="Times New Roman" w:hint="default"/>
        <w:color w:val="0000F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Times New Roman" w:eastAsia="MS Gothic" w:hAnsi="Times New Roman" w:cs="Times New Roman" w:hint="default"/>
        <w:color w:val="0000F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MS Gothic" w:hAnsi="Times New Roman" w:cs="Times New Roman" w:hint="default"/>
        <w:color w:val="0000FF"/>
      </w:rPr>
    </w:lvl>
  </w:abstractNum>
  <w:num w:numId="1" w16cid:durableId="1010261013">
    <w:abstractNumId w:val="21"/>
  </w:num>
  <w:num w:numId="2" w16cid:durableId="1734349221">
    <w:abstractNumId w:val="2"/>
  </w:num>
  <w:num w:numId="3" w16cid:durableId="944002321">
    <w:abstractNumId w:val="19"/>
  </w:num>
  <w:num w:numId="4" w16cid:durableId="702829634">
    <w:abstractNumId w:val="30"/>
  </w:num>
  <w:num w:numId="5" w16cid:durableId="1133061072">
    <w:abstractNumId w:val="11"/>
  </w:num>
  <w:num w:numId="6" w16cid:durableId="1575429510">
    <w:abstractNumId w:val="28"/>
  </w:num>
  <w:num w:numId="7" w16cid:durableId="1291785147">
    <w:abstractNumId w:val="22"/>
  </w:num>
  <w:num w:numId="8" w16cid:durableId="52117307">
    <w:abstractNumId w:val="27"/>
  </w:num>
  <w:num w:numId="9" w16cid:durableId="1161578040">
    <w:abstractNumId w:val="4"/>
  </w:num>
  <w:num w:numId="10" w16cid:durableId="589579505">
    <w:abstractNumId w:val="12"/>
  </w:num>
  <w:num w:numId="11" w16cid:durableId="1409764236">
    <w:abstractNumId w:val="29"/>
  </w:num>
  <w:num w:numId="12" w16cid:durableId="2071417368">
    <w:abstractNumId w:val="13"/>
  </w:num>
  <w:num w:numId="13" w16cid:durableId="595478930">
    <w:abstractNumId w:val="9"/>
  </w:num>
  <w:num w:numId="14" w16cid:durableId="81029378">
    <w:abstractNumId w:val="20"/>
  </w:num>
  <w:num w:numId="15" w16cid:durableId="722676311">
    <w:abstractNumId w:val="6"/>
  </w:num>
  <w:num w:numId="16" w16cid:durableId="187332058">
    <w:abstractNumId w:val="5"/>
  </w:num>
  <w:num w:numId="17" w16cid:durableId="1267613831">
    <w:abstractNumId w:val="14"/>
  </w:num>
  <w:num w:numId="18" w16cid:durableId="1902984923">
    <w:abstractNumId w:val="26"/>
  </w:num>
  <w:num w:numId="19" w16cid:durableId="2116049559">
    <w:abstractNumId w:val="15"/>
  </w:num>
  <w:num w:numId="20" w16cid:durableId="32855458">
    <w:abstractNumId w:val="15"/>
  </w:num>
  <w:num w:numId="21" w16cid:durableId="81606635">
    <w:abstractNumId w:val="3"/>
  </w:num>
  <w:num w:numId="22" w16cid:durableId="2138065457">
    <w:abstractNumId w:val="0"/>
  </w:num>
  <w:num w:numId="23" w16cid:durableId="851260817">
    <w:abstractNumId w:val="18"/>
  </w:num>
  <w:num w:numId="24" w16cid:durableId="338967922">
    <w:abstractNumId w:val="23"/>
  </w:num>
  <w:num w:numId="25" w16cid:durableId="1544638982">
    <w:abstractNumId w:val="1"/>
  </w:num>
  <w:num w:numId="26" w16cid:durableId="2007198315">
    <w:abstractNumId w:val="10"/>
  </w:num>
  <w:num w:numId="27" w16cid:durableId="1895044871">
    <w:abstractNumId w:val="24"/>
  </w:num>
  <w:num w:numId="28" w16cid:durableId="935671507">
    <w:abstractNumId w:val="15"/>
  </w:num>
  <w:num w:numId="29" w16cid:durableId="2098750750">
    <w:abstractNumId w:val="15"/>
  </w:num>
  <w:num w:numId="30" w16cid:durableId="1175681349">
    <w:abstractNumId w:val="15"/>
  </w:num>
  <w:num w:numId="31" w16cid:durableId="147482050">
    <w:abstractNumId w:val="15"/>
  </w:num>
  <w:num w:numId="32" w16cid:durableId="1430349845">
    <w:abstractNumId w:val="15"/>
  </w:num>
  <w:num w:numId="33" w16cid:durableId="1584417474">
    <w:abstractNumId w:val="15"/>
  </w:num>
  <w:num w:numId="34" w16cid:durableId="1122922329">
    <w:abstractNumId w:val="15"/>
  </w:num>
  <w:num w:numId="35" w16cid:durableId="123815571">
    <w:abstractNumId w:val="25"/>
  </w:num>
  <w:num w:numId="36" w16cid:durableId="172111490">
    <w:abstractNumId w:val="17"/>
  </w:num>
  <w:num w:numId="37" w16cid:durableId="1602685297">
    <w:abstractNumId w:val="31"/>
  </w:num>
  <w:num w:numId="38" w16cid:durableId="689139663">
    <w:abstractNumId w:val="7"/>
  </w:num>
  <w:num w:numId="39" w16cid:durableId="1051348703">
    <w:abstractNumId w:val="16"/>
  </w:num>
  <w:num w:numId="40" w16cid:durableId="1484850710">
    <w:abstractNumId w:val="8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well, Deana">
    <w15:presenceInfo w15:providerId="AD" w15:userId="S::dpowell4@merck.com::60c37761-146a-4692-987a-b0501af339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bbre" w:val="MK-0002"/>
    <w:docVar w:name="AppendixPageHiding" w:val="0"/>
    <w:docVar w:name="CaptionContinued" w:val="(continued)"/>
    <w:docVar w:name="CaptionIndent" w:val="1"/>
    <w:docVar w:name="CaptionNumberMethod" w:val="1"/>
    <w:docVar w:name="CaptionSeparator" w:val="1"/>
    <w:docVar w:name="CaptionStyle" w:val="0"/>
    <w:docVar w:name="CitationStyle" w:val="3"/>
    <w:docVar w:name="ContentTemplateDate" w:val="5/20/2019 12:00:00 AM"/>
    <w:docVar w:name="CurrentVersion" w:val="3.1"/>
    <w:docVar w:name="CustomBullet" w:val="CustomType-Bullet|StyleName-List Bullet|SchemaID-1|Code-WW|Suffix-lb|NumberStyle-23|IndentValue-0|ParaStyleName--49|IsSuperscripted-False|BulletCharacter-8226|FontName-|FontSize-16|;CustomType-Bullet|StyleName-List Bullet 2|SchemaID-1|Code-WW|Suffix-lb2|NumberStyle-23|IndentValue-0|ParaStyleName--55|IsSuperscripted-False|BulletCharacter-45|FontName-|FontSize-|;CustomType-Bullet|StyleName-List Bullet 3|SchemaID-1|Code-WW|Suffix-lb3|NumberStyle-23|IndentValue-0|ParaStyleName--56|IsSuperscripted-False|BulletCharacter-9702|FontName-|FontSize-|;"/>
    <w:docVar w:name="CustomListTemplate" w:val="ISIWriter"/>
    <w:docVar w:name="CustomNumber" w:val="CustomType-Number|StyleName-Appendix|SchemaID-1|Code-WW|Suffix-at|NumberStyle-0|IndentValue-0|ParaStyleName-Appendix|PictureString-1, 2, 3|CustomFormat-Appendix %1|Separator-0|Superscript-False|NumberPosition-Left|SingleNumbered-1|;CustomType-Number|StyleName-List Letter|SchemaID-1|Code-WW|Suffix-ll|NumberStyle-4|IndentValue-0|ParaStyleName-List Letter|PictureString-a, b, c|CustomFormat-%1.|Separator-0|Superscript-False|NumberPosition-Left|SingleNumbered-0|;CustomType-Number|StyleName-List Letter 2|SchemaID-1|Code-WW|Suffix-ll2|NumberStyle-4|IndentValue-0|ParaStyleName-List Letter 2|PictureString-a, b, c|CustomFormat-%1.|Separator-0|Superscript-False|NumberPosition-Left|SingleNumbered-0|;CustomType-Number|StyleName-List Letter 3|SchemaID-1|Code-WW|Suffix-ll3|NumberStyle-4|IndentValue-0|ParaStyleName-List Letter 3|PictureString-a, b, c|CustomFormat-%1.|Separator-0|Superscript-False|NumberPosition-Left|SingleNumbered-0|;CustomType-Number|StyleName-List Number|SchemaID-1|Code-WW|Suffix-ln|NumberStyle-0|IndentValue-0|ParaStyleName--50|PictureString-1, 2, 3|CustomFormat-%1.|Separator-0|Superscript-False|NumberPosition-Left|SingleNumbered-0|;CustomType-Number|StyleName-List Number 2|SchemaID-1|Code-WW|Suffix-ln2|NumberStyle-0|IndentValue-0|ParaStyleName--59|PictureString-1, 2, 3|CustomFormat-%1.|Separator-0|Superscript-False|NumberPosition-Left|SingleNumbered-0|;CustomType-Number|StyleName-List Number 3|SchemaID-1|Code-WW|Suffix-ln3|NumberStyle-0|IndentValue-0|ParaStyleName--60|PictureString-1, 2, 3|CustomFormat-%1.|Separator-0|Superscript-False|NumberPosition-Left|SingleNumbered-0|;CustomType-Number|StyleName-References|SchemaID-1|Code-WW|Suffix-re|NumberStyle-0|IndentValue-0|ParaStyleName-References|PictureString-1, 2, 3|CustomFormat-%1.|Separator-0|Superscript-False|NumberPosition-Left|SingleNumbered-0|;CustomType-Number|StyleName-Table Footnote|SchemaID-1|Code-WW|Suffix-tf|NumberStyle-0|IndentValue-0|ParaStyleName-Table Footnote|PictureString-1, 2, 3|CustomFormat-%1|Separator-0|Superscript-True|NumberPosition-Left|SingleNumbered-0|;CustomType-Number|StyleName-Table Footnote Letter|SchemaID-1|Code-WW|Suffix-tfl|NumberStyle-4|IndentValue-0|ParaStyleName-Table Footnote Letter|PictureString-a, b, c|CustomFormat-%1|Separator-0|Superscript-True|NumberPosition-Left|SingleNumbered-0|;"/>
    <w:docVar w:name="CustomOutline" w:val="CustomType-Outline|StyleName-Heading 1|SchemaID-1|Code-WW|Suffix-H|NumberStyle-0|IndentValue-0|ParaStyleName--2|LinkLevel-1|PictureString-1, 2, 3|CustomFormat-%1|FontName-|IsLegal-0|Separator-0|NumberPosition-Left|;CustomType-Outline|StyleName-Heading 2|SchemaID-1|Code-WW|Suffix-H|NumberStyle-0|IndentValue-0|ParaStyleName--3|LinkLevel-2|PictureString-1, 2, 3|CustomFormat-%1.%2|FontName-|IsLegal-0|Separator-0|NumberPosition-Left|;CustomType-Outline|StyleName-Heading 3|SchemaID-1|Code-WW|Suffix-H|NumberStyle-0|IndentValue-0|ParaStyleName--4|LinkLevel-3|PictureString-1, 2, 3|CustomFormat-%1.%2.%3|FontName-|IsLegal-0|Separator-0|NumberPosition-Left|;CustomType-Outline|StyleName-Heading 4|SchemaID-1|Code-WW|Suffix-H|NumberStyle-0|IndentValue-0|ParaStyleName--5|LinkLevel-4|PictureString-1, 2, 3|CustomFormat-%1.%2.%3.%4|FontName-|IsLegal-0|Separator-0|NumberPosition-Left|;CustomType-Outline|StyleName-Heading 5|SchemaID-1|Code-WW|Suffix-H|NumberStyle-0|IndentValue-0|ParaStyleName--6|LinkLevel-5|PictureString-1, 2, 3|CustomFormat-%1.%2.%3.%4.%5|FontName-|IsLegal-0|Separator-0|NumberPosition-Left|;CustomType-Outline|StyleName-Heading 6|SchemaID-1|Code-WW|Suffix-H|NumberStyle-0|IndentValue-0|ParaStyleName--7|LinkLevel-6|PictureString-1, 2, 3|CustomFormat-%1.%2.%3.%4.%5.%6|FontName-|IsLegal-0|Separator-0|NumberPosition-Left|;CustomType-Outline|StyleName-Heading 7|SchemaID-1|Code-WW|Suffix-H|NumberStyle-0|IndentValue-0|ParaStyleName--8|LinkLevel-7|PictureString-1, 2, 3|CustomFormat-%1.%2.%3.%4.%5.%6.%7|FontName-|IsLegal-0|Separator-0|NumberPosition-Left|;CustomType-Outline|StyleName-Heading 8|SchemaID-1|Code-WW|Suffix-H|NumberStyle-0|IndentValue-0|ParaStyleName--9|LinkLevel-8|PictureString-1, 2, 3|CustomFormat-%1.%2.%3.%4.%5.%6.%7.%8|FontName-|IsLegal-0|Separator-0|NumberPosition-Left|;CustomType-Outline|StyleName-Heading 9|SchemaID-1|Code-WW|Suffix-H|NumberStyle-0|IndentValue-0|ParaStyleName--10|LinkLevel-9|PictureString-1, 2, 3|CustomFormat-%1.%2.%3.%4.%5.%6.%7.%8.%9|FontName-|IsLegal-0|Separator-0|NumberPosition-Left|;"/>
    <w:docVar w:name="CustomStyleMenuScheme" w:val="ISIWriter"/>
    <w:docVar w:name="DateFormat" w:val="dd MMMM yyyy"/>
    <w:docVar w:name="DefaultTableFont" w:val="Times New Roman"/>
    <w:docVar w:name="DefaultTableFontSize" w:val="9"/>
    <w:docVar w:name="DefaultTableMajGridSize" w:val="12"/>
    <w:docVar w:name="DefaultTableMajLineType" w:val="1"/>
    <w:docVar w:name="DefaultTableMinGridSize" w:val="6"/>
    <w:docVar w:name="DefaultTableMinLineType" w:val="1"/>
    <w:docVar w:name="FieldList" w:val="|"/>
    <w:docVar w:name="FigureCaptionAbove" w:val="1"/>
    <w:docVar w:name="formula" w:val="Injection/Tablet"/>
    <w:docVar w:name="generic" w:val="benztropine mesylate"/>
    <w:docVar w:name="header" w:val="Benztropine Mesylate"/>
    <w:docVar w:name="HeadingLevels" w:val="4"/>
    <w:docVar w:name="indic" w:val="Parkinsonism"/>
    <w:docVar w:name="IsCustomized" w:val="YES"/>
    <w:docVar w:name="mknum" w:val="MK-0002"/>
    <w:docVar w:name="NoIndentIncrease" w:val="0"/>
    <w:docVar w:name="PeriodAfter" w:val="0"/>
    <w:docVar w:name="RefListStyle" w:val="2"/>
    <w:docVar w:name="refmgr-040JYH" w:val="[Ref. 5.4: 040JYH]"/>
    <w:docVar w:name="refmgr-04G0VJ" w:val="[Ref. 5.4: 04G0VJ]"/>
    <w:docVar w:name="refmgr-04G0VN" w:val="[Ref. 5.4: 04G0VN]"/>
    <w:docVar w:name="refmgr-04L4BL" w:val="[Ref. 5.4: 04L4BL]"/>
    <w:docVar w:name="refmgr-04MLPX" w:val="[Ref. 5.4: 04MLPX]"/>
    <w:docVar w:name="refmgr-04MLPX,04MLRQ,04Y6CW,04YQ8Y,086W8Q,04L4BL,04G0VN,04G0VJ" w:val="[Ref. 5.4: 04MLPX, 04MLRQ, 04Y6CW, 04YQ8Y, 086W8Q, 04L4BL, 04G0VN, 04G0VJ]"/>
    <w:docVar w:name="refmgr-04MLRQ" w:val="[Ref. 5.4: 04MLRQ]"/>
    <w:docVar w:name="refmgr-04QFNF" w:val="[Ref. 5.4: 04QFNF]"/>
    <w:docVar w:name="refmgr-04Y6CW" w:val="[Ref. 5.4: 04Y6CW]"/>
    <w:docVar w:name="refmgr-04Y6CW,04L4BL,04Y8N4" w:val="[Ref. 5.4: 04Y6CW, 04L4BL, 04Y8N4]"/>
    <w:docVar w:name="refmgr-04Y8N4" w:val="[Ref. 5.4: 04Y8N4]"/>
    <w:docVar w:name="refmgr-04YQ8Y" w:val="[Ref. 5.4: 04YQ8Y]"/>
    <w:docVar w:name="refmgr-054RV4" w:val="[Ref. 5.4: 054RV4]"/>
    <w:docVar w:name="refmgr-057MBQ" w:val="[Ref. 5.4: 057MBQ]"/>
    <w:docVar w:name="refmgr-05HV4Z" w:val="[Ref. 5.4: 05HV4Z]"/>
    <w:docVar w:name="refmgr-05MG46" w:val="[Ref. 5.4: 05MG46]"/>
    <w:docVar w:name="refmgr-05MG46,04QFNF" w:val="[Ref. 5.4: 05MG46, 04QFNF]"/>
    <w:docVar w:name="refmgr-06DLXS" w:val="[Ref. 5.4: 06DLXS]"/>
    <w:docVar w:name="refmgr-06FNN3" w:val="[Ref. 5.4: 06FNN3]"/>
    <w:docVar w:name="refmgr-07VZB6" w:val="[Ref. 5.4: 07VZB6]"/>
    <w:docVar w:name="refmgr-07W0WB" w:val="[Ref. 5.4: 07W0WB]"/>
    <w:docVar w:name="refmgr-07W0WD" w:val="[Ref. 5.4: 07W0WD]"/>
    <w:docVar w:name="refmgr-07WNWD" w:val="[Ref. 5.4: 07WNWD]"/>
    <w:docVar w:name="refmgr-07Y2MN" w:val="[Ref. 5.4: 07Y2MN]"/>
    <w:docVar w:name="refmgr-07YWYG" w:val="[Ref. 5.4: 07YWYG]"/>
    <w:docVar w:name="refmgr-07Z44Q" w:val="[Ref. 5.4: 07Z44Q]"/>
    <w:docVar w:name="refmgr-086W8Q" w:val="[Ref. 5.4: 086W8Q]"/>
    <w:docVar w:name="refmgr-087CCD" w:val="[Ref. 5.4: 087CCD]"/>
    <w:docVar w:name="refmgr-08958P" w:val="[Ref. 5.4: 08958P]"/>
    <w:docVar w:name="refmgr-08997C" w:val="[Ref. 5.4: 08997C]"/>
    <w:docVar w:name="refmgr-08BH7Z" w:val="[Ref. 5.4: 08BH7Z]"/>
    <w:docVar w:name="refmgr-biblio-040JYH" w:val="Vansteenkiste J, Crino L, Dooms C, Douillard JY, Faivre-Finn C, Lim E, et al. 2nd ESMO Consensus Conference on Lung Cancer: early-stage non-small-cell lung cancer consensus on diagnosis, treatment and follow-up. Ann Oncol. 2014 Aug;25(8):1462-74."/>
    <w:docVar w:name="refmgr-biblio-04G0VJ" w:val="McGranahan N, Furness AJ, Rosenthal R, Ramskov S, Lyngaa R, Saini SK, et.al. Clonal neoantigens elicit T cell immunoreactivity and sensitivity to immune checkpoint blockade. Science. 2016 Mar 25;351(6280):1463-9."/>
    <w:docVar w:name="refmgr-biblio-04G0VN" w:val="Schumacher TN, Schreiber RD. Neoantigens in cancer immunotherapy. Science. 2015 Apr 3;348(6230):69-74."/>
    <w:docVar w:name="refmgr-biblio-04L4BL" w:val="Rizvi NA, Hellmann MD, Snyder A, Kvistborg P, Makarov V, Havel JJ, et al. Cancer immunology. Mutational landscape determines sensitivity to PD-1 blockade in non-small cell lung cancer. Science. 2015 Apr 3;348(6230):124-8."/>
    <w:docVar w:name="refmgr-biblio-04MLPX" w:val="Castle JC, Kreiter S, Diekmann J, Lower M, van de Roemer N, de Graaf J. et al. Exploiting the mutanome for tumor vaccination. Cancer Res. 2012 Mar 1;72(5):1081-91."/>
    <w:docVar w:name="refmgr-biblio-04MLRQ" w:val="Matsushita H, Vesely MD, Koboldt DC, Rickert CG, Uppaluri R, Magrini VJ. Et al. Cancer exome analysis reveals a T-cell-dependent mechanism of cancer immunoediting. Nature. 2012 Feb 8;482(7385):400-4."/>
    <w:docVar w:name="refmgr-biblio-04QFNF" w:val="Postmus PE, Kerr KM, Oudkerk M, Senan S, Waller DA, Vansteenkiste J, et al. Early and locally advanced non-small-cell lung cancer (NSCLC): ESMO Clinical Practice Guidelines for diagnosis, treatment and follow-up. Ann Oncol. 2017;28 Suppl 4:iv1-21."/>
    <w:docVar w:name="refmgr-biblio-04Y6CW" w:val="Snyder A, Makarov V, Merghoub T, Yuan J, Zaretsky JM, Desrichard A, et al. Genetic basis for clinical response to CTLA-4 blockade in melanoma. N Engl J Med. 2014 Dec 4;371(23):2189-99."/>
    <w:docVar w:name="refmgr-biblio-04Y8N4" w:val="Van Allen EM, Miao D, Schilling B, Shukla SA, Blank C, Zimmer L, et al. Genomic correlates of response to CTLA-4 blockade in metastatic melanoma. Science. 2015 Oct 9;350(6257):207-11. Erratum in: Science. 2015 Nov 13;350(6262):aad8366."/>
    <w:docVar w:name="refmgr-biblio-04YQ8Y" w:val="Yadav M, Jhunjhunwala S, Phung QT, Lupardus P, Tanguay J, et al. Predicting immunogenic tumour mutations by combining mass spectrometry and exome sequencing. Nature. 2014 Nov 27;515(7528):572-6."/>
    <w:docVar w:name="refmgr-biblio-054RV4" w:val="Food and Drug Administration. Clinical trial endpoints for the approval of cancer drugs and biologics: guidance for industry. Silver Spring, MD. Dec 2018."/>
    <w:docVar w:name="refmgr-biblio-057MBQ" w:val="Chansky K, Detterbeck FC, Nicholson AG, Rusch VW, Vallieres E, Groome P, et al. The IASLC Lung Cancer Staging Project: external validation of the revision of the TNM stage groupings in the eighth edition of the TNM classification of lung cancer. J Thorac Oncol. 2017 Jul;12(7):1109-21."/>
    <w:docVar w:name="refmgr-biblio-05HV4Z" w:val="National Cancer Institute. SEER Cancer Statistics Review 1975-2017: cancer of the lung and bronchus (invasive). Bethesda (MD): National Cancer Institute (NCI); 2020."/>
    <w:docVar w:name="refmgr-biblio-05MG46" w:val="National Comprehensive Cancer Network. NCCN clinical practice guidelines in oncology: non-small cell lung cancer; version 8.2020. Plymouth Meeting (PA): National Comprehensive Cancer Network (NCCN); 2020. 254 p."/>
    <w:docVar w:name="refmgr-biblio-06DLXS" w:val="International Agency for Research on Cancer. Lung. Lyon (France): International Agency for Research on Cancer (IARC); 2020. 2 p. Available from: https://gco.iarc.fr/today/fact-sheets-cancers."/>
    <w:docVar w:name="refmgr-biblio-06FNN3" w:val="Wakelee HA, Altorki NK, Zhou C, Csoszi T, Vynnychenko IO, Goloborodko O, et al. IMpower010: primary results of a phase III global study of atezolizumab versus best supportive care after adjuvant chemotherapy in resected stage IB-IIIA non-small cell lung cancer (NSCLC) [abstract]. Presented at: 2021 American Society of Clinical Oncology (ASCO) Annual Meeting; 2021 Jun 4-8; [online meeting]. J Clin Oncol. 2021;39(15 suppl)."/>
    <w:docVar w:name="refmgr-biblio-07VZB6" w:val="Surveillance, Epidemiology, and End Results Program [Internet]. Bethesda (MD): National Cancer Institute (NCI). Cancer stat facts: lung and bronchus cancer; [cited 2021 Sep 20]; [about 18 screens]. Available from: https://seer.cancer.gov/statfacts/html/lungb.html."/>
    <w:docVar w:name="refmgr-biblio-07W0WB" w:val="Heineman DJ, Daniels JM, Schreurs WH. Clinical staging of NSCLC: current evidence and implications for adjuvant chemotherapy. Ther Adv Med Oncol. 2017;9(9):599-609."/>
    <w:docVar w:name="refmgr-biblio-07W0WD" w:val="Koch AL, Vellanki PJ, Drezner N, Li X, Mishra-Kalyani PS, Shen YL, et al. FDA approval summary: osimertinib for adjuvant treatment of surgically resected non-small cell lung cancer, a collaborative Project Orbis review [manuscript]. 2021. 18 p."/>
    <w:docVar w:name="refmgr-biblio-07WNWD" w:val="Felip E, Altorki N, Zhou C, Csoszi T, Vynnychenko I, Goloborodko O, et al. Adjuvant atezolizumab after adjuvant chemotherapy in resected stage IB-IIIA non-small-cell lung cancer (IMpower010): a randomised, multicentre, open-label, phase 3 trial. Lancet. 2021 Oct 9;398:1344-57."/>
    <w:docVar w:name="refmgr-biblio-07Y2MN" w:val="Chouaid C, Danson S, Andreas S, Siakpere O, Benjamin L, Ehness R, et al. Adjuvant treatment patterns and outcomes in patients with stage IB-IIIA non-small cell lung cancer in France, Germany, and the United Kingdom based on the LuCaBIS burden of illness study. Lung Cancer. 2018;124:310-6."/>
    <w:docVar w:name="refmgr-biblio-07YWYG" w:val="Sangha R, Price J, Butts CA. Adjuvant therapy in non-small cell lung cancer: current and future directions. Oncologist. 2010;15:862-72."/>
    <w:docVar w:name="refmgr-biblio-07Z44Q" w:val="Buck PO, Saverno KR, Miller PJE, Arondekar B, Walker MS. Treatment patterns and health resource utilization among patients diagnosed with early stage resected non-small cell lung cancer at US community oncology practices. Clin Lung Cancer. 2015 Nov;16(6):486-95."/>
    <w:docVar w:name="refmgr-biblio-086W8Q" w:val="Carreno BM, Magrini V, Becker-Hapak M, Kaabinejadian S, Hundal J, Petti AA, et al. A dendritic cell vaccine increases the breadth and diversity of melanoma neoantigen-specific T cells [abstract]. Science. 2015 May 15;348(6236):803-8."/>
    <w:docVar w:name="refmgr-biblio-087CCD" w:val="Siegel RL, Miller KD, Wagle NS, Jemal A. Cancer statistics, 2023. CA Cancer J Clin. 2023;73(1):17-48."/>
    <w:docVar w:name="refmgr-biblio-08958P" w:val="O'Brien M, Paz-Ares L, Marreaud S, Dafni U, Oselin K, Havel L, et al. Pembrolizumab versus placebo as adjuvant therapy for completely resected stage IB-IIIA non-small-cell lung cancer (PEARLS/KEYNOTE-091): an interim analysis of a randomised, triple-blind, phase 3 trial. Lancet Oncol. 2022 Oct;23:1274-86."/>
    <w:docVar w:name="refmgr-biblio-08997C" w:val="U.S. Prescribing Information: KEYTRUDA (pembrolizumab) injection, for intravenous use: Apr 2023."/>
    <w:docVar w:name="refmgr-biblio-08BH7Z" w:val="Ramon RP, editor. Staging manual in thoracic oncology. 2nd ed. Aurora, CO: International Association for the Study of Lung Cancer; c2016. Chapter 1, Cancer survival analysis; p. 39-50. Chapter 2, The principles of the TNM system; p. 53-64. Chapter 3, The history of TNM staging in lung cancer; p. 67-78. Chapter 4, 8th edition of TNM for lung cancer; p. 81-6. Chapter 5, Site-specific explanatory notes for lung tumours; p. 89-105. Chapter 6, Site-specific recommendations for pT and pN categories; p. 107-8. Chapter 7, New TNM classifications for testing; p. 111-5. Chapter 9, Atlas of lung cancer staging; p. 125-31."/>
    <w:docVar w:name="refmgr-ctdused-040JYH" w:val="5.4"/>
    <w:docVar w:name="refmgr-ctdused-04G0VJ" w:val="5.4"/>
    <w:docVar w:name="refmgr-ctdused-04G0VN" w:val="5.4"/>
    <w:docVar w:name="refmgr-ctdused-04L4BL" w:val="5.4"/>
    <w:docVar w:name="refmgr-ctdused-04MLPX" w:val="5.4"/>
    <w:docVar w:name="refmgr-ctdused-04MLRQ" w:val="5.4"/>
    <w:docVar w:name="refmgr-ctdused-04QFNF" w:val="5.4"/>
    <w:docVar w:name="refmgr-ctdused-04Y6CW" w:val="5.4"/>
    <w:docVar w:name="refmgr-ctdused-04Y8N4" w:val="5.4"/>
    <w:docVar w:name="refmgr-ctdused-04YQ8Y" w:val="5.4"/>
    <w:docVar w:name="refmgr-ctdused-054RV4" w:val="5.4"/>
    <w:docVar w:name="refmgr-ctdused-057MBQ" w:val="5.4"/>
    <w:docVar w:name="refmgr-ctdused-05HV4Z" w:val="5.4"/>
    <w:docVar w:name="refmgr-ctdused-05MG46" w:val="5.4"/>
    <w:docVar w:name="refmgr-ctdused-06DLXS" w:val="5.4"/>
    <w:docVar w:name="refmgr-ctdused-06FNN3" w:val="5.4"/>
    <w:docVar w:name="refmgr-ctdused-07VZB6" w:val="5.4"/>
    <w:docVar w:name="refmgr-ctdused-07W0WB" w:val="5.4"/>
    <w:docVar w:name="refmgr-ctdused-07W0WD" w:val="5.4"/>
    <w:docVar w:name="refmgr-ctdused-07WNWD" w:val="5.4"/>
    <w:docVar w:name="refmgr-ctdused-07Y2MN" w:val="5.4"/>
    <w:docVar w:name="refmgr-ctdused-07YWYG" w:val="5.4"/>
    <w:docVar w:name="refmgr-ctdused-07Z44Q" w:val="5.4"/>
    <w:docVar w:name="refmgr-ctdused-086W8Q" w:val="5.4"/>
    <w:docVar w:name="refmgr-ctdused-087CCD" w:val="5.4"/>
    <w:docVar w:name="refmgr-ctdused-08958P" w:val="5.4"/>
    <w:docVar w:name="refmgr-ctdused-08997C" w:val="5.4"/>
    <w:docVar w:name="refmgr-ctdused-08BH7Z" w:val="5.4"/>
    <w:docVar w:name="refmgr-docid-040JYH" w:val="040JYH"/>
    <w:docVar w:name="refmgr-docid-04G0VJ" w:val="04G0VJ"/>
    <w:docVar w:name="refmgr-docid-04G0VN" w:val="04G0VN"/>
    <w:docVar w:name="refmgr-docid-04L4BL" w:val="04L4BL"/>
    <w:docVar w:name="refmgr-docid-04MLPX" w:val="04MLPX"/>
    <w:docVar w:name="refmgr-docid-04MLRQ" w:val="04MLRQ"/>
    <w:docVar w:name="refmgr-docid-04QFNF" w:val="04QFNF"/>
    <w:docVar w:name="refmgr-docid-04Y6CW" w:val="04Y6CW"/>
    <w:docVar w:name="refmgr-docid-04Y8N4" w:val="04Y8N4"/>
    <w:docVar w:name="refmgr-docid-04YQ8Y" w:val="04YQ8Y"/>
    <w:docVar w:name="refmgr-docid-054RV4" w:val="054RV4"/>
    <w:docVar w:name="refmgr-docid-057MBQ" w:val="057MBQ"/>
    <w:docVar w:name="refmgr-docid-05HV4Z" w:val="05HV4Z"/>
    <w:docVar w:name="refmgr-docid-05MG46" w:val="05MG46"/>
    <w:docVar w:name="refmgr-docid-06DLXS" w:val="06DLXS"/>
    <w:docVar w:name="refmgr-docid-06FNN3" w:val="06FNN3"/>
    <w:docVar w:name="refmgr-docid-07VZB6" w:val="07VZB6"/>
    <w:docVar w:name="refmgr-docid-07W0WB" w:val="07W0WB"/>
    <w:docVar w:name="refmgr-docid-07W0WD" w:val="07W0WD"/>
    <w:docVar w:name="refmgr-docid-07WNWD" w:val="07WNWD"/>
    <w:docVar w:name="refmgr-docid-07Y2MN" w:val="07Y2MN"/>
    <w:docVar w:name="refmgr-docid-07YWYG" w:val="07YWYG"/>
    <w:docVar w:name="refmgr-docid-07Z44Q" w:val="07Z44Q"/>
    <w:docVar w:name="refmgr-docid-086W8Q" w:val="086W8Q"/>
    <w:docVar w:name="refmgr-docid-087CCD" w:val="087CCD"/>
    <w:docVar w:name="refmgr-docid-08958P" w:val="08958P"/>
    <w:docVar w:name="refmgr-docid-08997C" w:val="08997C"/>
    <w:docVar w:name="refmgr-docid-08BH7Z" w:val="08BH7Z"/>
    <w:docVar w:name="SiteTemplate" w:val="C:\program files (x86)\merck template\ISIWriter Site Template.doc"/>
    <w:docVar w:name="SuppressPrefix" w:val="0"/>
    <w:docVar w:name="TableAlign" w:val="2"/>
    <w:docVar w:name="TableBodyCellStyle" w:val="Table Center"/>
    <w:docVar w:name="TableCaptionAsRow" w:val="1"/>
    <w:docVar w:name="TableColumnHeadingStyle" w:val="Table Head"/>
    <w:docVar w:name="TableFootnoteType" w:val="Number"/>
    <w:docVar w:name="TableGridOption" w:val="AboveBelow"/>
    <w:docVar w:name="TableLockedSettings" w:val="1"/>
    <w:docVar w:name="TableRowHeadingStyle" w:val="Table Left"/>
    <w:docVar w:name="TOCCaption" w:val="Table Of Contents"/>
    <w:docVar w:name="trade" w:val="COGENTIN™"/>
    <w:docVar w:name="UnlinkObjects" w:val="0"/>
  </w:docVars>
  <w:rsids>
    <w:rsidRoot w:val="00EC55E9"/>
    <w:rsid w:val="00000DB4"/>
    <w:rsid w:val="00024289"/>
    <w:rsid w:val="00032D01"/>
    <w:rsid w:val="00044323"/>
    <w:rsid w:val="000447DF"/>
    <w:rsid w:val="00070FD0"/>
    <w:rsid w:val="00075E67"/>
    <w:rsid w:val="0007766C"/>
    <w:rsid w:val="000823D3"/>
    <w:rsid w:val="000833F2"/>
    <w:rsid w:val="0008406C"/>
    <w:rsid w:val="00090E2F"/>
    <w:rsid w:val="00096004"/>
    <w:rsid w:val="000A0AA8"/>
    <w:rsid w:val="000A426A"/>
    <w:rsid w:val="000A4FFF"/>
    <w:rsid w:val="000B4143"/>
    <w:rsid w:val="000B6761"/>
    <w:rsid w:val="000B764A"/>
    <w:rsid w:val="000C172D"/>
    <w:rsid w:val="000C369F"/>
    <w:rsid w:val="000C4B61"/>
    <w:rsid w:val="000C6223"/>
    <w:rsid w:val="000D20DC"/>
    <w:rsid w:val="000E08F4"/>
    <w:rsid w:val="000E1DA8"/>
    <w:rsid w:val="000E7443"/>
    <w:rsid w:val="00103323"/>
    <w:rsid w:val="001040D1"/>
    <w:rsid w:val="00106949"/>
    <w:rsid w:val="0011050D"/>
    <w:rsid w:val="00114C43"/>
    <w:rsid w:val="001162B1"/>
    <w:rsid w:val="00133537"/>
    <w:rsid w:val="00136344"/>
    <w:rsid w:val="001414BF"/>
    <w:rsid w:val="001468C9"/>
    <w:rsid w:val="001503B8"/>
    <w:rsid w:val="00164C29"/>
    <w:rsid w:val="0016741D"/>
    <w:rsid w:val="00170B79"/>
    <w:rsid w:val="00171130"/>
    <w:rsid w:val="001714BE"/>
    <w:rsid w:val="0019286B"/>
    <w:rsid w:val="001949B6"/>
    <w:rsid w:val="001B2BA6"/>
    <w:rsid w:val="001B33E7"/>
    <w:rsid w:val="001B4731"/>
    <w:rsid w:val="001B6D6E"/>
    <w:rsid w:val="001C2D37"/>
    <w:rsid w:val="001C55C9"/>
    <w:rsid w:val="001D1BC8"/>
    <w:rsid w:val="001D43D0"/>
    <w:rsid w:val="001E2E79"/>
    <w:rsid w:val="001E7CCB"/>
    <w:rsid w:val="001F2FEB"/>
    <w:rsid w:val="002009C0"/>
    <w:rsid w:val="00201B75"/>
    <w:rsid w:val="00210883"/>
    <w:rsid w:val="002109B2"/>
    <w:rsid w:val="002139EB"/>
    <w:rsid w:val="00217E5B"/>
    <w:rsid w:val="00220AC0"/>
    <w:rsid w:val="002271DC"/>
    <w:rsid w:val="002301C6"/>
    <w:rsid w:val="00230527"/>
    <w:rsid w:val="002334F4"/>
    <w:rsid w:val="00233E06"/>
    <w:rsid w:val="00236CB1"/>
    <w:rsid w:val="00244A3F"/>
    <w:rsid w:val="00245F48"/>
    <w:rsid w:val="00265B0B"/>
    <w:rsid w:val="0027142A"/>
    <w:rsid w:val="0028197E"/>
    <w:rsid w:val="00283B12"/>
    <w:rsid w:val="00286F9D"/>
    <w:rsid w:val="00295C38"/>
    <w:rsid w:val="002A2938"/>
    <w:rsid w:val="002B0E62"/>
    <w:rsid w:val="002B1040"/>
    <w:rsid w:val="002C34F8"/>
    <w:rsid w:val="002C4593"/>
    <w:rsid w:val="002C4986"/>
    <w:rsid w:val="002C4A9E"/>
    <w:rsid w:val="002D16D9"/>
    <w:rsid w:val="002E24C1"/>
    <w:rsid w:val="002E2B6B"/>
    <w:rsid w:val="002E3AFD"/>
    <w:rsid w:val="002E7A89"/>
    <w:rsid w:val="002F6760"/>
    <w:rsid w:val="00311C88"/>
    <w:rsid w:val="00313E9D"/>
    <w:rsid w:val="00316427"/>
    <w:rsid w:val="003172DE"/>
    <w:rsid w:val="003226F7"/>
    <w:rsid w:val="0032607E"/>
    <w:rsid w:val="00330123"/>
    <w:rsid w:val="003306D3"/>
    <w:rsid w:val="00333DEA"/>
    <w:rsid w:val="00334F43"/>
    <w:rsid w:val="00340022"/>
    <w:rsid w:val="003515D7"/>
    <w:rsid w:val="00351A51"/>
    <w:rsid w:val="00357FE5"/>
    <w:rsid w:val="00361DDB"/>
    <w:rsid w:val="00367094"/>
    <w:rsid w:val="003729E6"/>
    <w:rsid w:val="00374942"/>
    <w:rsid w:val="00380028"/>
    <w:rsid w:val="0039066B"/>
    <w:rsid w:val="00390AD4"/>
    <w:rsid w:val="003954E0"/>
    <w:rsid w:val="00397328"/>
    <w:rsid w:val="003A044E"/>
    <w:rsid w:val="003A5852"/>
    <w:rsid w:val="003A6847"/>
    <w:rsid w:val="003B5248"/>
    <w:rsid w:val="003C2352"/>
    <w:rsid w:val="003C49B2"/>
    <w:rsid w:val="003E28A6"/>
    <w:rsid w:val="003E7444"/>
    <w:rsid w:val="003E7FDF"/>
    <w:rsid w:val="003F1209"/>
    <w:rsid w:val="003F2160"/>
    <w:rsid w:val="003F2B9E"/>
    <w:rsid w:val="00401B14"/>
    <w:rsid w:val="00403CF7"/>
    <w:rsid w:val="00412E7C"/>
    <w:rsid w:val="00417D3F"/>
    <w:rsid w:val="00423B20"/>
    <w:rsid w:val="00426F02"/>
    <w:rsid w:val="0043115E"/>
    <w:rsid w:val="004362D0"/>
    <w:rsid w:val="00445EE2"/>
    <w:rsid w:val="00450911"/>
    <w:rsid w:val="00456E65"/>
    <w:rsid w:val="00464AD6"/>
    <w:rsid w:val="004650AC"/>
    <w:rsid w:val="00472BF7"/>
    <w:rsid w:val="004818B6"/>
    <w:rsid w:val="00490C00"/>
    <w:rsid w:val="00495F81"/>
    <w:rsid w:val="004A0D26"/>
    <w:rsid w:val="004A73ED"/>
    <w:rsid w:val="004A7AAE"/>
    <w:rsid w:val="004A7E1E"/>
    <w:rsid w:val="004D1ED2"/>
    <w:rsid w:val="004D4041"/>
    <w:rsid w:val="004E1650"/>
    <w:rsid w:val="004E1EA7"/>
    <w:rsid w:val="004E555B"/>
    <w:rsid w:val="004E6C73"/>
    <w:rsid w:val="004F3270"/>
    <w:rsid w:val="004F5D3E"/>
    <w:rsid w:val="005045E5"/>
    <w:rsid w:val="00515523"/>
    <w:rsid w:val="00517671"/>
    <w:rsid w:val="00517E12"/>
    <w:rsid w:val="00525C5E"/>
    <w:rsid w:val="00527D64"/>
    <w:rsid w:val="00530F0D"/>
    <w:rsid w:val="00531956"/>
    <w:rsid w:val="005375F2"/>
    <w:rsid w:val="00540F72"/>
    <w:rsid w:val="00542DA1"/>
    <w:rsid w:val="005436E9"/>
    <w:rsid w:val="0054610A"/>
    <w:rsid w:val="00546742"/>
    <w:rsid w:val="00546B9F"/>
    <w:rsid w:val="00547D9A"/>
    <w:rsid w:val="00551084"/>
    <w:rsid w:val="00552DB5"/>
    <w:rsid w:val="00560E9A"/>
    <w:rsid w:val="0056312C"/>
    <w:rsid w:val="00563EF6"/>
    <w:rsid w:val="00566B65"/>
    <w:rsid w:val="005722BA"/>
    <w:rsid w:val="00576795"/>
    <w:rsid w:val="0058176D"/>
    <w:rsid w:val="00586E33"/>
    <w:rsid w:val="00590D5C"/>
    <w:rsid w:val="00592766"/>
    <w:rsid w:val="005A5F2D"/>
    <w:rsid w:val="005A5FF0"/>
    <w:rsid w:val="005B6397"/>
    <w:rsid w:val="005B687E"/>
    <w:rsid w:val="005D076C"/>
    <w:rsid w:val="005D13A7"/>
    <w:rsid w:val="00654C55"/>
    <w:rsid w:val="0066702F"/>
    <w:rsid w:val="00670CED"/>
    <w:rsid w:val="00675E46"/>
    <w:rsid w:val="00677712"/>
    <w:rsid w:val="00695039"/>
    <w:rsid w:val="0069681F"/>
    <w:rsid w:val="00696DF7"/>
    <w:rsid w:val="006979B6"/>
    <w:rsid w:val="006A0881"/>
    <w:rsid w:val="006A1B62"/>
    <w:rsid w:val="006A67D3"/>
    <w:rsid w:val="006A7166"/>
    <w:rsid w:val="006B249C"/>
    <w:rsid w:val="006B2513"/>
    <w:rsid w:val="006B3352"/>
    <w:rsid w:val="006B3937"/>
    <w:rsid w:val="006B5750"/>
    <w:rsid w:val="006B767E"/>
    <w:rsid w:val="006B7F32"/>
    <w:rsid w:val="006C1165"/>
    <w:rsid w:val="006E06C0"/>
    <w:rsid w:val="006E27E9"/>
    <w:rsid w:val="00704814"/>
    <w:rsid w:val="00711705"/>
    <w:rsid w:val="00722B21"/>
    <w:rsid w:val="00725FBF"/>
    <w:rsid w:val="007306E5"/>
    <w:rsid w:val="00733D24"/>
    <w:rsid w:val="007413EF"/>
    <w:rsid w:val="007516FF"/>
    <w:rsid w:val="007527AB"/>
    <w:rsid w:val="00754608"/>
    <w:rsid w:val="0075608C"/>
    <w:rsid w:val="007604F0"/>
    <w:rsid w:val="00760CA5"/>
    <w:rsid w:val="00761D20"/>
    <w:rsid w:val="00773404"/>
    <w:rsid w:val="0078001B"/>
    <w:rsid w:val="007803F3"/>
    <w:rsid w:val="00781B02"/>
    <w:rsid w:val="00785FA3"/>
    <w:rsid w:val="00794BF7"/>
    <w:rsid w:val="007A27EC"/>
    <w:rsid w:val="007B6F53"/>
    <w:rsid w:val="007B738A"/>
    <w:rsid w:val="007C1110"/>
    <w:rsid w:val="007C1749"/>
    <w:rsid w:val="007C3B34"/>
    <w:rsid w:val="007D38BF"/>
    <w:rsid w:val="007D67C3"/>
    <w:rsid w:val="007E1FD0"/>
    <w:rsid w:val="007F5ECC"/>
    <w:rsid w:val="007F6017"/>
    <w:rsid w:val="008023D7"/>
    <w:rsid w:val="008065C4"/>
    <w:rsid w:val="008071CA"/>
    <w:rsid w:val="008169BA"/>
    <w:rsid w:val="00822843"/>
    <w:rsid w:val="0082702B"/>
    <w:rsid w:val="00831270"/>
    <w:rsid w:val="008320A4"/>
    <w:rsid w:val="00837DE0"/>
    <w:rsid w:val="008423DD"/>
    <w:rsid w:val="00846537"/>
    <w:rsid w:val="00855803"/>
    <w:rsid w:val="00860406"/>
    <w:rsid w:val="00871952"/>
    <w:rsid w:val="0088083E"/>
    <w:rsid w:val="00883998"/>
    <w:rsid w:val="00893D4A"/>
    <w:rsid w:val="00896922"/>
    <w:rsid w:val="008A1D6F"/>
    <w:rsid w:val="008A3B8D"/>
    <w:rsid w:val="008B16AA"/>
    <w:rsid w:val="008B3CEC"/>
    <w:rsid w:val="008D01A2"/>
    <w:rsid w:val="008D314D"/>
    <w:rsid w:val="008D50CA"/>
    <w:rsid w:val="008E563C"/>
    <w:rsid w:val="008E6F30"/>
    <w:rsid w:val="008F1EC9"/>
    <w:rsid w:val="008F3D14"/>
    <w:rsid w:val="0090367C"/>
    <w:rsid w:val="00910597"/>
    <w:rsid w:val="0091209F"/>
    <w:rsid w:val="00930E4F"/>
    <w:rsid w:val="00932AA3"/>
    <w:rsid w:val="00936009"/>
    <w:rsid w:val="009368C1"/>
    <w:rsid w:val="00955514"/>
    <w:rsid w:val="00955573"/>
    <w:rsid w:val="00955BCD"/>
    <w:rsid w:val="0095788D"/>
    <w:rsid w:val="0096121A"/>
    <w:rsid w:val="00962037"/>
    <w:rsid w:val="00970C9F"/>
    <w:rsid w:val="00984B10"/>
    <w:rsid w:val="00990618"/>
    <w:rsid w:val="009948A8"/>
    <w:rsid w:val="00997889"/>
    <w:rsid w:val="009A0796"/>
    <w:rsid w:val="009A5E5C"/>
    <w:rsid w:val="009A76D0"/>
    <w:rsid w:val="009B1F9C"/>
    <w:rsid w:val="009B5C0B"/>
    <w:rsid w:val="009D230D"/>
    <w:rsid w:val="009D7676"/>
    <w:rsid w:val="009D789B"/>
    <w:rsid w:val="009D79F8"/>
    <w:rsid w:val="009E56A0"/>
    <w:rsid w:val="009E5CDA"/>
    <w:rsid w:val="009E5EA5"/>
    <w:rsid w:val="009F23D0"/>
    <w:rsid w:val="009F257B"/>
    <w:rsid w:val="00A006A2"/>
    <w:rsid w:val="00A03238"/>
    <w:rsid w:val="00A03EBD"/>
    <w:rsid w:val="00A074F3"/>
    <w:rsid w:val="00A11CA8"/>
    <w:rsid w:val="00A1227E"/>
    <w:rsid w:val="00A1575C"/>
    <w:rsid w:val="00A17F79"/>
    <w:rsid w:val="00A20426"/>
    <w:rsid w:val="00A215E4"/>
    <w:rsid w:val="00A41B3A"/>
    <w:rsid w:val="00A423B0"/>
    <w:rsid w:val="00A47910"/>
    <w:rsid w:val="00A5272B"/>
    <w:rsid w:val="00A530DC"/>
    <w:rsid w:val="00A55224"/>
    <w:rsid w:val="00A55C4D"/>
    <w:rsid w:val="00A61EEA"/>
    <w:rsid w:val="00A66673"/>
    <w:rsid w:val="00A71F0D"/>
    <w:rsid w:val="00A75633"/>
    <w:rsid w:val="00A76D81"/>
    <w:rsid w:val="00A80EB0"/>
    <w:rsid w:val="00A81ED5"/>
    <w:rsid w:val="00A8345E"/>
    <w:rsid w:val="00A8367C"/>
    <w:rsid w:val="00A87FE7"/>
    <w:rsid w:val="00A92131"/>
    <w:rsid w:val="00A924C3"/>
    <w:rsid w:val="00A94CDA"/>
    <w:rsid w:val="00A97D97"/>
    <w:rsid w:val="00AA1D52"/>
    <w:rsid w:val="00AA4AF2"/>
    <w:rsid w:val="00AB1017"/>
    <w:rsid w:val="00AB3711"/>
    <w:rsid w:val="00AC3B8F"/>
    <w:rsid w:val="00AC5E59"/>
    <w:rsid w:val="00AD6352"/>
    <w:rsid w:val="00AD7EE2"/>
    <w:rsid w:val="00AE4642"/>
    <w:rsid w:val="00AF2741"/>
    <w:rsid w:val="00AF55D3"/>
    <w:rsid w:val="00B01E87"/>
    <w:rsid w:val="00B0658C"/>
    <w:rsid w:val="00B1618C"/>
    <w:rsid w:val="00B205FC"/>
    <w:rsid w:val="00B21BA1"/>
    <w:rsid w:val="00B227F8"/>
    <w:rsid w:val="00B25060"/>
    <w:rsid w:val="00B26B69"/>
    <w:rsid w:val="00B27D25"/>
    <w:rsid w:val="00B3116B"/>
    <w:rsid w:val="00B315B0"/>
    <w:rsid w:val="00B33138"/>
    <w:rsid w:val="00B33D85"/>
    <w:rsid w:val="00B34F44"/>
    <w:rsid w:val="00B361CF"/>
    <w:rsid w:val="00B4336C"/>
    <w:rsid w:val="00B4353E"/>
    <w:rsid w:val="00B47611"/>
    <w:rsid w:val="00B54F9E"/>
    <w:rsid w:val="00B61387"/>
    <w:rsid w:val="00B81765"/>
    <w:rsid w:val="00B86949"/>
    <w:rsid w:val="00BA5F7C"/>
    <w:rsid w:val="00BB04DB"/>
    <w:rsid w:val="00BB05EC"/>
    <w:rsid w:val="00BB08FC"/>
    <w:rsid w:val="00BC3E1B"/>
    <w:rsid w:val="00BD645B"/>
    <w:rsid w:val="00BE1CAD"/>
    <w:rsid w:val="00BE2B72"/>
    <w:rsid w:val="00BE3F9E"/>
    <w:rsid w:val="00BF1A39"/>
    <w:rsid w:val="00BF6608"/>
    <w:rsid w:val="00C00AF8"/>
    <w:rsid w:val="00C022E0"/>
    <w:rsid w:val="00C11EE3"/>
    <w:rsid w:val="00C1201B"/>
    <w:rsid w:val="00C21F55"/>
    <w:rsid w:val="00C34990"/>
    <w:rsid w:val="00C35B9C"/>
    <w:rsid w:val="00C64921"/>
    <w:rsid w:val="00C721A0"/>
    <w:rsid w:val="00C72E4F"/>
    <w:rsid w:val="00C939DA"/>
    <w:rsid w:val="00C968E9"/>
    <w:rsid w:val="00CA68D4"/>
    <w:rsid w:val="00CA73D4"/>
    <w:rsid w:val="00CB1332"/>
    <w:rsid w:val="00CB4F40"/>
    <w:rsid w:val="00CC111B"/>
    <w:rsid w:val="00CC660F"/>
    <w:rsid w:val="00CD3EDF"/>
    <w:rsid w:val="00CD5641"/>
    <w:rsid w:val="00CD61FC"/>
    <w:rsid w:val="00CE2F7E"/>
    <w:rsid w:val="00CE525E"/>
    <w:rsid w:val="00CF6397"/>
    <w:rsid w:val="00D01705"/>
    <w:rsid w:val="00D200DB"/>
    <w:rsid w:val="00D27C90"/>
    <w:rsid w:val="00D34E02"/>
    <w:rsid w:val="00D35801"/>
    <w:rsid w:val="00D36469"/>
    <w:rsid w:val="00D4133A"/>
    <w:rsid w:val="00D4648C"/>
    <w:rsid w:val="00D50D0F"/>
    <w:rsid w:val="00D53978"/>
    <w:rsid w:val="00D5510F"/>
    <w:rsid w:val="00D55947"/>
    <w:rsid w:val="00D61559"/>
    <w:rsid w:val="00D616AF"/>
    <w:rsid w:val="00D62C69"/>
    <w:rsid w:val="00D649AB"/>
    <w:rsid w:val="00D668C3"/>
    <w:rsid w:val="00D76A02"/>
    <w:rsid w:val="00D81207"/>
    <w:rsid w:val="00D952B2"/>
    <w:rsid w:val="00D979BD"/>
    <w:rsid w:val="00DA16CB"/>
    <w:rsid w:val="00DA6CA1"/>
    <w:rsid w:val="00DA7211"/>
    <w:rsid w:val="00DB0078"/>
    <w:rsid w:val="00DB552E"/>
    <w:rsid w:val="00DC1CA2"/>
    <w:rsid w:val="00DC4CEA"/>
    <w:rsid w:val="00DC5FAC"/>
    <w:rsid w:val="00E00CFF"/>
    <w:rsid w:val="00E02E1C"/>
    <w:rsid w:val="00E17A3D"/>
    <w:rsid w:val="00E2173D"/>
    <w:rsid w:val="00E24EF0"/>
    <w:rsid w:val="00E27971"/>
    <w:rsid w:val="00E3073B"/>
    <w:rsid w:val="00E309A5"/>
    <w:rsid w:val="00E32EB9"/>
    <w:rsid w:val="00E33356"/>
    <w:rsid w:val="00E4356D"/>
    <w:rsid w:val="00E4713D"/>
    <w:rsid w:val="00E52641"/>
    <w:rsid w:val="00E573C5"/>
    <w:rsid w:val="00E61091"/>
    <w:rsid w:val="00E7228C"/>
    <w:rsid w:val="00E7479D"/>
    <w:rsid w:val="00E86AF7"/>
    <w:rsid w:val="00E8768E"/>
    <w:rsid w:val="00E94FD2"/>
    <w:rsid w:val="00E96963"/>
    <w:rsid w:val="00EA1106"/>
    <w:rsid w:val="00EB01FE"/>
    <w:rsid w:val="00EC2A5A"/>
    <w:rsid w:val="00EC3A31"/>
    <w:rsid w:val="00EC4779"/>
    <w:rsid w:val="00EC4B75"/>
    <w:rsid w:val="00EC55E9"/>
    <w:rsid w:val="00EC765A"/>
    <w:rsid w:val="00ED3F2D"/>
    <w:rsid w:val="00EE28BF"/>
    <w:rsid w:val="00EF2738"/>
    <w:rsid w:val="00EF2A11"/>
    <w:rsid w:val="00F00DFF"/>
    <w:rsid w:val="00F0150D"/>
    <w:rsid w:val="00F026F1"/>
    <w:rsid w:val="00F05837"/>
    <w:rsid w:val="00F15D14"/>
    <w:rsid w:val="00F175B9"/>
    <w:rsid w:val="00F23177"/>
    <w:rsid w:val="00F3145C"/>
    <w:rsid w:val="00F5289C"/>
    <w:rsid w:val="00F62AD2"/>
    <w:rsid w:val="00F729E2"/>
    <w:rsid w:val="00F82241"/>
    <w:rsid w:val="00F83034"/>
    <w:rsid w:val="00F844F6"/>
    <w:rsid w:val="00F85FCD"/>
    <w:rsid w:val="00FA0402"/>
    <w:rsid w:val="00FB27DC"/>
    <w:rsid w:val="00FB4A1D"/>
    <w:rsid w:val="00FC550E"/>
    <w:rsid w:val="00FC5938"/>
    <w:rsid w:val="00FD74DE"/>
    <w:rsid w:val="00FE339F"/>
    <w:rsid w:val="00FE4D1B"/>
    <w:rsid w:val="00FF2141"/>
    <w:rsid w:val="49C79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D3635"/>
  <w15:docId w15:val="{59493262-02B6-4310-9911-4A47296F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  <w:ind w:left="144"/>
    </w:pPr>
    <w:rPr>
      <w:rFonts w:ascii="Arial" w:hAnsi="Arial"/>
      <w:sz w:val="24"/>
      <w:szCs w:val="24"/>
    </w:rPr>
  </w:style>
  <w:style w:type="paragraph" w:styleId="Heading1">
    <w:name w:val="heading 1"/>
    <w:next w:val="Paragraph"/>
    <w:qFormat/>
    <w:pPr>
      <w:keepNext/>
      <w:keepLines/>
      <w:spacing w:before="60" w:after="240"/>
      <w:outlineLvl w:val="0"/>
    </w:pPr>
    <w:rPr>
      <w:rFonts w:eastAsia="MS Gothic" w:cs="Arial"/>
      <w:b/>
      <w:bCs/>
      <w:caps/>
      <w:kern w:val="32"/>
      <w:sz w:val="24"/>
      <w:szCs w:val="28"/>
    </w:rPr>
  </w:style>
  <w:style w:type="paragraph" w:styleId="Heading2">
    <w:name w:val="heading 2"/>
    <w:next w:val="Paragraph"/>
    <w:qFormat/>
    <w:pPr>
      <w:keepNext/>
      <w:keepLines/>
      <w:spacing w:before="60" w:after="240"/>
      <w:outlineLvl w:val="1"/>
    </w:pPr>
    <w:rPr>
      <w:rFonts w:eastAsia="MS Gothic" w:cs="Arial"/>
      <w:b/>
      <w:bCs/>
      <w:iCs/>
      <w:sz w:val="24"/>
      <w:szCs w:val="26"/>
    </w:rPr>
  </w:style>
  <w:style w:type="paragraph" w:styleId="Heading3">
    <w:name w:val="heading 3"/>
    <w:next w:val="Paragraph"/>
    <w:qFormat/>
    <w:pPr>
      <w:keepNext/>
      <w:keepLines/>
      <w:spacing w:before="60" w:after="240"/>
      <w:outlineLvl w:val="2"/>
    </w:pPr>
    <w:rPr>
      <w:rFonts w:eastAsia="MS Gothic" w:cs="Arial"/>
      <w:b/>
      <w:bCs/>
      <w:sz w:val="24"/>
      <w:szCs w:val="24"/>
    </w:rPr>
  </w:style>
  <w:style w:type="paragraph" w:styleId="Heading4">
    <w:name w:val="heading 4"/>
    <w:next w:val="Paragraph"/>
    <w:qFormat/>
    <w:pPr>
      <w:keepNext/>
      <w:keepLines/>
      <w:spacing w:before="60" w:after="240"/>
      <w:outlineLvl w:val="3"/>
    </w:pPr>
    <w:rPr>
      <w:rFonts w:eastAsia="MS Gothic"/>
      <w:b/>
      <w:bCs/>
      <w:sz w:val="24"/>
      <w:szCs w:val="22"/>
    </w:rPr>
  </w:style>
  <w:style w:type="paragraph" w:styleId="Heading5">
    <w:name w:val="heading 5"/>
    <w:next w:val="Paragraph"/>
    <w:link w:val="Heading5Char"/>
    <w:qFormat/>
    <w:pPr>
      <w:keepNext/>
      <w:keepLines/>
      <w:spacing w:before="60" w:after="240"/>
      <w:outlineLvl w:val="4"/>
    </w:pPr>
    <w:rPr>
      <w:rFonts w:eastAsia="MS Gothic" w:cs="Arial"/>
      <w:b/>
      <w:bCs/>
      <w:iCs/>
      <w:sz w:val="24"/>
      <w:szCs w:val="22"/>
    </w:rPr>
  </w:style>
  <w:style w:type="paragraph" w:styleId="Heading6">
    <w:name w:val="heading 6"/>
    <w:next w:val="Paragraph"/>
    <w:link w:val="Heading6Char"/>
    <w:qFormat/>
    <w:pPr>
      <w:keepNext/>
      <w:keepLines/>
      <w:spacing w:before="60" w:after="240"/>
      <w:outlineLvl w:val="5"/>
    </w:pPr>
    <w:rPr>
      <w:rFonts w:eastAsia="MS Gothic" w:cs="Arial"/>
      <w:b/>
      <w:bCs/>
      <w:sz w:val="24"/>
      <w:szCs w:val="22"/>
    </w:rPr>
  </w:style>
  <w:style w:type="paragraph" w:styleId="Heading7">
    <w:name w:val="heading 7"/>
    <w:next w:val="Paragraph"/>
    <w:qFormat/>
    <w:pPr>
      <w:keepNext/>
      <w:keepLines/>
      <w:spacing w:before="60" w:after="240"/>
      <w:outlineLvl w:val="6"/>
    </w:pPr>
    <w:rPr>
      <w:rFonts w:eastAsia="MS Gothic" w:cs="Arial"/>
      <w:b/>
      <w:sz w:val="24"/>
      <w:szCs w:val="24"/>
    </w:rPr>
  </w:style>
  <w:style w:type="paragraph" w:styleId="Heading8">
    <w:name w:val="heading 8"/>
    <w:next w:val="Paragraph"/>
    <w:qFormat/>
    <w:pPr>
      <w:keepNext/>
      <w:keepLines/>
      <w:spacing w:before="60" w:after="240"/>
      <w:outlineLvl w:val="7"/>
    </w:pPr>
    <w:rPr>
      <w:rFonts w:eastAsia="MS Gothic" w:cs="Arial"/>
      <w:b/>
      <w:iCs/>
      <w:sz w:val="24"/>
      <w:szCs w:val="24"/>
    </w:rPr>
  </w:style>
  <w:style w:type="paragraph" w:styleId="Heading9">
    <w:name w:val="heading 9"/>
    <w:next w:val="Paragraph"/>
    <w:qFormat/>
    <w:pPr>
      <w:keepNext/>
      <w:keepLines/>
      <w:spacing w:before="60" w:after="240"/>
      <w:outlineLvl w:val="8"/>
    </w:pPr>
    <w:rPr>
      <w:rFonts w:eastAsia="MS Gothic" w:cs="Arial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Text">
    <w:name w:val="AllText"/>
    <w:pPr>
      <w:spacing w:before="120"/>
      <w:jc w:val="both"/>
    </w:pPr>
    <w:rPr>
      <w:sz w:val="24"/>
    </w:rPr>
  </w:style>
  <w:style w:type="paragraph" w:styleId="Footer">
    <w:name w:val="footer"/>
    <w:basedOn w:val="Header"/>
    <w:link w:val="FooterChar"/>
    <w:rPr>
      <w:caps w:val="0"/>
    </w:rPr>
  </w:style>
  <w:style w:type="paragraph" w:styleId="Header">
    <w:name w:val="header"/>
    <w:pPr>
      <w:tabs>
        <w:tab w:val="center" w:pos="4507"/>
        <w:tab w:val="right" w:pos="9000"/>
      </w:tabs>
      <w:spacing w:before="60"/>
    </w:pPr>
    <w:rPr>
      <w:rFonts w:eastAsia="MS Gothic"/>
      <w:caps/>
      <w:sz w:val="16"/>
    </w:rPr>
  </w:style>
  <w:style w:type="character" w:styleId="PageNumber">
    <w:name w:val="page number"/>
    <w:semiHidden/>
  </w:style>
  <w:style w:type="paragraph" w:customStyle="1" w:styleId="LandscapeHeader">
    <w:name w:val="Landscape Header"/>
    <w:semiHidden/>
    <w:pPr>
      <w:tabs>
        <w:tab w:val="right" w:pos="72"/>
        <w:tab w:val="right" w:pos="14040"/>
      </w:tabs>
      <w:ind w:left="360" w:hanging="360"/>
    </w:pPr>
    <w:rPr>
      <w:sz w:val="24"/>
    </w:rPr>
  </w:style>
  <w:style w:type="paragraph" w:customStyle="1" w:styleId="CTTable">
    <w:name w:val="CT Table"/>
    <w:pPr>
      <w:spacing w:line="200" w:lineRule="exact"/>
    </w:pPr>
    <w:rPr>
      <w:sz w:val="17"/>
    </w:rPr>
  </w:style>
  <w:style w:type="paragraph" w:customStyle="1" w:styleId="DataSourceRef">
    <w:name w:val="DataSource/Ref."/>
    <w:next w:val="Normal"/>
  </w:style>
  <w:style w:type="paragraph" w:styleId="DocumentMap">
    <w:name w:val="Document Map"/>
    <w:basedOn w:val="Normal"/>
    <w:semiHidden/>
    <w:pPr>
      <w:shd w:val="clear" w:color="auto" w:fill="000080"/>
      <w:spacing w:before="0" w:after="0"/>
      <w:ind w:left="0"/>
    </w:pPr>
    <w:rPr>
      <w:rFonts w:ascii="Tahoma" w:hAnsi="Tahoma" w:cs="Tahoma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semiHidden/>
    <w:pPr>
      <w:spacing w:before="60"/>
      <w:ind w:left="360" w:hanging="360"/>
    </w:pPr>
    <w:rPr>
      <w:rFonts w:ascii="Arial" w:eastAsia="MS Mincho" w:hAnsi="Arial"/>
    </w:rPr>
  </w:style>
  <w:style w:type="paragraph" w:customStyle="1" w:styleId="LandscapeFooter">
    <w:name w:val="Landscape Footer"/>
    <w:semiHidden/>
    <w:pPr>
      <w:tabs>
        <w:tab w:val="left" w:pos="7740"/>
      </w:tabs>
    </w:pPr>
    <w:rPr>
      <w:sz w:val="18"/>
    </w:rPr>
  </w:style>
  <w:style w:type="paragraph" w:customStyle="1" w:styleId="RefTable">
    <w:name w:val="Ref Table"/>
    <w:next w:val="AllText"/>
    <w:rPr>
      <w:sz w:val="24"/>
    </w:rPr>
  </w:style>
  <w:style w:type="paragraph" w:customStyle="1" w:styleId="RefTableHeading">
    <w:name w:val="Ref Table Heading"/>
    <w:basedOn w:val="RefTable"/>
    <w:next w:val="RefTable"/>
    <w:pPr>
      <w:jc w:val="center"/>
    </w:pPr>
  </w:style>
  <w:style w:type="paragraph" w:styleId="Caption">
    <w:name w:val="caption"/>
    <w:basedOn w:val="Normal"/>
    <w:next w:val="Normal"/>
    <w:qFormat/>
    <w:pPr>
      <w:ind w:left="0"/>
      <w:jc w:val="center"/>
    </w:pPr>
    <w:rPr>
      <w:rFonts w:ascii="Times New Roman" w:hAnsi="Times New Roman"/>
      <w:bCs/>
      <w:szCs w:val="20"/>
    </w:rPr>
  </w:style>
  <w:style w:type="paragraph" w:styleId="TOC1">
    <w:name w:val="toc 1"/>
    <w:next w:val="Paragraph"/>
    <w:uiPriority w:val="39"/>
    <w:pPr>
      <w:tabs>
        <w:tab w:val="left" w:pos="480"/>
        <w:tab w:val="right" w:leader="dot" w:pos="9000"/>
      </w:tabs>
      <w:spacing w:before="60"/>
      <w:ind w:left="480" w:right="360" w:hanging="480"/>
    </w:pPr>
    <w:rPr>
      <w:rFonts w:eastAsia="MS Gothic"/>
      <w:b/>
      <w:caps/>
      <w:sz w:val="24"/>
    </w:rPr>
  </w:style>
  <w:style w:type="paragraph" w:styleId="TOC2">
    <w:name w:val="toc 2"/>
    <w:basedOn w:val="TOC1"/>
    <w:next w:val="Paragraph"/>
    <w:uiPriority w:val="39"/>
    <w:pPr>
      <w:tabs>
        <w:tab w:val="clear" w:pos="480"/>
        <w:tab w:val="left" w:pos="1080"/>
      </w:tabs>
      <w:ind w:left="1080" w:hanging="720"/>
    </w:pPr>
    <w:rPr>
      <w:caps w:val="0"/>
      <w:szCs w:val="24"/>
    </w:rPr>
  </w:style>
  <w:style w:type="paragraph" w:styleId="TOC3">
    <w:name w:val="toc 3"/>
    <w:basedOn w:val="TOC1"/>
    <w:next w:val="Paragraph"/>
    <w:uiPriority w:val="39"/>
    <w:pPr>
      <w:tabs>
        <w:tab w:val="clear" w:pos="480"/>
        <w:tab w:val="left" w:pos="1680"/>
      </w:tabs>
      <w:ind w:left="1680" w:hanging="960"/>
    </w:pPr>
    <w:rPr>
      <w:b w:val="0"/>
      <w:caps w:val="0"/>
      <w:szCs w:val="24"/>
    </w:rPr>
  </w:style>
  <w:style w:type="paragraph" w:styleId="TOC4">
    <w:name w:val="toc 4"/>
    <w:basedOn w:val="Normal"/>
    <w:next w:val="Normal"/>
    <w:uiPriority w:val="39"/>
    <w:pPr>
      <w:tabs>
        <w:tab w:val="left" w:pos="2280"/>
        <w:tab w:val="right" w:leader="dot" w:pos="9000"/>
      </w:tabs>
      <w:spacing w:before="60" w:after="0"/>
      <w:ind w:left="2280" w:right="360" w:hanging="1200"/>
    </w:pPr>
    <w:rPr>
      <w:rFonts w:ascii="Times New Roman" w:eastAsia="MS Gothic" w:hAnsi="Times New Roman"/>
    </w:rPr>
  </w:style>
  <w:style w:type="paragraph" w:styleId="TOC5">
    <w:name w:val="toc 5"/>
    <w:basedOn w:val="Normal"/>
    <w:next w:val="Normal"/>
    <w:pPr>
      <w:tabs>
        <w:tab w:val="left" w:pos="2880"/>
        <w:tab w:val="right" w:leader="dot" w:pos="9000"/>
      </w:tabs>
      <w:spacing w:before="60" w:after="0"/>
      <w:ind w:left="2880" w:right="360" w:hanging="1440"/>
    </w:pPr>
    <w:rPr>
      <w:rFonts w:ascii="Times New Roman" w:eastAsia="MS Gothic" w:hAnsi="Times New Roman"/>
    </w:rPr>
  </w:style>
  <w:style w:type="paragraph" w:styleId="TableofFigures">
    <w:name w:val="table of figures"/>
    <w:basedOn w:val="Normal"/>
    <w:next w:val="Normal"/>
    <w:pPr>
      <w:tabs>
        <w:tab w:val="left" w:pos="720"/>
        <w:tab w:val="right" w:leader="dot" w:pos="9000"/>
      </w:tabs>
      <w:spacing w:before="60" w:after="0"/>
      <w:ind w:left="720" w:right="360" w:hanging="360"/>
    </w:pPr>
    <w:rPr>
      <w:rFonts w:ascii="Times New Roman" w:eastAsia="MS Gothic" w:hAnsi="Times New Roman"/>
    </w:rPr>
  </w:style>
  <w:style w:type="paragraph" w:customStyle="1" w:styleId="TableHeading">
    <w:name w:val="Table Heading"/>
    <w:pPr>
      <w:jc w:val="center"/>
    </w:pPr>
    <w:rPr>
      <w:sz w:val="24"/>
    </w:rPr>
  </w:style>
  <w:style w:type="paragraph" w:customStyle="1" w:styleId="heading3text">
    <w:name w:val="heading 3 text"/>
    <w:pPr>
      <w:spacing w:after="240"/>
      <w:ind w:left="720"/>
      <w:jc w:val="both"/>
    </w:pPr>
    <w:rPr>
      <w:sz w:val="24"/>
    </w:rPr>
  </w:style>
  <w:style w:type="paragraph" w:customStyle="1" w:styleId="SynopsisText">
    <w:name w:val="Synopsis Text"/>
    <w:pPr>
      <w:spacing w:before="120"/>
      <w:jc w:val="both"/>
    </w:pPr>
    <w:rPr>
      <w:sz w:val="22"/>
    </w:rPr>
  </w:style>
  <w:style w:type="paragraph" w:styleId="BalloonText">
    <w:name w:val="Balloon Text"/>
    <w:basedOn w:val="Normal"/>
    <w:link w:val="BalloonTextChar"/>
    <w:pPr>
      <w:spacing w:before="0" w:after="0"/>
      <w:ind w:left="0"/>
    </w:pPr>
    <w:rPr>
      <w:rFonts w:ascii="Arial Narrow" w:hAnsi="Arial Narrow" w:cs="Tahoma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Arial Narrow" w:hAnsi="Arial Narrow" w:cs="Tahoma"/>
      <w:sz w:val="18"/>
      <w:szCs w:val="16"/>
    </w:rPr>
  </w:style>
  <w:style w:type="character" w:customStyle="1" w:styleId="UserTips">
    <w:name w:val="User Tips"/>
    <w:rPr>
      <w:rFonts w:ascii="Times New Roman" w:hAnsi="Times New Roman"/>
      <w:i/>
      <w:color w:val="0000FF"/>
      <w:sz w:val="24"/>
    </w:rPr>
  </w:style>
  <w:style w:type="paragraph" w:customStyle="1" w:styleId="TableCenter">
    <w:name w:val="Table Center"/>
    <w:pPr>
      <w:spacing w:before="60" w:after="60"/>
      <w:jc w:val="center"/>
    </w:pPr>
    <w:rPr>
      <w:rFonts w:eastAsia="MS Gothic"/>
      <w:sz w:val="24"/>
      <w:szCs w:val="24"/>
    </w:rPr>
  </w:style>
  <w:style w:type="paragraph" w:customStyle="1" w:styleId="TableLeft">
    <w:name w:val="Table Left"/>
    <w:pPr>
      <w:spacing w:before="60" w:after="60"/>
    </w:pPr>
    <w:rPr>
      <w:rFonts w:eastAsia="MS Gothic" w:cs="Arial"/>
      <w:bCs/>
      <w:sz w:val="24"/>
      <w:szCs w:val="24"/>
    </w:rPr>
  </w:style>
  <w:style w:type="paragraph" w:customStyle="1" w:styleId="TableFixedWidth">
    <w:name w:val="Table Fixed Width"/>
    <w:pPr>
      <w:spacing w:before="60"/>
    </w:pPr>
    <w:rPr>
      <w:sz w:val="24"/>
    </w:rPr>
  </w:style>
  <w:style w:type="paragraph" w:customStyle="1" w:styleId="TableFootnoteSymbol">
    <w:name w:val="Table Footnote Symbol"/>
    <w:basedOn w:val="TableFootnote"/>
    <w:pPr>
      <w:numPr>
        <w:numId w:val="0"/>
      </w:numPr>
      <w:ind w:left="360" w:hanging="360"/>
    </w:pPr>
    <w:rPr>
      <w:szCs w:val="48"/>
    </w:rPr>
  </w:style>
  <w:style w:type="paragraph" w:customStyle="1" w:styleId="TableFootnoteLetter">
    <w:name w:val="Table Footnote Letter"/>
    <w:basedOn w:val="TableFootnote"/>
    <w:pPr>
      <w:numPr>
        <w:numId w:val="1"/>
      </w:numPr>
    </w:pPr>
  </w:style>
  <w:style w:type="paragraph" w:customStyle="1" w:styleId="TableEndofTextTitle">
    <w:name w:val="Table End of Text Title"/>
    <w:next w:val="TableHead"/>
    <w:pPr>
      <w:keepNext/>
      <w:keepLines/>
      <w:tabs>
        <w:tab w:val="left" w:pos="1440"/>
      </w:tabs>
      <w:spacing w:before="60"/>
      <w:ind w:left="1440" w:hanging="1440"/>
    </w:pPr>
    <w:rPr>
      <w:rFonts w:eastAsia="MS Gothic"/>
      <w:b/>
      <w:sz w:val="24"/>
      <w:szCs w:val="24"/>
    </w:rPr>
  </w:style>
  <w:style w:type="paragraph" w:customStyle="1" w:styleId="TableTitleContinued">
    <w:name w:val="Table Title Continued"/>
    <w:pPr>
      <w:keepNext/>
      <w:keepLines/>
      <w:tabs>
        <w:tab w:val="left" w:pos="1440"/>
      </w:tabs>
      <w:spacing w:before="60" w:after="120"/>
      <w:ind w:left="1440" w:hanging="1440"/>
    </w:pPr>
    <w:rPr>
      <w:rFonts w:eastAsia="MS Gothic"/>
      <w:b/>
      <w:sz w:val="24"/>
      <w:szCs w:val="24"/>
    </w:rPr>
  </w:style>
  <w:style w:type="paragraph" w:customStyle="1" w:styleId="FigureEndofTextTitle">
    <w:name w:val="Figure End of Text Title"/>
    <w:next w:val="Figure"/>
    <w:pPr>
      <w:keepNext/>
      <w:keepLines/>
      <w:tabs>
        <w:tab w:val="left" w:pos="1440"/>
      </w:tabs>
      <w:spacing w:before="60"/>
      <w:ind w:left="1440" w:hanging="1440"/>
    </w:pPr>
    <w:rPr>
      <w:rFonts w:cs="Arial"/>
      <w:b/>
      <w:bCs/>
      <w:iCs/>
      <w:sz w:val="24"/>
      <w:szCs w:val="48"/>
    </w:rPr>
  </w:style>
  <w:style w:type="paragraph" w:styleId="ListNumber2">
    <w:name w:val="List Number 2"/>
    <w:basedOn w:val="Normal"/>
    <w:pPr>
      <w:keepLines/>
      <w:numPr>
        <w:numId w:val="2"/>
      </w:numPr>
      <w:spacing w:before="60" w:after="0"/>
    </w:pPr>
    <w:rPr>
      <w:rFonts w:ascii="Times New Roman" w:eastAsia="MS Gothic" w:hAnsi="Times New Roman"/>
    </w:rPr>
  </w:style>
  <w:style w:type="paragraph" w:styleId="ListNumber3">
    <w:name w:val="List Number 3"/>
    <w:basedOn w:val="Normal"/>
    <w:pPr>
      <w:keepLines/>
      <w:numPr>
        <w:numId w:val="3"/>
      </w:numPr>
      <w:spacing w:before="60" w:after="0"/>
    </w:pPr>
    <w:rPr>
      <w:rFonts w:ascii="Times New Roman" w:eastAsia="MS Gothic" w:hAnsi="Times New Roman"/>
    </w:rPr>
  </w:style>
  <w:style w:type="paragraph" w:customStyle="1" w:styleId="ListLetter2">
    <w:name w:val="List Letter 2"/>
    <w:pPr>
      <w:keepLines/>
      <w:numPr>
        <w:numId w:val="4"/>
      </w:numPr>
      <w:spacing w:before="60"/>
    </w:pPr>
    <w:rPr>
      <w:rFonts w:eastAsia="MS Gothic" w:cs="Arial"/>
      <w:bCs/>
      <w:iCs/>
      <w:sz w:val="24"/>
      <w:szCs w:val="24"/>
    </w:rPr>
  </w:style>
  <w:style w:type="paragraph" w:customStyle="1" w:styleId="ListLetter3">
    <w:name w:val="List Letter 3"/>
    <w:pPr>
      <w:keepLines/>
      <w:numPr>
        <w:numId w:val="5"/>
      </w:numPr>
      <w:spacing w:before="60"/>
    </w:pPr>
    <w:rPr>
      <w:rFonts w:eastAsia="MS Gothic" w:cs="Arial"/>
      <w:bCs/>
      <w:iCs/>
      <w:sz w:val="24"/>
      <w:szCs w:val="48"/>
    </w:rPr>
  </w:style>
  <w:style w:type="paragraph" w:customStyle="1" w:styleId="Equation">
    <w:name w:val="Equation"/>
    <w:next w:val="Paragraph"/>
    <w:pPr>
      <w:keepLines/>
      <w:spacing w:after="120"/>
      <w:jc w:val="center"/>
    </w:pPr>
    <w:rPr>
      <w:rFonts w:cs="Arial"/>
      <w:sz w:val="24"/>
      <w:szCs w:val="24"/>
    </w:rPr>
  </w:style>
  <w:style w:type="paragraph" w:customStyle="1" w:styleId="EquationTitle">
    <w:name w:val="Equation Title"/>
    <w:next w:val="Equation"/>
    <w:pPr>
      <w:keepNext/>
      <w:keepLines/>
      <w:tabs>
        <w:tab w:val="left" w:pos="1440"/>
      </w:tabs>
      <w:spacing w:after="240"/>
      <w:ind w:left="1440" w:hanging="1440"/>
    </w:pPr>
    <w:rPr>
      <w:rFonts w:cs="Arial"/>
      <w:b/>
      <w:color w:val="000000"/>
      <w:sz w:val="24"/>
      <w:szCs w:val="24"/>
    </w:rPr>
  </w:style>
  <w:style w:type="paragraph" w:customStyle="1" w:styleId="CaptionContinued">
    <w:name w:val="Caption Continued"/>
    <w:pPr>
      <w:spacing w:after="120"/>
    </w:pPr>
    <w:rPr>
      <w:rFonts w:cs="Arial"/>
      <w:b/>
      <w:sz w:val="24"/>
      <w:szCs w:val="24"/>
    </w:rPr>
  </w:style>
  <w:style w:type="paragraph" w:customStyle="1" w:styleId="Paragraph">
    <w:name w:val="Paragraph"/>
    <w:aliases w:val="p,tblTxt"/>
    <w:link w:val="ParagraphChar"/>
    <w:qFormat/>
    <w:pPr>
      <w:spacing w:before="60" w:after="240"/>
    </w:pPr>
    <w:rPr>
      <w:rFonts w:eastAsia="MS Gothic"/>
      <w:sz w:val="24"/>
      <w:szCs w:val="24"/>
    </w:rPr>
  </w:style>
  <w:style w:type="paragraph" w:styleId="Title">
    <w:name w:val="Title"/>
    <w:link w:val="TitleChar"/>
    <w:qFormat/>
    <w:pPr>
      <w:spacing w:before="240" w:after="240"/>
      <w:jc w:val="center"/>
    </w:pPr>
    <w:rPr>
      <w:rFonts w:eastAsia="MS Gothic" w:cs="Arial"/>
      <w:b/>
      <w:bCs/>
      <w:caps/>
      <w:kern w:val="28"/>
      <w:sz w:val="24"/>
      <w:szCs w:val="32"/>
    </w:rPr>
  </w:style>
  <w:style w:type="character" w:customStyle="1" w:styleId="TitleChar">
    <w:name w:val="Title Char"/>
    <w:basedOn w:val="DefaultParagraphFont"/>
    <w:link w:val="Title"/>
    <w:rPr>
      <w:rFonts w:eastAsia="MS Gothic" w:cs="Arial"/>
      <w:b/>
      <w:bCs/>
      <w:caps/>
      <w:kern w:val="28"/>
      <w:sz w:val="24"/>
      <w:szCs w:val="32"/>
    </w:rPr>
  </w:style>
  <w:style w:type="paragraph" w:customStyle="1" w:styleId="TableFootnote">
    <w:name w:val="Table Footnote"/>
    <w:pPr>
      <w:keepLines/>
      <w:numPr>
        <w:numId w:val="17"/>
      </w:numPr>
      <w:spacing w:before="60" w:after="60"/>
    </w:pPr>
    <w:rPr>
      <w:rFonts w:eastAsia="MS Gothic"/>
      <w:sz w:val="24"/>
    </w:rPr>
  </w:style>
  <w:style w:type="paragraph" w:customStyle="1" w:styleId="TableTitle">
    <w:name w:val="Table Title"/>
    <w:next w:val="TableHead"/>
    <w:pPr>
      <w:keepNext/>
      <w:keepLines/>
      <w:tabs>
        <w:tab w:val="left" w:pos="1440"/>
      </w:tabs>
      <w:spacing w:before="60" w:after="120"/>
      <w:ind w:left="1440" w:hanging="1440"/>
    </w:pPr>
    <w:rPr>
      <w:rFonts w:eastAsia="MS Gothic"/>
      <w:b/>
      <w:color w:val="000000"/>
      <w:sz w:val="24"/>
      <w:szCs w:val="24"/>
    </w:rPr>
  </w:style>
  <w:style w:type="paragraph" w:customStyle="1" w:styleId="TableHead">
    <w:name w:val="Table Head"/>
    <w:basedOn w:val="TableCenter"/>
    <w:rPr>
      <w:b/>
      <w:szCs w:val="48"/>
    </w:rPr>
  </w:style>
  <w:style w:type="paragraph" w:customStyle="1" w:styleId="FigureTitle">
    <w:name w:val="Figure Title"/>
    <w:basedOn w:val="TableTitle"/>
    <w:next w:val="Figure"/>
    <w:pPr>
      <w:spacing w:after="240"/>
    </w:pPr>
  </w:style>
  <w:style w:type="character" w:customStyle="1" w:styleId="Instructions">
    <w:name w:val="Instructions"/>
    <w:rPr>
      <w:rFonts w:ascii="Verdana" w:hAnsi="Verdana"/>
      <w:vanish/>
      <w:color w:val="008000"/>
      <w:sz w:val="24"/>
    </w:rPr>
  </w:style>
  <w:style w:type="paragraph" w:customStyle="1" w:styleId="TOCTitle">
    <w:name w:val="TOC Title"/>
    <w:basedOn w:val="Title"/>
    <w:next w:val="TOC1"/>
    <w:pPr>
      <w:keepLines/>
      <w:pageBreakBefore/>
    </w:pPr>
    <w:rPr>
      <w:caps w:val="0"/>
      <w:szCs w:val="28"/>
    </w:rPr>
  </w:style>
  <w:style w:type="paragraph" w:customStyle="1" w:styleId="TOCSection">
    <w:name w:val="TOC Section"/>
    <w:basedOn w:val="TOCTitle"/>
    <w:pPr>
      <w:pageBreakBefore w:val="0"/>
      <w:tabs>
        <w:tab w:val="left" w:pos="480"/>
      </w:tabs>
      <w:spacing w:after="120"/>
      <w:jc w:val="left"/>
    </w:pPr>
  </w:style>
  <w:style w:type="paragraph" w:customStyle="1" w:styleId="Confidentiality">
    <w:name w:val="Confidentiality"/>
    <w:pPr>
      <w:spacing w:before="60"/>
      <w:ind w:left="720" w:right="720"/>
    </w:pPr>
    <w:rPr>
      <w:rFonts w:eastAsia="MS Gothic"/>
      <w:b/>
      <w:caps/>
      <w:sz w:val="24"/>
    </w:rPr>
  </w:style>
  <w:style w:type="paragraph" w:styleId="TOC6">
    <w:name w:val="toc 6"/>
    <w:basedOn w:val="Normal"/>
    <w:next w:val="Normal"/>
    <w:pPr>
      <w:tabs>
        <w:tab w:val="left" w:pos="3480"/>
        <w:tab w:val="right" w:leader="dot" w:pos="9000"/>
      </w:tabs>
      <w:spacing w:before="60" w:after="0"/>
      <w:ind w:left="3480" w:right="360" w:hanging="1680"/>
    </w:pPr>
    <w:rPr>
      <w:rFonts w:ascii="Times New Roman" w:eastAsia="MS Gothic" w:hAnsi="Times New Roman"/>
    </w:rPr>
  </w:style>
  <w:style w:type="paragraph" w:styleId="TOC7">
    <w:name w:val="toc 7"/>
    <w:basedOn w:val="Normal"/>
    <w:next w:val="Normal"/>
    <w:pPr>
      <w:tabs>
        <w:tab w:val="left" w:pos="4080"/>
        <w:tab w:val="right" w:leader="dot" w:pos="9000"/>
      </w:tabs>
      <w:spacing w:before="60" w:after="0"/>
      <w:ind w:left="4080" w:right="360" w:hanging="1920"/>
    </w:pPr>
    <w:rPr>
      <w:rFonts w:eastAsia="MS Gothic" w:hAnsi="Times New Roman"/>
    </w:rPr>
  </w:style>
  <w:style w:type="paragraph" w:styleId="TOC8">
    <w:name w:val="toc 8"/>
    <w:basedOn w:val="Normal"/>
    <w:next w:val="Normal"/>
    <w:pPr>
      <w:tabs>
        <w:tab w:val="left" w:pos="4680"/>
        <w:tab w:val="right" w:leader="dot" w:pos="9000"/>
      </w:tabs>
      <w:spacing w:before="60" w:after="0"/>
      <w:ind w:left="4680" w:right="360" w:hanging="2160"/>
    </w:pPr>
    <w:rPr>
      <w:rFonts w:eastAsia="MS Gothic" w:hAnsi="Times New Roman"/>
    </w:rPr>
  </w:style>
  <w:style w:type="paragraph" w:styleId="TOC9">
    <w:name w:val="toc 9"/>
    <w:basedOn w:val="Normal"/>
    <w:next w:val="Normal"/>
    <w:pPr>
      <w:tabs>
        <w:tab w:val="left" w:pos="5280"/>
        <w:tab w:val="right" w:leader="dot" w:pos="9000"/>
      </w:tabs>
      <w:spacing w:before="60" w:after="0"/>
      <w:ind w:left="5280" w:right="360" w:hanging="2400"/>
    </w:pPr>
    <w:rPr>
      <w:rFonts w:eastAsia="MS Gothic" w:hAnsi="Times New Roman"/>
    </w:rPr>
  </w:style>
  <w:style w:type="character" w:styleId="Hyperlink">
    <w:name w:val="Hyperlink"/>
    <w:uiPriority w:val="99"/>
    <w:rsid w:val="00A1575C"/>
    <w:rPr>
      <w:rFonts w:ascii="Times New Roman" w:hAnsi="Times New Roman"/>
      <w:color w:val="auto"/>
      <w:sz w:val="24"/>
      <w:u w:val="none"/>
    </w:rPr>
  </w:style>
  <w:style w:type="paragraph" w:customStyle="1" w:styleId="HeaderLandscape">
    <w:name w:val="HeaderLandscape"/>
    <w:pPr>
      <w:tabs>
        <w:tab w:val="center" w:pos="6480"/>
        <w:tab w:val="right" w:pos="12960"/>
      </w:tabs>
      <w:spacing w:before="60"/>
    </w:pPr>
    <w:rPr>
      <w:rFonts w:eastAsia="MS Gothic"/>
      <w:caps/>
      <w:sz w:val="24"/>
    </w:rPr>
  </w:style>
  <w:style w:type="paragraph" w:styleId="ListBullet">
    <w:name w:val="List Bullet"/>
    <w:pPr>
      <w:keepLines/>
      <w:numPr>
        <w:numId w:val="10"/>
      </w:numPr>
      <w:spacing w:before="60"/>
    </w:pPr>
    <w:rPr>
      <w:rFonts w:eastAsia="MS Gothic"/>
      <w:sz w:val="24"/>
    </w:rPr>
  </w:style>
  <w:style w:type="paragraph" w:styleId="ListNumber">
    <w:name w:val="List Number"/>
    <w:basedOn w:val="Normal"/>
    <w:pPr>
      <w:keepLines/>
      <w:numPr>
        <w:numId w:val="15"/>
      </w:numPr>
      <w:spacing w:before="60" w:after="0"/>
    </w:pPr>
    <w:rPr>
      <w:rFonts w:ascii="Times New Roman" w:eastAsia="MS Gothic" w:hAnsi="Times New Roman"/>
    </w:rPr>
  </w:style>
  <w:style w:type="paragraph" w:customStyle="1" w:styleId="References">
    <w:name w:val="References"/>
    <w:pPr>
      <w:keepLines/>
      <w:numPr>
        <w:numId w:val="16"/>
      </w:numPr>
      <w:spacing w:before="60" w:after="240"/>
    </w:pPr>
    <w:rPr>
      <w:rFonts w:eastAsia="MS Gothic" w:cs="Arial"/>
      <w:bCs/>
      <w:kern w:val="32"/>
      <w:sz w:val="24"/>
      <w:szCs w:val="24"/>
    </w:rPr>
  </w:style>
  <w:style w:type="paragraph" w:customStyle="1" w:styleId="Heading1Unnumbered">
    <w:name w:val="Heading 1 Unnumbered"/>
    <w:basedOn w:val="Heading1"/>
    <w:next w:val="Paragraph"/>
    <w:rPr>
      <w:szCs w:val="48"/>
    </w:rPr>
  </w:style>
  <w:style w:type="paragraph" w:customStyle="1" w:styleId="Appendix">
    <w:name w:val="Appendix"/>
    <w:basedOn w:val="Heading2NoTOC"/>
    <w:next w:val="Paragraph"/>
    <w:pPr>
      <w:numPr>
        <w:numId w:val="13"/>
      </w:numPr>
    </w:pPr>
    <w:rPr>
      <w:bCs w:val="0"/>
      <w:snapToGrid w:val="0"/>
    </w:rPr>
  </w:style>
  <w:style w:type="paragraph" w:customStyle="1" w:styleId="Heading2NoTOC">
    <w:name w:val="Heading 2 No TOC"/>
    <w:basedOn w:val="Heading2"/>
    <w:next w:val="Paragraph"/>
    <w:pPr>
      <w:tabs>
        <w:tab w:val="left" w:pos="720"/>
      </w:tabs>
      <w:outlineLvl w:val="9"/>
    </w:pPr>
  </w:style>
  <w:style w:type="paragraph" w:customStyle="1" w:styleId="ListEnd">
    <w:name w:val="List End"/>
    <w:next w:val="Paragraph"/>
    <w:semiHidden/>
    <w:rPr>
      <w:sz w:val="24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link w:val="EndnoteTextChar"/>
    <w:pPr>
      <w:spacing w:before="60" w:after="0"/>
      <w:ind w:left="0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</w:style>
  <w:style w:type="paragraph" w:customStyle="1" w:styleId="Figure">
    <w:name w:val="Figure"/>
    <w:next w:val="Paragraph"/>
    <w:pPr>
      <w:keepLines/>
      <w:spacing w:before="60" w:after="120"/>
      <w:jc w:val="center"/>
    </w:pPr>
    <w:rPr>
      <w:rFonts w:eastAsia="MS Gothic"/>
      <w:sz w:val="24"/>
    </w:rPr>
  </w:style>
  <w:style w:type="paragraph" w:customStyle="1" w:styleId="ListLetter">
    <w:name w:val="List Letter"/>
    <w:pPr>
      <w:keepLines/>
      <w:numPr>
        <w:numId w:val="14"/>
      </w:numPr>
      <w:spacing w:before="60"/>
    </w:pPr>
    <w:rPr>
      <w:rFonts w:eastAsia="MS Gothic" w:cs="Arial"/>
      <w:bCs/>
      <w:iCs/>
      <w:sz w:val="24"/>
      <w:szCs w:val="48"/>
    </w:rPr>
  </w:style>
  <w:style w:type="paragraph" w:customStyle="1" w:styleId="FooterLandscape">
    <w:name w:val="FooterLandscape"/>
    <w:basedOn w:val="HeaderLandscape"/>
    <w:pPr>
      <w:tabs>
        <w:tab w:val="clear" w:pos="6480"/>
        <w:tab w:val="clear" w:pos="12960"/>
        <w:tab w:val="center" w:pos="6307"/>
        <w:tab w:val="right" w:pos="12600"/>
      </w:tabs>
    </w:pPr>
    <w:rPr>
      <w:caps w:val="0"/>
    </w:rPr>
  </w:style>
  <w:style w:type="paragraph" w:customStyle="1" w:styleId="Approval">
    <w:name w:val="Approval"/>
    <w:pPr>
      <w:tabs>
        <w:tab w:val="left" w:pos="1080"/>
        <w:tab w:val="left" w:pos="5040"/>
        <w:tab w:val="left" w:pos="5760"/>
        <w:tab w:val="left" w:pos="6480"/>
        <w:tab w:val="left" w:pos="8640"/>
      </w:tabs>
    </w:pPr>
    <w:rPr>
      <w:rFonts w:eastAsia="MS Gothic"/>
      <w:sz w:val="24"/>
      <w:szCs w:val="24"/>
    </w:rPr>
  </w:style>
  <w:style w:type="paragraph" w:customStyle="1" w:styleId="Heading2Unnumbered">
    <w:name w:val="Heading 2 Unnumbered"/>
    <w:basedOn w:val="Heading2"/>
    <w:next w:val="Paragraph"/>
    <w:pPr>
      <w:tabs>
        <w:tab w:val="left" w:pos="720"/>
      </w:tabs>
    </w:pPr>
  </w:style>
  <w:style w:type="paragraph" w:styleId="BodyText">
    <w:name w:val="Body Text"/>
    <w:basedOn w:val="Normal"/>
    <w:link w:val="BodyTextChar"/>
    <w:pPr>
      <w:spacing w:before="0"/>
      <w:ind w:left="0"/>
    </w:pPr>
    <w:rPr>
      <w:rFonts w:ascii="Times New Roman" w:hAnsi="Times New Roman"/>
    </w:rPr>
  </w:style>
  <w:style w:type="character" w:customStyle="1" w:styleId="BodyTextChar">
    <w:name w:val="Body Text Char"/>
    <w:link w:val="BodyText"/>
    <w:rPr>
      <w:sz w:val="24"/>
      <w:szCs w:val="24"/>
    </w:rPr>
  </w:style>
  <w:style w:type="paragraph" w:styleId="BodyText2">
    <w:name w:val="Body Text 2"/>
    <w:basedOn w:val="Normal"/>
    <w:link w:val="BodyText2Char"/>
    <w:pPr>
      <w:spacing w:before="0" w:line="480" w:lineRule="auto"/>
      <w:ind w:left="0"/>
    </w:pPr>
    <w:rPr>
      <w:rFonts w:ascii="Times New Roman" w:hAnsi="Times New Roman"/>
    </w:rPr>
  </w:style>
  <w:style w:type="character" w:customStyle="1" w:styleId="BodyText2Char">
    <w:name w:val="Body Text 2 Char"/>
    <w:link w:val="BodyText2"/>
    <w:rPr>
      <w:sz w:val="24"/>
      <w:szCs w:val="24"/>
    </w:rPr>
  </w:style>
  <w:style w:type="paragraph" w:styleId="BodyText3">
    <w:name w:val="Body Text 3"/>
    <w:basedOn w:val="Normal"/>
    <w:link w:val="BodyText3Char"/>
    <w:pPr>
      <w:spacing w:before="0"/>
      <w:ind w:left="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link w:val="BodyText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pPr>
      <w:ind w:firstLine="210"/>
    </w:pPr>
  </w:style>
  <w:style w:type="character" w:customStyle="1" w:styleId="BodyTextFirstIndentChar">
    <w:name w:val="Body Text First Indent Char"/>
    <w:link w:val="BodyTextFirstIndent"/>
    <w:rPr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before="0"/>
      <w:ind w:left="360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pPr>
      <w:ind w:firstLine="21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</w:rPr>
  </w:style>
  <w:style w:type="paragraph" w:styleId="BodyTextIndent2">
    <w:name w:val="Body Text Indent 2"/>
    <w:basedOn w:val="Normal"/>
    <w:link w:val="BodyTextIndent2Char"/>
    <w:pPr>
      <w:spacing w:before="0" w:line="480" w:lineRule="auto"/>
      <w:ind w:left="360"/>
    </w:pPr>
    <w:rPr>
      <w:rFonts w:ascii="Times New Roman" w:hAnsi="Times New Roman"/>
    </w:r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0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paragraph" w:styleId="Closing">
    <w:name w:val="Closing"/>
    <w:basedOn w:val="Normal"/>
    <w:link w:val="ClosingChar"/>
    <w:pPr>
      <w:spacing w:before="0" w:after="0"/>
      <w:ind w:left="4320"/>
    </w:pPr>
    <w:rPr>
      <w:rFonts w:ascii="Times New Roman" w:hAnsi="Times New Roman"/>
    </w:rPr>
  </w:style>
  <w:style w:type="character" w:customStyle="1" w:styleId="ClosingChar">
    <w:name w:val="Closing Char"/>
    <w:link w:val="Closing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spacing w:before="0" w:after="0"/>
      <w:ind w:left="0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Date">
    <w:name w:val="Date"/>
    <w:basedOn w:val="Normal"/>
    <w:next w:val="Normal"/>
    <w:link w:val="DateChar"/>
    <w:pPr>
      <w:spacing w:before="0" w:after="0"/>
      <w:ind w:left="0"/>
    </w:pPr>
    <w:rPr>
      <w:rFonts w:ascii="Times New Roman" w:hAnsi="Times New Roman"/>
    </w:rPr>
  </w:style>
  <w:style w:type="character" w:customStyle="1" w:styleId="DateChar">
    <w:name w:val="Date Char"/>
    <w:link w:val="Date"/>
    <w:rPr>
      <w:sz w:val="24"/>
      <w:szCs w:val="24"/>
    </w:rPr>
  </w:style>
  <w:style w:type="paragraph" w:styleId="E-mailSignature">
    <w:name w:val="E-mail Signature"/>
    <w:basedOn w:val="Normal"/>
    <w:link w:val="E-mailSignatureChar"/>
    <w:pPr>
      <w:spacing w:before="0" w:after="0"/>
      <w:ind w:left="0"/>
    </w:pPr>
    <w:rPr>
      <w:rFonts w:ascii="Times New Roman" w:hAnsi="Times New Roman"/>
    </w:rPr>
  </w:style>
  <w:style w:type="character" w:customStyle="1" w:styleId="E-mailSignatureChar">
    <w:name w:val="E-mail Signature Char"/>
    <w:link w:val="E-mailSignature"/>
    <w:rPr>
      <w:sz w:val="24"/>
      <w:szCs w:val="24"/>
    </w:rPr>
  </w:style>
  <w:style w:type="character" w:styleId="Emphasis">
    <w:name w:val="Emphasis"/>
    <w:qFormat/>
    <w:rPr>
      <w:rFonts w:ascii="Times New Roman" w:hAnsi="Times New Roman"/>
      <w:i/>
      <w:iCs/>
      <w:sz w:val="24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pacing w:before="0" w:after="0"/>
      <w:ind w:left="2880"/>
    </w:pPr>
    <w:rPr>
      <w:rFonts w:cs="Arial"/>
    </w:rPr>
  </w:style>
  <w:style w:type="paragraph" w:styleId="EnvelopeReturn">
    <w:name w:val="envelope return"/>
    <w:basedOn w:val="Normal"/>
    <w:pPr>
      <w:spacing w:before="0" w:after="0"/>
      <w:ind w:left="0"/>
    </w:pPr>
    <w:rPr>
      <w:rFonts w:cs="Arial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TMLAcronym">
    <w:name w:val="HTML Acronym"/>
  </w:style>
  <w:style w:type="paragraph" w:styleId="HTMLAddress">
    <w:name w:val="HTML Address"/>
    <w:basedOn w:val="Normal"/>
    <w:link w:val="HTMLAddressChar"/>
    <w:pPr>
      <w:spacing w:before="0" w:after="0"/>
      <w:ind w:left="0"/>
    </w:pPr>
    <w:rPr>
      <w:rFonts w:ascii="Times New Roman" w:hAnsi="Times New Roman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</w:rPr>
  </w:style>
  <w:style w:type="character" w:styleId="HTMLCite">
    <w:name w:val="HTML Cite"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pPr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paragraph" w:styleId="Index1">
    <w:name w:val="index 1"/>
    <w:basedOn w:val="Normal"/>
    <w:next w:val="Normal"/>
    <w:pPr>
      <w:spacing w:before="0" w:after="0"/>
      <w:ind w:left="240" w:hanging="240"/>
    </w:pPr>
    <w:rPr>
      <w:rFonts w:ascii="Times New Roman" w:hAnsi="Times New Roman"/>
    </w:rPr>
  </w:style>
  <w:style w:type="paragraph" w:styleId="Index2">
    <w:name w:val="index 2"/>
    <w:basedOn w:val="Normal"/>
    <w:next w:val="Normal"/>
    <w:pPr>
      <w:spacing w:before="0" w:after="0"/>
      <w:ind w:left="480" w:hanging="240"/>
    </w:pPr>
    <w:rPr>
      <w:rFonts w:ascii="Times New Roman" w:hAnsi="Times New Roman"/>
    </w:rPr>
  </w:style>
  <w:style w:type="paragraph" w:styleId="Index3">
    <w:name w:val="index 3"/>
    <w:basedOn w:val="Normal"/>
    <w:next w:val="Normal"/>
    <w:pPr>
      <w:spacing w:before="0" w:after="0"/>
      <w:ind w:left="720" w:hanging="240"/>
    </w:pPr>
    <w:rPr>
      <w:rFonts w:ascii="Times New Roman" w:hAnsi="Times New Roman"/>
    </w:rPr>
  </w:style>
  <w:style w:type="paragraph" w:styleId="Index4">
    <w:name w:val="index 4"/>
    <w:basedOn w:val="Normal"/>
    <w:next w:val="Normal"/>
    <w:pPr>
      <w:spacing w:before="0" w:after="0"/>
      <w:ind w:left="960" w:hanging="240"/>
    </w:pPr>
    <w:rPr>
      <w:rFonts w:ascii="Times New Roman" w:hAnsi="Times New Roman"/>
    </w:rPr>
  </w:style>
  <w:style w:type="paragraph" w:styleId="Index5">
    <w:name w:val="index 5"/>
    <w:basedOn w:val="Normal"/>
    <w:next w:val="Normal"/>
    <w:pPr>
      <w:spacing w:before="0" w:after="0"/>
      <w:ind w:left="1200" w:hanging="240"/>
    </w:pPr>
    <w:rPr>
      <w:rFonts w:ascii="Times New Roman" w:hAnsi="Times New Roman"/>
    </w:rPr>
  </w:style>
  <w:style w:type="paragraph" w:styleId="Index6">
    <w:name w:val="index 6"/>
    <w:basedOn w:val="Normal"/>
    <w:next w:val="Normal"/>
    <w:pPr>
      <w:spacing w:before="0" w:after="0"/>
      <w:ind w:left="1440" w:hanging="240"/>
    </w:pPr>
    <w:rPr>
      <w:rFonts w:ascii="Times New Roman" w:hAnsi="Times New Roman"/>
    </w:rPr>
  </w:style>
  <w:style w:type="paragraph" w:styleId="Index7">
    <w:name w:val="index 7"/>
    <w:basedOn w:val="Normal"/>
    <w:next w:val="Normal"/>
    <w:pPr>
      <w:spacing w:before="0" w:after="0"/>
      <w:ind w:left="1680" w:hanging="240"/>
    </w:pPr>
    <w:rPr>
      <w:rFonts w:ascii="Times New Roman" w:hAnsi="Times New Roman"/>
    </w:rPr>
  </w:style>
  <w:style w:type="paragraph" w:styleId="Index8">
    <w:name w:val="index 8"/>
    <w:basedOn w:val="Normal"/>
    <w:next w:val="Normal"/>
    <w:pPr>
      <w:spacing w:before="0" w:after="0"/>
      <w:ind w:left="1920" w:hanging="240"/>
    </w:pPr>
    <w:rPr>
      <w:rFonts w:ascii="Times New Roman" w:hAnsi="Times New Roman"/>
    </w:rPr>
  </w:style>
  <w:style w:type="paragraph" w:styleId="Index9">
    <w:name w:val="index 9"/>
    <w:basedOn w:val="Normal"/>
    <w:next w:val="Normal"/>
    <w:pPr>
      <w:spacing w:before="0" w:after="0"/>
      <w:ind w:left="2160" w:hanging="24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pPr>
      <w:spacing w:before="0" w:after="0"/>
      <w:ind w:left="0"/>
    </w:pPr>
    <w:rPr>
      <w:rFonts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spacing w:before="0" w:after="0"/>
      <w:ind w:left="360" w:hanging="360"/>
    </w:pPr>
    <w:rPr>
      <w:rFonts w:ascii="Times New Roman" w:hAnsi="Times New Roman"/>
    </w:rPr>
  </w:style>
  <w:style w:type="paragraph" w:styleId="List2">
    <w:name w:val="List 2"/>
    <w:basedOn w:val="Normal"/>
    <w:pPr>
      <w:spacing w:before="0" w:after="0"/>
      <w:ind w:left="720" w:hanging="360"/>
    </w:pPr>
    <w:rPr>
      <w:rFonts w:ascii="Times New Roman" w:hAnsi="Times New Roman"/>
    </w:rPr>
  </w:style>
  <w:style w:type="paragraph" w:styleId="List3">
    <w:name w:val="List 3"/>
    <w:basedOn w:val="Normal"/>
    <w:pPr>
      <w:spacing w:before="0" w:after="0"/>
      <w:ind w:left="1080" w:hanging="360"/>
    </w:pPr>
    <w:rPr>
      <w:rFonts w:ascii="Times New Roman" w:hAnsi="Times New Roman"/>
    </w:rPr>
  </w:style>
  <w:style w:type="paragraph" w:styleId="List4">
    <w:name w:val="List 4"/>
    <w:basedOn w:val="Normal"/>
    <w:pPr>
      <w:spacing w:before="0" w:after="0"/>
      <w:ind w:left="1440" w:hanging="360"/>
    </w:pPr>
    <w:rPr>
      <w:rFonts w:ascii="Times New Roman" w:hAnsi="Times New Roman"/>
    </w:rPr>
  </w:style>
  <w:style w:type="paragraph" w:styleId="List5">
    <w:name w:val="List 5"/>
    <w:basedOn w:val="Normal"/>
    <w:pPr>
      <w:spacing w:before="0" w:after="0"/>
      <w:ind w:left="1800" w:hanging="360"/>
    </w:pPr>
    <w:rPr>
      <w:rFonts w:ascii="Times New Roman" w:hAnsi="Times New Roman"/>
    </w:rPr>
  </w:style>
  <w:style w:type="paragraph" w:styleId="ListBullet2">
    <w:name w:val="List Bullet 2"/>
    <w:basedOn w:val="Normal"/>
    <w:pPr>
      <w:keepLines/>
      <w:numPr>
        <w:numId w:val="11"/>
      </w:numPr>
      <w:spacing w:before="60" w:after="0"/>
    </w:pPr>
    <w:rPr>
      <w:rFonts w:ascii="Times New Roman" w:eastAsia="MS Gothic" w:hAnsi="Times New Roman"/>
    </w:rPr>
  </w:style>
  <w:style w:type="paragraph" w:styleId="ListBullet3">
    <w:name w:val="List Bullet 3"/>
    <w:basedOn w:val="Normal"/>
    <w:pPr>
      <w:keepLines/>
      <w:numPr>
        <w:numId w:val="12"/>
      </w:numPr>
      <w:spacing w:before="60" w:after="0"/>
    </w:pPr>
    <w:rPr>
      <w:rFonts w:ascii="Times New Roman" w:eastAsia="MS Gothic" w:hAnsi="Times New Roman"/>
    </w:rPr>
  </w:style>
  <w:style w:type="paragraph" w:styleId="ListBullet4">
    <w:name w:val="List Bullet 4"/>
    <w:basedOn w:val="Normal"/>
    <w:pPr>
      <w:tabs>
        <w:tab w:val="num" w:pos="1440"/>
      </w:tabs>
      <w:spacing w:before="60" w:after="0"/>
      <w:ind w:left="1440" w:hanging="360"/>
    </w:pPr>
    <w:rPr>
      <w:rFonts w:ascii="Times New Roman" w:hAnsi="Times New Roman"/>
    </w:rPr>
  </w:style>
  <w:style w:type="paragraph" w:styleId="ListBullet5">
    <w:name w:val="List Bullet 5"/>
    <w:basedOn w:val="Normal"/>
    <w:pPr>
      <w:tabs>
        <w:tab w:val="num" w:pos="1800"/>
      </w:tabs>
      <w:spacing w:before="60" w:after="0"/>
      <w:ind w:left="1800" w:hanging="360"/>
    </w:pPr>
    <w:rPr>
      <w:rFonts w:ascii="Times New Roman" w:hAnsi="Times New Roman"/>
    </w:rPr>
  </w:style>
  <w:style w:type="paragraph" w:styleId="ListContinue">
    <w:name w:val="List Continue"/>
    <w:basedOn w:val="Normal"/>
    <w:pPr>
      <w:spacing w:before="0"/>
      <w:ind w:left="360"/>
    </w:pPr>
    <w:rPr>
      <w:rFonts w:ascii="Times New Roman" w:hAnsi="Times New Roman"/>
    </w:rPr>
  </w:style>
  <w:style w:type="paragraph" w:styleId="ListContinue2">
    <w:name w:val="List Continue 2"/>
    <w:basedOn w:val="Normal"/>
    <w:pPr>
      <w:spacing w:before="0"/>
      <w:ind w:left="720"/>
    </w:pPr>
    <w:rPr>
      <w:rFonts w:ascii="Times New Roman" w:hAnsi="Times New Roman"/>
    </w:rPr>
  </w:style>
  <w:style w:type="paragraph" w:styleId="ListContinue3">
    <w:name w:val="List Continue 3"/>
    <w:basedOn w:val="Normal"/>
    <w:pPr>
      <w:spacing w:before="0"/>
      <w:ind w:left="1080"/>
    </w:pPr>
    <w:rPr>
      <w:rFonts w:ascii="Times New Roman" w:hAnsi="Times New Roman"/>
    </w:rPr>
  </w:style>
  <w:style w:type="paragraph" w:styleId="ListContinue4">
    <w:name w:val="List Continue 4"/>
    <w:basedOn w:val="Normal"/>
    <w:pPr>
      <w:spacing w:before="0"/>
      <w:ind w:left="1440"/>
    </w:pPr>
    <w:rPr>
      <w:rFonts w:ascii="Times New Roman" w:hAnsi="Times New Roman"/>
    </w:rPr>
  </w:style>
  <w:style w:type="paragraph" w:styleId="ListContinue5">
    <w:name w:val="List Continue 5"/>
    <w:basedOn w:val="Normal"/>
    <w:pPr>
      <w:spacing w:before="0"/>
      <w:ind w:left="1800"/>
    </w:pPr>
    <w:rPr>
      <w:rFonts w:ascii="Times New Roman" w:hAnsi="Times New Roman"/>
    </w:rPr>
  </w:style>
  <w:style w:type="paragraph" w:styleId="ListNumber4">
    <w:name w:val="List Number 4"/>
    <w:basedOn w:val="Normal"/>
    <w:pPr>
      <w:tabs>
        <w:tab w:val="num" w:pos="1440"/>
      </w:tabs>
      <w:spacing w:before="60" w:after="0"/>
      <w:ind w:left="1440" w:hanging="360"/>
    </w:pPr>
    <w:rPr>
      <w:rFonts w:ascii="Times New Roman" w:hAnsi="Times New Roman"/>
    </w:rPr>
  </w:style>
  <w:style w:type="paragraph" w:styleId="ListNumber5">
    <w:name w:val="List Number 5"/>
    <w:basedOn w:val="Normal"/>
    <w:pPr>
      <w:tabs>
        <w:tab w:val="num" w:pos="1800"/>
      </w:tabs>
      <w:spacing w:before="60" w:after="0"/>
      <w:ind w:left="1800" w:hanging="360"/>
    </w:pPr>
    <w:rPr>
      <w:rFonts w:ascii="Times New Roman" w:hAnsi="Times New Roman"/>
    </w:r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="Arial"/>
    </w:rPr>
  </w:style>
  <w:style w:type="character" w:customStyle="1" w:styleId="MessageHeaderChar">
    <w:name w:val="Message Header Char"/>
    <w:link w:val="MessageHeader"/>
    <w:rPr>
      <w:rFonts w:ascii="Arial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pPr>
      <w:spacing w:before="0" w:after="0"/>
      <w:ind w:left="0"/>
    </w:pPr>
    <w:rPr>
      <w:rFonts w:ascii="Times New Roman" w:hAnsi="Times New Roman"/>
    </w:rPr>
  </w:style>
  <w:style w:type="paragraph" w:styleId="NormalIndent">
    <w:name w:val="Normal Indent"/>
    <w:basedOn w:val="Normal"/>
    <w:pPr>
      <w:spacing w:before="0" w:after="0"/>
      <w:ind w:left="720"/>
    </w:pPr>
    <w:rPr>
      <w:rFonts w:ascii="Times New Roman" w:hAnsi="Times New Roman"/>
    </w:rPr>
  </w:style>
  <w:style w:type="paragraph" w:styleId="NoteHeading">
    <w:name w:val="Note Heading"/>
    <w:basedOn w:val="Normal"/>
    <w:next w:val="Normal"/>
    <w:link w:val="NoteHeadingChar"/>
    <w:pPr>
      <w:spacing w:before="0" w:after="0"/>
      <w:ind w:left="0"/>
    </w:pPr>
    <w:rPr>
      <w:rFonts w:ascii="Times New Roman" w:hAnsi="Times New Roman"/>
    </w:rPr>
  </w:style>
  <w:style w:type="character" w:customStyle="1" w:styleId="NoteHeadingChar">
    <w:name w:val="Note Heading Char"/>
    <w:basedOn w:val="DefaultParagraphFont"/>
    <w:link w:val="NoteHeading"/>
    <w:rPr>
      <w:sz w:val="24"/>
      <w:szCs w:val="24"/>
    </w:rPr>
  </w:style>
  <w:style w:type="paragraph" w:styleId="PlainText">
    <w:name w:val="Plain Text"/>
    <w:basedOn w:val="Normal"/>
    <w:link w:val="PlainTextChar"/>
    <w:pPr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pPr>
      <w:spacing w:before="0" w:after="0"/>
      <w:ind w:left="0"/>
    </w:pPr>
    <w:rPr>
      <w:rFonts w:ascii="Times New Roman" w:hAnsi="Times New Roman"/>
    </w:rPr>
  </w:style>
  <w:style w:type="character" w:customStyle="1" w:styleId="SalutationChar">
    <w:name w:val="Salutation Char"/>
    <w:link w:val="Salutation"/>
    <w:rPr>
      <w:sz w:val="24"/>
      <w:szCs w:val="24"/>
    </w:rPr>
  </w:style>
  <w:style w:type="paragraph" w:styleId="Signature">
    <w:name w:val="Signature"/>
    <w:basedOn w:val="Normal"/>
    <w:link w:val="SignatureChar"/>
    <w:pPr>
      <w:spacing w:before="0" w:after="0"/>
      <w:ind w:left="4320"/>
    </w:pPr>
    <w:rPr>
      <w:rFonts w:ascii="Times New Roman" w:hAnsi="Times New Roman"/>
    </w:rPr>
  </w:style>
  <w:style w:type="character" w:customStyle="1" w:styleId="SignatureChar">
    <w:name w:val="Signature Char"/>
    <w:link w:val="Signature"/>
    <w:rPr>
      <w:sz w:val="24"/>
      <w:szCs w:val="24"/>
    </w:rPr>
  </w:style>
  <w:style w:type="character" w:styleId="Strong">
    <w:name w:val="Strong"/>
    <w:qFormat/>
    <w:rPr>
      <w:rFonts w:ascii="Times New Roman" w:hAnsi="Times New Roman"/>
      <w:b/>
      <w:bCs/>
      <w:sz w:val="24"/>
    </w:rPr>
  </w:style>
  <w:style w:type="paragraph" w:styleId="Subtitle">
    <w:name w:val="Subtitle"/>
    <w:basedOn w:val="Normal"/>
    <w:link w:val="SubtitleChar"/>
    <w:qFormat/>
    <w:pPr>
      <w:spacing w:before="0" w:after="60"/>
      <w:ind w:left="0"/>
      <w:jc w:val="center"/>
      <w:outlineLvl w:val="1"/>
    </w:pPr>
    <w:rPr>
      <w:rFonts w:ascii="Times New Roman" w:hAnsi="Times New Roman" w:cs="Arial"/>
    </w:rPr>
  </w:style>
  <w:style w:type="character" w:customStyle="1" w:styleId="SubtitleChar">
    <w:name w:val="Subtitle Char"/>
    <w:link w:val="Subtitle"/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pPr>
      <w:spacing w:before="0" w:after="0"/>
      <w:ind w:left="240" w:hanging="240"/>
    </w:pPr>
    <w:rPr>
      <w:rFonts w:ascii="Times New Roman" w:hAnsi="Times New Roman"/>
    </w:rPr>
  </w:style>
  <w:style w:type="paragraph" w:styleId="TOAHeading">
    <w:name w:val="toa heading"/>
    <w:basedOn w:val="Normal"/>
    <w:next w:val="Normal"/>
    <w:pPr>
      <w:spacing w:after="0"/>
      <w:ind w:left="0"/>
    </w:pPr>
    <w:rPr>
      <w:rFonts w:cs="Arial"/>
      <w:b/>
      <w:bCs/>
    </w:rPr>
  </w:style>
  <w:style w:type="paragraph" w:customStyle="1" w:styleId="Heading1NoTOC">
    <w:name w:val="Heading 1 No TOC"/>
    <w:next w:val="Paragraph"/>
    <w:pPr>
      <w:keepNext/>
      <w:keepLines/>
      <w:spacing w:before="60" w:after="240"/>
    </w:pPr>
    <w:rPr>
      <w:rFonts w:cs="Arial"/>
      <w:b/>
      <w:bCs/>
      <w:caps/>
      <w:kern w:val="32"/>
      <w:sz w:val="24"/>
      <w:szCs w:val="48"/>
    </w:rPr>
  </w:style>
  <w:style w:type="character" w:customStyle="1" w:styleId="Citation">
    <w:name w:val="Citation"/>
    <w:rPr>
      <w:rFonts w:ascii="Times New Roman" w:hAnsi="Times New Roman"/>
      <w:sz w:val="24"/>
      <w:vertAlign w:val="superscript"/>
    </w:rPr>
  </w:style>
  <w:style w:type="table" w:styleId="TableGrid">
    <w:name w:val="Table Grid"/>
    <w:basedOn w:val="TableNormal"/>
    <w:uiPriority w:val="59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3Deffects1">
    <w:name w:val="Table 3D effects 1"/>
    <w:basedOn w:val="TableNormal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styleId="111111">
    <w:name w:val="Outline List 2"/>
    <w:basedOn w:val="NoList"/>
    <w:pPr>
      <w:numPr>
        <w:numId w:val="6"/>
      </w:numPr>
    </w:pPr>
  </w:style>
  <w:style w:type="paragraph" w:styleId="BlockText">
    <w:name w:val="Block Text"/>
    <w:basedOn w:val="Normal"/>
    <w:pPr>
      <w:spacing w:before="0"/>
      <w:ind w:left="1440" w:right="1440"/>
    </w:pPr>
    <w:rPr>
      <w:rFonts w:ascii="Times New Roman" w:hAnsi="Times New Roman"/>
    </w:rPr>
  </w:style>
  <w:style w:type="numbering" w:styleId="1ai">
    <w:name w:val="Outline List 1"/>
    <w:basedOn w:val="NoList"/>
    <w:pPr>
      <w:numPr>
        <w:numId w:val="7"/>
      </w:numPr>
    </w:pPr>
  </w:style>
  <w:style w:type="numbering" w:styleId="ArticleSection">
    <w:name w:val="Outline List 3"/>
    <w:basedOn w:val="NoList"/>
    <w:pPr>
      <w:numPr>
        <w:numId w:val="8"/>
      </w:numPr>
    </w:pPr>
  </w:style>
  <w:style w:type="character" w:customStyle="1" w:styleId="FooterChar">
    <w:name w:val="Footer Char"/>
    <w:link w:val="Footer"/>
    <w:rPr>
      <w:rFonts w:eastAsia="MS Gothic"/>
      <w:sz w:val="16"/>
    </w:rPr>
  </w:style>
  <w:style w:type="character" w:customStyle="1" w:styleId="ParagraphChar">
    <w:name w:val="Paragraph Char"/>
    <w:aliases w:val="tblTxt Char"/>
    <w:link w:val="Paragraph"/>
    <w:rPr>
      <w:rFonts w:eastAsia="MS Gothic"/>
      <w:sz w:val="24"/>
      <w:szCs w:val="24"/>
    </w:rPr>
  </w:style>
  <w:style w:type="character" w:styleId="PlaceholderText">
    <w:name w:val="Placeholder Text"/>
    <w:uiPriority w:val="99"/>
    <w:semiHidden/>
    <w:rPr>
      <w:color w:val="808080"/>
    </w:rPr>
  </w:style>
  <w:style w:type="paragraph" w:styleId="TOCHeading">
    <w:name w:val="TOC Heading"/>
    <w:basedOn w:val="TOCTitle"/>
    <w:next w:val="Normal"/>
    <w:uiPriority w:val="39"/>
    <w:semiHidden/>
    <w:unhideWhenUsed/>
    <w:qFormat/>
    <w:pPr>
      <w:spacing w:before="480" w:after="0" w:line="276" w:lineRule="auto"/>
    </w:pPr>
    <w:rPr>
      <w:rFonts w:ascii="Cambria" w:eastAsia="Malgun Gothic" w:hAnsi="Cambria" w:cs="Times New Roman"/>
      <w:caps/>
      <w:color w:val="000000"/>
      <w:kern w:val="0"/>
    </w:rPr>
  </w:style>
  <w:style w:type="paragraph" w:customStyle="1" w:styleId="Attachment">
    <w:name w:val="Attachment"/>
    <w:basedOn w:val="Appendix"/>
    <w:next w:val="Paragraph"/>
    <w:qFormat/>
    <w:pPr>
      <w:numPr>
        <w:numId w:val="9"/>
      </w:numPr>
      <w:tabs>
        <w:tab w:val="left" w:pos="2160"/>
      </w:tabs>
      <w:ind w:left="2160" w:hanging="2160"/>
    </w:pPr>
    <w:rPr>
      <w:rFonts w:cs="Times New Roman"/>
    </w:rPr>
  </w:style>
  <w:style w:type="character" w:customStyle="1" w:styleId="Heading5Char">
    <w:name w:val="Heading 5 Char"/>
    <w:basedOn w:val="DefaultParagraphFont"/>
    <w:link w:val="Heading5"/>
    <w:rPr>
      <w:rFonts w:eastAsia="MS Gothic" w:cs="Arial"/>
      <w:b/>
      <w:bCs/>
      <w:iCs/>
      <w:sz w:val="24"/>
      <w:szCs w:val="22"/>
    </w:rPr>
  </w:style>
  <w:style w:type="character" w:customStyle="1" w:styleId="Heading6Char">
    <w:name w:val="Heading 6 Char"/>
    <w:basedOn w:val="DefaultParagraphFont"/>
    <w:link w:val="Heading6"/>
    <w:rPr>
      <w:rFonts w:eastAsia="MS Gothic" w:cs="Arial"/>
      <w:b/>
      <w:bCs/>
      <w:sz w:val="24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erck%20Template\ISIWrit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2.xml><?xml version="1.0" encoding="utf-8"?>
<sisl xmlns="http://www.boldonjames.com/2008/01/sie/internal/label" xmlns:xsi="http://www.w3.org/2001/XMLSchema-instance" xmlns:xsd="http://www.w3.org/2001/XMLSchema" sislVersion="0" policy="a10f9ac0-5937-4b4f-b459-96aedd9ed2c5" origin="userSelected">
  <element uid="id_classification_eusecret" value=""/>
  <element uid="c93b098f-09a6-446d-9260-bb82a35361d7" value=""/>
</sisl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itle xmlns="386185c0-6867-49b6-9ef0-f43d689b7bed" xsi:nil="true"/>
    <Artifact_x0020_Name xmlns="386185c0-6867-49b6-9ef0-f43d689b7bed" xsi:nil="true"/>
    <Product_x0020_Code xmlns="386185c0-6867-49b6-9ef0-f43d689b7bed" xsi:nil="true"/>
    <Primary_x0020_Group xmlns="386185c0-6867-49b6-9ef0-f43d689b7bed" xsi:nil="true"/>
    <dctm_isservice xmlns="386185c0-6867-49b6-9ef0-f43d689b7bed">true</dctm_isservice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C0EB6226AFCC4BA61A811264061CB2" ma:contentTypeVersion="8" ma:contentTypeDescription="Create a new document." ma:contentTypeScope="" ma:versionID="269c3dab577bea7ed1948bfd867f6796">
  <xsd:schema xmlns:xsd="http://www.w3.org/2001/XMLSchema" xmlns:xs="http://www.w3.org/2001/XMLSchema" xmlns:p="http://schemas.microsoft.com/office/2006/metadata/properties" xmlns:ns2="386185c0-6867-49b6-9ef0-f43d689b7bed" targetNamespace="http://schemas.microsoft.com/office/2006/metadata/properties" ma:root="true" ma:fieldsID="4d5e32996fc508a9e4649c400a410a2c" ns2:_="">
    <xsd:import namespace="386185c0-6867-49b6-9ef0-f43d689b7bed"/>
    <xsd:element name="properties">
      <xsd:complexType>
        <xsd:sequence>
          <xsd:element name="documentManagement">
            <xsd:complexType>
              <xsd:all>
                <xsd:element ref="ns2:dctm_isservice" minOccurs="0"/>
                <xsd:element ref="ns2:Artifact_x0020_Name" minOccurs="0"/>
                <xsd:element ref="ns2:Document_x0020_Title" minOccurs="0"/>
                <xsd:element ref="ns2:Primary_x0020_Group" minOccurs="0"/>
                <xsd:element ref="ns2:Product_x0020_Cod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185c0-6867-49b6-9ef0-f43d689b7bed" elementFormDefault="qualified">
    <xsd:import namespace="http://schemas.microsoft.com/office/2006/documentManagement/types"/>
    <xsd:import namespace="http://schemas.microsoft.com/office/infopath/2007/PartnerControls"/>
    <xsd:element name="dctm_isservice" ma:index="8" nillable="true" ma:displayName="dctm_isservice" ma:default="FALSE" ma:internalName="dctm_isservice" ma:readOnly="true">
      <xsd:simpleType>
        <xsd:restriction base="dms:Boolean"/>
      </xsd:simpleType>
    </xsd:element>
    <xsd:element name="Artifact_x0020_Name" ma:index="9" nillable="true" ma:displayName="Artifact Name" ma:internalName="Artifact_x0020_Name">
      <xsd:simpleType>
        <xsd:restriction base="dms:Text">
          <xsd:maxLength value="255"/>
        </xsd:restriction>
      </xsd:simpleType>
    </xsd:element>
    <xsd:element name="Document_x0020_Title" ma:index="10" nillable="true" ma:displayName="Document Title" ma:internalName="Document_x0020_Title">
      <xsd:simpleType>
        <xsd:restriction base="dms:Text">
          <xsd:maxLength value="255"/>
        </xsd:restriction>
      </xsd:simpleType>
    </xsd:element>
    <xsd:element name="Primary_x0020_Group" ma:index="11" nillable="true" ma:displayName="Primary Group" ma:internalName="Primary_x0020_Group">
      <xsd:simpleType>
        <xsd:restriction base="dms:Text">
          <xsd:maxLength value="255"/>
        </xsd:restriction>
      </xsd:simpleType>
    </xsd:element>
    <xsd:element name="Product_x0020_Code" ma:index="12" nillable="true" ma:displayName="Product Code" ma:internalName="Product_x0020_Code">
      <xsd:simpleType>
        <xsd:restriction base="dms:Text">
          <xsd:maxLength value="255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FB5039-2A07-45B8-AE6C-2425507007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29A3C0-0674-4E94-A441-56F44A2F3C30}">
  <ds:schemaRefs>
    <ds:schemaRef ds:uri="http://www.boldonjames.com/2008/01/sie/internal/label"/>
    <ds:schemaRef ds:uri="http://www.w3.org/2001/XMLSchema"/>
  </ds:schemaRefs>
</ds:datastoreItem>
</file>

<file path=customXml/itemProps3.xml><?xml version="1.0" encoding="utf-8"?>
<ds:datastoreItem xmlns:ds="http://schemas.openxmlformats.org/officeDocument/2006/customXml" ds:itemID="{C50708C3-E1CB-460B-84FC-467F8F1AF9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46D4F8-A0C3-42CF-A51D-9448FF4DC16E}">
  <ds:schemaRefs>
    <ds:schemaRef ds:uri="http://schemas.microsoft.com/office/2006/metadata/properties"/>
    <ds:schemaRef ds:uri="http://schemas.microsoft.com/office/infopath/2007/PartnerControls"/>
    <ds:schemaRef ds:uri="386185c0-6867-49b6-9ef0-f43d689b7bed"/>
  </ds:schemaRefs>
</ds:datastoreItem>
</file>

<file path=customXml/itemProps5.xml><?xml version="1.0" encoding="utf-8"?>
<ds:datastoreItem xmlns:ds="http://schemas.openxmlformats.org/officeDocument/2006/customXml" ds:itemID="{B070E13C-1BE2-4DBF-8A4F-13A8D11B7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185c0-6867-49b6-9ef0-f43d689b7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ISIWriter.dotm</Template>
  <TotalTime>122</TotalTime>
  <Pages>10</Pages>
  <Words>3638</Words>
  <Characters>21165</Characters>
  <Application>Microsoft Office Word</Application>
  <DocSecurity>0</DocSecurity>
  <Lines>384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WORLDWIDE MARKETING APPLICATION</vt:lpstr>
    </vt:vector>
  </TitlesOfParts>
  <Company>Merck Research Labs</Company>
  <LinksUpToDate>false</LinksUpToDate>
  <CharactersWithSpaces>24674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WORLDWIDE MARKETING APPLICATION</dc:title>
  <dc:subject>1368_General_Inv_Plan.doc</dc:subject>
  <dc:creator>Merck &amp; Co., Inc.</dc:creator>
  <cp:keywords>IND No. —Annual Report—1.13.9 General Investigational Plan</cp:keywords>
  <cp:lastModifiedBy>Powell, Deana</cp:lastModifiedBy>
  <cp:revision>1</cp:revision>
  <cp:lastPrinted>2019-10-25T15:37:00Z</cp:lastPrinted>
  <dcterms:created xsi:type="dcterms:W3CDTF">2023-07-06T13:09:00Z</dcterms:created>
  <dcterms:modified xsi:type="dcterms:W3CDTF">2026-03-23T19:07:00Z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1998-05-10T04:00:00Z</vt:filetime>
  </property>
  <property fmtid="{D5CDD505-2E9C-101B-9397-08002B2CF9AE}" pid="3" name="Document number">
    <vt:i4>2</vt:i4>
  </property>
  <property fmtid="{D5CDD505-2E9C-101B-9397-08002B2CF9AE}" pid="4" name="SensitivityCode">
    <vt:lpwstr>RC</vt:lpwstr>
  </property>
  <property fmtid="{D5CDD505-2E9C-101B-9397-08002B2CF9AE}" pid="5" name="LastPage">
    <vt:lpwstr>1</vt:lpwstr>
  </property>
  <property fmtid="{D5CDD505-2E9C-101B-9397-08002B2CF9AE}" pid="6" name="LastPrintedPage">
    <vt:lpwstr>1</vt:lpwstr>
  </property>
  <property fmtid="{D5CDD505-2E9C-101B-9397-08002B2CF9AE}" pid="7" name="LastFigure">
    <vt:lpwstr>(no figures)</vt:lpwstr>
  </property>
  <property fmtid="{D5CDD505-2E9C-101B-9397-08002B2CF9AE}" pid="8" name="LastTable">
    <vt:lpwstr>(no figures)</vt:lpwstr>
  </property>
  <property fmtid="{D5CDD505-2E9C-101B-9397-08002B2CF9AE}" pid="9" name="_AdHocReviewCycleID">
    <vt:i4>2045129876</vt:i4>
  </property>
  <property fmtid="{D5CDD505-2E9C-101B-9397-08002B2CF9AE}" pid="10" name="_NewReviewCycle">
    <vt:lpwstr/>
  </property>
  <property fmtid="{D5CDD505-2E9C-101B-9397-08002B2CF9AE}" pid="11" name="_EmailSubject">
    <vt:lpwstr>Merck compare examples - Email 2 of 3 - General Investigational Plans (GIP)</vt:lpwstr>
  </property>
  <property fmtid="{D5CDD505-2E9C-101B-9397-08002B2CF9AE}" pid="12" name="_AuthorEmail">
    <vt:lpwstr>deana.powell@merck.com</vt:lpwstr>
  </property>
  <property fmtid="{D5CDD505-2E9C-101B-9397-08002B2CF9AE}" pid="13" name="_AuthorEmailDisplayName">
    <vt:lpwstr>Powell, Deana</vt:lpwstr>
  </property>
  <property fmtid="{D5CDD505-2E9C-101B-9397-08002B2CF9AE}" pid="14" name="ContentTypeId">
    <vt:lpwstr>0x01010089C0EB6226AFCC4BA61A811264061CB2</vt:lpwstr>
  </property>
  <property fmtid="{D5CDD505-2E9C-101B-9397-08002B2CF9AE}" pid="15" name="Module">
    <vt:lpwstr>694dcd7c-c560-4346-a7cd-20f6b80b26a4</vt:lpwstr>
  </property>
  <property fmtid="{D5CDD505-2E9C-101B-9397-08002B2CF9AE}" pid="16" name="_PreviousAdHocReviewCycleID">
    <vt:i4>1504016951</vt:i4>
  </property>
  <property fmtid="{D5CDD505-2E9C-101B-9397-08002B2CF9AE}" pid="17" name="docIndexRef">
    <vt:lpwstr>11638980-85a5-4f9e-b2b3-f506ab2dc2ed</vt:lpwstr>
  </property>
  <property fmtid="{D5CDD505-2E9C-101B-9397-08002B2CF9AE}" pid="18" name="bjSaver">
    <vt:lpwstr>x8i18SM1U/Yx+aVIkrmeJ+QlCmzgk+cR</vt:lpwstr>
  </property>
  <property fmtid="{D5CDD505-2E9C-101B-9397-08002B2CF9AE}" pid="19" name="bjDocumentSecurityLabel">
    <vt:lpwstr>Confidential</vt:lpwstr>
  </property>
  <property fmtid="{D5CDD505-2E9C-101B-9397-08002B2CF9AE}" pid="20" name="MerckMetadataExchange">
    <vt:lpwstr>!$MRK@Confidential-None</vt:lpwstr>
  </property>
  <property fmtid="{D5CDD505-2E9C-101B-9397-08002B2CF9AE}" pid="21" name="bjDocumentLabelXML">
    <vt:lpwstr>&lt;?xml version="1.0" encoding="us-ascii"?&gt;&lt;sisl xmlns:xsi="http://www.w3.org/2001/XMLSchema-instance" xmlns:xsd="http://www.w3.org/2001/XMLSchema" sislVersion="0" policy="a10f9ac0-5937-4b4f-b459-96aedd9ed2c5" origin="userSelected" xmlns="http://www.boldonj</vt:lpwstr>
  </property>
  <property fmtid="{D5CDD505-2E9C-101B-9397-08002B2CF9AE}" pid="22" name="bjDocumentLabelXML-0">
    <vt:lpwstr>ames.com/2008/01/sie/internal/label"&gt;&lt;element uid="id_classification_eusecret" value="" /&gt;&lt;element uid="c93b098f-09a6-446d-9260-bb82a35361d7" value="" /&gt;&lt;/sisl&gt;</vt:lpwstr>
  </property>
  <property fmtid="{D5CDD505-2E9C-101B-9397-08002B2CF9AE}" pid="24" name="MSIP_Label_e81acc0d-dcc4-4dc9-a2c5-be70b05a2fe6_Enabled">
    <vt:lpwstr>true</vt:lpwstr>
  </property>
  <property fmtid="{D5CDD505-2E9C-101B-9397-08002B2CF9AE}" pid="25" name="MSIP_Label_e81acc0d-dcc4-4dc9-a2c5-be70b05a2fe6_SetDate">
    <vt:lpwstr>2021-12-13T22:18:13Z</vt:lpwstr>
  </property>
  <property fmtid="{D5CDD505-2E9C-101B-9397-08002B2CF9AE}" pid="26" name="MSIP_Label_e81acc0d-dcc4-4dc9-a2c5-be70b05a2fe6_Method">
    <vt:lpwstr>Privileged</vt:lpwstr>
  </property>
  <property fmtid="{D5CDD505-2E9C-101B-9397-08002B2CF9AE}" pid="27" name="MSIP_Label_e81acc0d-dcc4-4dc9-a2c5-be70b05a2fe6_Name">
    <vt:lpwstr>e81acc0d-dcc4-4dc9-a2c5-be70b05a2fe6</vt:lpwstr>
  </property>
  <property fmtid="{D5CDD505-2E9C-101B-9397-08002B2CF9AE}" pid="28" name="MSIP_Label_e81acc0d-dcc4-4dc9-a2c5-be70b05a2fe6_SiteId">
    <vt:lpwstr>a00de4ec-48a8-43a6-be74-e31274e2060d</vt:lpwstr>
  </property>
  <property fmtid="{D5CDD505-2E9C-101B-9397-08002B2CF9AE}" pid="29" name="MSIP_Label_e81acc0d-dcc4-4dc9-a2c5-be70b05a2fe6_ActionId">
    <vt:lpwstr>fff3d2ec-3774-4dac-a059-5a981287661b</vt:lpwstr>
  </property>
  <property fmtid="{D5CDD505-2E9C-101B-9397-08002B2CF9AE}" pid="30" name="MSIP_Label_e81acc0d-dcc4-4dc9-a2c5-be70b05a2fe6_ContentBits">
    <vt:lpwstr>0</vt:lpwstr>
  </property>
  <property fmtid="{D5CDD505-2E9C-101B-9397-08002B2CF9AE}" pid="31" name="MerckAIPLabel">
    <vt:lpwstr>NotClassified</vt:lpwstr>
  </property>
  <property fmtid="{D5CDD505-2E9C-101B-9397-08002B2CF9AE}" pid="32" name="MerckAIPDataExchange">
    <vt:lpwstr>!MRKMIP@NotClassified</vt:lpwstr>
  </property>
  <property fmtid="{D5CDD505-2E9C-101B-9397-08002B2CF9AE}" pid="33" name="Document Title">
    <vt:lpwstr/>
  </property>
  <property fmtid="{D5CDD505-2E9C-101B-9397-08002B2CF9AE}" pid="34" name="Artifact Name">
    <vt:lpwstr/>
  </property>
  <property fmtid="{D5CDD505-2E9C-101B-9397-08002B2CF9AE}" pid="35" name="Product Code">
    <vt:lpwstr/>
  </property>
  <property fmtid="{D5CDD505-2E9C-101B-9397-08002B2CF9AE}" pid="36" name="Primary Group">
    <vt:lpwstr/>
  </property>
  <property fmtid="{D5CDD505-2E9C-101B-9397-08002B2CF9AE}" pid="37" name="RCAM_CITATION_TYPE">
    <vt:lpwstr>CTD|1|1</vt:lpwstr>
  </property>
  <property fmtid="{D5CDD505-2E9C-101B-9397-08002B2CF9AE}" pid="38" name="RCAM_DOC_TYPE">
    <vt:lpwstr>CTD|1</vt:lpwstr>
  </property>
  <property fmtid="{D5CDD505-2E9C-101B-9397-08002B2CF9AE}" pid="39" name="RCAM_CITATION_LIMIT">
    <vt:lpwstr>450</vt:lpwstr>
  </property>
  <property fmtid="{D5CDD505-2E9C-101B-9397-08002B2CF9AE}" pid="40" name="RCAM_CITATION_TYPE_CTD">
    <vt:lpwstr>0</vt:lpwstr>
  </property>
  <property fmtid="{D5CDD505-2E9C-101B-9397-08002B2CF9AE}" pid="41" name="RCAM_MK_NUMBER">
    <vt:lpwstr>940</vt:lpwstr>
  </property>
  <property fmtid="{D5CDD505-2E9C-101B-9397-08002B2CF9AE}" pid="42" name="RCAM_COMPOUND_TYPE">
    <vt:lpwstr>V</vt:lpwstr>
  </property>
  <property fmtid="{D5CDD505-2E9C-101B-9397-08002B2CF9AE}" pid="43" name="RCAM_CLINICAL_DOC">
    <vt:bool>true</vt:bool>
  </property>
  <property fmtid="{D5CDD505-2E9C-101B-9397-08002B2CF9AE}" pid="44" name="RCAM_REF_INCLUDED_FINAL_LOR">
    <vt:lpwstr>A</vt:lpwstr>
  </property>
  <property fmtid="{D5CDD505-2E9C-101B-9397-08002B2CF9AE}" pid="45" name="RCAM_REF_INCLUDED_REFERENCE_ID_LIST">
    <vt:lpwstr>A</vt:lpwstr>
  </property>
  <property fmtid="{D5CDD505-2E9C-101B-9397-08002B2CF9AE}" pid="46" name="RCAM_FINAL_LOR_DOCIDS">
    <vt:lpwstr>0</vt:lpwstr>
  </property>
  <property fmtid="{D5CDD505-2E9C-101B-9397-08002B2CF9AE}" pid="47" name="RCAM_CHILDREN_INCLUDED">
    <vt:lpwstr>1</vt:lpwstr>
  </property>
  <property fmtid="{D5CDD505-2E9C-101B-9397-08002B2CF9AE}" pid="48" name="REDS_BIBILO_NAME_INCLUDED">
    <vt:lpwstr>0</vt:lpwstr>
  </property>
</Properties>
</file>