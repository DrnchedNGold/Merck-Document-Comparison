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6FB4" w14:textId="4E4E74DE" w:rsidR="009A76D0" w:rsidRDefault="009A76D0" w:rsidP="009A76D0">
      <w:pPr>
        <w:pStyle w:val="Heading1Unnumbered"/>
        <w:pageBreakBefore/>
        <w:jc w:val="center"/>
      </w:pPr>
      <w:bookmarkStart w:id="0" w:name="_Toc195040918"/>
      <w:bookmarkStart w:id="1" w:name="_Toc193268424"/>
      <w:r w:rsidRPr="002D1A1A">
        <w:rPr>
          <w:caps w:val="0"/>
        </w:rPr>
        <w:t>TABLE OF CONTENTS</w:t>
      </w:r>
      <w:bookmarkEnd w:id="0"/>
      <w:bookmarkEnd w:id="1"/>
    </w:p>
    <w:p w14:paraId="7844486B" w14:textId="4AE8F5D5" w:rsidR="002571DB" w:rsidRDefault="002571DB">
      <w:pPr>
        <w:pStyle w:val="TOC1"/>
        <w:rPr>
          <w:rFonts w:asciiTheme="minorHAnsi" w:eastAsiaTheme="minorEastAsia" w:hAnsiTheme="minorHAnsi" w:cstheme="minorBidi"/>
          <w:b w:val="0"/>
          <w:caps w:val="0"/>
          <w:noProof/>
          <w:kern w:val="2"/>
          <w:szCs w:val="24"/>
          <w14:ligatures w14:val="standardContextual"/>
        </w:rPr>
      </w:pPr>
      <w:r w:rsidRPr="004A1A1F">
        <w:rPr>
          <w:noProof/>
        </w:rPr>
        <w:t>TABLE OF CONTENTS</w:t>
      </w:r>
      <w:r>
        <w:rPr>
          <w:noProof/>
          <w:webHidden/>
        </w:rPr>
        <w:tab/>
        <w:t>1</w:t>
      </w:r>
    </w:p>
    <w:p w14:paraId="6E9B271B" w14:textId="514FD144" w:rsidR="002571DB" w:rsidRDefault="002571DB">
      <w:pPr>
        <w:pStyle w:val="TOC2"/>
        <w:rPr>
          <w:rFonts w:asciiTheme="minorHAnsi" w:eastAsiaTheme="minorEastAsia" w:hAnsiTheme="minorHAnsi" w:cstheme="minorBidi"/>
          <w:b w:val="0"/>
          <w:noProof/>
          <w:kern w:val="2"/>
          <w14:ligatures w14:val="standardContextual"/>
        </w:rPr>
      </w:pPr>
      <w:r w:rsidRPr="004A1A1F">
        <w:rPr>
          <w:noProof/>
        </w:rPr>
        <w:t>1.20</w:t>
      </w:r>
      <w:r>
        <w:rPr>
          <w:rFonts w:asciiTheme="minorHAnsi" w:eastAsiaTheme="minorEastAsia" w:hAnsiTheme="minorHAnsi" w:cstheme="minorBidi"/>
          <w:b w:val="0"/>
          <w:noProof/>
          <w:kern w:val="2"/>
          <w14:ligatures w14:val="standardContextual"/>
        </w:rPr>
        <w:tab/>
      </w:r>
      <w:r w:rsidRPr="004A1A1F">
        <w:rPr>
          <w:noProof/>
        </w:rPr>
        <w:t>General Investigational Plan</w:t>
      </w:r>
      <w:r>
        <w:rPr>
          <w:noProof/>
          <w:webHidden/>
        </w:rPr>
        <w:tab/>
        <w:t>2</w:t>
      </w:r>
    </w:p>
    <w:p w14:paraId="513828EC" w14:textId="42E651B2" w:rsidR="002571DB" w:rsidRDefault="002571DB">
      <w:pPr>
        <w:pStyle w:val="TOC3"/>
        <w:rPr>
          <w:rFonts w:asciiTheme="minorHAnsi" w:eastAsiaTheme="minorEastAsia" w:hAnsiTheme="minorHAnsi" w:cstheme="minorBidi"/>
          <w:noProof/>
          <w:kern w:val="2"/>
          <w14:ligatures w14:val="standardContextual"/>
        </w:rPr>
      </w:pPr>
      <w:r w:rsidRPr="004A1A1F">
        <w:rPr>
          <w:noProof/>
        </w:rPr>
        <w:t>1.20.1</w:t>
      </w:r>
      <w:r>
        <w:rPr>
          <w:rFonts w:asciiTheme="minorHAnsi" w:eastAsiaTheme="minorEastAsia" w:hAnsiTheme="minorHAnsi" w:cstheme="minorBidi"/>
          <w:noProof/>
          <w:kern w:val="2"/>
          <w14:ligatures w14:val="standardContextual"/>
        </w:rPr>
        <w:tab/>
      </w:r>
      <w:r w:rsidRPr="004A1A1F">
        <w:rPr>
          <w:noProof/>
        </w:rPr>
        <w:t>Rationale</w:t>
      </w:r>
      <w:r>
        <w:rPr>
          <w:noProof/>
          <w:webHidden/>
        </w:rPr>
        <w:tab/>
        <w:t>2</w:t>
      </w:r>
    </w:p>
    <w:p w14:paraId="7286D826" w14:textId="36483440" w:rsidR="002571DB" w:rsidRDefault="002571DB">
      <w:pPr>
        <w:pStyle w:val="TOC3"/>
        <w:rPr>
          <w:rFonts w:asciiTheme="minorHAnsi" w:eastAsiaTheme="minorEastAsia" w:hAnsiTheme="minorHAnsi" w:cstheme="minorBidi"/>
          <w:noProof/>
          <w:kern w:val="2"/>
          <w14:ligatures w14:val="standardContextual"/>
        </w:rPr>
      </w:pPr>
      <w:r w:rsidRPr="004A1A1F">
        <w:rPr>
          <w:noProof/>
        </w:rPr>
        <w:t>1.20.2</w:t>
      </w:r>
      <w:r>
        <w:rPr>
          <w:rFonts w:asciiTheme="minorHAnsi" w:eastAsiaTheme="minorEastAsia" w:hAnsiTheme="minorHAnsi" w:cstheme="minorBidi"/>
          <w:noProof/>
          <w:kern w:val="2"/>
          <w14:ligatures w14:val="standardContextual"/>
        </w:rPr>
        <w:tab/>
      </w:r>
      <w:r w:rsidRPr="004A1A1F">
        <w:rPr>
          <w:noProof/>
        </w:rPr>
        <w:t>Indication to be Studied</w:t>
      </w:r>
      <w:r>
        <w:rPr>
          <w:noProof/>
          <w:webHidden/>
        </w:rPr>
        <w:tab/>
        <w:t>3</w:t>
      </w:r>
    </w:p>
    <w:p w14:paraId="3A1F11A8" w14:textId="5B18D6D5" w:rsidR="002571DB" w:rsidRDefault="002571DB">
      <w:pPr>
        <w:pStyle w:val="TOC3"/>
        <w:rPr>
          <w:rFonts w:asciiTheme="minorHAnsi" w:eastAsiaTheme="minorEastAsia" w:hAnsiTheme="minorHAnsi" w:cstheme="minorBidi"/>
          <w:noProof/>
          <w:kern w:val="2"/>
          <w14:ligatures w14:val="standardContextual"/>
        </w:rPr>
      </w:pPr>
      <w:r w:rsidRPr="004A1A1F">
        <w:rPr>
          <w:noProof/>
        </w:rPr>
        <w:t>1.20.3</w:t>
      </w:r>
      <w:r>
        <w:rPr>
          <w:rFonts w:asciiTheme="minorHAnsi" w:eastAsiaTheme="minorEastAsia" w:hAnsiTheme="minorHAnsi" w:cstheme="minorBidi"/>
          <w:noProof/>
          <w:kern w:val="2"/>
          <w14:ligatures w14:val="standardContextual"/>
        </w:rPr>
        <w:tab/>
      </w:r>
      <w:r w:rsidRPr="004A1A1F">
        <w:rPr>
          <w:noProof/>
        </w:rPr>
        <w:t>General Approach to Evaluation of the Investigational Product</w:t>
      </w:r>
      <w:r>
        <w:rPr>
          <w:noProof/>
          <w:webHidden/>
        </w:rPr>
        <w:tab/>
        <w:t>3</w:t>
      </w:r>
    </w:p>
    <w:p w14:paraId="54F52A94" w14:textId="5659CF0F" w:rsidR="002571DB" w:rsidRDefault="002571DB">
      <w:pPr>
        <w:pStyle w:val="TOC3"/>
        <w:rPr>
          <w:rFonts w:asciiTheme="minorHAnsi" w:eastAsiaTheme="minorEastAsia" w:hAnsiTheme="minorHAnsi" w:cstheme="minorBidi"/>
          <w:noProof/>
          <w:kern w:val="2"/>
          <w14:ligatures w14:val="standardContextual"/>
        </w:rPr>
      </w:pPr>
      <w:r w:rsidRPr="004A1A1F">
        <w:rPr>
          <w:noProof/>
        </w:rPr>
        <w:t>1.20.4</w:t>
      </w:r>
      <w:r>
        <w:rPr>
          <w:rFonts w:asciiTheme="minorHAnsi" w:eastAsiaTheme="minorEastAsia" w:hAnsiTheme="minorHAnsi" w:cstheme="minorBidi"/>
          <w:noProof/>
          <w:kern w:val="2"/>
          <w14:ligatures w14:val="standardContextual"/>
        </w:rPr>
        <w:tab/>
      </w:r>
      <w:r w:rsidRPr="004A1A1F">
        <w:rPr>
          <w:noProof/>
        </w:rPr>
        <w:t>Clinical Study or Studies to be Conducted</w:t>
      </w:r>
      <w:r>
        <w:rPr>
          <w:noProof/>
          <w:webHidden/>
        </w:rPr>
        <w:tab/>
        <w:t>3</w:t>
      </w:r>
    </w:p>
    <w:p w14:paraId="5C6F53B8" w14:textId="2CBED13B" w:rsidR="002571DB" w:rsidRDefault="002571DB">
      <w:pPr>
        <w:pStyle w:val="TOC3"/>
        <w:rPr>
          <w:rFonts w:asciiTheme="minorHAnsi" w:eastAsiaTheme="minorEastAsia" w:hAnsiTheme="minorHAnsi" w:cstheme="minorBidi"/>
          <w:noProof/>
          <w:kern w:val="2"/>
          <w14:ligatures w14:val="standardContextual"/>
        </w:rPr>
      </w:pPr>
      <w:r w:rsidRPr="004A1A1F">
        <w:rPr>
          <w:noProof/>
        </w:rPr>
        <w:t>1.20.5</w:t>
      </w:r>
      <w:r>
        <w:rPr>
          <w:rFonts w:asciiTheme="minorHAnsi" w:eastAsiaTheme="minorEastAsia" w:hAnsiTheme="minorHAnsi" w:cstheme="minorBidi"/>
          <w:noProof/>
          <w:kern w:val="2"/>
          <w14:ligatures w14:val="standardContextual"/>
        </w:rPr>
        <w:tab/>
      </w:r>
      <w:r w:rsidRPr="004A1A1F">
        <w:rPr>
          <w:noProof/>
        </w:rPr>
        <w:t>Estimated Number of Participants</w:t>
      </w:r>
      <w:r>
        <w:rPr>
          <w:noProof/>
          <w:webHidden/>
        </w:rPr>
        <w:tab/>
        <w:t>4</w:t>
      </w:r>
    </w:p>
    <w:p w14:paraId="35EB9F86" w14:textId="0BA40E46" w:rsidR="002571DB" w:rsidRDefault="002571DB">
      <w:pPr>
        <w:pStyle w:val="TOC3"/>
        <w:rPr>
          <w:rFonts w:asciiTheme="minorHAnsi" w:eastAsiaTheme="minorEastAsia" w:hAnsiTheme="minorHAnsi" w:cstheme="minorBidi"/>
          <w:noProof/>
          <w:kern w:val="2"/>
          <w14:ligatures w14:val="standardContextual"/>
        </w:rPr>
      </w:pPr>
      <w:r w:rsidRPr="004A1A1F">
        <w:rPr>
          <w:noProof/>
        </w:rPr>
        <w:t>1.20.6</w:t>
      </w:r>
      <w:r>
        <w:rPr>
          <w:rFonts w:asciiTheme="minorHAnsi" w:eastAsiaTheme="minorEastAsia" w:hAnsiTheme="minorHAnsi" w:cstheme="minorBidi"/>
          <w:noProof/>
          <w:kern w:val="2"/>
          <w14:ligatures w14:val="standardContextual"/>
        </w:rPr>
        <w:tab/>
      </w:r>
      <w:r w:rsidRPr="004A1A1F">
        <w:rPr>
          <w:noProof/>
        </w:rPr>
        <w:t>Anticipated Risks</w:t>
      </w:r>
      <w:r>
        <w:rPr>
          <w:noProof/>
          <w:webHidden/>
        </w:rPr>
        <w:tab/>
        <w:t>4</w:t>
      </w:r>
    </w:p>
    <w:p w14:paraId="2B539DD0" w14:textId="63858F33" w:rsidR="002571DB" w:rsidRDefault="002571DB">
      <w:pPr>
        <w:pStyle w:val="TOC3"/>
        <w:rPr>
          <w:rFonts w:asciiTheme="minorHAnsi" w:eastAsiaTheme="minorEastAsia" w:hAnsiTheme="minorHAnsi" w:cstheme="minorBidi"/>
          <w:noProof/>
          <w:kern w:val="2"/>
          <w14:ligatures w14:val="standardContextual"/>
        </w:rPr>
      </w:pPr>
      <w:r w:rsidRPr="004A1A1F">
        <w:rPr>
          <w:noProof/>
        </w:rPr>
        <w:t>1.20.7</w:t>
      </w:r>
      <w:r>
        <w:rPr>
          <w:rFonts w:asciiTheme="minorHAnsi" w:eastAsiaTheme="minorEastAsia" w:hAnsiTheme="minorHAnsi" w:cstheme="minorBidi"/>
          <w:noProof/>
          <w:kern w:val="2"/>
          <w14:ligatures w14:val="standardContextual"/>
        </w:rPr>
        <w:tab/>
      </w:r>
      <w:r w:rsidRPr="004A1A1F">
        <w:rPr>
          <w:noProof/>
        </w:rPr>
        <w:t>References</w:t>
      </w:r>
      <w:r>
        <w:rPr>
          <w:noProof/>
          <w:webHidden/>
        </w:rPr>
        <w:tab/>
        <w:t>5</w:t>
      </w:r>
    </w:p>
    <w:p w14:paraId="362F98C1" w14:textId="022B1C4A" w:rsidR="00106949" w:rsidRPr="009A76D0" w:rsidRDefault="00106949" w:rsidP="009A76D0">
      <w:pPr>
        <w:pStyle w:val="Paragraph"/>
      </w:pPr>
    </w:p>
    <w:p w14:paraId="7A0513EE" w14:textId="20482D5A" w:rsidR="00B47611" w:rsidRDefault="00B47611" w:rsidP="009A76D0">
      <w:pPr>
        <w:pStyle w:val="Heading2"/>
        <w:pageBreakBefore/>
      </w:pPr>
      <w:bookmarkStart w:id="2" w:name="_Toc195040919"/>
      <w:bookmarkStart w:id="3" w:name="_Toc193268425"/>
      <w:r>
        <w:lastRenderedPageBreak/>
        <w:t>General Investigational Plan</w:t>
      </w:r>
      <w:bookmarkEnd w:id="2"/>
      <w:bookmarkEnd w:id="3"/>
    </w:p>
    <w:p w14:paraId="6BE57D07" w14:textId="61794B3E" w:rsidR="00B47611" w:rsidRDefault="00B47611" w:rsidP="006B2513">
      <w:pPr>
        <w:pStyle w:val="Heading3"/>
      </w:pPr>
      <w:bookmarkStart w:id="4" w:name="_Toc195040920"/>
      <w:bookmarkStart w:id="5" w:name="_Toc193268426"/>
      <w:r w:rsidRPr="00E97739">
        <w:t>Rationale</w:t>
      </w:r>
      <w:bookmarkEnd w:id="4"/>
      <w:bookmarkEnd w:id="5"/>
    </w:p>
    <w:p w14:paraId="783A165F" w14:textId="724229F9" w:rsidR="00A6421D" w:rsidRDefault="00A6421D" w:rsidP="00A6421D">
      <w:pPr>
        <w:pStyle w:val="Paragraph"/>
      </w:pPr>
      <w:r w:rsidRPr="002916F8">
        <w:t xml:space="preserve">Although </w:t>
      </w:r>
      <w:r>
        <w:t>the recent advances in</w:t>
      </w:r>
      <w:r w:rsidRPr="002916F8">
        <w:t xml:space="preserve"> treatment approaches have significantly improved outcomes in patients with metastatic </w:t>
      </w:r>
      <w:r w:rsidR="004A62A3">
        <w:t>renal cell carcinoma (</w:t>
      </w:r>
      <w:r w:rsidRPr="002916F8">
        <w:t>RCC</w:t>
      </w:r>
      <w:r w:rsidR="004A62A3">
        <w:t>)</w:t>
      </w:r>
      <w:r w:rsidRPr="002916F8">
        <w:t xml:space="preserve">, there remains an unmet need to improve outcomes for </w:t>
      </w:r>
      <w:r>
        <w:t>patients with</w:t>
      </w:r>
      <w:r w:rsidRPr="002916F8">
        <w:t xml:space="preserve"> advanced RCC. The post</w:t>
      </w:r>
      <w:r w:rsidR="00D2219B">
        <w:t xml:space="preserve"> </w:t>
      </w:r>
      <w:r w:rsidRPr="002916F8">
        <w:t xml:space="preserve">adjuvant </w:t>
      </w:r>
      <w:r>
        <w:t>treatment</w:t>
      </w:r>
      <w:r w:rsidRPr="002916F8">
        <w:t xml:space="preserve"> population is unique in that these patients have had prior systemic therapy and now present with metastatic disease. There are no standard of care treatments for these patients as no prospective clinical </w:t>
      </w:r>
      <w:r w:rsidR="00AB2BFD">
        <w:t>study</w:t>
      </w:r>
      <w:r w:rsidR="00AB2BFD" w:rsidRPr="002916F8">
        <w:t xml:space="preserve"> </w:t>
      </w:r>
      <w:r w:rsidRPr="002916F8">
        <w:t xml:space="preserve">has yet been conducted. It is yet unknown if a combination regimen (such as a </w:t>
      </w:r>
      <w:r w:rsidR="004A62A3" w:rsidRPr="004A62A3">
        <w:t>programmed cell death 1</w:t>
      </w:r>
      <w:r w:rsidR="004A62A3">
        <w:t xml:space="preserve"> [</w:t>
      </w:r>
      <w:r w:rsidRPr="002916F8">
        <w:t>PD-1</w:t>
      </w:r>
      <w:r w:rsidR="004A62A3">
        <w:t>]</w:t>
      </w:r>
      <w:r w:rsidRPr="002916F8">
        <w:t xml:space="preserve"> inhibitor plus </w:t>
      </w:r>
      <w:r w:rsidR="004A62A3" w:rsidRPr="004A62A3">
        <w:t>cytotoxic T-lymphocyte</w:t>
      </w:r>
      <w:r w:rsidR="004C1D87">
        <w:t>–</w:t>
      </w:r>
      <w:r w:rsidR="004A62A3" w:rsidRPr="004A62A3">
        <w:t>associated protein 4</w:t>
      </w:r>
      <w:r w:rsidR="004A62A3">
        <w:t xml:space="preserve"> [</w:t>
      </w:r>
      <w:r w:rsidRPr="002916F8">
        <w:t>CTLA</w:t>
      </w:r>
      <w:r>
        <w:t>‑</w:t>
      </w:r>
      <w:r w:rsidRPr="002916F8">
        <w:t>4</w:t>
      </w:r>
      <w:r w:rsidR="004A62A3">
        <w:t>]</w:t>
      </w:r>
      <w:r w:rsidRPr="002916F8">
        <w:t xml:space="preserve"> inhibitor or a PD-1 inhibitor plus </w:t>
      </w:r>
      <w:r w:rsidR="00485164" w:rsidRPr="001F7B96">
        <w:t xml:space="preserve">vascular endothelial growth factor </w:t>
      </w:r>
      <w:r w:rsidR="00485164">
        <w:t>[</w:t>
      </w:r>
      <w:r w:rsidRPr="002916F8">
        <w:t>VEGF</w:t>
      </w:r>
      <w:r w:rsidR="00485164">
        <w:t>]</w:t>
      </w:r>
      <w:r w:rsidRPr="002916F8">
        <w:t>/</w:t>
      </w:r>
      <w:r w:rsidR="00485164" w:rsidRPr="001F7B96">
        <w:t>tyrosine kinase inhibitor</w:t>
      </w:r>
      <w:r w:rsidR="00485164" w:rsidRPr="002916F8">
        <w:t xml:space="preserve"> </w:t>
      </w:r>
      <w:r w:rsidR="00485164">
        <w:t>[</w:t>
      </w:r>
      <w:r w:rsidRPr="002916F8">
        <w:t>TKI</w:t>
      </w:r>
      <w:r w:rsidR="00485164">
        <w:t>]</w:t>
      </w:r>
      <w:r w:rsidRPr="002916F8">
        <w:t>) will be superior to a</w:t>
      </w:r>
      <w:r w:rsidR="001F7B96" w:rsidRPr="001F7B96">
        <w:t xml:space="preserve"> </w:t>
      </w:r>
      <w:r w:rsidRPr="002916F8">
        <w:t>VEGF/TKI monotherapy.</w:t>
      </w:r>
    </w:p>
    <w:p w14:paraId="7B629C18" w14:textId="65A915F1" w:rsidR="00B51151" w:rsidRDefault="00A6421D" w:rsidP="00A6421D">
      <w:pPr>
        <w:pStyle w:val="Paragraph"/>
      </w:pPr>
      <w:proofErr w:type="spellStart"/>
      <w:r w:rsidRPr="00A65E56">
        <w:t>Belzutifan</w:t>
      </w:r>
      <w:proofErr w:type="spellEnd"/>
      <w:r w:rsidRPr="00A65E56">
        <w:t xml:space="preserve">, recently approved for </w:t>
      </w:r>
      <w:r w:rsidR="00B51151">
        <w:t xml:space="preserve">the treatment of </w:t>
      </w:r>
      <w:r w:rsidRPr="00A65E56">
        <w:t>advanced RCC following</w:t>
      </w:r>
      <w:r w:rsidR="001F7B96">
        <w:t xml:space="preserve"> </w:t>
      </w:r>
      <w:r w:rsidR="001F7B96" w:rsidRPr="001F7B96">
        <w:t>programmed cell death (ligand) 1</w:t>
      </w:r>
      <w:r w:rsidRPr="00A65E56">
        <w:t xml:space="preserve"> </w:t>
      </w:r>
      <w:r w:rsidR="001F7B96">
        <w:t>(</w:t>
      </w:r>
      <w:r w:rsidRPr="00A65E56">
        <w:t>PD-</w:t>
      </w:r>
      <w:r w:rsidR="001F7B96">
        <w:t>[</w:t>
      </w:r>
      <w:r w:rsidRPr="00A65E56">
        <w:t>L</w:t>
      </w:r>
      <w:r w:rsidR="001F7B96">
        <w:t>]</w:t>
      </w:r>
      <w:r w:rsidRPr="00A65E56">
        <w:t>1</w:t>
      </w:r>
      <w:r w:rsidR="001F7B96">
        <w:t>)</w:t>
      </w:r>
      <w:r w:rsidRPr="00A65E56">
        <w:t xml:space="preserve"> inhibitor and a VEGF inhibitor, has a novel mechanism of action in advanced RCC </w:t>
      </w:r>
      <w:r w:rsidR="00B51151" w:rsidRPr="00A65E56">
        <w:t xml:space="preserve">with </w:t>
      </w:r>
      <w:r w:rsidR="00B51151">
        <w:t>a manageable safety profile</w:t>
      </w:r>
      <w:r w:rsidRPr="00A65E56">
        <w:t xml:space="preserve">. </w:t>
      </w:r>
      <w:proofErr w:type="spellStart"/>
      <w:r w:rsidR="00345DE5" w:rsidRPr="00A23918">
        <w:t>Belzutifan</w:t>
      </w:r>
      <w:proofErr w:type="spellEnd"/>
      <w:r w:rsidR="00345DE5" w:rsidRPr="00A23918">
        <w:t xml:space="preserve"> is an oral, </w:t>
      </w:r>
      <w:r w:rsidR="00345DE5" w:rsidRPr="004113BF">
        <w:t>first-in-class</w:t>
      </w:r>
      <w:r w:rsidR="008404F5">
        <w:t>,</w:t>
      </w:r>
      <w:r w:rsidR="00345DE5" w:rsidRPr="00A23918">
        <w:t xml:space="preserve"> small molecule inhibitor of </w:t>
      </w:r>
      <w:r w:rsidR="001F7B96" w:rsidRPr="001F7B96">
        <w:t xml:space="preserve">hypoxia-inducible factor </w:t>
      </w:r>
      <w:r w:rsidR="001F7B96">
        <w:t>(</w:t>
      </w:r>
      <w:r w:rsidR="00345DE5" w:rsidRPr="00A23918">
        <w:t>HIF</w:t>
      </w:r>
      <w:r w:rsidR="001F7B96">
        <w:t>)</w:t>
      </w:r>
      <w:r w:rsidR="00345DE5">
        <w:noBreakHyphen/>
      </w:r>
      <w:r w:rsidR="00345DE5" w:rsidRPr="00A23918">
        <w:t>2α that selectively disrupts the heterodimerization of HIF-2α with HIF-1β</w:t>
      </w:r>
      <w:r w:rsidR="00345DE5">
        <w:t xml:space="preserve"> </w:t>
      </w:r>
      <w:r w:rsidR="00345DE5" w:rsidRPr="00815E49">
        <w:t>with consequent impairment of hypoxic signaling in cancer cells</w:t>
      </w:r>
      <w:r w:rsidR="00345DE5" w:rsidRPr="00A23918">
        <w:t>.</w:t>
      </w:r>
      <w:r w:rsidR="00345DE5">
        <w:t xml:space="preserve"> </w:t>
      </w:r>
      <w:r w:rsidR="00345DE5" w:rsidRPr="00A23918">
        <w:t>HIF-2α is believed to play a critical role in tumorigenesis and tumor progression in RCC.</w:t>
      </w:r>
      <w:r w:rsidR="00345DE5">
        <w:t xml:space="preserve"> </w:t>
      </w:r>
      <w:r w:rsidRPr="00A65E56">
        <w:t xml:space="preserve">Combination strategies of </w:t>
      </w:r>
      <w:proofErr w:type="spellStart"/>
      <w:r w:rsidRPr="00A65E56">
        <w:t>belzutifan</w:t>
      </w:r>
      <w:proofErr w:type="spellEnd"/>
      <w:r w:rsidRPr="00A65E56">
        <w:t xml:space="preserve"> with other therapies such as multitargeted TKIs are an important avenue to explore in search for more durable and more complete responses in advanced metastatic </w:t>
      </w:r>
      <w:r w:rsidR="001F7B96">
        <w:t>clear cell RCC (</w:t>
      </w:r>
      <w:proofErr w:type="spellStart"/>
      <w:r w:rsidRPr="00A65E56">
        <w:t>ccRCC</w:t>
      </w:r>
      <w:proofErr w:type="spellEnd"/>
      <w:r w:rsidR="001F7B96">
        <w:t>)</w:t>
      </w:r>
      <w:r w:rsidRPr="00A65E56">
        <w:t>.</w:t>
      </w:r>
    </w:p>
    <w:p w14:paraId="6587676A" w14:textId="0FE842B3" w:rsidR="0092208A" w:rsidRDefault="0092208A" w:rsidP="00A6421D">
      <w:pPr>
        <w:pStyle w:val="Paragraph"/>
      </w:pPr>
      <w:r>
        <w:t xml:space="preserve">In LITESPARK-003 </w:t>
      </w:r>
      <w:r w:rsidR="00CE61D6">
        <w:t xml:space="preserve">(MK-6482-003) </w:t>
      </w:r>
      <w:r>
        <w:t xml:space="preserve">Phase 2 </w:t>
      </w:r>
      <w:r w:rsidR="001F7B96">
        <w:t>s</w:t>
      </w:r>
      <w:r>
        <w:t xml:space="preserve">tudy, </w:t>
      </w:r>
      <w:proofErr w:type="spellStart"/>
      <w:r>
        <w:t>b</w:t>
      </w:r>
      <w:r w:rsidRPr="00B27E2A">
        <w:t>elzutifan</w:t>
      </w:r>
      <w:proofErr w:type="spellEnd"/>
      <w:r w:rsidRPr="00B27E2A">
        <w:t xml:space="preserve"> in combination with cabozantinib has shown clinically meaningful objective responses in </w:t>
      </w:r>
      <w:r w:rsidR="00AB2BFD">
        <w:t xml:space="preserve">participants with </w:t>
      </w:r>
      <w:r w:rsidRPr="00B27E2A">
        <w:t xml:space="preserve">advanced RCC </w:t>
      </w:r>
      <w:r w:rsidR="00AB2BFD">
        <w:t>who</w:t>
      </w:r>
      <w:r w:rsidRPr="00B27E2A">
        <w:t xml:space="preserve"> were treatment</w:t>
      </w:r>
      <w:r>
        <w:t>‑</w:t>
      </w:r>
      <w:r w:rsidRPr="00B27E2A">
        <w:t xml:space="preserve">naïve and participants </w:t>
      </w:r>
      <w:r w:rsidR="00AB2BFD">
        <w:t>who</w:t>
      </w:r>
      <w:r w:rsidR="00AB2BFD" w:rsidRPr="00B27E2A">
        <w:t xml:space="preserve"> </w:t>
      </w:r>
      <w:r w:rsidRPr="00B27E2A">
        <w:t xml:space="preserve">were treated with prior immunotherapy. The primary endpoint of </w:t>
      </w:r>
      <w:r w:rsidR="001F7B96">
        <w:t>objective response rate</w:t>
      </w:r>
      <w:r w:rsidR="00932CD1">
        <w:t xml:space="preserve"> (ORR)</w:t>
      </w:r>
      <w:r w:rsidRPr="00B27E2A">
        <w:t xml:space="preserve"> was achieved in 35 of 50 participants (70%)</w:t>
      </w:r>
      <w:r w:rsidR="00D02ADA">
        <w:t>,</w:t>
      </w:r>
      <w:r w:rsidRPr="00B27E2A">
        <w:t xml:space="preserve"> with 4</w:t>
      </w:r>
      <w:r w:rsidR="001F7B96">
        <w:t> </w:t>
      </w:r>
      <w:r w:rsidR="00AB2BFD">
        <w:t>participants</w:t>
      </w:r>
      <w:r w:rsidR="00AB2BFD" w:rsidRPr="00B27E2A">
        <w:t xml:space="preserve"> </w:t>
      </w:r>
      <w:r w:rsidRPr="00B27E2A">
        <w:t xml:space="preserve">(8%) achieving a complete response. The median </w:t>
      </w:r>
      <w:r w:rsidR="001F7B96">
        <w:t>duration of response</w:t>
      </w:r>
      <w:r w:rsidR="00932CD1">
        <w:t xml:space="preserve"> (DOR)</w:t>
      </w:r>
      <w:r w:rsidRPr="00B27E2A">
        <w:t xml:space="preserve"> was 28.6 months (range</w:t>
      </w:r>
      <w:r w:rsidR="001F7B96">
        <w:t>:</w:t>
      </w:r>
      <w:r w:rsidRPr="00B27E2A">
        <w:t xml:space="preserve"> 1.9+ to 35.8)</w:t>
      </w:r>
      <w:r w:rsidR="00D02ADA">
        <w:t>,</w:t>
      </w:r>
      <w:r w:rsidRPr="00B27E2A">
        <w:t xml:space="preserve"> and an estimated 57% of all responders remained in response for ≥24 mo</w:t>
      </w:r>
      <w:r>
        <w:t>nths</w:t>
      </w:r>
      <w:r w:rsidRPr="00B27E2A">
        <w:t xml:space="preserve">. The median </w:t>
      </w:r>
      <w:r w:rsidR="001F7B96" w:rsidRPr="001F7B96">
        <w:t>progression-free survival</w:t>
      </w:r>
      <w:r w:rsidRPr="00B27E2A">
        <w:t xml:space="preserve"> was 30.3</w:t>
      </w:r>
      <w:r>
        <w:t> </w:t>
      </w:r>
      <w:r w:rsidRPr="00B27E2A">
        <w:t>months (95%</w:t>
      </w:r>
      <w:r>
        <w:t> </w:t>
      </w:r>
      <w:r w:rsidR="00B45E3E">
        <w:t>confidence interval [</w:t>
      </w:r>
      <w:r w:rsidRPr="00B27E2A">
        <w:t>CI</w:t>
      </w:r>
      <w:r w:rsidR="00B45E3E">
        <w:t>]</w:t>
      </w:r>
      <w:r w:rsidR="001F7B96">
        <w:t>: </w:t>
      </w:r>
      <w:r w:rsidRPr="00B27E2A">
        <w:t xml:space="preserve">16-not reached) </w:t>
      </w:r>
      <w:r w:rsidR="002571DB">
        <w:t>[Ref. </w:t>
      </w:r>
      <w:ins w:id="6" w:author="Powell, Deana" w:date="2026-03-23T14:53:00Z" w16du:dateUtc="2026-03-23T18:53:00Z">
        <w:r w:rsidR="002571DB">
          <w:t>5.</w:t>
        </w:r>
      </w:ins>
      <w:r w:rsidR="002571DB">
        <w:t>4</w:t>
      </w:r>
      <w:del w:id="7" w:author="Powell, Deana" w:date="2026-03-23T14:53:00Z" w16du:dateUtc="2026-03-23T18:53:00Z">
        <w:r w:rsidR="003F2F59">
          <w:delText>.3</w:delText>
        </w:r>
      </w:del>
      <w:r w:rsidR="002571DB">
        <w:t>: 08GGRR]</w:t>
      </w:r>
      <w:r w:rsidRPr="00B27E2A">
        <w:t xml:space="preserve">. </w:t>
      </w:r>
      <w:r w:rsidRPr="00EA29BA">
        <w:t xml:space="preserve">These results provide a scientific rationale for the continued investigation of </w:t>
      </w:r>
      <w:proofErr w:type="spellStart"/>
      <w:r w:rsidRPr="00EA29BA">
        <w:t>belzutifan</w:t>
      </w:r>
      <w:proofErr w:type="spellEnd"/>
      <w:r w:rsidRPr="00EA29BA">
        <w:t xml:space="preserve"> plus a </w:t>
      </w:r>
      <w:r w:rsidR="001F7B96">
        <w:t>VEGF receptor (</w:t>
      </w:r>
      <w:r w:rsidRPr="00EA29BA">
        <w:t>VEGFR</w:t>
      </w:r>
      <w:r w:rsidR="001F7B96">
        <w:t>)</w:t>
      </w:r>
      <w:r>
        <w:t>-</w:t>
      </w:r>
      <w:r w:rsidRPr="00EA29BA">
        <w:t xml:space="preserve">TKI for advanced </w:t>
      </w:r>
      <w:proofErr w:type="spellStart"/>
      <w:r w:rsidRPr="00EA29BA">
        <w:t>ccRCC</w:t>
      </w:r>
      <w:proofErr w:type="spellEnd"/>
      <w:r>
        <w:t>.</w:t>
      </w:r>
    </w:p>
    <w:p w14:paraId="1923340A" w14:textId="12E74F5E" w:rsidR="00917D60" w:rsidRDefault="006C08C8" w:rsidP="00A6421D">
      <w:pPr>
        <w:pStyle w:val="Paragraph"/>
      </w:pPr>
      <w:proofErr w:type="spellStart"/>
      <w:r w:rsidRPr="002F23DB">
        <w:t>Zanzalintinib</w:t>
      </w:r>
      <w:proofErr w:type="spellEnd"/>
      <w:r w:rsidRPr="002F23DB">
        <w:t xml:space="preserve"> is a </w:t>
      </w:r>
      <w:r>
        <w:t>novel,</w:t>
      </w:r>
      <w:r w:rsidRPr="002F23DB">
        <w:t xml:space="preserve"> potent, orally bioavailable, small molecule </w:t>
      </w:r>
      <w:r>
        <w:t>TKI</w:t>
      </w:r>
      <w:r w:rsidRPr="00514FE7">
        <w:t xml:space="preserve"> targeting</w:t>
      </w:r>
      <w:r>
        <w:t xml:space="preserve"> multiple tyrosine kinases</w:t>
      </w:r>
      <w:r w:rsidRPr="002F23DB">
        <w:t xml:space="preserve">, involved in tumor growth and angiogenesis. </w:t>
      </w:r>
      <w:r>
        <w:t>By targeting these pathways</w:t>
      </w:r>
      <w:r w:rsidR="00A24A93">
        <w:t>,</w:t>
      </w:r>
      <w:r>
        <w:t xml:space="preserve"> </w:t>
      </w:r>
      <w:r w:rsidR="00A24A93">
        <w:t>i</w:t>
      </w:r>
      <w:r>
        <w:t xml:space="preserve">t aims to disrupt the signaling processes that contribute to cancer cell proliferation and survival. </w:t>
      </w:r>
      <w:proofErr w:type="spellStart"/>
      <w:r>
        <w:t>Zanzalintinib</w:t>
      </w:r>
      <w:proofErr w:type="spellEnd"/>
      <w:r>
        <w:t xml:space="preserve"> primarily targets inhibition of MET and VEGFR2 tyrosine kinase</w:t>
      </w:r>
      <w:r w:rsidR="0000114B">
        <w:t>s</w:t>
      </w:r>
      <w:r>
        <w:t xml:space="preserve">. In addition, </w:t>
      </w:r>
      <w:proofErr w:type="spellStart"/>
      <w:r>
        <w:t>zanzalintinib</w:t>
      </w:r>
      <w:proofErr w:type="spellEnd"/>
      <w:r>
        <w:t xml:space="preserve"> has significant activity against the TYRO3/AXL/MER (TAM) kinase family members AXL and MER, implicated in suppression of antitumor immunity. Preliminary data demonstrated clinical activity of </w:t>
      </w:r>
      <w:proofErr w:type="spellStart"/>
      <w:r>
        <w:t>z</w:t>
      </w:r>
      <w:r w:rsidRPr="002F23DB">
        <w:t>anzalintinib</w:t>
      </w:r>
      <w:proofErr w:type="spellEnd"/>
      <w:r>
        <w:t xml:space="preserve"> in several tumor types, including RCC.</w:t>
      </w:r>
    </w:p>
    <w:p w14:paraId="2EA6690F" w14:textId="5C5373C4" w:rsidR="00A6421D" w:rsidRDefault="00A6421D" w:rsidP="003F2F59">
      <w:pPr>
        <w:pStyle w:val="Paragraph"/>
        <w:keepLines/>
      </w:pPr>
      <w:r w:rsidRPr="00FB7545">
        <w:lastRenderedPageBreak/>
        <w:t xml:space="preserve">Expression of VEGF is higher in </w:t>
      </w:r>
      <w:proofErr w:type="spellStart"/>
      <w:r w:rsidRPr="00FB7545">
        <w:t>ccRCC</w:t>
      </w:r>
      <w:proofErr w:type="spellEnd"/>
      <w:r w:rsidRPr="00FB7545">
        <w:t xml:space="preserve"> than other tumor types, highlighting the important role VEGF-driven angiogenesis plays in this disease</w:t>
      </w:r>
      <w:r>
        <w:t xml:space="preserve"> </w:t>
      </w:r>
      <w:r w:rsidR="002571DB">
        <w:t>[Ref. </w:t>
      </w:r>
      <w:ins w:id="8" w:author="Powell, Deana" w:date="2026-03-23T14:53:00Z" w16du:dateUtc="2026-03-23T18:53:00Z">
        <w:r w:rsidR="002571DB">
          <w:t>5.</w:t>
        </w:r>
      </w:ins>
      <w:r w:rsidR="002571DB">
        <w:t>4</w:t>
      </w:r>
      <w:del w:id="9" w:author="Powell, Deana" w:date="2026-03-23T14:53:00Z" w16du:dateUtc="2026-03-23T18:53:00Z">
        <w:r w:rsidR="003F2F59">
          <w:delText>.3</w:delText>
        </w:r>
      </w:del>
      <w:r w:rsidR="002571DB">
        <w:t>: 08355S]</w:t>
      </w:r>
      <w:r w:rsidRPr="00FB7545">
        <w:t>. While anti-VEGF therapy, including VEGFR</w:t>
      </w:r>
      <w:r w:rsidR="004B0874">
        <w:t>-</w:t>
      </w:r>
      <w:r w:rsidRPr="00FB7545">
        <w:t xml:space="preserve">TKIs, remains an important therapeutic option for metastatic </w:t>
      </w:r>
      <w:proofErr w:type="spellStart"/>
      <w:r w:rsidRPr="00FB7545">
        <w:t>ccRCC</w:t>
      </w:r>
      <w:proofErr w:type="spellEnd"/>
      <w:r w:rsidRPr="00FB7545">
        <w:t>, response rates remain modest</w:t>
      </w:r>
      <w:r w:rsidR="008404F5">
        <w:t>,</w:t>
      </w:r>
      <w:r w:rsidRPr="00FB7545">
        <w:t xml:space="preserve"> and most patients eventually progress.</w:t>
      </w:r>
    </w:p>
    <w:p w14:paraId="4119366C" w14:textId="51EE26EC" w:rsidR="00A6421D" w:rsidRDefault="00A6421D" w:rsidP="00A6421D">
      <w:pPr>
        <w:pStyle w:val="Paragraph"/>
      </w:pPr>
      <w:r w:rsidRPr="00F0294B">
        <w:t xml:space="preserve">The rationale for combining </w:t>
      </w:r>
      <w:proofErr w:type="spellStart"/>
      <w:r w:rsidRPr="00F0294B">
        <w:t>belzutifan</w:t>
      </w:r>
      <w:proofErr w:type="spellEnd"/>
      <w:r w:rsidRPr="00F0294B">
        <w:t xml:space="preserve"> with next-generation TKIs such as </w:t>
      </w:r>
      <w:proofErr w:type="spellStart"/>
      <w:r w:rsidRPr="00F0294B">
        <w:t>zanzalintinib</w:t>
      </w:r>
      <w:proofErr w:type="spellEnd"/>
      <w:r w:rsidRPr="00F0294B">
        <w:t xml:space="preserve"> in RCC treatment stems from the understanding that HIF activation in RCC can lead to resistance to TKIs.</w:t>
      </w:r>
      <w:r>
        <w:t xml:space="preserve"> The therapeutic approach of combining the TKI </w:t>
      </w:r>
      <w:proofErr w:type="spellStart"/>
      <w:r>
        <w:t>zanzalintinib</w:t>
      </w:r>
      <w:proofErr w:type="spellEnd"/>
      <w:r>
        <w:t xml:space="preserve"> with the HIF-2α antagonist </w:t>
      </w:r>
      <w:proofErr w:type="spellStart"/>
      <w:r>
        <w:t>belzutifan</w:t>
      </w:r>
      <w:proofErr w:type="spellEnd"/>
      <w:r>
        <w:t xml:space="preserve"> may enhance therapeutic benefit.</w:t>
      </w:r>
    </w:p>
    <w:p w14:paraId="1F99ACBC" w14:textId="150F3990" w:rsidR="00032D81" w:rsidRDefault="00032D81" w:rsidP="00032D81">
      <w:pPr>
        <w:pStyle w:val="Paragraph"/>
      </w:pPr>
      <w:r>
        <w:t xml:space="preserve">The aim of the proposed study (MK-3475-03C) is to evaluate the safety and efficacy of </w:t>
      </w:r>
      <w:proofErr w:type="spellStart"/>
      <w:r>
        <w:t>belzutifan</w:t>
      </w:r>
      <w:proofErr w:type="spellEnd"/>
      <w:r>
        <w:t xml:space="preserve"> in combination with </w:t>
      </w:r>
      <w:proofErr w:type="spellStart"/>
      <w:r>
        <w:t>zanzalintinib</w:t>
      </w:r>
      <w:proofErr w:type="spellEnd"/>
      <w:r>
        <w:t xml:space="preserve"> in advanced </w:t>
      </w:r>
      <w:r w:rsidR="009E4EEB">
        <w:t>first-line</w:t>
      </w:r>
      <w:r>
        <w:t xml:space="preserve"> </w:t>
      </w:r>
      <w:proofErr w:type="spellStart"/>
      <w:r>
        <w:t>ccRCC</w:t>
      </w:r>
      <w:proofErr w:type="spellEnd"/>
      <w:r>
        <w:t xml:space="preserve"> with recurrence during or after anti</w:t>
      </w:r>
      <w:r w:rsidR="00D246C4">
        <w:t>–</w:t>
      </w:r>
      <w:r>
        <w:t>PD-(L)1</w:t>
      </w:r>
      <w:r w:rsidR="009E4EEB">
        <w:t xml:space="preserve"> </w:t>
      </w:r>
      <w:r w:rsidR="00F5004A">
        <w:t xml:space="preserve">adjuvant </w:t>
      </w:r>
      <w:r w:rsidR="009E4EEB">
        <w:t>therapy</w:t>
      </w:r>
      <w:r>
        <w:t>.</w:t>
      </w:r>
    </w:p>
    <w:p w14:paraId="69003AAF" w14:textId="7587F584" w:rsidR="00B47611" w:rsidRDefault="00B47611" w:rsidP="006B2513">
      <w:pPr>
        <w:pStyle w:val="Heading3"/>
      </w:pPr>
      <w:bookmarkStart w:id="10" w:name="_Toc195040921"/>
      <w:bookmarkStart w:id="11" w:name="_Toc193268427"/>
      <w:r>
        <w:t>Indication to be Studied</w:t>
      </w:r>
      <w:bookmarkEnd w:id="10"/>
      <w:bookmarkEnd w:id="11"/>
    </w:p>
    <w:p w14:paraId="791E6599" w14:textId="041FFCCB" w:rsidR="002C34F8" w:rsidRPr="00EC4B75" w:rsidRDefault="009E33E8" w:rsidP="00AB50D8">
      <w:pPr>
        <w:pStyle w:val="Paragraph"/>
      </w:pPr>
      <w:r>
        <w:t xml:space="preserve">The MK-3475-03C study will evaluate the safety and efficacy of combination </w:t>
      </w:r>
      <w:r w:rsidR="00E444CB">
        <w:t>therapies</w:t>
      </w:r>
      <w:r w:rsidR="00513C7D">
        <w:t xml:space="preserve"> in participants with</w:t>
      </w:r>
      <w:r>
        <w:t xml:space="preserve"> advanced </w:t>
      </w:r>
      <w:proofErr w:type="spellStart"/>
      <w:r w:rsidR="004157F9">
        <w:t>cc</w:t>
      </w:r>
      <w:r>
        <w:t>RCC</w:t>
      </w:r>
      <w:proofErr w:type="spellEnd"/>
      <w:r>
        <w:t xml:space="preserve"> with recurrent disease during or after anti</w:t>
      </w:r>
      <w:r w:rsidR="00D246C4">
        <w:t>–</w:t>
      </w:r>
      <w:r>
        <w:t>PD‑(L)1 adjuvant therapy.</w:t>
      </w:r>
    </w:p>
    <w:p w14:paraId="2CBA84A6" w14:textId="6DE07E18" w:rsidR="00B47611" w:rsidRDefault="00B47611" w:rsidP="006B2513">
      <w:pPr>
        <w:pStyle w:val="Heading3"/>
      </w:pPr>
      <w:bookmarkStart w:id="12" w:name="_Toc195040922"/>
      <w:bookmarkStart w:id="13" w:name="_Toc193268428"/>
      <w:r w:rsidRPr="00A242E4">
        <w:t>General Approach to Evaluation</w:t>
      </w:r>
      <w:r w:rsidR="00576795">
        <w:t xml:space="preserve"> of the Investigational Product</w:t>
      </w:r>
      <w:bookmarkEnd w:id="12"/>
      <w:bookmarkEnd w:id="13"/>
    </w:p>
    <w:p w14:paraId="58CEF4AD" w14:textId="2CFD8F73" w:rsidR="00533EFA" w:rsidRPr="004A4099" w:rsidRDefault="00533EFA" w:rsidP="00533EFA">
      <w:pPr>
        <w:pStyle w:val="Paragraph"/>
      </w:pPr>
      <w:r w:rsidRPr="00A0600C">
        <w:t xml:space="preserve">Investigational New Drug </w:t>
      </w:r>
      <w:r>
        <w:t>(IND) 145564 supports a Phase 1</w:t>
      </w:r>
      <w:r w:rsidR="00A50EF1">
        <w:t>b</w:t>
      </w:r>
      <w:r>
        <w:t>/2, rolling arm, multicenter, open-label, adaptive design umbrella master protocol (MK-3475-U0</w:t>
      </w:r>
      <w:r w:rsidR="00983343">
        <w:t>3</w:t>
      </w:r>
      <w:r>
        <w:t xml:space="preserve">) that will evaluate the </w:t>
      </w:r>
      <w:r w:rsidR="004157F9">
        <w:t xml:space="preserve">safety and </w:t>
      </w:r>
      <w:r w:rsidRPr="004A4099">
        <w:t xml:space="preserve">efficacy of </w:t>
      </w:r>
      <w:r w:rsidR="004157F9" w:rsidRPr="004A4099">
        <w:t>experimental combination</w:t>
      </w:r>
      <w:r w:rsidR="00727A0C" w:rsidRPr="004A4099">
        <w:t>s</w:t>
      </w:r>
      <w:r w:rsidR="004157F9" w:rsidRPr="004A4099">
        <w:t xml:space="preserve"> of investigational agents in participants with advanced RCC</w:t>
      </w:r>
      <w:r w:rsidRPr="004A4099">
        <w:t xml:space="preserve">. This </w:t>
      </w:r>
      <w:r w:rsidR="00983343" w:rsidRPr="004A4099">
        <w:t>RCC</w:t>
      </w:r>
      <w:r w:rsidRPr="004A4099">
        <w:t xml:space="preserve"> umbrella study will provide a platform to address the needs of these patients by rapidly and efficiently evaluating new investigational agents in Phase 1/2 </w:t>
      </w:r>
      <w:r w:rsidR="00727A0C" w:rsidRPr="004A4099">
        <w:t xml:space="preserve">studies </w:t>
      </w:r>
      <w:r w:rsidRPr="004A4099">
        <w:t xml:space="preserve">and either advancing them into registrational </w:t>
      </w:r>
      <w:r w:rsidR="00525065" w:rsidRPr="004A4099">
        <w:t>studie</w:t>
      </w:r>
      <w:r w:rsidRPr="004A4099">
        <w:t xml:space="preserve">s or discontinuing them if they are not </w:t>
      </w:r>
      <w:r w:rsidR="006F294B" w:rsidRPr="004A4099">
        <w:t xml:space="preserve">tolerable or </w:t>
      </w:r>
      <w:r w:rsidRPr="004A4099">
        <w:t>efficacious.</w:t>
      </w:r>
    </w:p>
    <w:p w14:paraId="6DD98223" w14:textId="5A31A30E" w:rsidR="00533EFA" w:rsidRDefault="00533EFA" w:rsidP="00533EFA">
      <w:pPr>
        <w:pStyle w:val="Paragraph"/>
      </w:pPr>
      <w:r w:rsidRPr="004A4099">
        <w:t>The master protocol (MK-3475-</w:t>
      </w:r>
      <w:r>
        <w:t xml:space="preserve">U03) includes multiple </w:t>
      </w:r>
      <w:proofErr w:type="spellStart"/>
      <w:r>
        <w:t>substudies</w:t>
      </w:r>
      <w:proofErr w:type="spellEnd"/>
      <w:r>
        <w:t xml:space="preserve"> that are defined by specific participant populations.</w:t>
      </w:r>
      <w:r w:rsidRPr="004F7D98">
        <w:t xml:space="preserve"> </w:t>
      </w:r>
      <w:r w:rsidRPr="00C84733">
        <w:t xml:space="preserve">There are currently </w:t>
      </w:r>
      <w:r>
        <w:t>2</w:t>
      </w:r>
      <w:r w:rsidRPr="00C84733">
        <w:t xml:space="preserve"> active </w:t>
      </w:r>
      <w:proofErr w:type="spellStart"/>
      <w:r w:rsidRPr="00C84733">
        <w:t>substudies</w:t>
      </w:r>
      <w:proofErr w:type="spellEnd"/>
      <w:r>
        <w:t xml:space="preserve"> under the master protocol</w:t>
      </w:r>
      <w:r w:rsidRPr="00C84733">
        <w:t xml:space="preserve"> (MK</w:t>
      </w:r>
      <w:r>
        <w:t>‑</w:t>
      </w:r>
      <w:r w:rsidRPr="00C84733">
        <w:t>3475</w:t>
      </w:r>
      <w:r>
        <w:t>‑</w:t>
      </w:r>
      <w:r w:rsidRPr="00C84733">
        <w:t>0</w:t>
      </w:r>
      <w:r>
        <w:t>3</w:t>
      </w:r>
      <w:r w:rsidRPr="00C84733">
        <w:t>A and MK-3475-0</w:t>
      </w:r>
      <w:r>
        <w:t>3B</w:t>
      </w:r>
      <w:r w:rsidRPr="00C84733">
        <w:t>)</w:t>
      </w:r>
      <w:r>
        <w:t xml:space="preserve">. </w:t>
      </w:r>
      <w:proofErr w:type="spellStart"/>
      <w:r>
        <w:t>Substudy</w:t>
      </w:r>
      <w:proofErr w:type="spellEnd"/>
      <w:r>
        <w:t xml:space="preserve"> 03A includes </w:t>
      </w:r>
      <w:r w:rsidRPr="00490196">
        <w:t>participants with</w:t>
      </w:r>
      <w:r w:rsidR="00DC0DA7">
        <w:t xml:space="preserve"> </w:t>
      </w:r>
      <w:r w:rsidR="003E5C98">
        <w:t xml:space="preserve">advanced/metastatic </w:t>
      </w:r>
      <w:proofErr w:type="spellStart"/>
      <w:r w:rsidRPr="00490196">
        <w:t>ccRCC</w:t>
      </w:r>
      <w:proofErr w:type="spellEnd"/>
      <w:r w:rsidR="003E5C98">
        <w:t xml:space="preserve"> who are </w:t>
      </w:r>
      <w:r w:rsidR="003E5C98" w:rsidRPr="00A55FD5">
        <w:t>naïve to treatment</w:t>
      </w:r>
      <w:r w:rsidR="003E5C98">
        <w:t>,</w:t>
      </w:r>
      <w:r w:rsidR="003848E1">
        <w:t xml:space="preserve"> </w:t>
      </w:r>
      <w:r>
        <w:t xml:space="preserve">and </w:t>
      </w:r>
      <w:proofErr w:type="spellStart"/>
      <w:r>
        <w:t>Substudy</w:t>
      </w:r>
      <w:proofErr w:type="spellEnd"/>
      <w:r>
        <w:t> 03B includes participants with</w:t>
      </w:r>
      <w:r w:rsidR="00525065">
        <w:t xml:space="preserve"> advanced</w:t>
      </w:r>
      <w:r w:rsidR="003E5C98">
        <w:t xml:space="preserve"> </w:t>
      </w:r>
      <w:proofErr w:type="spellStart"/>
      <w:r>
        <w:t>ccRCC</w:t>
      </w:r>
      <w:proofErr w:type="spellEnd"/>
      <w:r>
        <w:t xml:space="preserve"> who have experienced disease progression after receiving a prior anti</w:t>
      </w:r>
      <w:r w:rsidR="00D246C4">
        <w:t>–</w:t>
      </w:r>
      <w:r>
        <w:t>PD-(L)1 and a VEGF/TKI.</w:t>
      </w:r>
    </w:p>
    <w:p w14:paraId="6567BC75" w14:textId="3D49297A" w:rsidR="002C34F8" w:rsidRPr="00EC4B75" w:rsidRDefault="00533EFA" w:rsidP="00533EFA">
      <w:pPr>
        <w:pStyle w:val="Paragraph"/>
      </w:pPr>
      <w:r>
        <w:t>Th</w:t>
      </w:r>
      <w:r w:rsidR="006C196B">
        <w:t xml:space="preserve">e focus of this </w:t>
      </w:r>
      <w:r>
        <w:t xml:space="preserve">submission is </w:t>
      </w:r>
      <w:r w:rsidR="00AB2BFD">
        <w:t>on</w:t>
      </w:r>
      <w:r>
        <w:t xml:space="preserve"> </w:t>
      </w:r>
      <w:proofErr w:type="spellStart"/>
      <w:r>
        <w:t>Substudy</w:t>
      </w:r>
      <w:proofErr w:type="spellEnd"/>
      <w:r>
        <w:t xml:space="preserve"> 03C (MK-3475-03C)</w:t>
      </w:r>
      <w:r w:rsidR="00AB2BFD">
        <w:t>, which will be conducted</w:t>
      </w:r>
      <w:r>
        <w:t xml:space="preserve"> under the master protocol. </w:t>
      </w:r>
      <w:proofErr w:type="spellStart"/>
      <w:r>
        <w:t>Substudy</w:t>
      </w:r>
      <w:proofErr w:type="spellEnd"/>
      <w:r>
        <w:t xml:space="preserve"> 03C</w:t>
      </w:r>
      <w:r w:rsidRPr="00303AF4">
        <w:t xml:space="preserve"> will include participants with advanced </w:t>
      </w:r>
      <w:proofErr w:type="spellStart"/>
      <w:r w:rsidRPr="00303AF4">
        <w:t>ccRCC</w:t>
      </w:r>
      <w:proofErr w:type="spellEnd"/>
      <w:r w:rsidRPr="00303AF4">
        <w:t xml:space="preserve"> who have experienced disease recurrence during or after </w:t>
      </w:r>
      <w:r w:rsidR="009D4411">
        <w:t>anti</w:t>
      </w:r>
      <w:r w:rsidR="00B93575">
        <w:t>–</w:t>
      </w:r>
      <w:r w:rsidRPr="00303AF4">
        <w:t>PD</w:t>
      </w:r>
      <w:r w:rsidR="00525065">
        <w:t>-</w:t>
      </w:r>
      <w:r w:rsidR="00AB2BFD" w:rsidRPr="00303AF4">
        <w:t>(</w:t>
      </w:r>
      <w:r w:rsidRPr="00303AF4">
        <w:t xml:space="preserve">L)1 </w:t>
      </w:r>
      <w:r w:rsidR="00727A0C" w:rsidRPr="00303AF4">
        <w:t>adjuvant</w:t>
      </w:r>
      <w:r w:rsidR="00727A0C">
        <w:t xml:space="preserve"> </w:t>
      </w:r>
      <w:r w:rsidR="00A52757">
        <w:t>therapy</w:t>
      </w:r>
      <w:r w:rsidRPr="00303AF4">
        <w:t>.</w:t>
      </w:r>
    </w:p>
    <w:p w14:paraId="5BBF1BD9" w14:textId="4988AF45" w:rsidR="00B47611" w:rsidRDefault="00B47611" w:rsidP="006B2513">
      <w:pPr>
        <w:pStyle w:val="Heading3"/>
      </w:pPr>
      <w:bookmarkStart w:id="14" w:name="_Toc195040923"/>
      <w:bookmarkStart w:id="15" w:name="_Toc193268429"/>
      <w:r w:rsidRPr="000F2C82">
        <w:t xml:space="preserve">Clinical </w:t>
      </w:r>
      <w:r w:rsidR="00527D64">
        <w:t>Study or Studies</w:t>
      </w:r>
      <w:r w:rsidRPr="000F2C82">
        <w:t xml:space="preserve"> to be Conducted</w:t>
      </w:r>
      <w:bookmarkEnd w:id="14"/>
      <w:bookmarkEnd w:id="15"/>
    </w:p>
    <w:p w14:paraId="2214284A" w14:textId="3AC8FB8C" w:rsidR="00DB4946" w:rsidRDefault="00DB4946" w:rsidP="00DB4946">
      <w:pPr>
        <w:pStyle w:val="Paragraph"/>
      </w:pPr>
      <w:proofErr w:type="spellStart"/>
      <w:r>
        <w:t>Substudy</w:t>
      </w:r>
      <w:proofErr w:type="spellEnd"/>
      <w:r>
        <w:t xml:space="preserve"> 03C, under the master MK-3475-U03 RCC platform study, is a Phase 1b/2, rolling arm, multicenter, open-label adaptive design study that will evaluate the safety and efficacy of </w:t>
      </w:r>
      <w:proofErr w:type="spellStart"/>
      <w:r>
        <w:t>belzutifan</w:t>
      </w:r>
      <w:proofErr w:type="spellEnd"/>
      <w:r>
        <w:t xml:space="preserve"> in combination with </w:t>
      </w:r>
      <w:proofErr w:type="spellStart"/>
      <w:r>
        <w:t>zanzalintinib</w:t>
      </w:r>
      <w:proofErr w:type="spellEnd"/>
      <w:r>
        <w:t xml:space="preserve"> for the treatment of </w:t>
      </w:r>
      <w:r w:rsidR="00AB2BFD">
        <w:t xml:space="preserve">adult participants with </w:t>
      </w:r>
      <w:r>
        <w:t xml:space="preserve">advanced </w:t>
      </w:r>
      <w:proofErr w:type="spellStart"/>
      <w:r w:rsidRPr="00DB4946">
        <w:t>cc</w:t>
      </w:r>
      <w:r>
        <w:t>RCC</w:t>
      </w:r>
      <w:proofErr w:type="spellEnd"/>
      <w:r>
        <w:t xml:space="preserve"> </w:t>
      </w:r>
      <w:r w:rsidR="00AB2BFD">
        <w:t>who have</w:t>
      </w:r>
      <w:r>
        <w:t xml:space="preserve"> recurrent disease </w:t>
      </w:r>
      <w:bookmarkStart w:id="16" w:name="_Hlk185193308"/>
      <w:r>
        <w:t>during or after anti</w:t>
      </w:r>
      <w:r w:rsidR="00D246C4">
        <w:t>–</w:t>
      </w:r>
      <w:r>
        <w:t>PD-(L)1 adjuvant therapy</w:t>
      </w:r>
      <w:bookmarkEnd w:id="16"/>
      <w:r>
        <w:t xml:space="preserve">. </w:t>
      </w:r>
      <w:r>
        <w:lastRenderedPageBreak/>
        <w:t xml:space="preserve">Preliminary efficacy in this </w:t>
      </w:r>
      <w:r w:rsidR="00525065">
        <w:t>study w</w:t>
      </w:r>
      <w:r>
        <w:t xml:space="preserve">ill be evaluated by </w:t>
      </w:r>
      <w:r w:rsidR="009E4EEB" w:rsidRPr="009E4EEB">
        <w:t>blinded independent central review</w:t>
      </w:r>
      <w:r>
        <w:t xml:space="preserve"> using </w:t>
      </w:r>
      <w:r w:rsidR="009E4EEB">
        <w:t>objective response</w:t>
      </w:r>
      <w:r>
        <w:t xml:space="preserve"> per </w:t>
      </w:r>
      <w:r w:rsidR="009E4EEB" w:rsidRPr="009E4EEB">
        <w:t xml:space="preserve">Response Evaluation Criteria in Solid Tumors </w:t>
      </w:r>
      <w:r w:rsidR="009E4EEB">
        <w:t>Version</w:t>
      </w:r>
      <w:r>
        <w:t xml:space="preserve"> 1.1.</w:t>
      </w:r>
    </w:p>
    <w:p w14:paraId="7AFF4CD6" w14:textId="4E923FFA" w:rsidR="002C34F8" w:rsidRPr="004A4099" w:rsidRDefault="00474E81" w:rsidP="00DB4946">
      <w:pPr>
        <w:pStyle w:val="Paragraph"/>
      </w:pPr>
      <w:r w:rsidRPr="00D94BD9">
        <w:t>Th</w:t>
      </w:r>
      <w:r>
        <w:t xml:space="preserve">e </w:t>
      </w:r>
      <w:proofErr w:type="spellStart"/>
      <w:r>
        <w:t>sub</w:t>
      </w:r>
      <w:r w:rsidRPr="00D94BD9">
        <w:t>study</w:t>
      </w:r>
      <w:proofErr w:type="spellEnd"/>
      <w:r w:rsidRPr="00D94BD9">
        <w:t xml:space="preserve"> will have 2</w:t>
      </w:r>
      <w:r>
        <w:t> </w:t>
      </w:r>
      <w:r w:rsidRPr="00D94BD9">
        <w:t>phases: an initial Safety Lea</w:t>
      </w:r>
      <w:r w:rsidRPr="004A4099">
        <w:t>d-in Phase</w:t>
      </w:r>
      <w:r w:rsidR="00DB4946" w:rsidRPr="004A4099">
        <w:t xml:space="preserve"> </w:t>
      </w:r>
      <w:r w:rsidR="00727A0C" w:rsidRPr="004A4099">
        <w:t xml:space="preserve">with participants allocated to parallel treatment arms of </w:t>
      </w:r>
      <w:proofErr w:type="spellStart"/>
      <w:r w:rsidR="00727A0C" w:rsidRPr="004A4099">
        <w:t>belzutifan</w:t>
      </w:r>
      <w:proofErr w:type="spellEnd"/>
      <w:r w:rsidR="00727A0C" w:rsidRPr="004A4099">
        <w:t xml:space="preserve"> in combination with </w:t>
      </w:r>
      <w:proofErr w:type="spellStart"/>
      <w:r w:rsidR="00727A0C" w:rsidRPr="004A4099">
        <w:t>zanzalintinib</w:t>
      </w:r>
      <w:proofErr w:type="spellEnd"/>
      <w:r w:rsidR="00727A0C" w:rsidRPr="004A4099">
        <w:t xml:space="preserve"> at </w:t>
      </w:r>
      <w:r w:rsidR="003419BD">
        <w:t>2</w:t>
      </w:r>
      <w:r w:rsidR="003419BD" w:rsidRPr="004A4099">
        <w:t xml:space="preserve"> </w:t>
      </w:r>
      <w:r w:rsidR="00727A0C" w:rsidRPr="004A4099">
        <w:t>different doses</w:t>
      </w:r>
      <w:r w:rsidR="00F9456D">
        <w:t>,</w:t>
      </w:r>
      <w:r w:rsidR="00727A0C" w:rsidRPr="004A4099">
        <w:t xml:space="preserve"> </w:t>
      </w:r>
      <w:r w:rsidR="00DB4946" w:rsidRPr="004A4099">
        <w:t xml:space="preserve">followed by an Efficacy Phase. After the combination treatment has demonstrated a tolerable safety profile in the Safety Lead-in Phase of this study or outside this study, participants will be enrolled in that </w:t>
      </w:r>
      <w:r w:rsidR="009E3A9F" w:rsidRPr="004A4099">
        <w:t xml:space="preserve">treatment </w:t>
      </w:r>
      <w:r w:rsidR="00DB4946" w:rsidRPr="004A4099">
        <w:t>arm for the Efficacy Phase evaluation.</w:t>
      </w:r>
    </w:p>
    <w:p w14:paraId="0050DA75" w14:textId="661C0806" w:rsidR="00B47611" w:rsidRPr="004A4099" w:rsidRDefault="00B47611" w:rsidP="006B2513">
      <w:pPr>
        <w:pStyle w:val="Heading3"/>
      </w:pPr>
      <w:bookmarkStart w:id="17" w:name="_Toc195040924"/>
      <w:bookmarkStart w:id="18" w:name="_Toc193268430"/>
      <w:r w:rsidRPr="004A4099">
        <w:t>Estimated Number of Participants</w:t>
      </w:r>
      <w:bookmarkEnd w:id="17"/>
      <w:bookmarkEnd w:id="18"/>
    </w:p>
    <w:p w14:paraId="1F12C043" w14:textId="6825D941" w:rsidR="00EC4B75" w:rsidRPr="004A4099" w:rsidRDefault="00E64184" w:rsidP="00E64184">
      <w:pPr>
        <w:pStyle w:val="Paragraph"/>
      </w:pPr>
      <w:r w:rsidRPr="004A4099">
        <w:t xml:space="preserve">Approximately </w:t>
      </w:r>
      <w:r w:rsidR="002667AA" w:rsidRPr="004A4099">
        <w:t xml:space="preserve">100 </w:t>
      </w:r>
      <w:r w:rsidRPr="004A4099">
        <w:t>participants will be enrolled in this study (</w:t>
      </w:r>
      <w:r w:rsidR="00EF0760" w:rsidRPr="004A4099">
        <w:t>≥</w:t>
      </w:r>
      <w:r w:rsidRPr="004A4099">
        <w:t xml:space="preserve">10 participants in </w:t>
      </w:r>
      <w:r w:rsidR="00727A0C" w:rsidRPr="004A4099">
        <w:t xml:space="preserve">each arm of the </w:t>
      </w:r>
      <w:r w:rsidRPr="004A4099">
        <w:t xml:space="preserve">Safety Lead‑in Phase and </w:t>
      </w:r>
      <w:r w:rsidR="00FD1FE4">
        <w:t xml:space="preserve">approximately </w:t>
      </w:r>
      <w:r w:rsidRPr="004A4099">
        <w:t xml:space="preserve">80 participants in </w:t>
      </w:r>
      <w:r w:rsidR="00727A0C" w:rsidRPr="004A4099">
        <w:t xml:space="preserve">the </w:t>
      </w:r>
      <w:r w:rsidRPr="004A4099">
        <w:t>Efficacy Phase).</w:t>
      </w:r>
    </w:p>
    <w:p w14:paraId="7EC11BFC" w14:textId="77777777" w:rsidR="003E5C98" w:rsidRPr="004A4099" w:rsidRDefault="003E5C98" w:rsidP="003E5C98">
      <w:pPr>
        <w:pStyle w:val="Heading3"/>
      </w:pPr>
      <w:bookmarkStart w:id="19" w:name="_Toc195040925"/>
      <w:bookmarkStart w:id="20" w:name="_Toc193268431"/>
      <w:r w:rsidRPr="004A4099">
        <w:t>Anticipated Risks</w:t>
      </w:r>
      <w:bookmarkEnd w:id="19"/>
      <w:bookmarkEnd w:id="20"/>
    </w:p>
    <w:p w14:paraId="0EC8664E" w14:textId="5BF9E486" w:rsidR="00EC4B75" w:rsidRDefault="00E64184" w:rsidP="00EC4B75">
      <w:pPr>
        <w:pStyle w:val="Paragraph"/>
      </w:pPr>
      <w:r w:rsidRPr="00FA5110">
        <w:t xml:space="preserve">Detailed information regarding </w:t>
      </w:r>
      <w:proofErr w:type="spellStart"/>
      <w:r>
        <w:t>belzutifan</w:t>
      </w:r>
      <w:proofErr w:type="spellEnd"/>
      <w:r w:rsidRPr="00FA5110">
        <w:t xml:space="preserve"> safety is found in the current</w:t>
      </w:r>
      <w:r>
        <w:t xml:space="preserve"> </w:t>
      </w:r>
      <w:proofErr w:type="spellStart"/>
      <w:r>
        <w:t>belzutifan</w:t>
      </w:r>
      <w:proofErr w:type="spellEnd"/>
      <w:r w:rsidR="009E4EEB">
        <w:t xml:space="preserve"> Investigator’s Brochure</w:t>
      </w:r>
      <w:r w:rsidRPr="00FA5110">
        <w:t xml:space="preserve"> (</w:t>
      </w:r>
      <w:r w:rsidR="00605E84">
        <w:t xml:space="preserve">IB; </w:t>
      </w:r>
      <w:r w:rsidRPr="00FA5110">
        <w:t>Sections 5.</w:t>
      </w:r>
      <w:r w:rsidR="00FC7586">
        <w:t>5</w:t>
      </w:r>
      <w:r w:rsidRPr="00FA5110">
        <w:t xml:space="preserve">, </w:t>
      </w:r>
      <w:r w:rsidRPr="009E3A9F">
        <w:t>6.2, 6.3,</w:t>
      </w:r>
      <w:r w:rsidR="00C86BF1" w:rsidRPr="009E3A9F">
        <w:t xml:space="preserve"> 6.4,</w:t>
      </w:r>
      <w:r w:rsidRPr="009E3A9F">
        <w:t xml:space="preserve"> a</w:t>
      </w:r>
      <w:r>
        <w:t xml:space="preserve">nd </w:t>
      </w:r>
      <w:r w:rsidRPr="00FA5110">
        <w:t>7.2)</w:t>
      </w:r>
      <w:r w:rsidR="00EF52DC">
        <w:t>.</w:t>
      </w:r>
    </w:p>
    <w:p w14:paraId="7D196F52" w14:textId="37B13BC5" w:rsidR="00EF52DC" w:rsidRDefault="00EF52DC" w:rsidP="00EC4B75">
      <w:pPr>
        <w:pStyle w:val="Paragraph"/>
      </w:pPr>
      <w:r w:rsidRPr="00FA5110">
        <w:t xml:space="preserve">Detailed information regarding </w:t>
      </w:r>
      <w:proofErr w:type="spellStart"/>
      <w:r>
        <w:t>zanzalintinib</w:t>
      </w:r>
      <w:proofErr w:type="spellEnd"/>
      <w:r w:rsidRPr="00FA5110">
        <w:t xml:space="preserve"> safety is found in the current</w:t>
      </w:r>
      <w:r>
        <w:t xml:space="preserve"> </w:t>
      </w:r>
      <w:proofErr w:type="spellStart"/>
      <w:r>
        <w:t>zanzalintinib</w:t>
      </w:r>
      <w:proofErr w:type="spellEnd"/>
      <w:r>
        <w:t xml:space="preserve"> </w:t>
      </w:r>
      <w:r w:rsidR="009E4EEB">
        <w:t>I</w:t>
      </w:r>
      <w:r w:rsidR="00605E84">
        <w:t>B</w:t>
      </w:r>
      <w:r w:rsidRPr="00FA5110">
        <w:t xml:space="preserve"> (Sections 5.</w:t>
      </w:r>
      <w:r>
        <w:t>3</w:t>
      </w:r>
      <w:r w:rsidRPr="00FA5110">
        <w:t>, 6.</w:t>
      </w:r>
      <w:r>
        <w:t>2</w:t>
      </w:r>
      <w:r w:rsidRPr="00FA5110">
        <w:t>, 6.</w:t>
      </w:r>
      <w:r>
        <w:t>3</w:t>
      </w:r>
      <w:r w:rsidRPr="00FA5110">
        <w:t>,</w:t>
      </w:r>
      <w:r w:rsidR="00C86BF1">
        <w:t xml:space="preserve"> </w:t>
      </w:r>
      <w:r w:rsidR="002110A8">
        <w:t xml:space="preserve">and </w:t>
      </w:r>
      <w:r w:rsidR="00C86BF1">
        <w:t>6.6</w:t>
      </w:r>
      <w:r w:rsidRPr="00FA5110">
        <w:t xml:space="preserve"> </w:t>
      </w:r>
      <w:r>
        <w:t xml:space="preserve">and </w:t>
      </w:r>
      <w:r w:rsidR="00C86BF1">
        <w:t>Appendix D</w:t>
      </w:r>
      <w:r w:rsidRPr="00FA5110">
        <w:t>)</w:t>
      </w:r>
      <w:r>
        <w:t>.</w:t>
      </w:r>
    </w:p>
    <w:p w14:paraId="4BF96392" w14:textId="39F26685" w:rsidR="003E5C98" w:rsidRDefault="003E5C98" w:rsidP="003E5C98">
      <w:pPr>
        <w:pStyle w:val="Paragraph"/>
      </w:pPr>
      <w:r w:rsidRPr="00337F27">
        <w:t xml:space="preserve">An advantage of the adaptive design of this umbrella </w:t>
      </w:r>
      <w:proofErr w:type="spellStart"/>
      <w:r w:rsidRPr="00337F27">
        <w:t>substudy</w:t>
      </w:r>
      <w:proofErr w:type="spellEnd"/>
      <w:r w:rsidRPr="00337F27">
        <w:t xml:space="preserve"> is that it will allow rapid, concurrent evaluation of multiple</w:t>
      </w:r>
      <w:r w:rsidR="00337F27" w:rsidRPr="00337F27">
        <w:t xml:space="preserve"> </w:t>
      </w:r>
      <w:r w:rsidRPr="00337F27">
        <w:t xml:space="preserve">investigational agents in participants with previously treated </w:t>
      </w:r>
      <w:proofErr w:type="spellStart"/>
      <w:r w:rsidRPr="00337F27">
        <w:t>ccRCC</w:t>
      </w:r>
      <w:proofErr w:type="spellEnd"/>
      <w:r w:rsidRPr="00337F27">
        <w:t xml:space="preserve"> (post PD-[L]1 inhibitors). This may identify new combination interventions with improved response rates as compared with other available treatment options. Therefore, a potential benefit may be faster clinical development of novel interventions benefiting these particular patient populations, while reducing exposure of pa</w:t>
      </w:r>
      <w:r w:rsidR="00113597">
        <w:t>rticipants</w:t>
      </w:r>
      <w:r w:rsidRPr="00337F27">
        <w:t xml:space="preserve"> to interventions that do not show improved clinical benefit. The novel combinations</w:t>
      </w:r>
      <w:r>
        <w:t xml:space="preserve"> of investigational agents may improve responsiveness in tumors that have recurred </w:t>
      </w:r>
      <w:r w:rsidR="00113597">
        <w:t xml:space="preserve">after </w:t>
      </w:r>
      <w:r>
        <w:t>adjuvant treatment with PD-(L)1 inhibitors. Potential risks of these novel combination interventions may be increased toxicity, intolerability, or unanticipated adverse drug reactions.</w:t>
      </w:r>
    </w:p>
    <w:p w14:paraId="3F28A39A" w14:textId="088CFC86" w:rsidR="003E5C98" w:rsidRDefault="003E5C98" w:rsidP="003E5C98">
      <w:pPr>
        <w:pStyle w:val="Paragraph"/>
      </w:pPr>
      <w:bookmarkStart w:id="21" w:name="_Hlk178163906"/>
      <w:r>
        <w:t>Proof of concept for the combination of a HIF-2α inhibitor with a VEGF</w:t>
      </w:r>
      <w:r w:rsidR="005D0FA8">
        <w:t>R</w:t>
      </w:r>
      <w:r>
        <w:t>/MET TKI</w:t>
      </w:r>
      <w:bookmarkEnd w:id="21"/>
      <w:r>
        <w:t xml:space="preserve"> has been demonstrated in LITESPARK-003, an open-label</w:t>
      </w:r>
      <w:r w:rsidR="0037474E">
        <w:t>,</w:t>
      </w:r>
      <w:r>
        <w:t xml:space="preserve"> Phase 2 study evaluating the combination of </w:t>
      </w:r>
      <w:proofErr w:type="spellStart"/>
      <w:r>
        <w:t>belzutifan</w:t>
      </w:r>
      <w:proofErr w:type="spellEnd"/>
      <w:r>
        <w:t xml:space="preserve"> with cabozantinib in participants with advanced RCC </w:t>
      </w:r>
      <w:r w:rsidR="00045F83">
        <w:t xml:space="preserve">who </w:t>
      </w:r>
      <w:r>
        <w:t xml:space="preserve">were either treatment-naïve (Cohort 1) or </w:t>
      </w:r>
      <w:r w:rsidR="00045F83">
        <w:t xml:space="preserve">who </w:t>
      </w:r>
      <w:r>
        <w:t xml:space="preserve">were treated with prior immunotherapy (Cohort 2). In this study, </w:t>
      </w:r>
      <w:proofErr w:type="spellStart"/>
      <w:r>
        <w:t>belzutifan</w:t>
      </w:r>
      <w:proofErr w:type="spellEnd"/>
      <w:r>
        <w:t xml:space="preserve"> in combination with cabozantinib has shown clinically meaningful objective responses: the ORR in Cohort 1 was 70% (95% CI: 55-82)</w:t>
      </w:r>
      <w:r w:rsidR="0037474E">
        <w:t>,</w:t>
      </w:r>
      <w:r>
        <w:t xml:space="preserve"> with a median DOR of 28.6 months (range: 1.9+ to 35.8)</w:t>
      </w:r>
      <w:r w:rsidR="0037474E">
        <w:t>,</w:t>
      </w:r>
      <w:r>
        <w:t xml:space="preserve"> and the ORR in Cohort 2 was 31% (95% CI: 19-45)</w:t>
      </w:r>
      <w:r w:rsidR="0037474E">
        <w:t>,</w:t>
      </w:r>
      <w:r>
        <w:t xml:space="preserve"> with a median DOR of 31.5 months (range: 4.2+ to 36.8) </w:t>
      </w:r>
      <w:r w:rsidR="002571DB" w:rsidRPr="002571DB">
        <w:rPr>
          <w:bCs/>
        </w:rPr>
        <w:t>[Ref. </w:t>
      </w:r>
      <w:ins w:id="22" w:author="Powell, Deana" w:date="2026-03-23T14:53:00Z" w16du:dateUtc="2026-03-23T18:53:00Z">
        <w:r w:rsidR="002571DB" w:rsidRPr="002571DB">
          <w:rPr>
            <w:bCs/>
          </w:rPr>
          <w:t>5.</w:t>
        </w:r>
      </w:ins>
      <w:r w:rsidR="002571DB" w:rsidRPr="002571DB">
        <w:rPr>
          <w:bCs/>
        </w:rPr>
        <w:t>4</w:t>
      </w:r>
      <w:del w:id="23" w:author="Powell, Deana" w:date="2026-03-23T14:53:00Z" w16du:dateUtc="2026-03-23T18:53:00Z">
        <w:r w:rsidR="003F2F59" w:rsidRPr="003F2F59">
          <w:rPr>
            <w:bCs/>
          </w:rPr>
          <w:delText>.3</w:delText>
        </w:r>
      </w:del>
      <w:r w:rsidR="002571DB" w:rsidRPr="002571DB">
        <w:rPr>
          <w:bCs/>
        </w:rPr>
        <w:t>: 08P4RM, 08GGRR]</w:t>
      </w:r>
      <w:r>
        <w:t>.</w:t>
      </w:r>
      <w:r w:rsidR="00E0720D">
        <w:t xml:space="preserve"> The </w:t>
      </w:r>
      <w:r w:rsidRPr="00D92CD2">
        <w:t>LITESPARK</w:t>
      </w:r>
      <w:r w:rsidR="00E0720D">
        <w:t>‑</w:t>
      </w:r>
      <w:r w:rsidRPr="00D92CD2">
        <w:t xml:space="preserve">003 </w:t>
      </w:r>
      <w:r w:rsidR="00B921B2">
        <w:t xml:space="preserve">study </w:t>
      </w:r>
      <w:r w:rsidRPr="00D92CD2">
        <w:t xml:space="preserve">demonstrated that the combination of </w:t>
      </w:r>
      <w:proofErr w:type="spellStart"/>
      <w:r w:rsidRPr="00D92CD2">
        <w:t>belzutifan</w:t>
      </w:r>
      <w:proofErr w:type="spellEnd"/>
      <w:r w:rsidRPr="00D92CD2">
        <w:t xml:space="preserve"> and cabozantinib was generally well tolerated in participants with advanced RCC. The observed safety profile for </w:t>
      </w:r>
      <w:proofErr w:type="spellStart"/>
      <w:r w:rsidRPr="00D92CD2">
        <w:t>belzutifan</w:t>
      </w:r>
      <w:proofErr w:type="spellEnd"/>
      <w:r w:rsidRPr="00D92CD2">
        <w:t xml:space="preserve"> in combination with cabozantinib was generally consistent with the known safety profiles for </w:t>
      </w:r>
      <w:proofErr w:type="spellStart"/>
      <w:r w:rsidRPr="00D92CD2">
        <w:t>belzutifan</w:t>
      </w:r>
      <w:proofErr w:type="spellEnd"/>
      <w:r w:rsidRPr="00D92CD2">
        <w:t xml:space="preserve"> and cabozantinib as monotherapy, and overlapping toxicities were not observed.</w:t>
      </w:r>
    </w:p>
    <w:p w14:paraId="151922B0" w14:textId="2F5F7A1D" w:rsidR="003E5C98" w:rsidRDefault="003E5C98" w:rsidP="003E5C98">
      <w:pPr>
        <w:pStyle w:val="Paragraph"/>
      </w:pPr>
      <w:r w:rsidRPr="00DA3689">
        <w:lastRenderedPageBreak/>
        <w:t xml:space="preserve">The totality of data </w:t>
      </w:r>
      <w:r>
        <w:t>available to date</w:t>
      </w:r>
      <w:r w:rsidRPr="00DA3689">
        <w:t xml:space="preserve"> across </w:t>
      </w:r>
      <w:r>
        <w:t>pharmacokinetic</w:t>
      </w:r>
      <w:r w:rsidR="00B921B2">
        <w:t>s</w:t>
      </w:r>
      <w:r w:rsidRPr="00DA3689">
        <w:t xml:space="preserve">, safety, and efficacy supports the continued development of </w:t>
      </w:r>
      <w:proofErr w:type="spellStart"/>
      <w:r w:rsidRPr="00DA3689">
        <w:t>belzutifan</w:t>
      </w:r>
      <w:proofErr w:type="spellEnd"/>
      <w:r w:rsidRPr="00DA3689">
        <w:t xml:space="preserve"> as monotherapy and in combination with other therapies in RCC and other solid tumors with deregulated HIF-2α pathway.</w:t>
      </w:r>
    </w:p>
    <w:p w14:paraId="00548851" w14:textId="77777777" w:rsidR="003E5C98" w:rsidRDefault="003E5C98" w:rsidP="003E5C98">
      <w:pPr>
        <w:pStyle w:val="Paragraph"/>
      </w:pPr>
      <w:r w:rsidRPr="0010558C">
        <w:t xml:space="preserve">Given </w:t>
      </w:r>
      <w:r>
        <w:t xml:space="preserve">that </w:t>
      </w:r>
      <w:r w:rsidRPr="0010558C">
        <w:t xml:space="preserve">the mechanism of action, target profile, and observed safety profile to date for </w:t>
      </w:r>
      <w:proofErr w:type="spellStart"/>
      <w:r w:rsidRPr="0010558C">
        <w:t>zanzalintinib</w:t>
      </w:r>
      <w:proofErr w:type="spellEnd"/>
      <w:r w:rsidRPr="0010558C">
        <w:t xml:space="preserve"> and cabozantinib</w:t>
      </w:r>
      <w:r>
        <w:t xml:space="preserve"> </w:t>
      </w:r>
      <w:r w:rsidRPr="0010558C">
        <w:t xml:space="preserve">are similar to the class of VEGFR-TKIs, the Sponsor anticipates that the combination of </w:t>
      </w:r>
      <w:proofErr w:type="spellStart"/>
      <w:r w:rsidRPr="0010558C">
        <w:t>belzutifan</w:t>
      </w:r>
      <w:proofErr w:type="spellEnd"/>
      <w:r w:rsidRPr="0010558C">
        <w:t xml:space="preserve"> with </w:t>
      </w:r>
      <w:proofErr w:type="spellStart"/>
      <w:r w:rsidRPr="0010558C">
        <w:t>zanzalintinib</w:t>
      </w:r>
      <w:proofErr w:type="spellEnd"/>
      <w:r w:rsidRPr="0010558C">
        <w:t xml:space="preserve"> will have a manageable safety profile and be </w:t>
      </w:r>
      <w:r>
        <w:t xml:space="preserve">tolerable </w:t>
      </w:r>
      <w:r w:rsidRPr="0010558C">
        <w:t xml:space="preserve">given the experience to date with combining </w:t>
      </w:r>
      <w:proofErr w:type="spellStart"/>
      <w:r w:rsidRPr="0010558C">
        <w:t>belzutifan</w:t>
      </w:r>
      <w:proofErr w:type="spellEnd"/>
      <w:r w:rsidRPr="0010558C">
        <w:t xml:space="preserve"> with cabozantinib.</w:t>
      </w:r>
    </w:p>
    <w:p w14:paraId="617A9758" w14:textId="04CA7869" w:rsidR="003E5C98" w:rsidRDefault="003E5C98" w:rsidP="00EC4B75">
      <w:pPr>
        <w:pStyle w:val="Paragraph"/>
      </w:pPr>
      <w:r>
        <w:t>Additional details regarding specific benefits and risks for participants participating in this clinical study may be found in the protocol and the accompanying IBs and informed consent documents.</w:t>
      </w:r>
    </w:p>
    <w:p w14:paraId="1D3F038D" w14:textId="2D668A7B" w:rsidR="005A5F2D" w:rsidRDefault="00B47611" w:rsidP="006B2513">
      <w:pPr>
        <w:pStyle w:val="Heading3"/>
      </w:pPr>
      <w:bookmarkStart w:id="24" w:name="_Toc195040926"/>
      <w:bookmarkStart w:id="25" w:name="_Toc193268432"/>
      <w:r>
        <w:t>References</w:t>
      </w:r>
      <w:bookmarkEnd w:id="24"/>
      <w:bookmarkEnd w:id="25"/>
    </w:p>
    <w:tbl>
      <w:tblPr>
        <w:tblW w:w="9360" w:type="dxa"/>
        <w:tblLayout w:type="fixed"/>
        <w:tblLook w:val="0000" w:firstRow="0" w:lastRow="0" w:firstColumn="0" w:lastColumn="0" w:noHBand="0" w:noVBand="0"/>
      </w:tblPr>
      <w:tblGrid>
        <w:gridCol w:w="2520"/>
        <w:gridCol w:w="6840"/>
      </w:tblGrid>
      <w:tr w:rsidR="002571DB" w:rsidRPr="002571DB" w14:paraId="723B1E0E" w14:textId="77777777" w:rsidTr="002571DB">
        <w:tc>
          <w:tcPr>
            <w:tcW w:w="2520" w:type="dxa"/>
          </w:tcPr>
          <w:p w14:paraId="293495A8" w14:textId="23C05DC0" w:rsidR="002571DB" w:rsidRPr="002571DB" w:rsidRDefault="002571DB" w:rsidP="00D717A2">
            <w:pPr>
              <w:rPr>
                <w:rFonts w:ascii="Times New Roman" w:hAnsi="Times New Roman"/>
              </w:rPr>
            </w:pPr>
            <w:r w:rsidRPr="002571DB">
              <w:rPr>
                <w:rFonts w:ascii="Times New Roman" w:hAnsi="Times New Roman"/>
              </w:rPr>
              <w:t>[Ref. </w:t>
            </w:r>
            <w:ins w:id="26" w:author="Powell, Deana" w:date="2026-03-23T14:53:00Z" w16du:dateUtc="2026-03-23T18:53:00Z">
              <w:r w:rsidRPr="002571DB">
                <w:rPr>
                  <w:rFonts w:ascii="Times New Roman" w:hAnsi="Times New Roman"/>
                </w:rPr>
                <w:t>5.</w:t>
              </w:r>
            </w:ins>
            <w:r w:rsidRPr="002571DB">
              <w:rPr>
                <w:rFonts w:ascii="Times New Roman" w:hAnsi="Times New Roman"/>
              </w:rPr>
              <w:t>4</w:t>
            </w:r>
            <w:del w:id="27" w:author="Powell, Deana" w:date="2026-03-23T14:53:00Z" w16du:dateUtc="2026-03-23T18:53:00Z">
              <w:r w:rsidR="003F2F59">
                <w:delText>.3</w:delText>
              </w:r>
            </w:del>
            <w:r w:rsidRPr="002571DB">
              <w:rPr>
                <w:rFonts w:ascii="Times New Roman" w:hAnsi="Times New Roman"/>
              </w:rPr>
              <w:t>: 08355S]</w:t>
            </w:r>
          </w:p>
        </w:tc>
        <w:tc>
          <w:tcPr>
            <w:tcW w:w="6840" w:type="dxa"/>
          </w:tcPr>
          <w:p w14:paraId="615E1AE8" w14:textId="77777777" w:rsidR="002571DB" w:rsidRPr="002571DB" w:rsidRDefault="002571DB" w:rsidP="00D717A2">
            <w:pPr>
              <w:rPr>
                <w:rFonts w:ascii="Times New Roman" w:hAnsi="Times New Roman"/>
              </w:rPr>
            </w:pPr>
            <w:r w:rsidRPr="002571DB">
              <w:rPr>
                <w:rFonts w:ascii="Times New Roman" w:hAnsi="Times New Roman"/>
              </w:rPr>
              <w:t>Choueiri TK, Kaelin WG Jr. Targeting the HIF2-VEGF axis in renal cell carcinoma. Nat Med. 2020 Oct;26:1519-30.</w:t>
            </w:r>
          </w:p>
        </w:tc>
      </w:tr>
      <w:tr w:rsidR="002571DB" w:rsidRPr="002571DB" w14:paraId="58EC09EB" w14:textId="77777777" w:rsidTr="002571DB">
        <w:tc>
          <w:tcPr>
            <w:tcW w:w="2520" w:type="dxa"/>
          </w:tcPr>
          <w:p w14:paraId="60FCEEE1" w14:textId="25D943A7" w:rsidR="002571DB" w:rsidRPr="002571DB" w:rsidRDefault="002571DB" w:rsidP="00D717A2">
            <w:pPr>
              <w:rPr>
                <w:rFonts w:ascii="Times New Roman" w:hAnsi="Times New Roman"/>
              </w:rPr>
            </w:pPr>
            <w:r w:rsidRPr="002571DB">
              <w:rPr>
                <w:rFonts w:ascii="Times New Roman" w:hAnsi="Times New Roman"/>
              </w:rPr>
              <w:t>[Ref. </w:t>
            </w:r>
            <w:ins w:id="28" w:author="Powell, Deana" w:date="2026-03-23T14:53:00Z" w16du:dateUtc="2026-03-23T18:53:00Z">
              <w:r w:rsidRPr="002571DB">
                <w:rPr>
                  <w:rFonts w:ascii="Times New Roman" w:hAnsi="Times New Roman"/>
                </w:rPr>
                <w:t>5.</w:t>
              </w:r>
            </w:ins>
            <w:r w:rsidRPr="002571DB">
              <w:rPr>
                <w:rFonts w:ascii="Times New Roman" w:hAnsi="Times New Roman"/>
              </w:rPr>
              <w:t>4</w:t>
            </w:r>
            <w:del w:id="29" w:author="Powell, Deana" w:date="2026-03-23T14:53:00Z" w16du:dateUtc="2026-03-23T18:53:00Z">
              <w:r w:rsidR="003F2F59">
                <w:delText>.3</w:delText>
              </w:r>
            </w:del>
            <w:r w:rsidRPr="002571DB">
              <w:rPr>
                <w:rFonts w:ascii="Times New Roman" w:hAnsi="Times New Roman"/>
              </w:rPr>
              <w:t>: 08GGRR]</w:t>
            </w:r>
          </w:p>
        </w:tc>
        <w:tc>
          <w:tcPr>
            <w:tcW w:w="6840" w:type="dxa"/>
          </w:tcPr>
          <w:p w14:paraId="626507E0" w14:textId="77777777" w:rsidR="002571DB" w:rsidRPr="002571DB" w:rsidRDefault="002571DB" w:rsidP="00D717A2">
            <w:pPr>
              <w:rPr>
                <w:rFonts w:ascii="Times New Roman" w:hAnsi="Times New Roman"/>
              </w:rPr>
            </w:pPr>
            <w:r w:rsidRPr="002571DB">
              <w:rPr>
                <w:rFonts w:ascii="Times New Roman" w:hAnsi="Times New Roman"/>
              </w:rPr>
              <w:t xml:space="preserve">Choueiri TK, Bauer T, Merchan J, McDermott D, </w:t>
            </w:r>
            <w:proofErr w:type="spellStart"/>
            <w:r w:rsidRPr="002571DB">
              <w:rPr>
                <w:rFonts w:ascii="Times New Roman" w:hAnsi="Times New Roman"/>
              </w:rPr>
              <w:t>Figlin</w:t>
            </w:r>
            <w:proofErr w:type="spellEnd"/>
            <w:r w:rsidRPr="002571DB">
              <w:rPr>
                <w:rFonts w:ascii="Times New Roman" w:hAnsi="Times New Roman"/>
              </w:rPr>
              <w:t xml:space="preserve"> R, Arrowsmith E, et al. Phase 2 LITESPARK-003 study of </w:t>
            </w:r>
            <w:proofErr w:type="spellStart"/>
            <w:r w:rsidRPr="002571DB">
              <w:rPr>
                <w:rFonts w:ascii="Times New Roman" w:hAnsi="Times New Roman"/>
              </w:rPr>
              <w:t>belzutifan</w:t>
            </w:r>
            <w:proofErr w:type="spellEnd"/>
            <w:r w:rsidRPr="002571DB">
              <w:rPr>
                <w:rFonts w:ascii="Times New Roman" w:hAnsi="Times New Roman"/>
              </w:rPr>
              <w:t xml:space="preserve"> in combination with cabozantinib for advanced clear cell renal cell carcinoma (</w:t>
            </w:r>
            <w:proofErr w:type="spellStart"/>
            <w:r w:rsidRPr="002571DB">
              <w:rPr>
                <w:rFonts w:ascii="Times New Roman" w:hAnsi="Times New Roman"/>
              </w:rPr>
              <w:t>ccRCC</w:t>
            </w:r>
            <w:proofErr w:type="spellEnd"/>
            <w:r w:rsidRPr="002571DB">
              <w:rPr>
                <w:rFonts w:ascii="Times New Roman" w:hAnsi="Times New Roman"/>
              </w:rPr>
              <w:t>) [abstract]. Presented at: European Society for Medical Oncology (ESMO) Congress; 2023 Oct 20-24; Madrid, Spain. Ann Oncol. 2023;34(suppl 2).</w:t>
            </w:r>
          </w:p>
        </w:tc>
      </w:tr>
      <w:tr w:rsidR="002571DB" w:rsidRPr="002571DB" w14:paraId="51DF6800" w14:textId="77777777" w:rsidTr="002571DB">
        <w:tc>
          <w:tcPr>
            <w:tcW w:w="2520" w:type="dxa"/>
          </w:tcPr>
          <w:p w14:paraId="72456BA3" w14:textId="1B051A4A" w:rsidR="002571DB" w:rsidRPr="002571DB" w:rsidRDefault="002571DB" w:rsidP="00D717A2">
            <w:pPr>
              <w:rPr>
                <w:rFonts w:ascii="Times New Roman" w:hAnsi="Times New Roman"/>
              </w:rPr>
            </w:pPr>
            <w:r w:rsidRPr="002571DB">
              <w:rPr>
                <w:rFonts w:ascii="Times New Roman" w:hAnsi="Times New Roman"/>
              </w:rPr>
              <w:t>[Ref. </w:t>
            </w:r>
            <w:ins w:id="30" w:author="Powell, Deana" w:date="2026-03-23T14:53:00Z" w16du:dateUtc="2026-03-23T18:53:00Z">
              <w:r w:rsidRPr="002571DB">
                <w:rPr>
                  <w:rFonts w:ascii="Times New Roman" w:hAnsi="Times New Roman"/>
                </w:rPr>
                <w:t>5.</w:t>
              </w:r>
            </w:ins>
            <w:r w:rsidRPr="002571DB">
              <w:rPr>
                <w:rFonts w:ascii="Times New Roman" w:hAnsi="Times New Roman"/>
              </w:rPr>
              <w:t>4</w:t>
            </w:r>
            <w:del w:id="31" w:author="Powell, Deana" w:date="2026-03-23T14:53:00Z" w16du:dateUtc="2026-03-23T18:53:00Z">
              <w:r w:rsidR="003F2F59">
                <w:delText>.3</w:delText>
              </w:r>
            </w:del>
            <w:r w:rsidRPr="002571DB">
              <w:rPr>
                <w:rFonts w:ascii="Times New Roman" w:hAnsi="Times New Roman"/>
              </w:rPr>
              <w:t>: 08P4RM]</w:t>
            </w:r>
          </w:p>
        </w:tc>
        <w:tc>
          <w:tcPr>
            <w:tcW w:w="6840" w:type="dxa"/>
          </w:tcPr>
          <w:p w14:paraId="6C3F424D" w14:textId="77777777" w:rsidR="002571DB" w:rsidRPr="002571DB" w:rsidRDefault="002571DB" w:rsidP="00D717A2">
            <w:pPr>
              <w:rPr>
                <w:rFonts w:ascii="Times New Roman" w:hAnsi="Times New Roman"/>
              </w:rPr>
            </w:pPr>
            <w:r w:rsidRPr="002571DB">
              <w:rPr>
                <w:rFonts w:ascii="Times New Roman" w:hAnsi="Times New Roman"/>
              </w:rPr>
              <w:t xml:space="preserve">Choueiri TK, McDermott DF, Merchan J, Bauer TM, </w:t>
            </w:r>
            <w:proofErr w:type="spellStart"/>
            <w:r w:rsidRPr="002571DB">
              <w:rPr>
                <w:rFonts w:ascii="Times New Roman" w:hAnsi="Times New Roman"/>
              </w:rPr>
              <w:t>Figlin</w:t>
            </w:r>
            <w:proofErr w:type="spellEnd"/>
            <w:r w:rsidRPr="002571DB">
              <w:rPr>
                <w:rFonts w:ascii="Times New Roman" w:hAnsi="Times New Roman"/>
              </w:rPr>
              <w:t xml:space="preserve"> R , Heath EI, et al. </w:t>
            </w:r>
            <w:proofErr w:type="spellStart"/>
            <w:r w:rsidRPr="002571DB">
              <w:rPr>
                <w:rFonts w:ascii="Times New Roman" w:hAnsi="Times New Roman"/>
              </w:rPr>
              <w:t>Belzutifan</w:t>
            </w:r>
            <w:proofErr w:type="spellEnd"/>
            <w:r w:rsidRPr="002571DB">
              <w:rPr>
                <w:rFonts w:ascii="Times New Roman" w:hAnsi="Times New Roman"/>
              </w:rPr>
              <w:t xml:space="preserve"> plus cabozantinib for patients with advanced clear cell renal cell carcinoma previously treated with immunotherapy: an open-label, single-arm, phase 2 study. Lancet Oncol. 2023 May;24:553-62.</w:t>
            </w:r>
          </w:p>
        </w:tc>
      </w:tr>
    </w:tbl>
    <w:p w14:paraId="6C660793" w14:textId="77777777" w:rsidR="002571DB" w:rsidRPr="00EF52DC" w:rsidRDefault="002571DB" w:rsidP="00EC4B75">
      <w:pPr>
        <w:pStyle w:val="Paragraph"/>
      </w:pPr>
    </w:p>
    <w:sectPr w:rsidR="002571DB" w:rsidRPr="00EF52DC" w:rsidSect="0062515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F9242" w14:textId="77777777" w:rsidR="00083AD9" w:rsidRDefault="00083AD9">
      <w:r>
        <w:separator/>
      </w:r>
    </w:p>
  </w:endnote>
  <w:endnote w:type="continuationSeparator" w:id="0">
    <w:p w14:paraId="58B0707F" w14:textId="77777777" w:rsidR="00083AD9" w:rsidRDefault="00083AD9">
      <w:r>
        <w:continuationSeparator/>
      </w:r>
    </w:p>
  </w:endnote>
  <w:endnote w:type="continuationNotice" w:id="1">
    <w:p w14:paraId="2A50285C" w14:textId="77777777" w:rsidR="00083AD9" w:rsidRDefault="00083AD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140F" w14:textId="77777777" w:rsidR="00D77D3B" w:rsidRPr="001E2E79" w:rsidRDefault="00D77D3B" w:rsidP="00D77D3B">
    <w:pPr>
      <w:pStyle w:val="Footer"/>
      <w:jc w:val="center"/>
    </w:pPr>
    <w:r>
      <w:rPr>
        <w:noProof/>
      </w:rPr>
      <w:drawing>
        <wp:inline distT="0" distB="0" distL="0" distR="0" wp14:anchorId="2B92798A" wp14:editId="2D4D60CD">
          <wp:extent cx="1018034" cy="149352"/>
          <wp:effectExtent l="0" t="0" r="0" b="3175"/>
          <wp:docPr id="1422156922" name="Picture 142215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3650" w14:textId="55E04A97" w:rsidR="00552DB5" w:rsidRPr="001E2E79" w:rsidRDefault="00711705" w:rsidP="00711705">
    <w:pPr>
      <w:pStyle w:val="Footer"/>
      <w:jc w:val="center"/>
    </w:pPr>
    <w:r>
      <w:rPr>
        <w:noProof/>
      </w:rPr>
      <w:drawing>
        <wp:inline distT="0" distB="0" distL="0" distR="0" wp14:anchorId="1EFBE5AC" wp14:editId="40A6C5A3">
          <wp:extent cx="1018034" cy="1493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87D5D" w14:textId="77777777" w:rsidR="00D77D3B" w:rsidRPr="001E2E79" w:rsidRDefault="00D77D3B" w:rsidP="00D77D3B">
    <w:pPr>
      <w:pStyle w:val="Footer"/>
      <w:jc w:val="center"/>
    </w:pPr>
    <w:r>
      <w:rPr>
        <w:noProof/>
      </w:rPr>
      <w:drawing>
        <wp:inline distT="0" distB="0" distL="0" distR="0" wp14:anchorId="648E32EC" wp14:editId="3E447548">
          <wp:extent cx="1018034" cy="149352"/>
          <wp:effectExtent l="0" t="0" r="0" b="3175"/>
          <wp:docPr id="1763332297" name="Picture 176333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8034" cy="1493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F39A4" w14:textId="77777777" w:rsidR="00083AD9" w:rsidRDefault="00083AD9">
      <w:r>
        <w:separator/>
      </w:r>
    </w:p>
  </w:footnote>
  <w:footnote w:type="continuationSeparator" w:id="0">
    <w:p w14:paraId="7D77D962" w14:textId="77777777" w:rsidR="00083AD9" w:rsidRDefault="00083AD9">
      <w:r>
        <w:continuationSeparator/>
      </w:r>
    </w:p>
  </w:footnote>
  <w:footnote w:type="continuationNotice" w:id="1">
    <w:p w14:paraId="723B4A58" w14:textId="77777777" w:rsidR="00083AD9" w:rsidRDefault="00083AD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DE6B" w14:textId="77777777" w:rsidR="00D77D3B" w:rsidRPr="00806E11" w:rsidRDefault="00D77D3B" w:rsidP="00D77D3B">
    <w:pPr>
      <w:pStyle w:val="Header"/>
      <w:spacing w:before="0"/>
    </w:pPr>
    <w:r w:rsidRPr="00806E11">
      <w:t>MK-3475-03</w:t>
    </w:r>
    <w:r w:rsidRPr="009721F3">
      <w:t>C</w:t>
    </w:r>
    <w:r w:rsidRPr="00806E11">
      <w:t xml:space="preserve"> (RCC)</w:t>
    </w:r>
    <w:r w:rsidRPr="00806E11">
      <w:tab/>
      <w:t xml:space="preserve">page </w:t>
    </w:r>
    <w:r w:rsidRPr="00A1227E">
      <w:fldChar w:fldCharType="begin"/>
    </w:r>
    <w:r w:rsidRPr="00806E11">
      <w:instrText>Page</w:instrText>
    </w:r>
    <w:r w:rsidRPr="00A1227E">
      <w:fldChar w:fldCharType="separate"/>
    </w:r>
    <w:r>
      <w:t>1</w:t>
    </w:r>
    <w:r w:rsidRPr="00A1227E">
      <w:fldChar w:fldCharType="end"/>
    </w:r>
    <w:r w:rsidRPr="00806E11">
      <w:tab/>
      <w:t>IND 145564</w:t>
    </w:r>
  </w:p>
  <w:p w14:paraId="343F912E" w14:textId="77777777" w:rsidR="00D77D3B" w:rsidRPr="00351A51" w:rsidRDefault="00D77D3B" w:rsidP="00D77D3B">
    <w:pPr>
      <w:pStyle w:val="Header"/>
      <w:pBdr>
        <w:bottom w:val="single" w:sz="4" w:space="0" w:color="auto"/>
      </w:pBdr>
      <w:spacing w:before="0"/>
    </w:pPr>
    <w:r w:rsidRPr="00351A51">
      <w:t>1.20 General Investigational Plan</w:t>
    </w:r>
    <w:r w:rsidRPr="00351A51">
      <w:tab/>
    </w:r>
    <w:r w:rsidRPr="00351A51">
      <w:tab/>
    </w:r>
    <w:r>
      <w:t>19</w:t>
    </w:r>
    <w:r w:rsidRPr="00EA0710">
      <w:t>-</w:t>
    </w:r>
    <w:r>
      <w:t>MAR</w:t>
    </w:r>
    <w:r w:rsidRPr="00EA0710">
      <w:t>-</w:t>
    </w:r>
    <w: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364D" w14:textId="059DDB1C" w:rsidR="00A1227E" w:rsidRPr="00806E11" w:rsidRDefault="00276100" w:rsidP="00D77D3B">
    <w:pPr>
      <w:pStyle w:val="Header"/>
      <w:spacing w:before="0"/>
    </w:pPr>
    <w:r w:rsidRPr="00806E11">
      <w:t>MK-3475</w:t>
    </w:r>
    <w:r w:rsidR="001A04BB" w:rsidRPr="00806E11">
      <w:t>-03</w:t>
    </w:r>
    <w:r w:rsidR="00806E11" w:rsidRPr="009721F3">
      <w:t>C</w:t>
    </w:r>
    <w:r w:rsidR="001A04BB" w:rsidRPr="00806E11">
      <w:t xml:space="preserve"> </w:t>
    </w:r>
    <w:r w:rsidR="00F855A8" w:rsidRPr="00806E11">
      <w:t>(RCC)</w:t>
    </w:r>
    <w:r w:rsidR="00552DB5" w:rsidRPr="00806E11">
      <w:tab/>
    </w:r>
    <w:r w:rsidR="001E2E79" w:rsidRPr="00806E11">
      <w:t xml:space="preserve">page </w:t>
    </w:r>
    <w:r w:rsidR="00552DB5" w:rsidRPr="00A1227E">
      <w:fldChar w:fldCharType="begin"/>
    </w:r>
    <w:r w:rsidR="00552DB5" w:rsidRPr="00806E11">
      <w:instrText>Page</w:instrText>
    </w:r>
    <w:r w:rsidR="00552DB5" w:rsidRPr="00A1227E">
      <w:fldChar w:fldCharType="separate"/>
    </w:r>
    <w:r w:rsidR="00075E67" w:rsidRPr="00806E11">
      <w:rPr>
        <w:noProof/>
      </w:rPr>
      <w:t>1</w:t>
    </w:r>
    <w:r w:rsidR="00552DB5" w:rsidRPr="00A1227E">
      <w:fldChar w:fldCharType="end"/>
    </w:r>
    <w:r w:rsidR="00A1227E" w:rsidRPr="00806E11">
      <w:tab/>
    </w:r>
    <w:r w:rsidR="00254FD6" w:rsidRPr="00806E11">
      <w:t xml:space="preserve">IND </w:t>
    </w:r>
    <w:r w:rsidR="00EA0710" w:rsidRPr="00806E11">
      <w:t>145564</w:t>
    </w:r>
  </w:p>
  <w:p w14:paraId="0F1D364E" w14:textId="7CC3F3F5" w:rsidR="00552DB5" w:rsidRPr="00351A51" w:rsidRDefault="00546B9F" w:rsidP="00FF2141">
    <w:pPr>
      <w:pStyle w:val="Header"/>
      <w:pBdr>
        <w:bottom w:val="single" w:sz="4" w:space="0" w:color="auto"/>
      </w:pBdr>
      <w:spacing w:before="0"/>
    </w:pPr>
    <w:r w:rsidRPr="00351A51">
      <w:t>1.20</w:t>
    </w:r>
    <w:r w:rsidR="00552DB5" w:rsidRPr="00351A51">
      <w:t xml:space="preserve"> General Investigational Plan</w:t>
    </w:r>
    <w:r w:rsidR="00FF2141" w:rsidRPr="00351A51">
      <w:tab/>
    </w:r>
    <w:r w:rsidR="00FF2141" w:rsidRPr="00351A51">
      <w:tab/>
    </w:r>
    <w:r w:rsidR="000F2A13">
      <w:t>19</w:t>
    </w:r>
    <w:r w:rsidR="00FF2141" w:rsidRPr="00EA0710">
      <w:t>-</w:t>
    </w:r>
    <w:r w:rsidR="000F2A13">
      <w:t>MAR</w:t>
    </w:r>
    <w:r w:rsidR="00FF2141" w:rsidRPr="00EA0710">
      <w:t>-</w:t>
    </w:r>
    <w:r w:rsidR="00276100">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9821A" w14:textId="77777777" w:rsidR="00D77D3B" w:rsidRPr="00806E11" w:rsidRDefault="00D77D3B" w:rsidP="00D77D3B">
    <w:pPr>
      <w:pStyle w:val="Header"/>
      <w:spacing w:before="0"/>
    </w:pPr>
    <w:r w:rsidRPr="00806E11">
      <w:t>MK-3475-03</w:t>
    </w:r>
    <w:r w:rsidRPr="009721F3">
      <w:t>C</w:t>
    </w:r>
    <w:r w:rsidRPr="00806E11">
      <w:t xml:space="preserve"> (RCC)</w:t>
    </w:r>
    <w:r w:rsidRPr="00806E11">
      <w:tab/>
      <w:t xml:space="preserve">page </w:t>
    </w:r>
    <w:r w:rsidRPr="00A1227E">
      <w:fldChar w:fldCharType="begin"/>
    </w:r>
    <w:r w:rsidRPr="00806E11">
      <w:instrText>Page</w:instrText>
    </w:r>
    <w:r w:rsidRPr="00A1227E">
      <w:fldChar w:fldCharType="separate"/>
    </w:r>
    <w:r>
      <w:t>1</w:t>
    </w:r>
    <w:r w:rsidRPr="00A1227E">
      <w:fldChar w:fldCharType="end"/>
    </w:r>
    <w:r w:rsidRPr="00806E11">
      <w:tab/>
      <w:t>IND 145564</w:t>
    </w:r>
  </w:p>
  <w:p w14:paraId="7910D58A" w14:textId="77777777" w:rsidR="00D77D3B" w:rsidRPr="00351A51" w:rsidRDefault="00D77D3B" w:rsidP="00D77D3B">
    <w:pPr>
      <w:pStyle w:val="Header"/>
      <w:pBdr>
        <w:bottom w:val="single" w:sz="4" w:space="0" w:color="auto"/>
      </w:pBdr>
      <w:spacing w:before="0"/>
    </w:pPr>
    <w:r w:rsidRPr="00351A51">
      <w:t>1.20 General Investigational Plan</w:t>
    </w:r>
    <w:r w:rsidRPr="00351A51">
      <w:tab/>
    </w:r>
    <w:r w:rsidRPr="00351A51">
      <w:tab/>
    </w:r>
    <w:r>
      <w:t>19</w:t>
    </w:r>
    <w:r w:rsidRPr="00EA0710">
      <w:t>-</w:t>
    </w:r>
    <w:r>
      <w:t>MAR</w:t>
    </w:r>
    <w:r w:rsidRPr="00EA0710">
      <w:t>-</w:t>
    </w:r>
    <w: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B51A4"/>
    <w:multiLevelType w:val="hybridMultilevel"/>
    <w:tmpl w:val="6D5A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90ECD"/>
    <w:multiLevelType w:val="singleLevel"/>
    <w:tmpl w:val="A7F2962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 w15:restartNumberingAfterBreak="0">
    <w:nsid w:val="0DAD607E"/>
    <w:multiLevelType w:val="hybridMultilevel"/>
    <w:tmpl w:val="24288B20"/>
    <w:lvl w:ilvl="0" w:tplc="BA18DD90">
      <w:start w:val="1"/>
      <w:numFmt w:val="decimal"/>
      <w:lvlText w:val="%1."/>
      <w:lvlJc w:val="left"/>
      <w:pPr>
        <w:ind w:left="1020" w:hanging="360"/>
      </w:pPr>
    </w:lvl>
    <w:lvl w:ilvl="1" w:tplc="95AEA12E">
      <w:start w:val="1"/>
      <w:numFmt w:val="decimal"/>
      <w:lvlText w:val="%2."/>
      <w:lvlJc w:val="left"/>
      <w:pPr>
        <w:ind w:left="1020" w:hanging="360"/>
      </w:pPr>
    </w:lvl>
    <w:lvl w:ilvl="2" w:tplc="D1FAF150">
      <w:start w:val="1"/>
      <w:numFmt w:val="decimal"/>
      <w:lvlText w:val="%3."/>
      <w:lvlJc w:val="left"/>
      <w:pPr>
        <w:ind w:left="1020" w:hanging="360"/>
      </w:pPr>
    </w:lvl>
    <w:lvl w:ilvl="3" w:tplc="4566D3D2">
      <w:start w:val="1"/>
      <w:numFmt w:val="decimal"/>
      <w:lvlText w:val="%4."/>
      <w:lvlJc w:val="left"/>
      <w:pPr>
        <w:ind w:left="1020" w:hanging="360"/>
      </w:pPr>
    </w:lvl>
    <w:lvl w:ilvl="4" w:tplc="95F2FFE8">
      <w:start w:val="1"/>
      <w:numFmt w:val="decimal"/>
      <w:lvlText w:val="%5."/>
      <w:lvlJc w:val="left"/>
      <w:pPr>
        <w:ind w:left="1020" w:hanging="360"/>
      </w:pPr>
    </w:lvl>
    <w:lvl w:ilvl="5" w:tplc="EF62068C">
      <w:start w:val="1"/>
      <w:numFmt w:val="decimal"/>
      <w:lvlText w:val="%6."/>
      <w:lvlJc w:val="left"/>
      <w:pPr>
        <w:ind w:left="1020" w:hanging="360"/>
      </w:pPr>
    </w:lvl>
    <w:lvl w:ilvl="6" w:tplc="6D862E0E">
      <w:start w:val="1"/>
      <w:numFmt w:val="decimal"/>
      <w:lvlText w:val="%7."/>
      <w:lvlJc w:val="left"/>
      <w:pPr>
        <w:ind w:left="1020" w:hanging="360"/>
      </w:pPr>
    </w:lvl>
    <w:lvl w:ilvl="7" w:tplc="39DE8488">
      <w:start w:val="1"/>
      <w:numFmt w:val="decimal"/>
      <w:lvlText w:val="%8."/>
      <w:lvlJc w:val="left"/>
      <w:pPr>
        <w:ind w:left="1020" w:hanging="360"/>
      </w:pPr>
    </w:lvl>
    <w:lvl w:ilvl="8" w:tplc="C0C27508">
      <w:start w:val="1"/>
      <w:numFmt w:val="decimal"/>
      <w:lvlText w:val="%9."/>
      <w:lvlJc w:val="left"/>
      <w:pPr>
        <w:ind w:left="1020" w:hanging="360"/>
      </w:pPr>
    </w:lvl>
  </w:abstractNum>
  <w:abstractNum w:abstractNumId="4"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46397D"/>
    <w:multiLevelType w:val="hybridMultilevel"/>
    <w:tmpl w:val="A350CA8A"/>
    <w:name w:val="WWtfl2"/>
    <w:lvl w:ilvl="0" w:tplc="B7B2BF5A">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83DDE"/>
    <w:multiLevelType w:val="singleLevel"/>
    <w:tmpl w:val="4954AB5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 w15:restartNumberingAfterBreak="0">
    <w:nsid w:val="220F57B9"/>
    <w:multiLevelType w:val="hybridMultilevel"/>
    <w:tmpl w:val="58E25D8C"/>
    <w:lvl w:ilvl="0" w:tplc="2B50070E">
      <w:start w:val="1"/>
      <w:numFmt w:val="decimal"/>
      <w:lvlText w:val="%1."/>
      <w:lvlJc w:val="left"/>
      <w:pPr>
        <w:ind w:left="1020" w:hanging="360"/>
      </w:pPr>
    </w:lvl>
    <w:lvl w:ilvl="1" w:tplc="E86C1166">
      <w:start w:val="1"/>
      <w:numFmt w:val="decimal"/>
      <w:lvlText w:val="%2."/>
      <w:lvlJc w:val="left"/>
      <w:pPr>
        <w:ind w:left="1020" w:hanging="360"/>
      </w:pPr>
    </w:lvl>
    <w:lvl w:ilvl="2" w:tplc="BD4A63A8">
      <w:start w:val="1"/>
      <w:numFmt w:val="decimal"/>
      <w:lvlText w:val="%3."/>
      <w:lvlJc w:val="left"/>
      <w:pPr>
        <w:ind w:left="1020" w:hanging="360"/>
      </w:pPr>
    </w:lvl>
    <w:lvl w:ilvl="3" w:tplc="BCF0B246">
      <w:start w:val="1"/>
      <w:numFmt w:val="decimal"/>
      <w:lvlText w:val="%4."/>
      <w:lvlJc w:val="left"/>
      <w:pPr>
        <w:ind w:left="1020" w:hanging="360"/>
      </w:pPr>
    </w:lvl>
    <w:lvl w:ilvl="4" w:tplc="DD80F66A">
      <w:start w:val="1"/>
      <w:numFmt w:val="decimal"/>
      <w:lvlText w:val="%5."/>
      <w:lvlJc w:val="left"/>
      <w:pPr>
        <w:ind w:left="1020" w:hanging="360"/>
      </w:pPr>
    </w:lvl>
    <w:lvl w:ilvl="5" w:tplc="0A06DC9A">
      <w:start w:val="1"/>
      <w:numFmt w:val="decimal"/>
      <w:lvlText w:val="%6."/>
      <w:lvlJc w:val="left"/>
      <w:pPr>
        <w:ind w:left="1020" w:hanging="360"/>
      </w:pPr>
    </w:lvl>
    <w:lvl w:ilvl="6" w:tplc="B2BC69FE">
      <w:start w:val="1"/>
      <w:numFmt w:val="decimal"/>
      <w:lvlText w:val="%7."/>
      <w:lvlJc w:val="left"/>
      <w:pPr>
        <w:ind w:left="1020" w:hanging="360"/>
      </w:pPr>
    </w:lvl>
    <w:lvl w:ilvl="7" w:tplc="CB16B6EA">
      <w:start w:val="1"/>
      <w:numFmt w:val="decimal"/>
      <w:lvlText w:val="%8."/>
      <w:lvlJc w:val="left"/>
      <w:pPr>
        <w:ind w:left="1020" w:hanging="360"/>
      </w:pPr>
    </w:lvl>
    <w:lvl w:ilvl="8" w:tplc="AB9645E4">
      <w:start w:val="1"/>
      <w:numFmt w:val="decimal"/>
      <w:lvlText w:val="%9."/>
      <w:lvlJc w:val="left"/>
      <w:pPr>
        <w:ind w:left="1020" w:hanging="360"/>
      </w:pPr>
    </w:lvl>
  </w:abstractNum>
  <w:abstractNum w:abstractNumId="8" w15:restartNumberingAfterBreak="0">
    <w:nsid w:val="25DD4932"/>
    <w:multiLevelType w:val="singleLevel"/>
    <w:tmpl w:val="BB5E8182"/>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9" w15:restartNumberingAfterBreak="0">
    <w:nsid w:val="338C5285"/>
    <w:multiLevelType w:val="singleLevel"/>
    <w:tmpl w:val="F352189E"/>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10" w15:restartNumberingAfterBreak="0">
    <w:nsid w:val="35C17234"/>
    <w:multiLevelType w:val="multilevel"/>
    <w:tmpl w:val="6F14B22E"/>
    <w:lvl w:ilvl="0">
      <w:start w:val="1"/>
      <w:numFmt w:val="none"/>
      <w:lvlText w:val="1.20"/>
      <w:lvlJc w:val="left"/>
      <w:pPr>
        <w:ind w:left="600" w:hanging="600"/>
      </w:pPr>
      <w:rPr>
        <w:rFonts w:hint="default"/>
      </w:rPr>
    </w:lvl>
    <w:lvl w:ilvl="1">
      <w:start w:val="13"/>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5B7461"/>
    <w:multiLevelType w:val="singleLevel"/>
    <w:tmpl w:val="DD72DDFC"/>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3FD33ED7"/>
    <w:multiLevelType w:val="singleLevel"/>
    <w:tmpl w:val="F35CADE6"/>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13" w15:restartNumberingAfterBreak="0">
    <w:nsid w:val="436A007F"/>
    <w:multiLevelType w:val="singleLevel"/>
    <w:tmpl w:val="09042B5A"/>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4" w15:restartNumberingAfterBreak="0">
    <w:nsid w:val="47F425B3"/>
    <w:multiLevelType w:val="singleLevel"/>
    <w:tmpl w:val="F06C0C0A"/>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5" w15:restartNumberingAfterBreak="0">
    <w:nsid w:val="4ACB1218"/>
    <w:multiLevelType w:val="multilevel"/>
    <w:tmpl w:val="B68EFAC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20"/>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szCs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szCs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none"/>
      <w:pStyle w:val="Heading7"/>
      <w:suff w:val="nothing"/>
      <w:lvlText w:val=""/>
      <w:lvlJc w:val="left"/>
      <w:pPr>
        <w:ind w:left="1920" w:hanging="1920"/>
      </w:pPr>
      <w:rPr>
        <w:rFonts w:ascii="Times New Roman" w:hAnsi="Times New Roman" w:cs="Times New Roman" w:hint="default"/>
        <w:b/>
        <w:i w:val="0"/>
        <w:caps w:val="0"/>
        <w:sz w:val="24"/>
        <w:u w:val="none"/>
        <w:vertAlign w:val="baseline"/>
      </w:rPr>
    </w:lvl>
    <w:lvl w:ilvl="7">
      <w:start w:val="1"/>
      <w:numFmt w:val="none"/>
      <w:pStyle w:val="Heading8"/>
      <w:suff w:val="nothing"/>
      <w:lvlText w:val=""/>
      <w:lvlJc w:val="left"/>
      <w:pPr>
        <w:ind w:left="2160" w:hanging="2160"/>
      </w:pPr>
      <w:rPr>
        <w:rFonts w:ascii="Times New Roman" w:hAnsi="Times New Roman" w:cs="Times New Roman" w:hint="default"/>
        <w:b/>
        <w:i w:val="0"/>
        <w:caps w:val="0"/>
        <w:sz w:val="24"/>
        <w:u w:val="none"/>
        <w:vertAlign w:val="baseline"/>
      </w:rPr>
    </w:lvl>
    <w:lvl w:ilvl="8">
      <w:start w:val="1"/>
      <w:numFmt w:val="none"/>
      <w:pStyle w:val="Heading9"/>
      <w:suff w:val="nothing"/>
      <w:lvlText w:val=""/>
      <w:lvlJc w:val="left"/>
      <w:pPr>
        <w:ind w:left="2400" w:hanging="2400"/>
      </w:pPr>
      <w:rPr>
        <w:rFonts w:ascii="Times New Roman" w:hAnsi="Times New Roman" w:cs="Times New Roman" w:hint="default"/>
        <w:b/>
        <w:i w:val="0"/>
        <w:caps w:val="0"/>
        <w:sz w:val="24"/>
        <w:u w:val="none"/>
        <w:vertAlign w:val="baseline"/>
      </w:rPr>
    </w:lvl>
  </w:abstractNum>
  <w:abstractNum w:abstractNumId="16" w15:restartNumberingAfterBreak="0">
    <w:nsid w:val="57CE5003"/>
    <w:multiLevelType w:val="hybridMultilevel"/>
    <w:tmpl w:val="64C427A6"/>
    <w:lvl w:ilvl="0" w:tplc="76D2E048">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F173BB"/>
    <w:multiLevelType w:val="singleLevel"/>
    <w:tmpl w:val="28FE182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600F71FA"/>
    <w:multiLevelType w:val="singleLevel"/>
    <w:tmpl w:val="33F23D12"/>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9" w15:restartNumberingAfterBreak="0">
    <w:nsid w:val="62CA3110"/>
    <w:multiLevelType w:val="singleLevel"/>
    <w:tmpl w:val="45E0250E"/>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20"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5F118C2"/>
    <w:multiLevelType w:val="hybridMultilevel"/>
    <w:tmpl w:val="01B2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F5BEC"/>
    <w:multiLevelType w:val="hybridMultilevel"/>
    <w:tmpl w:val="3A6830B6"/>
    <w:lvl w:ilvl="0" w:tplc="1C8A2538">
      <w:start w:val="1"/>
      <w:numFmt w:val="decimal"/>
      <w:lvlText w:val="1.20.%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8964E46">
      <w:start w:val="1"/>
      <w:numFmt w:val="decimal"/>
      <w:lvlText w:val="%4.20.1"/>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C321DE"/>
    <w:multiLevelType w:val="singleLevel"/>
    <w:tmpl w:val="46848EC8"/>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4" w15:restartNumberingAfterBreak="0">
    <w:nsid w:val="6A76030E"/>
    <w:multiLevelType w:val="multilevel"/>
    <w:tmpl w:val="BC70B678"/>
    <w:name w:val="WWH"/>
    <w:lvl w:ilvl="0">
      <w:start w:val="1"/>
      <w:numFmt w:val="decimal"/>
      <w:lvlRestart w:val="0"/>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lvlText w:val="%1.%2.%3"/>
      <w:lvlJc w:val="left"/>
      <w:pPr>
        <w:tabs>
          <w:tab w:val="num" w:pos="960"/>
        </w:tabs>
        <w:ind w:left="960" w:hanging="960"/>
      </w:pPr>
    </w:lvl>
    <w:lvl w:ilvl="3">
      <w:start w:val="1"/>
      <w:numFmt w:val="decimal"/>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none"/>
      <w:suff w:val="nothing"/>
      <w:lvlText w:val=""/>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none"/>
      <w:suff w:val="nothing"/>
      <w:lvlText w:val=""/>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none"/>
      <w:suff w:val="nothing"/>
      <w:lvlText w:val=""/>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none"/>
      <w:suff w:val="nothing"/>
      <w:lvlText w:val=""/>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none"/>
      <w:suff w:val="nothing"/>
      <w:lvlText w:val=""/>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25"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79993A86"/>
    <w:multiLevelType w:val="singleLevel"/>
    <w:tmpl w:val="D078319A"/>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8" w15:restartNumberingAfterBreak="0">
    <w:nsid w:val="7A1962A7"/>
    <w:multiLevelType w:val="singleLevel"/>
    <w:tmpl w:val="75743CD8"/>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num w:numId="1" w16cid:durableId="1973094993">
    <w:abstractNumId w:val="19"/>
  </w:num>
  <w:num w:numId="2" w16cid:durableId="1855538245">
    <w:abstractNumId w:val="2"/>
  </w:num>
  <w:num w:numId="3" w16cid:durableId="1836870382">
    <w:abstractNumId w:val="17"/>
  </w:num>
  <w:num w:numId="4" w16cid:durableId="874851098">
    <w:abstractNumId w:val="28"/>
  </w:num>
  <w:num w:numId="5" w16cid:durableId="1216702029">
    <w:abstractNumId w:val="11"/>
  </w:num>
  <w:num w:numId="6" w16cid:durableId="2444114">
    <w:abstractNumId w:val="26"/>
  </w:num>
  <w:num w:numId="7" w16cid:durableId="1284271858">
    <w:abstractNumId w:val="20"/>
  </w:num>
  <w:num w:numId="8" w16cid:durableId="1971664082">
    <w:abstractNumId w:val="25"/>
  </w:num>
  <w:num w:numId="9" w16cid:durableId="794643328">
    <w:abstractNumId w:val="5"/>
  </w:num>
  <w:num w:numId="10" w16cid:durableId="2045212087">
    <w:abstractNumId w:val="12"/>
  </w:num>
  <w:num w:numId="11" w16cid:durableId="271397987">
    <w:abstractNumId w:val="27"/>
  </w:num>
  <w:num w:numId="12" w16cid:durableId="1802844056">
    <w:abstractNumId w:val="13"/>
  </w:num>
  <w:num w:numId="13" w16cid:durableId="87194105">
    <w:abstractNumId w:val="9"/>
  </w:num>
  <w:num w:numId="14" w16cid:durableId="725418433">
    <w:abstractNumId w:val="18"/>
  </w:num>
  <w:num w:numId="15" w16cid:durableId="584729671">
    <w:abstractNumId w:val="8"/>
  </w:num>
  <w:num w:numId="16" w16cid:durableId="8607453">
    <w:abstractNumId w:val="6"/>
  </w:num>
  <w:num w:numId="17" w16cid:durableId="2076277051">
    <w:abstractNumId w:val="14"/>
  </w:num>
  <w:num w:numId="18" w16cid:durableId="152990313">
    <w:abstractNumId w:val="24"/>
  </w:num>
  <w:num w:numId="19" w16cid:durableId="646665216">
    <w:abstractNumId w:val="15"/>
  </w:num>
  <w:num w:numId="20" w16cid:durableId="1518695301">
    <w:abstractNumId w:val="15"/>
  </w:num>
  <w:num w:numId="21" w16cid:durableId="1818107485">
    <w:abstractNumId w:val="4"/>
  </w:num>
  <w:num w:numId="22" w16cid:durableId="575822706">
    <w:abstractNumId w:val="0"/>
  </w:num>
  <w:num w:numId="23" w16cid:durableId="976186685">
    <w:abstractNumId w:val="16"/>
  </w:num>
  <w:num w:numId="24" w16cid:durableId="316611950">
    <w:abstractNumId w:val="21"/>
  </w:num>
  <w:num w:numId="25" w16cid:durableId="714351161">
    <w:abstractNumId w:val="1"/>
  </w:num>
  <w:num w:numId="26" w16cid:durableId="1922175248">
    <w:abstractNumId w:val="10"/>
  </w:num>
  <w:num w:numId="27" w16cid:durableId="481970577">
    <w:abstractNumId w:val="22"/>
  </w:num>
  <w:num w:numId="28" w16cid:durableId="318971033">
    <w:abstractNumId w:val="15"/>
  </w:num>
  <w:num w:numId="29" w16cid:durableId="475026096">
    <w:abstractNumId w:val="15"/>
  </w:num>
  <w:num w:numId="30" w16cid:durableId="1383750317">
    <w:abstractNumId w:val="15"/>
  </w:num>
  <w:num w:numId="31" w16cid:durableId="1039626743">
    <w:abstractNumId w:val="15"/>
  </w:num>
  <w:num w:numId="32" w16cid:durableId="1389960036">
    <w:abstractNumId w:val="15"/>
  </w:num>
  <w:num w:numId="33" w16cid:durableId="337197930">
    <w:abstractNumId w:val="15"/>
  </w:num>
  <w:num w:numId="34" w16cid:durableId="1894927969">
    <w:abstractNumId w:val="15"/>
  </w:num>
  <w:num w:numId="35" w16cid:durableId="1369721098">
    <w:abstractNumId w:val="23"/>
  </w:num>
  <w:num w:numId="36" w16cid:durableId="403726318">
    <w:abstractNumId w:val="3"/>
  </w:num>
  <w:num w:numId="37" w16cid:durableId="1356543691">
    <w:abstractNumId w:val="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well, Deana">
    <w15:presenceInfo w15:providerId="AD" w15:userId="S::dpowell4@merck.com::60c37761-146a-4692-987a-b0501af33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proofState w:spelling="clean" w:grammar="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bbre" w:val="MK-0002"/>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5/20/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formula" w:val="Injection/Tablet"/>
    <w:docVar w:name="generic" w:val="benztropine mesylate"/>
    <w:docVar w:name="header" w:val="Benztropine Mesylate"/>
    <w:docVar w:name="HeadingLevels" w:val="4"/>
    <w:docVar w:name="indic" w:val="Parkinsonism"/>
    <w:docVar w:name="IsCustomized" w:val="YES"/>
    <w:docVar w:name="mknum" w:val="MK-0002"/>
    <w:docVar w:name="NoIndentIncrease" w:val="0"/>
    <w:docVar w:name="PeriodAfter" w:val="0"/>
    <w:docVar w:name="RefListStyle" w:val="2"/>
    <w:docVar w:name="refmgr-08355S" w:val="[Ref. 5.4: 08355S]"/>
    <w:docVar w:name="refmgr-08GGRR" w:val="[Ref. 5.4: 08GGRR]"/>
    <w:docVar w:name="refmgr-08P4RM" w:val="[Ref. 5.4: 08P4RM]"/>
    <w:docVar w:name="refmgr-08P4RM,08GGRR" w:val="[Ref. 5.4: 08P4RM, 08GGRR]"/>
    <w:docVar w:name="refmgr-biblio-08355S" w:val="Choueiri TK, Kaelin WG Jr. Targeting the HIF2-VEGF axis in renal cell carcinoma. Nat Med. 2020 Oct;26:1519-30."/>
    <w:docVar w:name="refmgr-biblio-08GGRR" w:val="Choueiri TK, Bauer T, Merchan J, McDermott D, Figlin R, Arrowsmith E, et al. Phase 2 LITESPARK-003 study of belzutifan in combination with cabozantinib for advanced clear cell renal cell carcinoma (ccRCC) [abstract]. Presented at: European Society for Medical Oncology (ESMO) Congress; 2023 Oct 20-24; Madrid, Spain. Ann Oncol. 2023;34(suppl 2)."/>
    <w:docVar w:name="refmgr-biblio-08P4RM" w:val="Choueiri TK, McDermott DF, Merchan J, Bauer TM, Figlin R , Heath EI, et al. Belzutifan plus cabozantinib for patients with advanced clear cell renal cell carcinoma previously treated with immunotherapy: an open-label, single-arm, phase 2 study. Lancet Oncol. 2023 May;24:553-62."/>
    <w:docVar w:name="refmgr-ctdused-08355S" w:val="5.4"/>
    <w:docVar w:name="refmgr-ctdused-08GGRR" w:val="5.4"/>
    <w:docVar w:name="refmgr-ctdused-08P4RM" w:val="5.4"/>
    <w:docVar w:name="refmgr-docid-08355S" w:val="08355S"/>
    <w:docVar w:name="refmgr-docid-08GGRR" w:val="08GGRR"/>
    <w:docVar w:name="refmgr-docid-08P4RM" w:val="08P4RM"/>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rade" w:val="COGENTIN™"/>
    <w:docVar w:name="UnlinkObjects" w:val="0"/>
  </w:docVars>
  <w:rsids>
    <w:rsidRoot w:val="00EC55E9"/>
    <w:rsid w:val="00000DB4"/>
    <w:rsid w:val="0000114B"/>
    <w:rsid w:val="000014F1"/>
    <w:rsid w:val="0001550D"/>
    <w:rsid w:val="000155CD"/>
    <w:rsid w:val="0001659C"/>
    <w:rsid w:val="000270C0"/>
    <w:rsid w:val="00032D81"/>
    <w:rsid w:val="0003404B"/>
    <w:rsid w:val="00044323"/>
    <w:rsid w:val="000447DF"/>
    <w:rsid w:val="00045F83"/>
    <w:rsid w:val="00051DAE"/>
    <w:rsid w:val="00075E67"/>
    <w:rsid w:val="000823D3"/>
    <w:rsid w:val="00083AD9"/>
    <w:rsid w:val="0008406C"/>
    <w:rsid w:val="00090E2F"/>
    <w:rsid w:val="00095C63"/>
    <w:rsid w:val="00096004"/>
    <w:rsid w:val="000A2FEA"/>
    <w:rsid w:val="000A35A5"/>
    <w:rsid w:val="000A426A"/>
    <w:rsid w:val="000A64C5"/>
    <w:rsid w:val="000B4143"/>
    <w:rsid w:val="000B7DD7"/>
    <w:rsid w:val="000C4B61"/>
    <w:rsid w:val="000D20DC"/>
    <w:rsid w:val="000E08F4"/>
    <w:rsid w:val="000F2A13"/>
    <w:rsid w:val="000F7332"/>
    <w:rsid w:val="000F7D88"/>
    <w:rsid w:val="00103323"/>
    <w:rsid w:val="0010430B"/>
    <w:rsid w:val="00106949"/>
    <w:rsid w:val="00113597"/>
    <w:rsid w:val="00114C43"/>
    <w:rsid w:val="001162B1"/>
    <w:rsid w:val="00116447"/>
    <w:rsid w:val="00133537"/>
    <w:rsid w:val="001503B8"/>
    <w:rsid w:val="001564B0"/>
    <w:rsid w:val="00164C29"/>
    <w:rsid w:val="0016741D"/>
    <w:rsid w:val="00170B79"/>
    <w:rsid w:val="00184F74"/>
    <w:rsid w:val="0019286B"/>
    <w:rsid w:val="0019559A"/>
    <w:rsid w:val="00197A29"/>
    <w:rsid w:val="001A04BB"/>
    <w:rsid w:val="001B131A"/>
    <w:rsid w:val="001B33E7"/>
    <w:rsid w:val="001B542B"/>
    <w:rsid w:val="001C2D37"/>
    <w:rsid w:val="001C55C9"/>
    <w:rsid w:val="001D43D0"/>
    <w:rsid w:val="001D5DC2"/>
    <w:rsid w:val="001E2E79"/>
    <w:rsid w:val="001F7B96"/>
    <w:rsid w:val="002009C0"/>
    <w:rsid w:val="002109B2"/>
    <w:rsid w:val="002110A8"/>
    <w:rsid w:val="00212407"/>
    <w:rsid w:val="00214725"/>
    <w:rsid w:val="00217573"/>
    <w:rsid w:val="00217E5B"/>
    <w:rsid w:val="00225046"/>
    <w:rsid w:val="002301C6"/>
    <w:rsid w:val="00230527"/>
    <w:rsid w:val="00232B82"/>
    <w:rsid w:val="00254FD6"/>
    <w:rsid w:val="002571DB"/>
    <w:rsid w:val="00265B0B"/>
    <w:rsid w:val="002667AA"/>
    <w:rsid w:val="00270E63"/>
    <w:rsid w:val="0027142A"/>
    <w:rsid w:val="00276100"/>
    <w:rsid w:val="00280390"/>
    <w:rsid w:val="002805F2"/>
    <w:rsid w:val="0028197E"/>
    <w:rsid w:val="00283B12"/>
    <w:rsid w:val="002938A4"/>
    <w:rsid w:val="00295C38"/>
    <w:rsid w:val="002A367D"/>
    <w:rsid w:val="002B0E62"/>
    <w:rsid w:val="002B7ACA"/>
    <w:rsid w:val="002C34F8"/>
    <w:rsid w:val="002C4A9E"/>
    <w:rsid w:val="002E2E32"/>
    <w:rsid w:val="002F3124"/>
    <w:rsid w:val="00311C88"/>
    <w:rsid w:val="00313E9D"/>
    <w:rsid w:val="00327698"/>
    <w:rsid w:val="00330123"/>
    <w:rsid w:val="003306D3"/>
    <w:rsid w:val="003321EB"/>
    <w:rsid w:val="00337F27"/>
    <w:rsid w:val="003403E3"/>
    <w:rsid w:val="003419BD"/>
    <w:rsid w:val="00345DE5"/>
    <w:rsid w:val="00351A51"/>
    <w:rsid w:val="00357188"/>
    <w:rsid w:val="00361DDB"/>
    <w:rsid w:val="00362F70"/>
    <w:rsid w:val="003740AB"/>
    <w:rsid w:val="0037474E"/>
    <w:rsid w:val="003754B8"/>
    <w:rsid w:val="00380028"/>
    <w:rsid w:val="003848E1"/>
    <w:rsid w:val="0038775E"/>
    <w:rsid w:val="0039066B"/>
    <w:rsid w:val="00394A1F"/>
    <w:rsid w:val="00397328"/>
    <w:rsid w:val="003A044E"/>
    <w:rsid w:val="003A1E2B"/>
    <w:rsid w:val="003B32B7"/>
    <w:rsid w:val="003C49B2"/>
    <w:rsid w:val="003C5759"/>
    <w:rsid w:val="003E5C98"/>
    <w:rsid w:val="003E7444"/>
    <w:rsid w:val="003F1209"/>
    <w:rsid w:val="003F2F59"/>
    <w:rsid w:val="003F7668"/>
    <w:rsid w:val="004157F9"/>
    <w:rsid w:val="0041628A"/>
    <w:rsid w:val="00422338"/>
    <w:rsid w:val="00423B20"/>
    <w:rsid w:val="00442B73"/>
    <w:rsid w:val="00456E65"/>
    <w:rsid w:val="00461D72"/>
    <w:rsid w:val="00464934"/>
    <w:rsid w:val="004650AC"/>
    <w:rsid w:val="00472BF7"/>
    <w:rsid w:val="00474E81"/>
    <w:rsid w:val="00477F92"/>
    <w:rsid w:val="00481589"/>
    <w:rsid w:val="0048410A"/>
    <w:rsid w:val="00485164"/>
    <w:rsid w:val="00485DD7"/>
    <w:rsid w:val="00490C00"/>
    <w:rsid w:val="00495C24"/>
    <w:rsid w:val="00496497"/>
    <w:rsid w:val="004968F2"/>
    <w:rsid w:val="004A0D26"/>
    <w:rsid w:val="004A1A1F"/>
    <w:rsid w:val="004A4099"/>
    <w:rsid w:val="004A4E0A"/>
    <w:rsid w:val="004A62A3"/>
    <w:rsid w:val="004A7E1E"/>
    <w:rsid w:val="004B084A"/>
    <w:rsid w:val="004B0874"/>
    <w:rsid w:val="004B4D47"/>
    <w:rsid w:val="004B6011"/>
    <w:rsid w:val="004B6428"/>
    <w:rsid w:val="004C0BFF"/>
    <w:rsid w:val="004C1D87"/>
    <w:rsid w:val="004C4EA4"/>
    <w:rsid w:val="004D2451"/>
    <w:rsid w:val="004D4041"/>
    <w:rsid w:val="004E1650"/>
    <w:rsid w:val="004E2143"/>
    <w:rsid w:val="004E6C73"/>
    <w:rsid w:val="004F03E0"/>
    <w:rsid w:val="004F2E14"/>
    <w:rsid w:val="00506935"/>
    <w:rsid w:val="00511C81"/>
    <w:rsid w:val="00513C7D"/>
    <w:rsid w:val="00515523"/>
    <w:rsid w:val="00525065"/>
    <w:rsid w:val="00525C5E"/>
    <w:rsid w:val="005273CC"/>
    <w:rsid w:val="00527D64"/>
    <w:rsid w:val="005310B8"/>
    <w:rsid w:val="00533EFA"/>
    <w:rsid w:val="005375F2"/>
    <w:rsid w:val="00540F72"/>
    <w:rsid w:val="00546742"/>
    <w:rsid w:val="00546B9F"/>
    <w:rsid w:val="00547D9A"/>
    <w:rsid w:val="00552DB5"/>
    <w:rsid w:val="00566B65"/>
    <w:rsid w:val="005710E4"/>
    <w:rsid w:val="005722BA"/>
    <w:rsid w:val="00576795"/>
    <w:rsid w:val="0058062C"/>
    <w:rsid w:val="00583C22"/>
    <w:rsid w:val="005850C5"/>
    <w:rsid w:val="005867B0"/>
    <w:rsid w:val="0059510F"/>
    <w:rsid w:val="005A5C39"/>
    <w:rsid w:val="005A5F2D"/>
    <w:rsid w:val="005A6162"/>
    <w:rsid w:val="005B6397"/>
    <w:rsid w:val="005B7E96"/>
    <w:rsid w:val="005D0FA8"/>
    <w:rsid w:val="005D13A7"/>
    <w:rsid w:val="005E7EF0"/>
    <w:rsid w:val="005F165E"/>
    <w:rsid w:val="005F2652"/>
    <w:rsid w:val="005F3017"/>
    <w:rsid w:val="00600F2A"/>
    <w:rsid w:val="00602065"/>
    <w:rsid w:val="00605E84"/>
    <w:rsid w:val="0060709F"/>
    <w:rsid w:val="00622806"/>
    <w:rsid w:val="00625154"/>
    <w:rsid w:val="00647373"/>
    <w:rsid w:val="00656D9A"/>
    <w:rsid w:val="006616C8"/>
    <w:rsid w:val="006641DA"/>
    <w:rsid w:val="00664688"/>
    <w:rsid w:val="00675E46"/>
    <w:rsid w:val="00686EDA"/>
    <w:rsid w:val="00697931"/>
    <w:rsid w:val="006979B6"/>
    <w:rsid w:val="006A0881"/>
    <w:rsid w:val="006A357E"/>
    <w:rsid w:val="006B2513"/>
    <w:rsid w:val="006B3352"/>
    <w:rsid w:val="006B3B31"/>
    <w:rsid w:val="006C08C8"/>
    <w:rsid w:val="006C1165"/>
    <w:rsid w:val="006C196B"/>
    <w:rsid w:val="006E06C0"/>
    <w:rsid w:val="006E555E"/>
    <w:rsid w:val="006F294B"/>
    <w:rsid w:val="00704814"/>
    <w:rsid w:val="00711705"/>
    <w:rsid w:val="00725FBF"/>
    <w:rsid w:val="00727A0C"/>
    <w:rsid w:val="007306E5"/>
    <w:rsid w:val="00737327"/>
    <w:rsid w:val="007375AD"/>
    <w:rsid w:val="007413EF"/>
    <w:rsid w:val="007516FF"/>
    <w:rsid w:val="007527AB"/>
    <w:rsid w:val="00754FDC"/>
    <w:rsid w:val="007604F0"/>
    <w:rsid w:val="007606E6"/>
    <w:rsid w:val="00760CA5"/>
    <w:rsid w:val="00761D20"/>
    <w:rsid w:val="00773404"/>
    <w:rsid w:val="0078001B"/>
    <w:rsid w:val="00780738"/>
    <w:rsid w:val="007815B2"/>
    <w:rsid w:val="00785FA3"/>
    <w:rsid w:val="007953AA"/>
    <w:rsid w:val="007A0627"/>
    <w:rsid w:val="007B407C"/>
    <w:rsid w:val="007B738A"/>
    <w:rsid w:val="007C1749"/>
    <w:rsid w:val="007C3B34"/>
    <w:rsid w:val="007C5E2C"/>
    <w:rsid w:val="007D67C3"/>
    <w:rsid w:val="007E1FD0"/>
    <w:rsid w:val="007E4624"/>
    <w:rsid w:val="007F6017"/>
    <w:rsid w:val="008065C4"/>
    <w:rsid w:val="00806E11"/>
    <w:rsid w:val="008071CA"/>
    <w:rsid w:val="008169BA"/>
    <w:rsid w:val="008203FF"/>
    <w:rsid w:val="00825473"/>
    <w:rsid w:val="00826E81"/>
    <w:rsid w:val="00831270"/>
    <w:rsid w:val="008320A4"/>
    <w:rsid w:val="00833135"/>
    <w:rsid w:val="008404F5"/>
    <w:rsid w:val="00846537"/>
    <w:rsid w:val="0085295E"/>
    <w:rsid w:val="00855803"/>
    <w:rsid w:val="00855A38"/>
    <w:rsid w:val="00860406"/>
    <w:rsid w:val="00861DA7"/>
    <w:rsid w:val="00871952"/>
    <w:rsid w:val="0088083E"/>
    <w:rsid w:val="00883998"/>
    <w:rsid w:val="008A7214"/>
    <w:rsid w:val="008C7E33"/>
    <w:rsid w:val="008D1B30"/>
    <w:rsid w:val="008F1EC9"/>
    <w:rsid w:val="008F3D14"/>
    <w:rsid w:val="0090367C"/>
    <w:rsid w:val="00915674"/>
    <w:rsid w:val="00917D60"/>
    <w:rsid w:val="0092208A"/>
    <w:rsid w:val="00922B4E"/>
    <w:rsid w:val="00925DB2"/>
    <w:rsid w:val="00932CD1"/>
    <w:rsid w:val="00955BCD"/>
    <w:rsid w:val="00961633"/>
    <w:rsid w:val="00962037"/>
    <w:rsid w:val="00970C9F"/>
    <w:rsid w:val="009717B9"/>
    <w:rsid w:val="009721F3"/>
    <w:rsid w:val="00982AE5"/>
    <w:rsid w:val="00983343"/>
    <w:rsid w:val="00992594"/>
    <w:rsid w:val="009A012B"/>
    <w:rsid w:val="009A76D0"/>
    <w:rsid w:val="009B1F9C"/>
    <w:rsid w:val="009C05B6"/>
    <w:rsid w:val="009D1F1B"/>
    <w:rsid w:val="009D4411"/>
    <w:rsid w:val="009D79F8"/>
    <w:rsid w:val="009E33E8"/>
    <w:rsid w:val="009E3A9F"/>
    <w:rsid w:val="009E4EEB"/>
    <w:rsid w:val="009E5AC0"/>
    <w:rsid w:val="009E7FCC"/>
    <w:rsid w:val="009F212F"/>
    <w:rsid w:val="009F23D0"/>
    <w:rsid w:val="009F257B"/>
    <w:rsid w:val="009F7CCA"/>
    <w:rsid w:val="00A0009E"/>
    <w:rsid w:val="00A006A2"/>
    <w:rsid w:val="00A04F52"/>
    <w:rsid w:val="00A1227E"/>
    <w:rsid w:val="00A17F79"/>
    <w:rsid w:val="00A20426"/>
    <w:rsid w:val="00A24A93"/>
    <w:rsid w:val="00A41B3A"/>
    <w:rsid w:val="00A50EF1"/>
    <w:rsid w:val="00A52757"/>
    <w:rsid w:val="00A52C6C"/>
    <w:rsid w:val="00A530DC"/>
    <w:rsid w:val="00A55224"/>
    <w:rsid w:val="00A6421D"/>
    <w:rsid w:val="00A651A5"/>
    <w:rsid w:val="00A65E56"/>
    <w:rsid w:val="00A66673"/>
    <w:rsid w:val="00A72AD2"/>
    <w:rsid w:val="00A8345E"/>
    <w:rsid w:val="00A8367C"/>
    <w:rsid w:val="00A86E28"/>
    <w:rsid w:val="00A87FE7"/>
    <w:rsid w:val="00A95895"/>
    <w:rsid w:val="00AA1D52"/>
    <w:rsid w:val="00AA4AF2"/>
    <w:rsid w:val="00AB1017"/>
    <w:rsid w:val="00AB272D"/>
    <w:rsid w:val="00AB2BFD"/>
    <w:rsid w:val="00AB3711"/>
    <w:rsid w:val="00AB50D8"/>
    <w:rsid w:val="00AC3B8F"/>
    <w:rsid w:val="00AC5E59"/>
    <w:rsid w:val="00AD27ED"/>
    <w:rsid w:val="00AD6352"/>
    <w:rsid w:val="00AE12E2"/>
    <w:rsid w:val="00AE4642"/>
    <w:rsid w:val="00AF2741"/>
    <w:rsid w:val="00B01E87"/>
    <w:rsid w:val="00B05591"/>
    <w:rsid w:val="00B205FC"/>
    <w:rsid w:val="00B25060"/>
    <w:rsid w:val="00B27D25"/>
    <w:rsid w:val="00B310DE"/>
    <w:rsid w:val="00B3116B"/>
    <w:rsid w:val="00B34F44"/>
    <w:rsid w:val="00B361CF"/>
    <w:rsid w:val="00B40751"/>
    <w:rsid w:val="00B40F73"/>
    <w:rsid w:val="00B4336C"/>
    <w:rsid w:val="00B4353E"/>
    <w:rsid w:val="00B45E3E"/>
    <w:rsid w:val="00B46077"/>
    <w:rsid w:val="00B47611"/>
    <w:rsid w:val="00B479AD"/>
    <w:rsid w:val="00B51151"/>
    <w:rsid w:val="00B52CC9"/>
    <w:rsid w:val="00B61224"/>
    <w:rsid w:val="00B63998"/>
    <w:rsid w:val="00B63CC8"/>
    <w:rsid w:val="00B80231"/>
    <w:rsid w:val="00B85C9F"/>
    <w:rsid w:val="00B872B5"/>
    <w:rsid w:val="00B921B2"/>
    <w:rsid w:val="00B93575"/>
    <w:rsid w:val="00BA49AB"/>
    <w:rsid w:val="00BA5F7C"/>
    <w:rsid w:val="00BB00D2"/>
    <w:rsid w:val="00BB05EC"/>
    <w:rsid w:val="00BD645B"/>
    <w:rsid w:val="00BD6902"/>
    <w:rsid w:val="00BE1CAD"/>
    <w:rsid w:val="00C00AF8"/>
    <w:rsid w:val="00C01382"/>
    <w:rsid w:val="00C022E0"/>
    <w:rsid w:val="00C11EE3"/>
    <w:rsid w:val="00C21F55"/>
    <w:rsid w:val="00C231D0"/>
    <w:rsid w:val="00C35B9C"/>
    <w:rsid w:val="00C41D41"/>
    <w:rsid w:val="00C45E16"/>
    <w:rsid w:val="00C51847"/>
    <w:rsid w:val="00C721A0"/>
    <w:rsid w:val="00C74526"/>
    <w:rsid w:val="00C86BF1"/>
    <w:rsid w:val="00CA73D4"/>
    <w:rsid w:val="00CB4F40"/>
    <w:rsid w:val="00CC00FF"/>
    <w:rsid w:val="00CD5CC1"/>
    <w:rsid w:val="00CE61D6"/>
    <w:rsid w:val="00CF129E"/>
    <w:rsid w:val="00CF598D"/>
    <w:rsid w:val="00CF6397"/>
    <w:rsid w:val="00D02ADA"/>
    <w:rsid w:val="00D1424E"/>
    <w:rsid w:val="00D2219B"/>
    <w:rsid w:val="00D246C4"/>
    <w:rsid w:val="00D25509"/>
    <w:rsid w:val="00D32227"/>
    <w:rsid w:val="00D35801"/>
    <w:rsid w:val="00D3728A"/>
    <w:rsid w:val="00D4456D"/>
    <w:rsid w:val="00D4551F"/>
    <w:rsid w:val="00D50D0F"/>
    <w:rsid w:val="00D5510F"/>
    <w:rsid w:val="00D61559"/>
    <w:rsid w:val="00D616AF"/>
    <w:rsid w:val="00D649AB"/>
    <w:rsid w:val="00D65FF9"/>
    <w:rsid w:val="00D668C3"/>
    <w:rsid w:val="00D77D3B"/>
    <w:rsid w:val="00D81207"/>
    <w:rsid w:val="00D8585D"/>
    <w:rsid w:val="00D901E4"/>
    <w:rsid w:val="00D979BD"/>
    <w:rsid w:val="00DA16CB"/>
    <w:rsid w:val="00DA6CA1"/>
    <w:rsid w:val="00DA7211"/>
    <w:rsid w:val="00DB0078"/>
    <w:rsid w:val="00DB3E7C"/>
    <w:rsid w:val="00DB4946"/>
    <w:rsid w:val="00DB552E"/>
    <w:rsid w:val="00DC0DA7"/>
    <w:rsid w:val="00DC5FAC"/>
    <w:rsid w:val="00DD049F"/>
    <w:rsid w:val="00E00CFF"/>
    <w:rsid w:val="00E0720D"/>
    <w:rsid w:val="00E125EB"/>
    <w:rsid w:val="00E12CFA"/>
    <w:rsid w:val="00E14BA3"/>
    <w:rsid w:val="00E16917"/>
    <w:rsid w:val="00E24EF0"/>
    <w:rsid w:val="00E27971"/>
    <w:rsid w:val="00E32EB9"/>
    <w:rsid w:val="00E42843"/>
    <w:rsid w:val="00E4356D"/>
    <w:rsid w:val="00E444CB"/>
    <w:rsid w:val="00E4713D"/>
    <w:rsid w:val="00E573C5"/>
    <w:rsid w:val="00E64184"/>
    <w:rsid w:val="00E65BCB"/>
    <w:rsid w:val="00E7228C"/>
    <w:rsid w:val="00E7479D"/>
    <w:rsid w:val="00E86510"/>
    <w:rsid w:val="00E86AF7"/>
    <w:rsid w:val="00E8768E"/>
    <w:rsid w:val="00E954C0"/>
    <w:rsid w:val="00E96963"/>
    <w:rsid w:val="00EA0103"/>
    <w:rsid w:val="00EA0710"/>
    <w:rsid w:val="00EA1106"/>
    <w:rsid w:val="00EB26DB"/>
    <w:rsid w:val="00EB7154"/>
    <w:rsid w:val="00EC2A5A"/>
    <w:rsid w:val="00EC3A31"/>
    <w:rsid w:val="00EC4B75"/>
    <w:rsid w:val="00EC55E9"/>
    <w:rsid w:val="00ED2A6A"/>
    <w:rsid w:val="00ED3F2D"/>
    <w:rsid w:val="00ED62E8"/>
    <w:rsid w:val="00EE64C3"/>
    <w:rsid w:val="00EF0760"/>
    <w:rsid w:val="00EF52DC"/>
    <w:rsid w:val="00F00DFF"/>
    <w:rsid w:val="00F0150D"/>
    <w:rsid w:val="00F026F1"/>
    <w:rsid w:val="00F06B99"/>
    <w:rsid w:val="00F175B9"/>
    <w:rsid w:val="00F176E5"/>
    <w:rsid w:val="00F22B31"/>
    <w:rsid w:val="00F376C7"/>
    <w:rsid w:val="00F5004A"/>
    <w:rsid w:val="00F5289C"/>
    <w:rsid w:val="00F62AD2"/>
    <w:rsid w:val="00F6676E"/>
    <w:rsid w:val="00F705D1"/>
    <w:rsid w:val="00F756A9"/>
    <w:rsid w:val="00F7627B"/>
    <w:rsid w:val="00F844F6"/>
    <w:rsid w:val="00F855A8"/>
    <w:rsid w:val="00F85FCD"/>
    <w:rsid w:val="00F9456D"/>
    <w:rsid w:val="00FA1DCC"/>
    <w:rsid w:val="00FB4A1D"/>
    <w:rsid w:val="00FB4DD6"/>
    <w:rsid w:val="00FC5601"/>
    <w:rsid w:val="00FC7364"/>
    <w:rsid w:val="00FC7586"/>
    <w:rsid w:val="00FD1FE4"/>
    <w:rsid w:val="00FF2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D3635"/>
  <w15:docId w15:val="{D1EE07BD-6369-46A0-B27E-B7171C00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5FC"/>
    <w:pPr>
      <w:spacing w:before="120" w:after="120"/>
      <w:ind w:left="144"/>
    </w:pPr>
    <w:rPr>
      <w:rFonts w:ascii="Arial" w:hAnsi="Arial"/>
      <w:sz w:val="24"/>
      <w:szCs w:val="24"/>
    </w:rPr>
  </w:style>
  <w:style w:type="paragraph" w:styleId="Heading1">
    <w:name w:val="heading 1"/>
    <w:next w:val="Paragraph"/>
    <w:qFormat/>
    <w:rsid w:val="00A66673"/>
    <w:pPr>
      <w:keepNext/>
      <w:keepLines/>
      <w:numPr>
        <w:numId w:val="20"/>
      </w:numPr>
      <w:spacing w:before="60" w:after="240"/>
      <w:outlineLvl w:val="0"/>
    </w:pPr>
    <w:rPr>
      <w:rFonts w:eastAsia="MS Gothic" w:cs="Arial"/>
      <w:b/>
      <w:bCs/>
      <w:caps/>
      <w:kern w:val="32"/>
      <w:sz w:val="24"/>
      <w:szCs w:val="28"/>
    </w:rPr>
  </w:style>
  <w:style w:type="paragraph" w:styleId="Heading2">
    <w:name w:val="heading 2"/>
    <w:next w:val="Paragraph"/>
    <w:qFormat/>
    <w:rsid w:val="00A66673"/>
    <w:pPr>
      <w:keepNext/>
      <w:keepLines/>
      <w:numPr>
        <w:ilvl w:val="1"/>
        <w:numId w:val="20"/>
      </w:numPr>
      <w:spacing w:before="60" w:after="240"/>
      <w:outlineLvl w:val="1"/>
    </w:pPr>
    <w:rPr>
      <w:rFonts w:eastAsia="MS Gothic" w:cs="Arial"/>
      <w:b/>
      <w:bCs/>
      <w:iCs/>
      <w:sz w:val="24"/>
      <w:szCs w:val="26"/>
    </w:rPr>
  </w:style>
  <w:style w:type="paragraph" w:styleId="Heading3">
    <w:name w:val="heading 3"/>
    <w:next w:val="Paragraph"/>
    <w:qFormat/>
    <w:rsid w:val="00A66673"/>
    <w:pPr>
      <w:keepNext/>
      <w:keepLines/>
      <w:numPr>
        <w:ilvl w:val="2"/>
        <w:numId w:val="20"/>
      </w:numPr>
      <w:spacing w:before="60" w:after="240"/>
      <w:outlineLvl w:val="2"/>
    </w:pPr>
    <w:rPr>
      <w:rFonts w:eastAsia="MS Gothic" w:cs="Arial"/>
      <w:b/>
      <w:bCs/>
      <w:sz w:val="24"/>
      <w:szCs w:val="24"/>
    </w:rPr>
  </w:style>
  <w:style w:type="paragraph" w:styleId="Heading4">
    <w:name w:val="heading 4"/>
    <w:next w:val="Paragraph"/>
    <w:qFormat/>
    <w:rsid w:val="00A66673"/>
    <w:pPr>
      <w:keepNext/>
      <w:keepLines/>
      <w:numPr>
        <w:ilvl w:val="3"/>
        <w:numId w:val="20"/>
      </w:numPr>
      <w:spacing w:before="60" w:after="240"/>
      <w:outlineLvl w:val="3"/>
    </w:pPr>
    <w:rPr>
      <w:rFonts w:eastAsia="MS Gothic"/>
      <w:b/>
      <w:bCs/>
      <w:sz w:val="24"/>
      <w:szCs w:val="22"/>
    </w:rPr>
  </w:style>
  <w:style w:type="paragraph" w:styleId="Heading5">
    <w:name w:val="heading 5"/>
    <w:next w:val="Paragraph"/>
    <w:link w:val="Heading5Char"/>
    <w:qFormat/>
    <w:rsid w:val="00EC2A5A"/>
    <w:pPr>
      <w:keepNext/>
      <w:keepLines/>
      <w:numPr>
        <w:ilvl w:val="4"/>
        <w:numId w:val="20"/>
      </w:numPr>
      <w:spacing w:before="60" w:after="240"/>
      <w:outlineLvl w:val="4"/>
    </w:pPr>
    <w:rPr>
      <w:rFonts w:eastAsia="MS Gothic" w:cs="Arial"/>
      <w:b/>
      <w:bCs/>
      <w:iCs/>
      <w:sz w:val="24"/>
      <w:szCs w:val="22"/>
    </w:rPr>
  </w:style>
  <w:style w:type="paragraph" w:styleId="Heading6">
    <w:name w:val="heading 6"/>
    <w:next w:val="Paragraph"/>
    <w:link w:val="Heading6Char"/>
    <w:qFormat/>
    <w:rsid w:val="00EC2A5A"/>
    <w:pPr>
      <w:keepNext/>
      <w:keepLines/>
      <w:numPr>
        <w:ilvl w:val="5"/>
        <w:numId w:val="20"/>
      </w:numPr>
      <w:spacing w:before="60" w:after="240"/>
      <w:outlineLvl w:val="5"/>
    </w:pPr>
    <w:rPr>
      <w:rFonts w:eastAsia="MS Gothic" w:cs="Arial"/>
      <w:b/>
      <w:bCs/>
      <w:sz w:val="24"/>
      <w:szCs w:val="22"/>
    </w:rPr>
  </w:style>
  <w:style w:type="paragraph" w:styleId="Heading7">
    <w:name w:val="heading 7"/>
    <w:next w:val="Paragraph"/>
    <w:qFormat/>
    <w:rsid w:val="00A66673"/>
    <w:pPr>
      <w:keepNext/>
      <w:keepLines/>
      <w:numPr>
        <w:ilvl w:val="6"/>
        <w:numId w:val="20"/>
      </w:numPr>
      <w:spacing w:before="60" w:after="240"/>
      <w:outlineLvl w:val="6"/>
    </w:pPr>
    <w:rPr>
      <w:rFonts w:eastAsia="MS Gothic" w:cs="Arial"/>
      <w:b/>
      <w:sz w:val="24"/>
      <w:szCs w:val="24"/>
    </w:rPr>
  </w:style>
  <w:style w:type="paragraph" w:styleId="Heading8">
    <w:name w:val="heading 8"/>
    <w:next w:val="Paragraph"/>
    <w:qFormat/>
    <w:rsid w:val="00A66673"/>
    <w:pPr>
      <w:keepNext/>
      <w:keepLines/>
      <w:numPr>
        <w:ilvl w:val="7"/>
        <w:numId w:val="20"/>
      </w:numPr>
      <w:spacing w:before="60" w:after="240"/>
      <w:outlineLvl w:val="7"/>
    </w:pPr>
    <w:rPr>
      <w:rFonts w:eastAsia="MS Gothic" w:cs="Arial"/>
      <w:b/>
      <w:iCs/>
      <w:sz w:val="24"/>
      <w:szCs w:val="24"/>
    </w:rPr>
  </w:style>
  <w:style w:type="paragraph" w:styleId="Heading9">
    <w:name w:val="heading 9"/>
    <w:next w:val="Paragraph"/>
    <w:qFormat/>
    <w:rsid w:val="00A66673"/>
    <w:pPr>
      <w:keepNext/>
      <w:keepLines/>
      <w:numPr>
        <w:ilvl w:val="8"/>
        <w:numId w:val="20"/>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lText">
    <w:name w:val="AllText"/>
    <w:pPr>
      <w:spacing w:before="120"/>
      <w:jc w:val="both"/>
    </w:pPr>
    <w:rPr>
      <w:sz w:val="24"/>
    </w:rPr>
  </w:style>
  <w:style w:type="paragraph" w:styleId="Footer">
    <w:name w:val="footer"/>
    <w:basedOn w:val="Header"/>
    <w:link w:val="FooterChar"/>
    <w:rsid w:val="00A66673"/>
    <w:rPr>
      <w:caps w:val="0"/>
    </w:rPr>
  </w:style>
  <w:style w:type="paragraph" w:styleId="Header">
    <w:name w:val="header"/>
    <w:rsid w:val="00A66673"/>
    <w:pPr>
      <w:tabs>
        <w:tab w:val="center" w:pos="4507"/>
        <w:tab w:val="right" w:pos="9000"/>
      </w:tabs>
      <w:spacing w:before="60"/>
    </w:pPr>
    <w:rPr>
      <w:rFonts w:eastAsia="MS Gothic"/>
      <w:caps/>
      <w:sz w:val="16"/>
    </w:rPr>
  </w:style>
  <w:style w:type="character" w:styleId="PageNumber">
    <w:name w:val="page number"/>
    <w:semiHidden/>
    <w:rsid w:val="00A66673"/>
  </w:style>
  <w:style w:type="paragraph" w:customStyle="1" w:styleId="LandscapeHeader">
    <w:name w:val="Landscape Header"/>
    <w:semiHidden/>
    <w:pPr>
      <w:tabs>
        <w:tab w:val="right" w:pos="72"/>
        <w:tab w:val="right" w:pos="14040"/>
      </w:tabs>
      <w:ind w:left="360" w:hanging="360"/>
    </w:pPr>
    <w:rPr>
      <w:sz w:val="24"/>
    </w:rPr>
  </w:style>
  <w:style w:type="paragraph" w:customStyle="1" w:styleId="CTTable">
    <w:name w:val="CT Table"/>
    <w:pPr>
      <w:spacing w:line="200" w:lineRule="exact"/>
    </w:pPr>
    <w:rPr>
      <w:sz w:val="17"/>
    </w:rPr>
  </w:style>
  <w:style w:type="paragraph" w:customStyle="1" w:styleId="DataSourceRef">
    <w:name w:val="DataSource/Ref."/>
    <w:next w:val="Normal"/>
  </w:style>
  <w:style w:type="paragraph" w:styleId="DocumentMap">
    <w:name w:val="Document Map"/>
    <w:basedOn w:val="Normal"/>
    <w:semiHidden/>
    <w:rsid w:val="00A66673"/>
    <w:pPr>
      <w:shd w:val="clear" w:color="auto" w:fill="000080"/>
      <w:spacing w:before="0" w:after="0"/>
      <w:ind w:left="0"/>
    </w:pPr>
    <w:rPr>
      <w:rFonts w:ascii="Tahoma" w:hAnsi="Tahoma" w:cs="Tahoma"/>
    </w:rPr>
  </w:style>
  <w:style w:type="character" w:styleId="FootnoteReference">
    <w:name w:val="footnote reference"/>
    <w:semiHidden/>
    <w:rsid w:val="00A66673"/>
    <w:rPr>
      <w:vertAlign w:val="superscript"/>
    </w:rPr>
  </w:style>
  <w:style w:type="paragraph" w:styleId="FootnoteText">
    <w:name w:val="footnote text"/>
    <w:semiHidden/>
    <w:rsid w:val="00A66673"/>
    <w:pPr>
      <w:spacing w:before="60"/>
      <w:ind w:left="360" w:hanging="360"/>
    </w:pPr>
    <w:rPr>
      <w:rFonts w:ascii="Arial" w:eastAsia="MS Mincho" w:hAnsi="Arial"/>
    </w:rPr>
  </w:style>
  <w:style w:type="paragraph" w:customStyle="1" w:styleId="LandscapeFooter">
    <w:name w:val="Landscape Footer"/>
    <w:semiHidden/>
    <w:pPr>
      <w:tabs>
        <w:tab w:val="left" w:pos="7740"/>
      </w:tabs>
    </w:pPr>
    <w:rPr>
      <w:sz w:val="18"/>
    </w:rPr>
  </w:style>
  <w:style w:type="paragraph" w:customStyle="1" w:styleId="RefTable">
    <w:name w:val="Ref Table"/>
    <w:next w:val="AllText"/>
    <w:rPr>
      <w:sz w:val="24"/>
    </w:rPr>
  </w:style>
  <w:style w:type="paragraph" w:customStyle="1" w:styleId="RefTableHeading">
    <w:name w:val="Ref Table Heading"/>
    <w:basedOn w:val="RefTable"/>
    <w:next w:val="RefTable"/>
    <w:pPr>
      <w:jc w:val="center"/>
    </w:pPr>
  </w:style>
  <w:style w:type="paragraph" w:styleId="Caption">
    <w:name w:val="caption"/>
    <w:basedOn w:val="Normal"/>
    <w:next w:val="Normal"/>
    <w:qFormat/>
    <w:rsid w:val="00A66673"/>
    <w:pPr>
      <w:ind w:left="0"/>
      <w:jc w:val="center"/>
    </w:pPr>
    <w:rPr>
      <w:rFonts w:ascii="Times New Roman" w:hAnsi="Times New Roman"/>
      <w:bCs/>
      <w:szCs w:val="20"/>
    </w:rPr>
  </w:style>
  <w:style w:type="paragraph" w:styleId="TOC1">
    <w:name w:val="toc 1"/>
    <w:next w:val="Paragraph"/>
    <w:uiPriority w:val="39"/>
    <w:rsid w:val="00A66673"/>
    <w:pPr>
      <w:tabs>
        <w:tab w:val="left" w:pos="480"/>
        <w:tab w:val="right" w:leader="dot" w:pos="9000"/>
      </w:tabs>
      <w:spacing w:before="60"/>
      <w:ind w:left="480" w:right="360" w:hanging="480"/>
    </w:pPr>
    <w:rPr>
      <w:rFonts w:eastAsia="MS Gothic"/>
      <w:b/>
      <w:caps/>
      <w:sz w:val="24"/>
    </w:rPr>
  </w:style>
  <w:style w:type="paragraph" w:styleId="TOC2">
    <w:name w:val="toc 2"/>
    <w:basedOn w:val="TOC1"/>
    <w:next w:val="Paragraph"/>
    <w:uiPriority w:val="39"/>
    <w:rsid w:val="00A66673"/>
    <w:pPr>
      <w:tabs>
        <w:tab w:val="clear" w:pos="480"/>
        <w:tab w:val="left" w:pos="1080"/>
      </w:tabs>
      <w:ind w:left="1080" w:hanging="720"/>
    </w:pPr>
    <w:rPr>
      <w:caps w:val="0"/>
      <w:szCs w:val="24"/>
    </w:rPr>
  </w:style>
  <w:style w:type="paragraph" w:styleId="TOC3">
    <w:name w:val="toc 3"/>
    <w:basedOn w:val="TOC1"/>
    <w:next w:val="Paragraph"/>
    <w:uiPriority w:val="39"/>
    <w:rsid w:val="00A66673"/>
    <w:pPr>
      <w:tabs>
        <w:tab w:val="clear" w:pos="480"/>
        <w:tab w:val="left" w:pos="1680"/>
      </w:tabs>
      <w:ind w:left="1680" w:hanging="960"/>
    </w:pPr>
    <w:rPr>
      <w:b w:val="0"/>
      <w:caps w:val="0"/>
      <w:szCs w:val="24"/>
    </w:rPr>
  </w:style>
  <w:style w:type="paragraph" w:styleId="TOC4">
    <w:name w:val="toc 4"/>
    <w:basedOn w:val="Normal"/>
    <w:next w:val="Normal"/>
    <w:rsid w:val="00A66673"/>
    <w:pPr>
      <w:tabs>
        <w:tab w:val="left" w:pos="2280"/>
        <w:tab w:val="right" w:leader="dot" w:pos="9000"/>
      </w:tabs>
      <w:spacing w:before="60" w:after="0"/>
      <w:ind w:left="2280" w:right="360" w:hanging="1200"/>
    </w:pPr>
    <w:rPr>
      <w:rFonts w:ascii="Times New Roman" w:eastAsia="MS Gothic" w:hAnsi="Times New Roman"/>
    </w:rPr>
  </w:style>
  <w:style w:type="paragraph" w:styleId="TOC5">
    <w:name w:val="toc 5"/>
    <w:basedOn w:val="Normal"/>
    <w:next w:val="Normal"/>
    <w:rsid w:val="00A66673"/>
    <w:pPr>
      <w:tabs>
        <w:tab w:val="left" w:pos="2880"/>
        <w:tab w:val="right" w:leader="dot" w:pos="9000"/>
      </w:tabs>
      <w:spacing w:before="60" w:after="0"/>
      <w:ind w:left="2880" w:right="360" w:hanging="1440"/>
    </w:pPr>
    <w:rPr>
      <w:rFonts w:ascii="Times New Roman" w:eastAsia="MS Gothic" w:hAnsi="Times New Roman"/>
    </w:rPr>
  </w:style>
  <w:style w:type="paragraph" w:styleId="TableofFigures">
    <w:name w:val="table of figures"/>
    <w:basedOn w:val="Normal"/>
    <w:next w:val="Normal"/>
    <w:rsid w:val="00A66673"/>
    <w:pPr>
      <w:tabs>
        <w:tab w:val="left" w:pos="720"/>
        <w:tab w:val="right" w:leader="dot" w:pos="9000"/>
      </w:tabs>
      <w:spacing w:before="60" w:after="0"/>
      <w:ind w:left="720" w:right="360" w:hanging="360"/>
    </w:pPr>
    <w:rPr>
      <w:rFonts w:ascii="Times New Roman" w:eastAsia="MS Gothic" w:hAnsi="Times New Roman"/>
    </w:rPr>
  </w:style>
  <w:style w:type="paragraph" w:customStyle="1" w:styleId="TableHeading">
    <w:name w:val="Table Heading"/>
    <w:pPr>
      <w:jc w:val="center"/>
    </w:pPr>
    <w:rPr>
      <w:sz w:val="24"/>
    </w:rPr>
  </w:style>
  <w:style w:type="paragraph" w:customStyle="1" w:styleId="heading3text">
    <w:name w:val="heading 3 text"/>
    <w:rsid w:val="00F026F1"/>
    <w:pPr>
      <w:spacing w:after="240"/>
      <w:ind w:left="720"/>
      <w:jc w:val="both"/>
    </w:pPr>
    <w:rPr>
      <w:sz w:val="24"/>
    </w:rPr>
  </w:style>
  <w:style w:type="paragraph" w:customStyle="1" w:styleId="SynopsisText">
    <w:name w:val="Synopsis Text"/>
    <w:rsid w:val="00F026F1"/>
    <w:pPr>
      <w:spacing w:before="120"/>
      <w:jc w:val="both"/>
    </w:pPr>
    <w:rPr>
      <w:sz w:val="22"/>
    </w:rPr>
  </w:style>
  <w:style w:type="paragraph" w:styleId="BalloonText">
    <w:name w:val="Balloon Text"/>
    <w:basedOn w:val="Normal"/>
    <w:link w:val="BalloonTextChar"/>
    <w:rsid w:val="00A66673"/>
    <w:pPr>
      <w:spacing w:before="0" w:after="0"/>
      <w:ind w:left="0"/>
    </w:pPr>
    <w:rPr>
      <w:rFonts w:ascii="Arial Narrow" w:hAnsi="Arial Narrow" w:cs="Tahoma"/>
      <w:sz w:val="18"/>
      <w:szCs w:val="16"/>
    </w:rPr>
  </w:style>
  <w:style w:type="character" w:customStyle="1" w:styleId="BalloonTextChar">
    <w:name w:val="Balloon Text Char"/>
    <w:basedOn w:val="DefaultParagraphFont"/>
    <w:link w:val="BalloonText"/>
    <w:rsid w:val="00A66673"/>
    <w:rPr>
      <w:rFonts w:ascii="Arial Narrow" w:hAnsi="Arial Narrow" w:cs="Tahoma"/>
      <w:sz w:val="18"/>
      <w:szCs w:val="16"/>
    </w:rPr>
  </w:style>
  <w:style w:type="character" w:customStyle="1" w:styleId="UserTips">
    <w:name w:val="User Tips"/>
    <w:rsid w:val="00A66673"/>
    <w:rPr>
      <w:rFonts w:ascii="Times New Roman" w:hAnsi="Times New Roman"/>
      <w:i/>
      <w:color w:val="0000FF"/>
      <w:sz w:val="24"/>
    </w:rPr>
  </w:style>
  <w:style w:type="paragraph" w:customStyle="1" w:styleId="TableCenter">
    <w:name w:val="Table Center"/>
    <w:rsid w:val="00A66673"/>
    <w:pPr>
      <w:spacing w:before="60" w:after="60"/>
      <w:jc w:val="center"/>
    </w:pPr>
    <w:rPr>
      <w:rFonts w:eastAsia="MS Gothic"/>
      <w:sz w:val="24"/>
      <w:szCs w:val="24"/>
    </w:rPr>
  </w:style>
  <w:style w:type="paragraph" w:customStyle="1" w:styleId="TableLeft">
    <w:name w:val="Table Left"/>
    <w:rsid w:val="00A66673"/>
    <w:pPr>
      <w:spacing w:before="60" w:after="60"/>
    </w:pPr>
    <w:rPr>
      <w:rFonts w:eastAsia="MS Gothic" w:cs="Arial"/>
      <w:bCs/>
      <w:sz w:val="24"/>
      <w:szCs w:val="24"/>
    </w:rPr>
  </w:style>
  <w:style w:type="paragraph" w:customStyle="1" w:styleId="TableFixedWidth">
    <w:name w:val="Table Fixed Width"/>
    <w:rsid w:val="00A66673"/>
    <w:pPr>
      <w:spacing w:before="60"/>
    </w:pPr>
    <w:rPr>
      <w:sz w:val="24"/>
    </w:rPr>
  </w:style>
  <w:style w:type="paragraph" w:customStyle="1" w:styleId="TableFootnoteSymbol">
    <w:name w:val="Table Footnote Symbol"/>
    <w:basedOn w:val="TableFootnote"/>
    <w:rsid w:val="00A66673"/>
    <w:pPr>
      <w:numPr>
        <w:numId w:val="0"/>
      </w:numPr>
      <w:ind w:left="360" w:hanging="360"/>
    </w:pPr>
    <w:rPr>
      <w:szCs w:val="48"/>
    </w:rPr>
  </w:style>
  <w:style w:type="paragraph" w:customStyle="1" w:styleId="TableFootnoteLetter">
    <w:name w:val="Table Footnote Letter"/>
    <w:basedOn w:val="TableFootnote"/>
    <w:rsid w:val="00A66673"/>
    <w:pPr>
      <w:numPr>
        <w:numId w:val="1"/>
      </w:numPr>
    </w:pPr>
  </w:style>
  <w:style w:type="paragraph" w:customStyle="1" w:styleId="TableEndofTextTitle">
    <w:name w:val="Table End of Text Title"/>
    <w:next w:val="TableHead"/>
    <w:rsid w:val="00A66673"/>
    <w:pPr>
      <w:keepNext/>
      <w:keepLines/>
      <w:tabs>
        <w:tab w:val="left" w:pos="1440"/>
      </w:tabs>
      <w:spacing w:before="60"/>
      <w:ind w:left="1440" w:hanging="1440"/>
    </w:pPr>
    <w:rPr>
      <w:rFonts w:eastAsia="MS Gothic"/>
      <w:b/>
      <w:sz w:val="24"/>
      <w:szCs w:val="24"/>
    </w:rPr>
  </w:style>
  <w:style w:type="paragraph" w:customStyle="1" w:styleId="TableTitleContinued">
    <w:name w:val="Table Title Continued"/>
    <w:rsid w:val="00A66673"/>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rsid w:val="00A66673"/>
    <w:pPr>
      <w:keepNext/>
      <w:keepLines/>
      <w:tabs>
        <w:tab w:val="left" w:pos="1440"/>
      </w:tabs>
      <w:spacing w:before="60"/>
      <w:ind w:left="1440" w:hanging="1440"/>
    </w:pPr>
    <w:rPr>
      <w:rFonts w:cs="Arial"/>
      <w:b/>
      <w:bCs/>
      <w:iCs/>
      <w:sz w:val="24"/>
      <w:szCs w:val="48"/>
    </w:rPr>
  </w:style>
  <w:style w:type="paragraph" w:styleId="ListNumber2">
    <w:name w:val="List Number 2"/>
    <w:basedOn w:val="Normal"/>
    <w:rsid w:val="00A66673"/>
    <w:pPr>
      <w:keepLines/>
      <w:numPr>
        <w:numId w:val="2"/>
      </w:numPr>
      <w:spacing w:before="60" w:after="0"/>
    </w:pPr>
    <w:rPr>
      <w:rFonts w:ascii="Times New Roman" w:eastAsia="MS Gothic" w:hAnsi="Times New Roman"/>
    </w:rPr>
  </w:style>
  <w:style w:type="paragraph" w:styleId="ListNumber3">
    <w:name w:val="List Number 3"/>
    <w:basedOn w:val="Normal"/>
    <w:rsid w:val="00A66673"/>
    <w:pPr>
      <w:keepLines/>
      <w:numPr>
        <w:numId w:val="3"/>
      </w:numPr>
      <w:spacing w:before="60" w:after="0"/>
    </w:pPr>
    <w:rPr>
      <w:rFonts w:ascii="Times New Roman" w:eastAsia="MS Gothic" w:hAnsi="Times New Roman"/>
    </w:rPr>
  </w:style>
  <w:style w:type="paragraph" w:customStyle="1" w:styleId="ListLetter2">
    <w:name w:val="List Letter 2"/>
    <w:rsid w:val="00A66673"/>
    <w:pPr>
      <w:keepLines/>
      <w:numPr>
        <w:numId w:val="4"/>
      </w:numPr>
      <w:spacing w:before="60"/>
    </w:pPr>
    <w:rPr>
      <w:rFonts w:eastAsia="MS Gothic" w:cs="Arial"/>
      <w:bCs/>
      <w:iCs/>
      <w:sz w:val="24"/>
      <w:szCs w:val="24"/>
    </w:rPr>
  </w:style>
  <w:style w:type="paragraph" w:customStyle="1" w:styleId="ListLetter3">
    <w:name w:val="List Letter 3"/>
    <w:rsid w:val="00A66673"/>
    <w:pPr>
      <w:keepLines/>
      <w:numPr>
        <w:numId w:val="5"/>
      </w:numPr>
      <w:spacing w:before="60"/>
    </w:pPr>
    <w:rPr>
      <w:rFonts w:eastAsia="MS Gothic" w:cs="Arial"/>
      <w:bCs/>
      <w:iCs/>
      <w:sz w:val="24"/>
      <w:szCs w:val="48"/>
    </w:rPr>
  </w:style>
  <w:style w:type="paragraph" w:customStyle="1" w:styleId="Equation">
    <w:name w:val="Equation"/>
    <w:next w:val="Paragraph"/>
    <w:rsid w:val="00A66673"/>
    <w:pPr>
      <w:keepLines/>
      <w:spacing w:after="120"/>
      <w:jc w:val="center"/>
    </w:pPr>
    <w:rPr>
      <w:rFonts w:cs="Arial"/>
      <w:sz w:val="24"/>
      <w:szCs w:val="24"/>
    </w:rPr>
  </w:style>
  <w:style w:type="paragraph" w:customStyle="1" w:styleId="EquationTitle">
    <w:name w:val="Equation Title"/>
    <w:next w:val="Equation"/>
    <w:rsid w:val="00A66673"/>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rsid w:val="00A66673"/>
    <w:pPr>
      <w:spacing w:after="120"/>
    </w:pPr>
    <w:rPr>
      <w:rFonts w:cs="Arial"/>
      <w:b/>
      <w:sz w:val="24"/>
      <w:szCs w:val="24"/>
    </w:rPr>
  </w:style>
  <w:style w:type="paragraph" w:customStyle="1" w:styleId="Paragraph">
    <w:name w:val="Paragraph"/>
    <w:aliases w:val="p,tblTxt"/>
    <w:link w:val="ParagraphChar"/>
    <w:qFormat/>
    <w:rsid w:val="00A66673"/>
    <w:pPr>
      <w:spacing w:before="60" w:after="240"/>
    </w:pPr>
    <w:rPr>
      <w:rFonts w:eastAsia="MS Gothic"/>
      <w:sz w:val="24"/>
      <w:szCs w:val="24"/>
    </w:rPr>
  </w:style>
  <w:style w:type="paragraph" w:styleId="Title">
    <w:name w:val="Title"/>
    <w:link w:val="TitleChar"/>
    <w:qFormat/>
    <w:rsid w:val="00A66673"/>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A66673"/>
    <w:rPr>
      <w:rFonts w:eastAsia="MS Gothic" w:cs="Arial"/>
      <w:b/>
      <w:bCs/>
      <w:caps/>
      <w:kern w:val="28"/>
      <w:sz w:val="24"/>
      <w:szCs w:val="32"/>
    </w:rPr>
  </w:style>
  <w:style w:type="paragraph" w:customStyle="1" w:styleId="TableFootnote">
    <w:name w:val="Table Footnote"/>
    <w:rsid w:val="00A66673"/>
    <w:pPr>
      <w:keepLines/>
      <w:numPr>
        <w:numId w:val="17"/>
      </w:numPr>
      <w:spacing w:before="60" w:after="60"/>
    </w:pPr>
    <w:rPr>
      <w:rFonts w:eastAsia="MS Gothic"/>
      <w:sz w:val="24"/>
    </w:rPr>
  </w:style>
  <w:style w:type="paragraph" w:customStyle="1" w:styleId="TableTitle">
    <w:name w:val="Table Title"/>
    <w:next w:val="TableHead"/>
    <w:rsid w:val="00A66673"/>
    <w:pPr>
      <w:keepNext/>
      <w:keepLines/>
      <w:tabs>
        <w:tab w:val="left" w:pos="1440"/>
      </w:tabs>
      <w:spacing w:before="60" w:after="120"/>
      <w:ind w:left="1440" w:hanging="1440"/>
    </w:pPr>
    <w:rPr>
      <w:rFonts w:eastAsia="MS Gothic"/>
      <w:b/>
      <w:color w:val="000000"/>
      <w:sz w:val="24"/>
      <w:szCs w:val="24"/>
    </w:rPr>
  </w:style>
  <w:style w:type="paragraph" w:customStyle="1" w:styleId="TableHead">
    <w:name w:val="Table Head"/>
    <w:basedOn w:val="TableCenter"/>
    <w:rsid w:val="00A66673"/>
    <w:rPr>
      <w:b/>
      <w:szCs w:val="48"/>
    </w:rPr>
  </w:style>
  <w:style w:type="paragraph" w:customStyle="1" w:styleId="FigureTitle">
    <w:name w:val="Figure Title"/>
    <w:basedOn w:val="TableTitle"/>
    <w:next w:val="Figure"/>
    <w:rsid w:val="00A66673"/>
    <w:pPr>
      <w:spacing w:after="240"/>
    </w:pPr>
  </w:style>
  <w:style w:type="character" w:customStyle="1" w:styleId="Instructions">
    <w:name w:val="Instructions"/>
    <w:rsid w:val="00A66673"/>
    <w:rPr>
      <w:rFonts w:ascii="Verdana" w:hAnsi="Verdana"/>
      <w:vanish/>
      <w:color w:val="008000"/>
      <w:sz w:val="24"/>
    </w:rPr>
  </w:style>
  <w:style w:type="paragraph" w:customStyle="1" w:styleId="TOCTitle">
    <w:name w:val="TOC Title"/>
    <w:basedOn w:val="Title"/>
    <w:next w:val="TOC1"/>
    <w:rsid w:val="00A66673"/>
    <w:pPr>
      <w:keepLines/>
      <w:pageBreakBefore/>
    </w:pPr>
    <w:rPr>
      <w:caps w:val="0"/>
      <w:szCs w:val="28"/>
    </w:rPr>
  </w:style>
  <w:style w:type="paragraph" w:customStyle="1" w:styleId="TOCSection">
    <w:name w:val="TOC Section"/>
    <w:basedOn w:val="TOCTitle"/>
    <w:rsid w:val="00A66673"/>
    <w:pPr>
      <w:pageBreakBefore w:val="0"/>
      <w:tabs>
        <w:tab w:val="left" w:pos="480"/>
      </w:tabs>
      <w:spacing w:after="120"/>
      <w:jc w:val="left"/>
    </w:pPr>
  </w:style>
  <w:style w:type="paragraph" w:customStyle="1" w:styleId="Confidentiality">
    <w:name w:val="Confidentiality"/>
    <w:rsid w:val="00A66673"/>
    <w:pPr>
      <w:spacing w:before="60"/>
      <w:ind w:left="720" w:right="720"/>
    </w:pPr>
    <w:rPr>
      <w:rFonts w:eastAsia="MS Gothic"/>
      <w:b/>
      <w:caps/>
      <w:sz w:val="24"/>
    </w:rPr>
  </w:style>
  <w:style w:type="paragraph" w:styleId="TOC6">
    <w:name w:val="toc 6"/>
    <w:basedOn w:val="Normal"/>
    <w:next w:val="Normal"/>
    <w:rsid w:val="00A66673"/>
    <w:pPr>
      <w:tabs>
        <w:tab w:val="left" w:pos="3480"/>
        <w:tab w:val="right" w:leader="dot" w:pos="9000"/>
      </w:tabs>
      <w:spacing w:before="60" w:after="0"/>
      <w:ind w:left="3480" w:right="360" w:hanging="1680"/>
    </w:pPr>
    <w:rPr>
      <w:rFonts w:ascii="Times New Roman" w:eastAsia="MS Gothic" w:hAnsi="Times New Roman"/>
    </w:rPr>
  </w:style>
  <w:style w:type="paragraph" w:styleId="TOC7">
    <w:name w:val="toc 7"/>
    <w:basedOn w:val="Normal"/>
    <w:next w:val="Normal"/>
    <w:rsid w:val="00A66673"/>
    <w:pPr>
      <w:tabs>
        <w:tab w:val="left" w:pos="4080"/>
        <w:tab w:val="right" w:leader="dot" w:pos="9000"/>
      </w:tabs>
      <w:spacing w:before="60" w:after="0"/>
      <w:ind w:left="4080" w:right="360" w:hanging="1920"/>
    </w:pPr>
    <w:rPr>
      <w:rFonts w:eastAsia="MS Gothic" w:hAnsi="Times New Roman"/>
    </w:rPr>
  </w:style>
  <w:style w:type="paragraph" w:styleId="TOC8">
    <w:name w:val="toc 8"/>
    <w:basedOn w:val="Normal"/>
    <w:next w:val="Normal"/>
    <w:rsid w:val="00A66673"/>
    <w:pPr>
      <w:tabs>
        <w:tab w:val="left" w:pos="4680"/>
        <w:tab w:val="right" w:leader="dot" w:pos="9000"/>
      </w:tabs>
      <w:spacing w:before="60" w:after="0"/>
      <w:ind w:left="4680" w:right="360" w:hanging="2160"/>
    </w:pPr>
    <w:rPr>
      <w:rFonts w:eastAsia="MS Gothic" w:hAnsi="Times New Roman"/>
    </w:rPr>
  </w:style>
  <w:style w:type="paragraph" w:styleId="TOC9">
    <w:name w:val="toc 9"/>
    <w:basedOn w:val="Normal"/>
    <w:next w:val="Normal"/>
    <w:rsid w:val="00A66673"/>
    <w:pPr>
      <w:tabs>
        <w:tab w:val="left" w:pos="5280"/>
        <w:tab w:val="right" w:leader="dot" w:pos="9000"/>
      </w:tabs>
      <w:spacing w:before="60" w:after="0"/>
      <w:ind w:left="5280" w:right="360" w:hanging="2400"/>
    </w:pPr>
    <w:rPr>
      <w:rFonts w:eastAsia="MS Gothic" w:hAnsi="Times New Roman"/>
    </w:rPr>
  </w:style>
  <w:style w:type="character" w:styleId="Hyperlink">
    <w:name w:val="Hyperlink"/>
    <w:uiPriority w:val="99"/>
    <w:rsid w:val="004A1A1F"/>
    <w:rPr>
      <w:rFonts w:ascii="Times New Roman" w:hAnsi="Times New Roman"/>
      <w:color w:val="auto"/>
      <w:sz w:val="24"/>
      <w:u w:val="none"/>
    </w:rPr>
  </w:style>
  <w:style w:type="paragraph" w:customStyle="1" w:styleId="HeaderLandscape">
    <w:name w:val="HeaderLandscape"/>
    <w:rsid w:val="00A66673"/>
    <w:pPr>
      <w:tabs>
        <w:tab w:val="center" w:pos="6480"/>
        <w:tab w:val="right" w:pos="12960"/>
      </w:tabs>
      <w:spacing w:before="60"/>
    </w:pPr>
    <w:rPr>
      <w:rFonts w:eastAsia="MS Gothic"/>
      <w:caps/>
      <w:sz w:val="24"/>
    </w:rPr>
  </w:style>
  <w:style w:type="paragraph" w:styleId="ListBullet">
    <w:name w:val="List Bullet"/>
    <w:rsid w:val="00A66673"/>
    <w:pPr>
      <w:keepLines/>
      <w:numPr>
        <w:numId w:val="10"/>
      </w:numPr>
      <w:spacing w:before="60"/>
    </w:pPr>
    <w:rPr>
      <w:rFonts w:eastAsia="MS Gothic"/>
      <w:sz w:val="24"/>
    </w:rPr>
  </w:style>
  <w:style w:type="paragraph" w:styleId="ListNumber">
    <w:name w:val="List Number"/>
    <w:basedOn w:val="Normal"/>
    <w:rsid w:val="00A66673"/>
    <w:pPr>
      <w:keepLines/>
      <w:numPr>
        <w:numId w:val="15"/>
      </w:numPr>
      <w:spacing w:before="60" w:after="0"/>
    </w:pPr>
    <w:rPr>
      <w:rFonts w:ascii="Times New Roman" w:eastAsia="MS Gothic" w:hAnsi="Times New Roman"/>
    </w:rPr>
  </w:style>
  <w:style w:type="paragraph" w:customStyle="1" w:styleId="References">
    <w:name w:val="References"/>
    <w:rsid w:val="00A66673"/>
    <w:pPr>
      <w:keepLines/>
      <w:numPr>
        <w:numId w:val="16"/>
      </w:numPr>
      <w:spacing w:before="60" w:after="240"/>
    </w:pPr>
    <w:rPr>
      <w:rFonts w:eastAsia="MS Gothic" w:cs="Arial"/>
      <w:bCs/>
      <w:kern w:val="32"/>
      <w:sz w:val="24"/>
      <w:szCs w:val="24"/>
    </w:rPr>
  </w:style>
  <w:style w:type="paragraph" w:customStyle="1" w:styleId="Heading1Unnumbered">
    <w:name w:val="Heading 1 Unnumbered"/>
    <w:basedOn w:val="Heading1"/>
    <w:next w:val="Paragraph"/>
    <w:rsid w:val="00A66673"/>
    <w:pPr>
      <w:numPr>
        <w:numId w:val="0"/>
      </w:numPr>
    </w:pPr>
    <w:rPr>
      <w:szCs w:val="48"/>
    </w:rPr>
  </w:style>
  <w:style w:type="paragraph" w:customStyle="1" w:styleId="Appendix">
    <w:name w:val="Appendix"/>
    <w:basedOn w:val="Heading2NoTOC"/>
    <w:next w:val="Paragraph"/>
    <w:rsid w:val="00A66673"/>
    <w:pPr>
      <w:numPr>
        <w:numId w:val="13"/>
      </w:numPr>
    </w:pPr>
    <w:rPr>
      <w:bCs w:val="0"/>
      <w:snapToGrid w:val="0"/>
    </w:rPr>
  </w:style>
  <w:style w:type="paragraph" w:customStyle="1" w:styleId="Heading2NoTOC">
    <w:name w:val="Heading 2 No TOC"/>
    <w:basedOn w:val="Heading2"/>
    <w:next w:val="Paragraph"/>
    <w:rsid w:val="00A66673"/>
    <w:pPr>
      <w:numPr>
        <w:ilvl w:val="0"/>
        <w:numId w:val="0"/>
      </w:numPr>
      <w:tabs>
        <w:tab w:val="left" w:pos="720"/>
      </w:tabs>
      <w:outlineLvl w:val="9"/>
    </w:pPr>
  </w:style>
  <w:style w:type="paragraph" w:customStyle="1" w:styleId="ListEnd">
    <w:name w:val="List End"/>
    <w:next w:val="Paragraph"/>
    <w:semiHidden/>
    <w:rsid w:val="00A66673"/>
    <w:rPr>
      <w:sz w:val="24"/>
    </w:rPr>
  </w:style>
  <w:style w:type="character" w:styleId="EndnoteReference">
    <w:name w:val="endnote reference"/>
    <w:rsid w:val="00A66673"/>
    <w:rPr>
      <w:vertAlign w:val="superscript"/>
    </w:rPr>
  </w:style>
  <w:style w:type="paragraph" w:styleId="EndnoteText">
    <w:name w:val="endnote text"/>
    <w:basedOn w:val="Normal"/>
    <w:link w:val="EndnoteTextChar"/>
    <w:rsid w:val="00A66673"/>
    <w:pPr>
      <w:spacing w:before="60" w:after="0"/>
      <w:ind w:left="0"/>
    </w:pPr>
    <w:rPr>
      <w:rFonts w:ascii="Times New Roman" w:hAnsi="Times New Roman"/>
      <w:sz w:val="20"/>
      <w:szCs w:val="20"/>
    </w:rPr>
  </w:style>
  <w:style w:type="character" w:customStyle="1" w:styleId="EndnoteTextChar">
    <w:name w:val="Endnote Text Char"/>
    <w:basedOn w:val="DefaultParagraphFont"/>
    <w:link w:val="EndnoteText"/>
    <w:rsid w:val="00A66673"/>
  </w:style>
  <w:style w:type="paragraph" w:customStyle="1" w:styleId="Figure">
    <w:name w:val="Figure"/>
    <w:next w:val="Paragraph"/>
    <w:rsid w:val="00A66673"/>
    <w:pPr>
      <w:keepLines/>
      <w:spacing w:before="60" w:after="120"/>
      <w:jc w:val="center"/>
    </w:pPr>
    <w:rPr>
      <w:rFonts w:eastAsia="MS Gothic"/>
      <w:sz w:val="24"/>
    </w:rPr>
  </w:style>
  <w:style w:type="paragraph" w:customStyle="1" w:styleId="ListLetter">
    <w:name w:val="List Letter"/>
    <w:rsid w:val="00A66673"/>
    <w:pPr>
      <w:keepLines/>
      <w:numPr>
        <w:numId w:val="14"/>
      </w:numPr>
      <w:spacing w:before="60"/>
    </w:pPr>
    <w:rPr>
      <w:rFonts w:eastAsia="MS Gothic" w:cs="Arial"/>
      <w:bCs/>
      <w:iCs/>
      <w:sz w:val="24"/>
      <w:szCs w:val="48"/>
    </w:rPr>
  </w:style>
  <w:style w:type="paragraph" w:customStyle="1" w:styleId="FooterLandscape">
    <w:name w:val="FooterLandscape"/>
    <w:basedOn w:val="HeaderLandscape"/>
    <w:rsid w:val="00A66673"/>
    <w:pPr>
      <w:tabs>
        <w:tab w:val="clear" w:pos="6480"/>
        <w:tab w:val="clear" w:pos="12960"/>
        <w:tab w:val="center" w:pos="6307"/>
        <w:tab w:val="right" w:pos="12600"/>
      </w:tabs>
    </w:pPr>
    <w:rPr>
      <w:caps w:val="0"/>
    </w:rPr>
  </w:style>
  <w:style w:type="paragraph" w:customStyle="1" w:styleId="Approval">
    <w:name w:val="Approval"/>
    <w:rsid w:val="00A66673"/>
    <w:pPr>
      <w:tabs>
        <w:tab w:val="left" w:pos="1080"/>
        <w:tab w:val="left" w:pos="5040"/>
        <w:tab w:val="left" w:pos="5760"/>
        <w:tab w:val="left" w:pos="6480"/>
        <w:tab w:val="left" w:pos="8640"/>
      </w:tabs>
    </w:pPr>
    <w:rPr>
      <w:rFonts w:eastAsia="MS Gothic"/>
      <w:sz w:val="24"/>
      <w:szCs w:val="24"/>
    </w:rPr>
  </w:style>
  <w:style w:type="paragraph" w:customStyle="1" w:styleId="Heading2Unnumbered">
    <w:name w:val="Heading 2 Unnumbered"/>
    <w:basedOn w:val="Heading2"/>
    <w:next w:val="Paragraph"/>
    <w:rsid w:val="00A66673"/>
    <w:pPr>
      <w:numPr>
        <w:ilvl w:val="0"/>
        <w:numId w:val="0"/>
      </w:numPr>
      <w:tabs>
        <w:tab w:val="left" w:pos="720"/>
      </w:tabs>
    </w:pPr>
  </w:style>
  <w:style w:type="paragraph" w:styleId="BodyText">
    <w:name w:val="Body Text"/>
    <w:basedOn w:val="Normal"/>
    <w:link w:val="BodyTextChar"/>
    <w:rsid w:val="00A66673"/>
    <w:pPr>
      <w:spacing w:before="0"/>
      <w:ind w:left="0"/>
    </w:pPr>
    <w:rPr>
      <w:rFonts w:ascii="Times New Roman" w:hAnsi="Times New Roman"/>
    </w:rPr>
  </w:style>
  <w:style w:type="character" w:customStyle="1" w:styleId="BodyTextChar">
    <w:name w:val="Body Text Char"/>
    <w:link w:val="BodyText"/>
    <w:rsid w:val="00A66673"/>
    <w:rPr>
      <w:sz w:val="24"/>
      <w:szCs w:val="24"/>
    </w:rPr>
  </w:style>
  <w:style w:type="paragraph" w:styleId="BodyText2">
    <w:name w:val="Body Text 2"/>
    <w:basedOn w:val="Normal"/>
    <w:link w:val="BodyText2Char"/>
    <w:rsid w:val="00A66673"/>
    <w:pPr>
      <w:spacing w:before="0" w:line="480" w:lineRule="auto"/>
      <w:ind w:left="0"/>
    </w:pPr>
    <w:rPr>
      <w:rFonts w:ascii="Times New Roman" w:hAnsi="Times New Roman"/>
    </w:rPr>
  </w:style>
  <w:style w:type="character" w:customStyle="1" w:styleId="BodyText2Char">
    <w:name w:val="Body Text 2 Char"/>
    <w:link w:val="BodyText2"/>
    <w:rsid w:val="00A66673"/>
    <w:rPr>
      <w:sz w:val="24"/>
      <w:szCs w:val="24"/>
    </w:rPr>
  </w:style>
  <w:style w:type="paragraph" w:styleId="BodyText3">
    <w:name w:val="Body Text 3"/>
    <w:basedOn w:val="Normal"/>
    <w:link w:val="BodyText3Char"/>
    <w:rsid w:val="00A66673"/>
    <w:pPr>
      <w:spacing w:before="0"/>
      <w:ind w:left="0"/>
    </w:pPr>
    <w:rPr>
      <w:rFonts w:ascii="Times New Roman" w:hAnsi="Times New Roman"/>
      <w:sz w:val="16"/>
      <w:szCs w:val="16"/>
    </w:rPr>
  </w:style>
  <w:style w:type="character" w:customStyle="1" w:styleId="BodyText3Char">
    <w:name w:val="Body Text 3 Char"/>
    <w:link w:val="BodyText3"/>
    <w:rsid w:val="00A66673"/>
    <w:rPr>
      <w:sz w:val="16"/>
      <w:szCs w:val="16"/>
    </w:rPr>
  </w:style>
  <w:style w:type="paragraph" w:styleId="BodyTextFirstIndent">
    <w:name w:val="Body Text First Indent"/>
    <w:basedOn w:val="BodyText"/>
    <w:link w:val="BodyTextFirstIndentChar"/>
    <w:rsid w:val="00A66673"/>
    <w:pPr>
      <w:ind w:firstLine="210"/>
    </w:pPr>
  </w:style>
  <w:style w:type="character" w:customStyle="1" w:styleId="BodyTextFirstIndentChar">
    <w:name w:val="Body Text First Indent Char"/>
    <w:link w:val="BodyTextFirstIndent"/>
    <w:rsid w:val="00A66673"/>
    <w:rPr>
      <w:sz w:val="24"/>
      <w:szCs w:val="24"/>
    </w:rPr>
  </w:style>
  <w:style w:type="paragraph" w:styleId="BodyTextIndent">
    <w:name w:val="Body Text Indent"/>
    <w:basedOn w:val="Normal"/>
    <w:link w:val="BodyTextIndentChar"/>
    <w:rsid w:val="00A66673"/>
    <w:pPr>
      <w:spacing w:before="0"/>
      <w:ind w:left="360"/>
    </w:pPr>
    <w:rPr>
      <w:rFonts w:ascii="Times New Roman" w:hAnsi="Times New Roman"/>
    </w:rPr>
  </w:style>
  <w:style w:type="character" w:customStyle="1" w:styleId="BodyTextIndentChar">
    <w:name w:val="Body Text Indent Char"/>
    <w:link w:val="BodyTextIndent"/>
    <w:rsid w:val="00A66673"/>
    <w:rPr>
      <w:sz w:val="24"/>
      <w:szCs w:val="24"/>
    </w:rPr>
  </w:style>
  <w:style w:type="paragraph" w:styleId="BodyTextFirstIndent2">
    <w:name w:val="Body Text First Indent 2"/>
    <w:basedOn w:val="BodyTextIndent"/>
    <w:link w:val="BodyTextFirstIndent2Char"/>
    <w:rsid w:val="00A66673"/>
    <w:pPr>
      <w:ind w:firstLine="210"/>
    </w:pPr>
  </w:style>
  <w:style w:type="character" w:customStyle="1" w:styleId="BodyTextFirstIndent2Char">
    <w:name w:val="Body Text First Indent 2 Char"/>
    <w:link w:val="BodyTextFirstIndent2"/>
    <w:rsid w:val="00A66673"/>
    <w:rPr>
      <w:sz w:val="24"/>
      <w:szCs w:val="24"/>
    </w:rPr>
  </w:style>
  <w:style w:type="paragraph" w:styleId="BodyTextIndent2">
    <w:name w:val="Body Text Indent 2"/>
    <w:basedOn w:val="Normal"/>
    <w:link w:val="BodyTextIndent2Char"/>
    <w:rsid w:val="00A66673"/>
    <w:pPr>
      <w:spacing w:before="0" w:line="480" w:lineRule="auto"/>
      <w:ind w:left="360"/>
    </w:pPr>
    <w:rPr>
      <w:rFonts w:ascii="Times New Roman" w:hAnsi="Times New Roman"/>
    </w:rPr>
  </w:style>
  <w:style w:type="character" w:customStyle="1" w:styleId="BodyTextIndent2Char">
    <w:name w:val="Body Text Indent 2 Char"/>
    <w:link w:val="BodyTextIndent2"/>
    <w:rsid w:val="00A66673"/>
    <w:rPr>
      <w:sz w:val="24"/>
      <w:szCs w:val="24"/>
    </w:rPr>
  </w:style>
  <w:style w:type="paragraph" w:styleId="BodyTextIndent3">
    <w:name w:val="Body Text Indent 3"/>
    <w:basedOn w:val="Normal"/>
    <w:link w:val="BodyTextIndent3Char"/>
    <w:rsid w:val="00A66673"/>
    <w:pPr>
      <w:spacing w:before="0"/>
      <w:ind w:left="360"/>
    </w:pPr>
    <w:rPr>
      <w:rFonts w:ascii="Times New Roman" w:hAnsi="Times New Roman"/>
      <w:sz w:val="16"/>
      <w:szCs w:val="16"/>
    </w:rPr>
  </w:style>
  <w:style w:type="character" w:customStyle="1" w:styleId="BodyTextIndent3Char">
    <w:name w:val="Body Text Indent 3 Char"/>
    <w:link w:val="BodyTextIndent3"/>
    <w:rsid w:val="00A66673"/>
    <w:rPr>
      <w:sz w:val="16"/>
      <w:szCs w:val="16"/>
    </w:rPr>
  </w:style>
  <w:style w:type="paragraph" w:styleId="Closing">
    <w:name w:val="Closing"/>
    <w:basedOn w:val="Normal"/>
    <w:link w:val="ClosingChar"/>
    <w:rsid w:val="00A66673"/>
    <w:pPr>
      <w:spacing w:before="0" w:after="0"/>
      <w:ind w:left="4320"/>
    </w:pPr>
    <w:rPr>
      <w:rFonts w:ascii="Times New Roman" w:hAnsi="Times New Roman"/>
    </w:rPr>
  </w:style>
  <w:style w:type="character" w:customStyle="1" w:styleId="ClosingChar">
    <w:name w:val="Closing Char"/>
    <w:link w:val="Closing"/>
    <w:rsid w:val="00A66673"/>
    <w:rPr>
      <w:sz w:val="24"/>
      <w:szCs w:val="24"/>
    </w:rPr>
  </w:style>
  <w:style w:type="character" w:styleId="CommentReference">
    <w:name w:val="annotation reference"/>
    <w:rsid w:val="00A66673"/>
    <w:rPr>
      <w:sz w:val="16"/>
      <w:szCs w:val="16"/>
    </w:rPr>
  </w:style>
  <w:style w:type="paragraph" w:styleId="CommentText">
    <w:name w:val="annotation text"/>
    <w:basedOn w:val="Normal"/>
    <w:link w:val="CommentTextChar"/>
    <w:rsid w:val="00A66673"/>
    <w:pPr>
      <w:spacing w:before="0" w:after="0"/>
      <w:ind w:left="0"/>
    </w:pPr>
    <w:rPr>
      <w:rFonts w:ascii="Times New Roman" w:hAnsi="Times New Roman"/>
      <w:sz w:val="20"/>
      <w:szCs w:val="20"/>
    </w:rPr>
  </w:style>
  <w:style w:type="character" w:customStyle="1" w:styleId="CommentTextChar">
    <w:name w:val="Comment Text Char"/>
    <w:basedOn w:val="DefaultParagraphFont"/>
    <w:link w:val="CommentText"/>
    <w:rsid w:val="00A66673"/>
  </w:style>
  <w:style w:type="paragraph" w:styleId="CommentSubject">
    <w:name w:val="annotation subject"/>
    <w:basedOn w:val="CommentText"/>
    <w:next w:val="CommentText"/>
    <w:link w:val="CommentSubjectChar"/>
    <w:rsid w:val="00A66673"/>
    <w:rPr>
      <w:b/>
      <w:bCs/>
    </w:rPr>
  </w:style>
  <w:style w:type="character" w:customStyle="1" w:styleId="CommentSubjectChar">
    <w:name w:val="Comment Subject Char"/>
    <w:basedOn w:val="CommentTextChar"/>
    <w:link w:val="CommentSubject"/>
    <w:rsid w:val="00A66673"/>
    <w:rPr>
      <w:b/>
      <w:bCs/>
    </w:rPr>
  </w:style>
  <w:style w:type="paragraph" w:styleId="Date">
    <w:name w:val="Date"/>
    <w:basedOn w:val="Normal"/>
    <w:next w:val="Normal"/>
    <w:link w:val="DateChar"/>
    <w:rsid w:val="00A66673"/>
    <w:pPr>
      <w:spacing w:before="0" w:after="0"/>
      <w:ind w:left="0"/>
    </w:pPr>
    <w:rPr>
      <w:rFonts w:ascii="Times New Roman" w:hAnsi="Times New Roman"/>
    </w:rPr>
  </w:style>
  <w:style w:type="character" w:customStyle="1" w:styleId="DateChar">
    <w:name w:val="Date Char"/>
    <w:link w:val="Date"/>
    <w:rsid w:val="00A66673"/>
    <w:rPr>
      <w:sz w:val="24"/>
      <w:szCs w:val="24"/>
    </w:rPr>
  </w:style>
  <w:style w:type="paragraph" w:styleId="E-mailSignature">
    <w:name w:val="E-mail Signature"/>
    <w:basedOn w:val="Normal"/>
    <w:link w:val="E-mailSignatureChar"/>
    <w:rsid w:val="00A66673"/>
    <w:pPr>
      <w:spacing w:before="0" w:after="0"/>
      <w:ind w:left="0"/>
    </w:pPr>
    <w:rPr>
      <w:rFonts w:ascii="Times New Roman" w:hAnsi="Times New Roman"/>
    </w:rPr>
  </w:style>
  <w:style w:type="character" w:customStyle="1" w:styleId="E-mailSignatureChar">
    <w:name w:val="E-mail Signature Char"/>
    <w:link w:val="E-mailSignature"/>
    <w:rsid w:val="00A66673"/>
    <w:rPr>
      <w:sz w:val="24"/>
      <w:szCs w:val="24"/>
    </w:rPr>
  </w:style>
  <w:style w:type="character" w:styleId="Emphasis">
    <w:name w:val="Emphasis"/>
    <w:qFormat/>
    <w:rsid w:val="00A66673"/>
    <w:rPr>
      <w:rFonts w:ascii="Times New Roman" w:hAnsi="Times New Roman"/>
      <w:i/>
      <w:iCs/>
      <w:sz w:val="24"/>
    </w:rPr>
  </w:style>
  <w:style w:type="paragraph" w:styleId="EnvelopeAddress">
    <w:name w:val="envelope address"/>
    <w:basedOn w:val="Normal"/>
    <w:rsid w:val="00A66673"/>
    <w:pPr>
      <w:framePr w:w="7920" w:h="1980" w:hRule="exact" w:hSpace="180" w:wrap="auto" w:hAnchor="page" w:xAlign="center" w:yAlign="bottom"/>
      <w:spacing w:before="0" w:after="0"/>
      <w:ind w:left="2880"/>
    </w:pPr>
    <w:rPr>
      <w:rFonts w:cs="Arial"/>
    </w:rPr>
  </w:style>
  <w:style w:type="paragraph" w:styleId="EnvelopeReturn">
    <w:name w:val="envelope return"/>
    <w:basedOn w:val="Normal"/>
    <w:rsid w:val="00A66673"/>
    <w:pPr>
      <w:spacing w:before="0" w:after="0"/>
      <w:ind w:left="0"/>
    </w:pPr>
    <w:rPr>
      <w:rFonts w:cs="Arial"/>
      <w:sz w:val="20"/>
      <w:szCs w:val="20"/>
    </w:rPr>
  </w:style>
  <w:style w:type="character" w:styleId="FollowedHyperlink">
    <w:name w:val="FollowedHyperlink"/>
    <w:rsid w:val="00A66673"/>
    <w:rPr>
      <w:color w:val="800080"/>
      <w:u w:val="single"/>
    </w:rPr>
  </w:style>
  <w:style w:type="character" w:styleId="HTMLAcronym">
    <w:name w:val="HTML Acronym"/>
    <w:rsid w:val="00A66673"/>
  </w:style>
  <w:style w:type="paragraph" w:styleId="HTMLAddress">
    <w:name w:val="HTML Address"/>
    <w:basedOn w:val="Normal"/>
    <w:link w:val="HTMLAddressChar"/>
    <w:rsid w:val="00A66673"/>
    <w:pPr>
      <w:spacing w:before="0" w:after="0"/>
      <w:ind w:left="0"/>
    </w:pPr>
    <w:rPr>
      <w:rFonts w:ascii="Times New Roman" w:hAnsi="Times New Roman"/>
      <w:i/>
      <w:iCs/>
    </w:rPr>
  </w:style>
  <w:style w:type="character" w:customStyle="1" w:styleId="HTMLAddressChar">
    <w:name w:val="HTML Address Char"/>
    <w:link w:val="HTMLAddress"/>
    <w:rsid w:val="00A66673"/>
    <w:rPr>
      <w:i/>
      <w:iCs/>
      <w:sz w:val="24"/>
      <w:szCs w:val="24"/>
    </w:rPr>
  </w:style>
  <w:style w:type="character" w:styleId="HTMLCite">
    <w:name w:val="HTML Cite"/>
    <w:rsid w:val="00A66673"/>
    <w:rPr>
      <w:i/>
      <w:iCs/>
    </w:rPr>
  </w:style>
  <w:style w:type="character" w:styleId="HTMLCode">
    <w:name w:val="HTML Code"/>
    <w:rsid w:val="00A66673"/>
    <w:rPr>
      <w:rFonts w:ascii="Courier New" w:hAnsi="Courier New" w:cs="Courier New"/>
      <w:sz w:val="20"/>
      <w:szCs w:val="20"/>
    </w:rPr>
  </w:style>
  <w:style w:type="character" w:styleId="HTMLDefinition">
    <w:name w:val="HTML Definition"/>
    <w:rsid w:val="00A66673"/>
    <w:rPr>
      <w:i/>
      <w:iCs/>
    </w:rPr>
  </w:style>
  <w:style w:type="character" w:styleId="HTMLKeyboard">
    <w:name w:val="HTML Keyboard"/>
    <w:rsid w:val="00A66673"/>
    <w:rPr>
      <w:rFonts w:ascii="Courier New" w:hAnsi="Courier New" w:cs="Courier New"/>
      <w:sz w:val="20"/>
      <w:szCs w:val="20"/>
    </w:rPr>
  </w:style>
  <w:style w:type="paragraph" w:styleId="HTMLPreformatted">
    <w:name w:val="HTML Preformatted"/>
    <w:basedOn w:val="Normal"/>
    <w:link w:val="HTMLPreformattedChar"/>
    <w:rsid w:val="00A66673"/>
    <w:pPr>
      <w:spacing w:before="0" w:after="0"/>
      <w:ind w:left="0"/>
    </w:pPr>
    <w:rPr>
      <w:rFonts w:ascii="Courier New" w:hAnsi="Courier New" w:cs="Courier New"/>
      <w:sz w:val="20"/>
      <w:szCs w:val="20"/>
    </w:rPr>
  </w:style>
  <w:style w:type="character" w:customStyle="1" w:styleId="HTMLPreformattedChar">
    <w:name w:val="HTML Preformatted Char"/>
    <w:link w:val="HTMLPreformatted"/>
    <w:rsid w:val="00A66673"/>
    <w:rPr>
      <w:rFonts w:ascii="Courier New" w:hAnsi="Courier New" w:cs="Courier New"/>
    </w:rPr>
  </w:style>
  <w:style w:type="character" w:styleId="HTMLSample">
    <w:name w:val="HTML Sample"/>
    <w:rsid w:val="00A66673"/>
    <w:rPr>
      <w:rFonts w:ascii="Courier New" w:hAnsi="Courier New" w:cs="Courier New"/>
    </w:rPr>
  </w:style>
  <w:style w:type="character" w:styleId="HTMLTypewriter">
    <w:name w:val="HTML Typewriter"/>
    <w:rsid w:val="00A66673"/>
    <w:rPr>
      <w:rFonts w:ascii="Courier New" w:hAnsi="Courier New" w:cs="Courier New"/>
      <w:sz w:val="20"/>
      <w:szCs w:val="20"/>
    </w:rPr>
  </w:style>
  <w:style w:type="character" w:styleId="HTMLVariable">
    <w:name w:val="HTML Variable"/>
    <w:rsid w:val="00A66673"/>
    <w:rPr>
      <w:i/>
      <w:iCs/>
    </w:rPr>
  </w:style>
  <w:style w:type="paragraph" w:styleId="Index1">
    <w:name w:val="index 1"/>
    <w:basedOn w:val="Normal"/>
    <w:next w:val="Normal"/>
    <w:rsid w:val="00A66673"/>
    <w:pPr>
      <w:spacing w:before="0" w:after="0"/>
      <w:ind w:left="240" w:hanging="240"/>
    </w:pPr>
    <w:rPr>
      <w:rFonts w:ascii="Times New Roman" w:hAnsi="Times New Roman"/>
    </w:rPr>
  </w:style>
  <w:style w:type="paragraph" w:styleId="Index2">
    <w:name w:val="index 2"/>
    <w:basedOn w:val="Normal"/>
    <w:next w:val="Normal"/>
    <w:rsid w:val="00A66673"/>
    <w:pPr>
      <w:spacing w:before="0" w:after="0"/>
      <w:ind w:left="480" w:hanging="240"/>
    </w:pPr>
    <w:rPr>
      <w:rFonts w:ascii="Times New Roman" w:hAnsi="Times New Roman"/>
    </w:rPr>
  </w:style>
  <w:style w:type="paragraph" w:styleId="Index3">
    <w:name w:val="index 3"/>
    <w:basedOn w:val="Normal"/>
    <w:next w:val="Normal"/>
    <w:rsid w:val="00A66673"/>
    <w:pPr>
      <w:spacing w:before="0" w:after="0"/>
      <w:ind w:left="720" w:hanging="240"/>
    </w:pPr>
    <w:rPr>
      <w:rFonts w:ascii="Times New Roman" w:hAnsi="Times New Roman"/>
    </w:rPr>
  </w:style>
  <w:style w:type="paragraph" w:styleId="Index4">
    <w:name w:val="index 4"/>
    <w:basedOn w:val="Normal"/>
    <w:next w:val="Normal"/>
    <w:rsid w:val="00A66673"/>
    <w:pPr>
      <w:spacing w:before="0" w:after="0"/>
      <w:ind w:left="960" w:hanging="240"/>
    </w:pPr>
    <w:rPr>
      <w:rFonts w:ascii="Times New Roman" w:hAnsi="Times New Roman"/>
    </w:rPr>
  </w:style>
  <w:style w:type="paragraph" w:styleId="Index5">
    <w:name w:val="index 5"/>
    <w:basedOn w:val="Normal"/>
    <w:next w:val="Normal"/>
    <w:rsid w:val="00A66673"/>
    <w:pPr>
      <w:spacing w:before="0" w:after="0"/>
      <w:ind w:left="1200" w:hanging="240"/>
    </w:pPr>
    <w:rPr>
      <w:rFonts w:ascii="Times New Roman" w:hAnsi="Times New Roman"/>
    </w:rPr>
  </w:style>
  <w:style w:type="paragraph" w:styleId="Index6">
    <w:name w:val="index 6"/>
    <w:basedOn w:val="Normal"/>
    <w:next w:val="Normal"/>
    <w:rsid w:val="00A66673"/>
    <w:pPr>
      <w:spacing w:before="0" w:after="0"/>
      <w:ind w:left="1440" w:hanging="240"/>
    </w:pPr>
    <w:rPr>
      <w:rFonts w:ascii="Times New Roman" w:hAnsi="Times New Roman"/>
    </w:rPr>
  </w:style>
  <w:style w:type="paragraph" w:styleId="Index7">
    <w:name w:val="index 7"/>
    <w:basedOn w:val="Normal"/>
    <w:next w:val="Normal"/>
    <w:rsid w:val="00A66673"/>
    <w:pPr>
      <w:spacing w:before="0" w:after="0"/>
      <w:ind w:left="1680" w:hanging="240"/>
    </w:pPr>
    <w:rPr>
      <w:rFonts w:ascii="Times New Roman" w:hAnsi="Times New Roman"/>
    </w:rPr>
  </w:style>
  <w:style w:type="paragraph" w:styleId="Index8">
    <w:name w:val="index 8"/>
    <w:basedOn w:val="Normal"/>
    <w:next w:val="Normal"/>
    <w:rsid w:val="00A66673"/>
    <w:pPr>
      <w:spacing w:before="0" w:after="0"/>
      <w:ind w:left="1920" w:hanging="240"/>
    </w:pPr>
    <w:rPr>
      <w:rFonts w:ascii="Times New Roman" w:hAnsi="Times New Roman"/>
    </w:rPr>
  </w:style>
  <w:style w:type="paragraph" w:styleId="Index9">
    <w:name w:val="index 9"/>
    <w:basedOn w:val="Normal"/>
    <w:next w:val="Normal"/>
    <w:rsid w:val="00A66673"/>
    <w:pPr>
      <w:spacing w:before="0" w:after="0"/>
      <w:ind w:left="2160" w:hanging="240"/>
    </w:pPr>
    <w:rPr>
      <w:rFonts w:ascii="Times New Roman" w:hAnsi="Times New Roman"/>
    </w:rPr>
  </w:style>
  <w:style w:type="paragraph" w:styleId="IndexHeading">
    <w:name w:val="index heading"/>
    <w:basedOn w:val="Normal"/>
    <w:next w:val="Index1"/>
    <w:rsid w:val="00A66673"/>
    <w:pPr>
      <w:spacing w:before="0" w:after="0"/>
      <w:ind w:left="0"/>
    </w:pPr>
    <w:rPr>
      <w:rFonts w:cs="Arial"/>
      <w:b/>
      <w:bCs/>
    </w:rPr>
  </w:style>
  <w:style w:type="character" w:styleId="LineNumber">
    <w:name w:val="line number"/>
    <w:rsid w:val="00A66673"/>
  </w:style>
  <w:style w:type="paragraph" w:styleId="List">
    <w:name w:val="List"/>
    <w:basedOn w:val="Normal"/>
    <w:rsid w:val="00A66673"/>
    <w:pPr>
      <w:spacing w:before="0" w:after="0"/>
      <w:ind w:left="360" w:hanging="360"/>
    </w:pPr>
    <w:rPr>
      <w:rFonts w:ascii="Times New Roman" w:hAnsi="Times New Roman"/>
    </w:rPr>
  </w:style>
  <w:style w:type="paragraph" w:styleId="List2">
    <w:name w:val="List 2"/>
    <w:basedOn w:val="Normal"/>
    <w:rsid w:val="00A66673"/>
    <w:pPr>
      <w:spacing w:before="0" w:after="0"/>
      <w:ind w:left="720" w:hanging="360"/>
    </w:pPr>
    <w:rPr>
      <w:rFonts w:ascii="Times New Roman" w:hAnsi="Times New Roman"/>
    </w:rPr>
  </w:style>
  <w:style w:type="paragraph" w:styleId="List3">
    <w:name w:val="List 3"/>
    <w:basedOn w:val="Normal"/>
    <w:rsid w:val="00A66673"/>
    <w:pPr>
      <w:spacing w:before="0" w:after="0"/>
      <w:ind w:left="1080" w:hanging="360"/>
    </w:pPr>
    <w:rPr>
      <w:rFonts w:ascii="Times New Roman" w:hAnsi="Times New Roman"/>
    </w:rPr>
  </w:style>
  <w:style w:type="paragraph" w:styleId="List4">
    <w:name w:val="List 4"/>
    <w:basedOn w:val="Normal"/>
    <w:rsid w:val="00A66673"/>
    <w:pPr>
      <w:spacing w:before="0" w:after="0"/>
      <w:ind w:left="1440" w:hanging="360"/>
    </w:pPr>
    <w:rPr>
      <w:rFonts w:ascii="Times New Roman" w:hAnsi="Times New Roman"/>
    </w:rPr>
  </w:style>
  <w:style w:type="paragraph" w:styleId="List5">
    <w:name w:val="List 5"/>
    <w:basedOn w:val="Normal"/>
    <w:rsid w:val="00A66673"/>
    <w:pPr>
      <w:spacing w:before="0" w:after="0"/>
      <w:ind w:left="1800" w:hanging="360"/>
    </w:pPr>
    <w:rPr>
      <w:rFonts w:ascii="Times New Roman" w:hAnsi="Times New Roman"/>
    </w:rPr>
  </w:style>
  <w:style w:type="paragraph" w:styleId="ListBullet2">
    <w:name w:val="List Bullet 2"/>
    <w:basedOn w:val="Normal"/>
    <w:rsid w:val="00A66673"/>
    <w:pPr>
      <w:keepLines/>
      <w:numPr>
        <w:numId w:val="11"/>
      </w:numPr>
      <w:spacing w:before="60" w:after="0"/>
    </w:pPr>
    <w:rPr>
      <w:rFonts w:ascii="Times New Roman" w:eastAsia="MS Gothic" w:hAnsi="Times New Roman"/>
    </w:rPr>
  </w:style>
  <w:style w:type="paragraph" w:styleId="ListBullet3">
    <w:name w:val="List Bullet 3"/>
    <w:basedOn w:val="Normal"/>
    <w:rsid w:val="00A66673"/>
    <w:pPr>
      <w:keepLines/>
      <w:numPr>
        <w:numId w:val="12"/>
      </w:numPr>
      <w:spacing w:before="60" w:after="0"/>
    </w:pPr>
    <w:rPr>
      <w:rFonts w:ascii="Times New Roman" w:eastAsia="MS Gothic" w:hAnsi="Times New Roman"/>
    </w:rPr>
  </w:style>
  <w:style w:type="paragraph" w:styleId="ListBullet4">
    <w:name w:val="List Bullet 4"/>
    <w:basedOn w:val="Normal"/>
    <w:rsid w:val="00A66673"/>
    <w:pPr>
      <w:tabs>
        <w:tab w:val="num" w:pos="1440"/>
      </w:tabs>
      <w:spacing w:before="60" w:after="0"/>
      <w:ind w:left="1440" w:hanging="360"/>
    </w:pPr>
    <w:rPr>
      <w:rFonts w:ascii="Times New Roman" w:hAnsi="Times New Roman"/>
    </w:rPr>
  </w:style>
  <w:style w:type="paragraph" w:styleId="ListBullet5">
    <w:name w:val="List Bullet 5"/>
    <w:basedOn w:val="Normal"/>
    <w:rsid w:val="00A66673"/>
    <w:pPr>
      <w:tabs>
        <w:tab w:val="num" w:pos="1800"/>
      </w:tabs>
      <w:spacing w:before="60" w:after="0"/>
      <w:ind w:left="1800" w:hanging="360"/>
    </w:pPr>
    <w:rPr>
      <w:rFonts w:ascii="Times New Roman" w:hAnsi="Times New Roman"/>
    </w:rPr>
  </w:style>
  <w:style w:type="paragraph" w:styleId="ListContinue">
    <w:name w:val="List Continue"/>
    <w:basedOn w:val="Normal"/>
    <w:rsid w:val="00A66673"/>
    <w:pPr>
      <w:spacing w:before="0"/>
      <w:ind w:left="360"/>
    </w:pPr>
    <w:rPr>
      <w:rFonts w:ascii="Times New Roman" w:hAnsi="Times New Roman"/>
    </w:rPr>
  </w:style>
  <w:style w:type="paragraph" w:styleId="ListContinue2">
    <w:name w:val="List Continue 2"/>
    <w:basedOn w:val="Normal"/>
    <w:rsid w:val="00A66673"/>
    <w:pPr>
      <w:spacing w:before="0"/>
      <w:ind w:left="720"/>
    </w:pPr>
    <w:rPr>
      <w:rFonts w:ascii="Times New Roman" w:hAnsi="Times New Roman"/>
    </w:rPr>
  </w:style>
  <w:style w:type="paragraph" w:styleId="ListContinue3">
    <w:name w:val="List Continue 3"/>
    <w:basedOn w:val="Normal"/>
    <w:rsid w:val="00A66673"/>
    <w:pPr>
      <w:spacing w:before="0"/>
      <w:ind w:left="1080"/>
    </w:pPr>
    <w:rPr>
      <w:rFonts w:ascii="Times New Roman" w:hAnsi="Times New Roman"/>
    </w:rPr>
  </w:style>
  <w:style w:type="paragraph" w:styleId="ListContinue4">
    <w:name w:val="List Continue 4"/>
    <w:basedOn w:val="Normal"/>
    <w:rsid w:val="00A66673"/>
    <w:pPr>
      <w:spacing w:before="0"/>
      <w:ind w:left="1440"/>
    </w:pPr>
    <w:rPr>
      <w:rFonts w:ascii="Times New Roman" w:hAnsi="Times New Roman"/>
    </w:rPr>
  </w:style>
  <w:style w:type="paragraph" w:styleId="ListContinue5">
    <w:name w:val="List Continue 5"/>
    <w:basedOn w:val="Normal"/>
    <w:rsid w:val="00A66673"/>
    <w:pPr>
      <w:spacing w:before="0"/>
      <w:ind w:left="1800"/>
    </w:pPr>
    <w:rPr>
      <w:rFonts w:ascii="Times New Roman" w:hAnsi="Times New Roman"/>
    </w:rPr>
  </w:style>
  <w:style w:type="paragraph" w:styleId="ListNumber4">
    <w:name w:val="List Number 4"/>
    <w:basedOn w:val="Normal"/>
    <w:rsid w:val="00A66673"/>
    <w:pPr>
      <w:tabs>
        <w:tab w:val="num" w:pos="1440"/>
      </w:tabs>
      <w:spacing w:before="60" w:after="0"/>
      <w:ind w:left="1440" w:hanging="360"/>
    </w:pPr>
    <w:rPr>
      <w:rFonts w:ascii="Times New Roman" w:hAnsi="Times New Roman"/>
    </w:rPr>
  </w:style>
  <w:style w:type="paragraph" w:styleId="ListNumber5">
    <w:name w:val="List Number 5"/>
    <w:basedOn w:val="Normal"/>
    <w:rsid w:val="00A66673"/>
    <w:pPr>
      <w:tabs>
        <w:tab w:val="num" w:pos="1800"/>
      </w:tabs>
      <w:spacing w:before="60" w:after="0"/>
      <w:ind w:left="1800" w:hanging="360"/>
    </w:pPr>
    <w:rPr>
      <w:rFonts w:ascii="Times New Roman" w:hAnsi="Times New Roman"/>
    </w:rPr>
  </w:style>
  <w:style w:type="paragraph" w:styleId="MacroText">
    <w:name w:val="macro"/>
    <w:link w:val="MacroTextChar"/>
    <w:rsid w:val="00A666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sid w:val="00A66673"/>
    <w:rPr>
      <w:rFonts w:ascii="Courier New" w:hAnsi="Courier New" w:cs="Courier New"/>
    </w:rPr>
  </w:style>
  <w:style w:type="paragraph" w:styleId="MessageHeader">
    <w:name w:val="Message Header"/>
    <w:basedOn w:val="Normal"/>
    <w:link w:val="MessageHeaderChar"/>
    <w:rsid w:val="00A66673"/>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cs="Arial"/>
    </w:rPr>
  </w:style>
  <w:style w:type="character" w:customStyle="1" w:styleId="MessageHeaderChar">
    <w:name w:val="Message Header Char"/>
    <w:link w:val="MessageHeader"/>
    <w:rsid w:val="00A66673"/>
    <w:rPr>
      <w:rFonts w:ascii="Arial" w:hAnsi="Arial" w:cs="Arial"/>
      <w:sz w:val="24"/>
      <w:szCs w:val="24"/>
      <w:shd w:val="pct20" w:color="auto" w:fill="auto"/>
    </w:rPr>
  </w:style>
  <w:style w:type="paragraph" w:styleId="NormalWeb">
    <w:name w:val="Normal (Web)"/>
    <w:basedOn w:val="Normal"/>
    <w:rsid w:val="00A66673"/>
    <w:pPr>
      <w:spacing w:before="0" w:after="0"/>
      <w:ind w:left="0"/>
    </w:pPr>
    <w:rPr>
      <w:rFonts w:ascii="Times New Roman" w:hAnsi="Times New Roman"/>
    </w:rPr>
  </w:style>
  <w:style w:type="paragraph" w:styleId="NormalIndent">
    <w:name w:val="Normal Indent"/>
    <w:basedOn w:val="Normal"/>
    <w:rsid w:val="00A66673"/>
    <w:pPr>
      <w:spacing w:before="0" w:after="0"/>
      <w:ind w:left="720"/>
    </w:pPr>
    <w:rPr>
      <w:rFonts w:ascii="Times New Roman" w:hAnsi="Times New Roman"/>
    </w:rPr>
  </w:style>
  <w:style w:type="paragraph" w:styleId="NoteHeading">
    <w:name w:val="Note Heading"/>
    <w:basedOn w:val="Normal"/>
    <w:next w:val="Normal"/>
    <w:link w:val="NoteHeadingChar"/>
    <w:rsid w:val="00A66673"/>
    <w:pPr>
      <w:spacing w:before="0" w:after="0"/>
      <w:ind w:left="0"/>
    </w:pPr>
    <w:rPr>
      <w:rFonts w:ascii="Times New Roman" w:hAnsi="Times New Roman"/>
    </w:rPr>
  </w:style>
  <w:style w:type="character" w:customStyle="1" w:styleId="NoteHeadingChar">
    <w:name w:val="Note Heading Char"/>
    <w:basedOn w:val="DefaultParagraphFont"/>
    <w:link w:val="NoteHeading"/>
    <w:rsid w:val="00A66673"/>
    <w:rPr>
      <w:sz w:val="24"/>
      <w:szCs w:val="24"/>
    </w:rPr>
  </w:style>
  <w:style w:type="paragraph" w:styleId="PlainText">
    <w:name w:val="Plain Text"/>
    <w:basedOn w:val="Normal"/>
    <w:link w:val="PlainTextChar"/>
    <w:rsid w:val="00A66673"/>
    <w:pPr>
      <w:spacing w:before="0" w:after="0"/>
      <w:ind w:left="0"/>
    </w:pPr>
    <w:rPr>
      <w:rFonts w:ascii="Courier New" w:hAnsi="Courier New" w:cs="Courier New"/>
      <w:sz w:val="20"/>
      <w:szCs w:val="20"/>
    </w:rPr>
  </w:style>
  <w:style w:type="character" w:customStyle="1" w:styleId="PlainTextChar">
    <w:name w:val="Plain Text Char"/>
    <w:link w:val="PlainText"/>
    <w:rsid w:val="00A66673"/>
    <w:rPr>
      <w:rFonts w:ascii="Courier New" w:hAnsi="Courier New" w:cs="Courier New"/>
    </w:rPr>
  </w:style>
  <w:style w:type="paragraph" w:styleId="Salutation">
    <w:name w:val="Salutation"/>
    <w:basedOn w:val="Normal"/>
    <w:next w:val="Normal"/>
    <w:link w:val="SalutationChar"/>
    <w:rsid w:val="00A66673"/>
    <w:pPr>
      <w:spacing w:before="0" w:after="0"/>
      <w:ind w:left="0"/>
    </w:pPr>
    <w:rPr>
      <w:rFonts w:ascii="Times New Roman" w:hAnsi="Times New Roman"/>
    </w:rPr>
  </w:style>
  <w:style w:type="character" w:customStyle="1" w:styleId="SalutationChar">
    <w:name w:val="Salutation Char"/>
    <w:link w:val="Salutation"/>
    <w:rsid w:val="00A66673"/>
    <w:rPr>
      <w:sz w:val="24"/>
      <w:szCs w:val="24"/>
    </w:rPr>
  </w:style>
  <w:style w:type="paragraph" w:styleId="Signature">
    <w:name w:val="Signature"/>
    <w:basedOn w:val="Normal"/>
    <w:link w:val="SignatureChar"/>
    <w:rsid w:val="00A66673"/>
    <w:pPr>
      <w:spacing w:before="0" w:after="0"/>
      <w:ind w:left="4320"/>
    </w:pPr>
    <w:rPr>
      <w:rFonts w:ascii="Times New Roman" w:hAnsi="Times New Roman"/>
    </w:rPr>
  </w:style>
  <w:style w:type="character" w:customStyle="1" w:styleId="SignatureChar">
    <w:name w:val="Signature Char"/>
    <w:link w:val="Signature"/>
    <w:rsid w:val="00A66673"/>
    <w:rPr>
      <w:sz w:val="24"/>
      <w:szCs w:val="24"/>
    </w:rPr>
  </w:style>
  <w:style w:type="character" w:styleId="Strong">
    <w:name w:val="Strong"/>
    <w:qFormat/>
    <w:rsid w:val="00A66673"/>
    <w:rPr>
      <w:rFonts w:ascii="Times New Roman" w:hAnsi="Times New Roman"/>
      <w:b/>
      <w:bCs/>
      <w:sz w:val="24"/>
    </w:rPr>
  </w:style>
  <w:style w:type="paragraph" w:styleId="Subtitle">
    <w:name w:val="Subtitle"/>
    <w:basedOn w:val="Normal"/>
    <w:link w:val="SubtitleChar"/>
    <w:qFormat/>
    <w:rsid w:val="00A66673"/>
    <w:pPr>
      <w:spacing w:before="0" w:after="60"/>
      <w:ind w:left="0"/>
      <w:jc w:val="center"/>
      <w:outlineLvl w:val="1"/>
    </w:pPr>
    <w:rPr>
      <w:rFonts w:ascii="Times New Roman" w:hAnsi="Times New Roman" w:cs="Arial"/>
    </w:rPr>
  </w:style>
  <w:style w:type="character" w:customStyle="1" w:styleId="SubtitleChar">
    <w:name w:val="Subtitle Char"/>
    <w:link w:val="Subtitle"/>
    <w:rsid w:val="00A66673"/>
    <w:rPr>
      <w:rFonts w:cs="Arial"/>
      <w:sz w:val="24"/>
      <w:szCs w:val="24"/>
    </w:rPr>
  </w:style>
  <w:style w:type="paragraph" w:styleId="TableofAuthorities">
    <w:name w:val="table of authorities"/>
    <w:basedOn w:val="Normal"/>
    <w:next w:val="Normal"/>
    <w:rsid w:val="00A66673"/>
    <w:pPr>
      <w:spacing w:before="0" w:after="0"/>
      <w:ind w:left="240" w:hanging="240"/>
    </w:pPr>
    <w:rPr>
      <w:rFonts w:ascii="Times New Roman" w:hAnsi="Times New Roman"/>
    </w:rPr>
  </w:style>
  <w:style w:type="paragraph" w:styleId="TOAHeading">
    <w:name w:val="toa heading"/>
    <w:basedOn w:val="Normal"/>
    <w:next w:val="Normal"/>
    <w:rsid w:val="00A66673"/>
    <w:pPr>
      <w:spacing w:after="0"/>
      <w:ind w:left="0"/>
    </w:pPr>
    <w:rPr>
      <w:rFonts w:cs="Arial"/>
      <w:b/>
      <w:bCs/>
    </w:rPr>
  </w:style>
  <w:style w:type="paragraph" w:customStyle="1" w:styleId="Heading1NoTOC">
    <w:name w:val="Heading 1 No TOC"/>
    <w:next w:val="Paragraph"/>
    <w:rsid w:val="00A66673"/>
    <w:pPr>
      <w:keepNext/>
      <w:keepLines/>
      <w:spacing w:before="60" w:after="240"/>
    </w:pPr>
    <w:rPr>
      <w:rFonts w:cs="Arial"/>
      <w:b/>
      <w:bCs/>
      <w:caps/>
      <w:kern w:val="32"/>
      <w:sz w:val="24"/>
      <w:szCs w:val="48"/>
    </w:rPr>
  </w:style>
  <w:style w:type="character" w:customStyle="1" w:styleId="Citation">
    <w:name w:val="Citation"/>
    <w:rsid w:val="00A66673"/>
    <w:rPr>
      <w:rFonts w:ascii="Times New Roman" w:hAnsi="Times New Roman"/>
      <w:sz w:val="24"/>
      <w:vertAlign w:val="superscript"/>
    </w:rPr>
  </w:style>
  <w:style w:type="table" w:styleId="TableGrid">
    <w:name w:val="Table Grid"/>
    <w:basedOn w:val="TableNormal"/>
    <w:uiPriority w:val="59"/>
    <w:rsid w:val="00A66673"/>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A6667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6667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6667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6667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6667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6667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6667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6667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6667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6667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6667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6667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6667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6667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6667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6667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6667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A6667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6667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6667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6667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6667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6667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6667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6667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6667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6667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6667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6667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6667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6667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6667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6667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6667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6667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6667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6667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6667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6667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66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6667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6667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6667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A66673"/>
    <w:pPr>
      <w:numPr>
        <w:numId w:val="6"/>
      </w:numPr>
    </w:pPr>
  </w:style>
  <w:style w:type="paragraph" w:styleId="BlockText">
    <w:name w:val="Block Text"/>
    <w:basedOn w:val="Normal"/>
    <w:rsid w:val="00A66673"/>
    <w:pPr>
      <w:spacing w:before="0"/>
      <w:ind w:left="1440" w:right="1440"/>
    </w:pPr>
    <w:rPr>
      <w:rFonts w:ascii="Times New Roman" w:hAnsi="Times New Roman"/>
    </w:rPr>
  </w:style>
  <w:style w:type="numbering" w:styleId="1ai">
    <w:name w:val="Outline List 1"/>
    <w:basedOn w:val="NoList"/>
    <w:rsid w:val="00A66673"/>
    <w:pPr>
      <w:numPr>
        <w:numId w:val="7"/>
      </w:numPr>
    </w:pPr>
  </w:style>
  <w:style w:type="numbering" w:styleId="ArticleSection">
    <w:name w:val="Outline List 3"/>
    <w:basedOn w:val="NoList"/>
    <w:rsid w:val="00A66673"/>
    <w:pPr>
      <w:numPr>
        <w:numId w:val="8"/>
      </w:numPr>
    </w:pPr>
  </w:style>
  <w:style w:type="character" w:customStyle="1" w:styleId="FooterChar">
    <w:name w:val="Footer Char"/>
    <w:link w:val="Footer"/>
    <w:rsid w:val="00A66673"/>
    <w:rPr>
      <w:rFonts w:eastAsia="MS Gothic"/>
      <w:sz w:val="16"/>
    </w:rPr>
  </w:style>
  <w:style w:type="character" w:customStyle="1" w:styleId="ParagraphChar">
    <w:name w:val="Paragraph Char"/>
    <w:aliases w:val="p Char,tblTxt Char"/>
    <w:link w:val="Paragraph"/>
    <w:qFormat/>
    <w:rsid w:val="00A66673"/>
    <w:rPr>
      <w:rFonts w:eastAsia="MS Gothic"/>
      <w:sz w:val="24"/>
      <w:szCs w:val="24"/>
    </w:rPr>
  </w:style>
  <w:style w:type="character" w:styleId="PlaceholderText">
    <w:name w:val="Placeholder Text"/>
    <w:uiPriority w:val="99"/>
    <w:semiHidden/>
    <w:rsid w:val="00A66673"/>
    <w:rPr>
      <w:color w:val="808080"/>
    </w:rPr>
  </w:style>
  <w:style w:type="paragraph" w:styleId="TOCHeading">
    <w:name w:val="TOC Heading"/>
    <w:basedOn w:val="TOCTitle"/>
    <w:next w:val="Normal"/>
    <w:uiPriority w:val="39"/>
    <w:semiHidden/>
    <w:unhideWhenUsed/>
    <w:qFormat/>
    <w:rsid w:val="00A66673"/>
    <w:pPr>
      <w:spacing w:before="480" w:after="0" w:line="276" w:lineRule="auto"/>
    </w:pPr>
    <w:rPr>
      <w:rFonts w:ascii="Cambria" w:eastAsia="Malgun Gothic" w:hAnsi="Cambria" w:cs="Times New Roman"/>
      <w:caps/>
      <w:color w:val="000000"/>
      <w:kern w:val="0"/>
    </w:rPr>
  </w:style>
  <w:style w:type="paragraph" w:customStyle="1" w:styleId="Attachment">
    <w:name w:val="Attachment"/>
    <w:basedOn w:val="Appendix"/>
    <w:next w:val="Paragraph"/>
    <w:qFormat/>
    <w:rsid w:val="00A66673"/>
    <w:pPr>
      <w:numPr>
        <w:numId w:val="9"/>
      </w:numPr>
      <w:tabs>
        <w:tab w:val="left" w:pos="2160"/>
      </w:tabs>
      <w:ind w:left="2160" w:hanging="2160"/>
    </w:pPr>
    <w:rPr>
      <w:rFonts w:cs="Times New Roman"/>
    </w:rPr>
  </w:style>
  <w:style w:type="character" w:customStyle="1" w:styleId="Heading5Char">
    <w:name w:val="Heading 5 Char"/>
    <w:basedOn w:val="DefaultParagraphFont"/>
    <w:link w:val="Heading5"/>
    <w:rsid w:val="00EC2A5A"/>
    <w:rPr>
      <w:rFonts w:eastAsia="MS Gothic" w:cs="Arial"/>
      <w:b/>
      <w:bCs/>
      <w:iCs/>
      <w:sz w:val="24"/>
      <w:szCs w:val="22"/>
    </w:rPr>
  </w:style>
  <w:style w:type="character" w:customStyle="1" w:styleId="Heading6Char">
    <w:name w:val="Heading 6 Char"/>
    <w:basedOn w:val="DefaultParagraphFont"/>
    <w:link w:val="Heading6"/>
    <w:rsid w:val="00EC2A5A"/>
    <w:rPr>
      <w:rFonts w:eastAsia="MS Gothic" w:cs="Arial"/>
      <w:b/>
      <w:bCs/>
      <w:sz w:val="24"/>
      <w:szCs w:val="22"/>
    </w:rPr>
  </w:style>
  <w:style w:type="paragraph" w:styleId="ListParagraph">
    <w:name w:val="List Paragraph"/>
    <w:basedOn w:val="Normal"/>
    <w:uiPriority w:val="34"/>
    <w:qFormat/>
    <w:rsid w:val="00E00CFF"/>
    <w:pPr>
      <w:ind w:left="720"/>
      <w:contextualSpacing/>
    </w:pPr>
  </w:style>
  <w:style w:type="character" w:customStyle="1" w:styleId="ui-provider">
    <w:name w:val="ui-provider"/>
    <w:basedOn w:val="DefaultParagraphFont"/>
    <w:rsid w:val="00345DE5"/>
  </w:style>
  <w:style w:type="paragraph" w:customStyle="1" w:styleId="head6">
    <w:name w:val="head:6"/>
    <w:basedOn w:val="Normal"/>
    <w:next w:val="Normal"/>
    <w:rsid w:val="00533EFA"/>
    <w:pPr>
      <w:keepNext/>
      <w:keepLines/>
      <w:tabs>
        <w:tab w:val="left" w:pos="0"/>
        <w:tab w:val="left" w:pos="2160"/>
      </w:tabs>
      <w:spacing w:before="0" w:after="720"/>
      <w:ind w:left="2160" w:hanging="2160"/>
    </w:pPr>
    <w:rPr>
      <w:rFonts w:ascii="Times New Roman" w:hAnsi="Times New Roman"/>
      <w:b/>
    </w:rPr>
  </w:style>
  <w:style w:type="paragraph" w:styleId="Revision">
    <w:name w:val="Revision"/>
    <w:hidden/>
    <w:uiPriority w:val="99"/>
    <w:semiHidden/>
    <w:rsid w:val="007B407C"/>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isl xmlns:xsi="http://www.w3.org/2001/XMLSchema-instance" xmlns:xsd="http://www.w3.org/2001/XMLSchema" xmlns="http://www.boldonjames.com/2008/01/sie/internal/label" sislVersion="0" policy="a10f9ac0-5937-4b4f-b459-96aedd9ed2c5" origin="userSelected">
  <element uid="id_classification_eusecret" value=""/>
  <element uid="c93b098f-09a6-446d-9260-bb82a35361d7" value=""/>
</sisl>
</file>

<file path=customXml/item3.xml><?xml version="1.0" encoding="utf-8"?>
<ct:contentTypeSchema xmlns:ct="http://schemas.microsoft.com/office/2006/metadata/contentType" xmlns:ma="http://schemas.microsoft.com/office/2006/metadata/properties/metaAttributes" ct:_="" ma:_="" ma:contentTypeName="Document" ma:contentTypeID="0x010100FA3CC45EEDE20249A496DCA61EA73D99" ma:contentTypeVersion="9" ma:contentTypeDescription="Create a new document." ma:contentTypeScope="" ma:versionID="89aa1dfae6bdfd6f28430b5ead79dcd6">
  <xsd:schema xmlns:xsd="http://www.w3.org/2001/XMLSchema" xmlns:xs="http://www.w3.org/2001/XMLSchema" xmlns:p="http://schemas.microsoft.com/office/2006/metadata/properties" xmlns:ns2="2eb0e3d6-55a2-40ca-be44-950c885db2d4" targetNamespace="http://schemas.microsoft.com/office/2006/metadata/properties" ma:root="true" ma:fieldsID="a0752054643755a0d66dd852c2177694" ns2:_="">
    <xsd:import namespace="2eb0e3d6-55a2-40ca-be44-950c885db2d4"/>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b0e3d6-55a2-40ca-be44-950c885db2d4"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rimary_x0020_Group xmlns="2eb0e3d6-55a2-40ca-be44-950c885db2d4" xsi:nil="true"/>
    <Product_x0020_Code xmlns="2eb0e3d6-55a2-40ca-be44-950c885db2d4" xsi:nil="true"/>
    <Artifact_x0020_Name xmlns="2eb0e3d6-55a2-40ca-be44-950c885db2d4" xsi:nil="true"/>
    <Document_x0020_Title xmlns="2eb0e3d6-55a2-40ca-be44-950c885db2d4" xsi:nil="true"/>
    <dctm_isservice xmlns="2eb0e3d6-55a2-40ca-be44-950c885db2d4">true</dctm_isservice>
  </documentManagement>
</p:properties>
</file>

<file path=customXml/itemProps1.xml><?xml version="1.0" encoding="utf-8"?>
<ds:datastoreItem xmlns:ds="http://schemas.openxmlformats.org/officeDocument/2006/customXml" ds:itemID="{C50708C3-E1CB-460B-84FC-467F8F1AF9AA}">
  <ds:schemaRefs>
    <ds:schemaRef ds:uri="http://schemas.microsoft.com/sharepoint/v3/contenttype/forms"/>
  </ds:schemaRefs>
</ds:datastoreItem>
</file>

<file path=customXml/itemProps2.xml><?xml version="1.0" encoding="utf-8"?>
<ds:datastoreItem xmlns:ds="http://schemas.openxmlformats.org/officeDocument/2006/customXml" ds:itemID="{1429A3C0-0674-4E94-A441-56F44A2F3C30}">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DC506836-76C5-4FD7-A716-08D96E0BA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b0e3d6-55a2-40ca-be44-950c885db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46D4F8-A0C3-42CF-A51D-9448FF4DC16E}">
  <ds:schemaRefs>
    <ds:schemaRef ds:uri="http://schemas.microsoft.com/office/2006/metadata/properties"/>
    <ds:schemaRef ds:uri="http://schemas.microsoft.com/office/infopath/2007/PartnerControls"/>
    <ds:schemaRef ds:uri="2eb0e3d6-55a2-40ca-be44-950c885db2d4"/>
  </ds:schemaRefs>
</ds:datastoreItem>
</file>

<file path=docProps/app.xml><?xml version="1.0" encoding="utf-8"?>
<Properties xmlns="http://schemas.openxmlformats.org/officeDocument/2006/extended-properties" xmlns:vt="http://schemas.openxmlformats.org/officeDocument/2006/docPropsVTypes">
  <Template>ISIWriter.dotm</Template>
  <TotalTime>11</TotalTime>
  <Pages>5</Pages>
  <Words>1586</Words>
  <Characters>9445</Characters>
  <Application>Microsoft Office Word</Application>
  <DocSecurity>0</DocSecurity>
  <PresentationFormat/>
  <Lines>152</Lines>
  <Paragraphs>52</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10979</CharactersWithSpaces>
  <SharedDoc>false</SharedDoc>
  <HyperlinkBase/>
  <HLinks>
    <vt:vector size="54" baseType="variant">
      <vt:variant>
        <vt:i4>2031666</vt:i4>
      </vt:variant>
      <vt:variant>
        <vt:i4>50</vt:i4>
      </vt:variant>
      <vt:variant>
        <vt:i4>0</vt:i4>
      </vt:variant>
      <vt:variant>
        <vt:i4>5</vt:i4>
      </vt:variant>
      <vt:variant>
        <vt:lpwstr/>
      </vt:variant>
      <vt:variant>
        <vt:lpwstr>_Toc188034843</vt:lpwstr>
      </vt:variant>
      <vt:variant>
        <vt:i4>2031666</vt:i4>
      </vt:variant>
      <vt:variant>
        <vt:i4>44</vt:i4>
      </vt:variant>
      <vt:variant>
        <vt:i4>0</vt:i4>
      </vt:variant>
      <vt:variant>
        <vt:i4>5</vt:i4>
      </vt:variant>
      <vt:variant>
        <vt:lpwstr/>
      </vt:variant>
      <vt:variant>
        <vt:lpwstr>_Toc188034842</vt:lpwstr>
      </vt:variant>
      <vt:variant>
        <vt:i4>2031666</vt:i4>
      </vt:variant>
      <vt:variant>
        <vt:i4>38</vt:i4>
      </vt:variant>
      <vt:variant>
        <vt:i4>0</vt:i4>
      </vt:variant>
      <vt:variant>
        <vt:i4>5</vt:i4>
      </vt:variant>
      <vt:variant>
        <vt:lpwstr/>
      </vt:variant>
      <vt:variant>
        <vt:lpwstr>_Toc188034841</vt:lpwstr>
      </vt:variant>
      <vt:variant>
        <vt:i4>2031666</vt:i4>
      </vt:variant>
      <vt:variant>
        <vt:i4>32</vt:i4>
      </vt:variant>
      <vt:variant>
        <vt:i4>0</vt:i4>
      </vt:variant>
      <vt:variant>
        <vt:i4>5</vt:i4>
      </vt:variant>
      <vt:variant>
        <vt:lpwstr/>
      </vt:variant>
      <vt:variant>
        <vt:lpwstr>_Toc188034840</vt:lpwstr>
      </vt:variant>
      <vt:variant>
        <vt:i4>1572914</vt:i4>
      </vt:variant>
      <vt:variant>
        <vt:i4>26</vt:i4>
      </vt:variant>
      <vt:variant>
        <vt:i4>0</vt:i4>
      </vt:variant>
      <vt:variant>
        <vt:i4>5</vt:i4>
      </vt:variant>
      <vt:variant>
        <vt:lpwstr/>
      </vt:variant>
      <vt:variant>
        <vt:lpwstr>_Toc188034839</vt:lpwstr>
      </vt:variant>
      <vt:variant>
        <vt:i4>1572914</vt:i4>
      </vt:variant>
      <vt:variant>
        <vt:i4>20</vt:i4>
      </vt:variant>
      <vt:variant>
        <vt:i4>0</vt:i4>
      </vt:variant>
      <vt:variant>
        <vt:i4>5</vt:i4>
      </vt:variant>
      <vt:variant>
        <vt:lpwstr/>
      </vt:variant>
      <vt:variant>
        <vt:lpwstr>_Toc188034838</vt:lpwstr>
      </vt:variant>
      <vt:variant>
        <vt:i4>1572914</vt:i4>
      </vt:variant>
      <vt:variant>
        <vt:i4>14</vt:i4>
      </vt:variant>
      <vt:variant>
        <vt:i4>0</vt:i4>
      </vt:variant>
      <vt:variant>
        <vt:i4>5</vt:i4>
      </vt:variant>
      <vt:variant>
        <vt:lpwstr/>
      </vt:variant>
      <vt:variant>
        <vt:lpwstr>_Toc188034837</vt:lpwstr>
      </vt:variant>
      <vt:variant>
        <vt:i4>1572914</vt:i4>
      </vt:variant>
      <vt:variant>
        <vt:i4>8</vt:i4>
      </vt:variant>
      <vt:variant>
        <vt:i4>0</vt:i4>
      </vt:variant>
      <vt:variant>
        <vt:i4>5</vt:i4>
      </vt:variant>
      <vt:variant>
        <vt:lpwstr/>
      </vt:variant>
      <vt:variant>
        <vt:lpwstr>_Toc188034836</vt:lpwstr>
      </vt:variant>
      <vt:variant>
        <vt:i4>1572914</vt:i4>
      </vt:variant>
      <vt:variant>
        <vt:i4>2</vt:i4>
      </vt:variant>
      <vt:variant>
        <vt:i4>0</vt:i4>
      </vt:variant>
      <vt:variant>
        <vt:i4>5</vt:i4>
      </vt:variant>
      <vt:variant>
        <vt:lpwstr/>
      </vt:variant>
      <vt:variant>
        <vt:lpwstr>_Toc188034835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Ankita</dc:creator>
  <cp:keywords/>
  <dc:description/>
  <cp:lastModifiedBy>Powell, Deana</cp:lastModifiedBy>
  <cp:revision>1</cp:revision>
  <cp:lastPrinted>2019-10-25T21:37:00Z</cp:lastPrinted>
  <dcterms:created xsi:type="dcterms:W3CDTF">2025-04-09T01:36:00Z</dcterms:created>
  <dcterms:modified xsi:type="dcterms:W3CDTF">2026-03-23T18:54:00Z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i4>0</vt:i4>
  </property>
  <property fmtid="{D5CDD505-2E9C-101B-9397-08002B2CF9AE}" pid="3" name="SensitivityCode">
    <vt:lpwstr/>
  </property>
  <property fmtid="{D5CDD505-2E9C-101B-9397-08002B2CF9AE}" pid="4" name="LastPage">
    <vt:lpwstr/>
  </property>
  <property fmtid="{D5CDD505-2E9C-101B-9397-08002B2CF9AE}" pid="5" name="LastPrintedPage">
    <vt:lpwstr/>
  </property>
  <property fmtid="{D5CDD505-2E9C-101B-9397-08002B2CF9AE}" pid="6" name="LastFigure">
    <vt:lpwstr/>
  </property>
  <property fmtid="{D5CDD505-2E9C-101B-9397-08002B2CF9AE}" pid="7" name="LastTable">
    <vt:lpwstr/>
  </property>
  <property fmtid="{D5CDD505-2E9C-101B-9397-08002B2CF9AE}" pid="8" name="ContentTypeId">
    <vt:lpwstr>0x010100FA3CC45EEDE20249A496DCA61EA73D99</vt:lpwstr>
  </property>
  <property fmtid="{D5CDD505-2E9C-101B-9397-08002B2CF9AE}" pid="9" name="Module">
    <vt:lpwstr/>
  </property>
  <property fmtid="{D5CDD505-2E9C-101B-9397-08002B2CF9AE}" pid="10" name="docIndexRef">
    <vt:lpwstr/>
  </property>
  <property fmtid="{D5CDD505-2E9C-101B-9397-08002B2CF9AE}" pid="11" name="bjSaver">
    <vt:lpwstr/>
  </property>
  <property fmtid="{D5CDD505-2E9C-101B-9397-08002B2CF9AE}" pid="12" name="bjDocumentSecurityLabel">
    <vt:lpwstr/>
  </property>
  <property fmtid="{D5CDD505-2E9C-101B-9397-08002B2CF9AE}" pid="13" name="MerckMetadataExchange">
    <vt:lpwstr/>
  </property>
  <property fmtid="{D5CDD505-2E9C-101B-9397-08002B2CF9AE}" pid="14" name="bjDocumentLabelXML">
    <vt:lpwstr/>
  </property>
  <property fmtid="{D5CDD505-2E9C-101B-9397-08002B2CF9AE}" pid="15" name="bjDocumentLabelXML-0">
    <vt:lpwstr/>
  </property>
  <property fmtid="{D5CDD505-2E9C-101B-9397-08002B2CF9AE}" pid="16" name="MSIP_Label_e81acc0d-dcc4-4dc9-a2c5-be70b05a2fe6_Enabled">
    <vt:lpwstr>true</vt:lpwstr>
  </property>
  <property fmtid="{D5CDD505-2E9C-101B-9397-08002B2CF9AE}" pid="17" name="MSIP_Label_e81acc0d-dcc4-4dc9-a2c5-be70b05a2fe6_SetDate">
    <vt:lpwstr>2025-03-19T13:17:04Z</vt:lpwstr>
  </property>
  <property fmtid="{D5CDD505-2E9C-101B-9397-08002B2CF9AE}" pid="18" name="MSIP_Label_e81acc0d-dcc4-4dc9-a2c5-be70b05a2fe6_Method">
    <vt:lpwstr>Privileged</vt:lpwstr>
  </property>
  <property fmtid="{D5CDD505-2E9C-101B-9397-08002B2CF9AE}" pid="19" name="MSIP_Label_e81acc0d-dcc4-4dc9-a2c5-be70b05a2fe6_Name">
    <vt:lpwstr>e81acc0d-dcc4-4dc9-a2c5-be70b05a2fe6</vt:lpwstr>
  </property>
  <property fmtid="{D5CDD505-2E9C-101B-9397-08002B2CF9AE}" pid="20" name="MSIP_Label_e81acc0d-dcc4-4dc9-a2c5-be70b05a2fe6_SiteId">
    <vt:lpwstr>a00de4ec-48a8-43a6-be74-e31274e2060d</vt:lpwstr>
  </property>
  <property fmtid="{D5CDD505-2E9C-101B-9397-08002B2CF9AE}" pid="21" name="MSIP_Label_e81acc0d-dcc4-4dc9-a2c5-be70b05a2fe6_ActionId">
    <vt:lpwstr>caaa8507-37fb-4ab3-9c93-d21974ef3392</vt:lpwstr>
  </property>
  <property fmtid="{D5CDD505-2E9C-101B-9397-08002B2CF9AE}" pid="22" name="MSIP_Label_e81acc0d-dcc4-4dc9-a2c5-be70b05a2fe6_ContentBits">
    <vt:lpwstr>0</vt:lpwstr>
  </property>
  <property fmtid="{D5CDD505-2E9C-101B-9397-08002B2CF9AE}" pid="23" name="MerckAIPLabel">
    <vt:lpwstr/>
  </property>
  <property fmtid="{D5CDD505-2E9C-101B-9397-08002B2CF9AE}" pid="24" name="MerckAIPDataExchange">
    <vt:lpwstr/>
  </property>
  <property fmtid="{D5CDD505-2E9C-101B-9397-08002B2CF9AE}" pid="25" name="Primary Group">
    <vt:lpwstr/>
  </property>
  <property fmtid="{D5CDD505-2E9C-101B-9397-08002B2CF9AE}" pid="26" name="Product Code">
    <vt:lpwstr/>
  </property>
  <property fmtid="{D5CDD505-2E9C-101B-9397-08002B2CF9AE}" pid="27" name="Artifact Name">
    <vt:lpwstr/>
  </property>
  <property fmtid="{D5CDD505-2E9C-101B-9397-08002B2CF9AE}" pid="28" name="Document Title">
    <vt:lpwstr/>
  </property>
  <property fmtid="{D5CDD505-2E9C-101B-9397-08002B2CF9AE}" pid="29" name="RCAM_CITATION_TYPE">
    <vt:lpwstr>CTD|1|1</vt:lpwstr>
  </property>
  <property fmtid="{D5CDD505-2E9C-101B-9397-08002B2CF9AE}" pid="30" name="RCAM_DOC_TYPE">
    <vt:lpwstr>CTD|1</vt:lpwstr>
  </property>
  <property fmtid="{D5CDD505-2E9C-101B-9397-08002B2CF9AE}" pid="31" name="RCAM_CITATION_LIMIT">
    <vt:lpwstr>400</vt:lpwstr>
  </property>
  <property fmtid="{D5CDD505-2E9C-101B-9397-08002B2CF9AE}" pid="32" name="RCAM_CITATION_TYPE_CTD">
    <vt:lpwstr>0</vt:lpwstr>
  </property>
  <property fmtid="{D5CDD505-2E9C-101B-9397-08002B2CF9AE}" pid="33" name="RCAM_MK_NUMBER">
    <vt:lpwstr>3475</vt:lpwstr>
  </property>
  <property fmtid="{D5CDD505-2E9C-101B-9397-08002B2CF9AE}" pid="34" name="RCAM_COMPOUND_TYPE">
    <vt:lpwstr>MK</vt:lpwstr>
  </property>
  <property fmtid="{D5CDD505-2E9C-101B-9397-08002B2CF9AE}" pid="35" name="RCAM_CLINICAL_DOC">
    <vt:bool>true</vt:bool>
  </property>
  <property fmtid="{D5CDD505-2E9C-101B-9397-08002B2CF9AE}" pid="36" name="RCAM_REF_INCLUDED_FINAL_LOR">
    <vt:lpwstr>A</vt:lpwstr>
  </property>
  <property fmtid="{D5CDD505-2E9C-101B-9397-08002B2CF9AE}" pid="37" name="RCAM_REF_INCLUDED_REFERENCE_ID_LIST">
    <vt:lpwstr>A</vt:lpwstr>
  </property>
  <property fmtid="{D5CDD505-2E9C-101B-9397-08002B2CF9AE}" pid="38" name="RCAM_FINAL_LOR_DOCIDS">
    <vt:lpwstr>0</vt:lpwstr>
  </property>
  <property fmtid="{D5CDD505-2E9C-101B-9397-08002B2CF9AE}" pid="39" name="RCAM_CHILDREN_INCLUDED">
    <vt:lpwstr>0</vt:lpwstr>
  </property>
  <property fmtid="{D5CDD505-2E9C-101B-9397-08002B2CF9AE}" pid="40" name="REDS_BIBILO_NAME_INCLUDED">
    <vt:lpwstr>0</vt:lpwstr>
  </property>
  <property fmtid="{D5CDD505-2E9C-101B-9397-08002B2CF9AE}" pid="41" name="ClassificationContentMarkingHeaderShapeIds">
    <vt:lpwstr>599147d6,5259a6e6,3f832bc9</vt:lpwstr>
  </property>
  <property fmtid="{D5CDD505-2E9C-101B-9397-08002B2CF9AE}" pid="42" name="ClassificationContentMarkingHeaderFontProps">
    <vt:lpwstr>#8e6a00,12,Calibri</vt:lpwstr>
  </property>
  <property fmtid="{D5CDD505-2E9C-101B-9397-08002B2CF9AE}" pid="43" name="ClassificationContentMarkingHeaderText">
    <vt:lpwstr>Confidential</vt:lpwstr>
  </property>
  <property fmtid="{D5CDD505-2E9C-101B-9397-08002B2CF9AE}" pid="44" name="_AdHocReviewCycleID">
    <vt:i4>258463483</vt:i4>
  </property>
  <property fmtid="{D5CDD505-2E9C-101B-9397-08002B2CF9AE}" pid="45" name="_NewReviewCycle">
    <vt:lpwstr/>
  </property>
  <property fmtid="{D5CDD505-2E9C-101B-9397-08002B2CF9AE}" pid="46" name="_EmailSubject">
    <vt:lpwstr>Merck compare examples - Email 2 of 3 - General Investigational Plans (GIP)</vt:lpwstr>
  </property>
  <property fmtid="{D5CDD505-2E9C-101B-9397-08002B2CF9AE}" pid="47" name="_AuthorEmail">
    <vt:lpwstr>deana.powell@merck.com</vt:lpwstr>
  </property>
  <property fmtid="{D5CDD505-2E9C-101B-9397-08002B2CF9AE}" pid="48" name="_AuthorEmailDisplayName">
    <vt:lpwstr>Powell, Deana</vt:lpwstr>
  </property>
</Properties>
</file>