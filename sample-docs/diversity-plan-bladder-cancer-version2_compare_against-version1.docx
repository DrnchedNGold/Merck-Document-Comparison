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0A1BB" w14:textId="655732D0" w:rsidR="002E0209" w:rsidRPr="000D1AAB" w:rsidRDefault="002E0209" w:rsidP="002E0209">
      <w:pPr>
        <w:pStyle w:val="Paragraph"/>
        <w:tabs>
          <w:tab w:val="left" w:pos="2520"/>
        </w:tabs>
        <w:spacing w:before="0" w:after="0"/>
      </w:pPr>
      <w:bookmarkStart w:id="0" w:name="_Hlk79579375"/>
      <w:r w:rsidRPr="000D1AAB">
        <w:t>SPONSOR’S NAME:</w:t>
      </w:r>
      <w:r w:rsidRPr="000D1AAB">
        <w:tab/>
        <w:t xml:space="preserve">Merck Sharp &amp; Dohme </w:t>
      </w:r>
      <w:r>
        <w:t>LLC</w:t>
      </w:r>
    </w:p>
    <w:p w14:paraId="51A96A2F" w14:textId="77777777" w:rsidR="002E0209" w:rsidRPr="000D1AAB" w:rsidRDefault="002E0209" w:rsidP="002E0209">
      <w:pPr>
        <w:pStyle w:val="Paragraph"/>
        <w:spacing w:before="0"/>
        <w:ind w:left="2160" w:firstLine="360"/>
      </w:pPr>
      <w:r>
        <w:t xml:space="preserve">Rahway, NJ, USA </w:t>
      </w:r>
      <w:r w:rsidRPr="007D547A">
        <w:t>(MSD)</w:t>
      </w:r>
    </w:p>
    <w:p w14:paraId="6B5B729A" w14:textId="77777777" w:rsidR="002E0209" w:rsidRPr="00DE1D69" w:rsidRDefault="002E0209" w:rsidP="002E0209">
      <w:pPr>
        <w:pStyle w:val="Paragraph"/>
      </w:pPr>
    </w:p>
    <w:p w14:paraId="2E485C82" w14:textId="74BE21DA" w:rsidR="002E0209" w:rsidRPr="002E0209" w:rsidRDefault="002E0209" w:rsidP="002E0209">
      <w:pPr>
        <w:pStyle w:val="Paragraph"/>
      </w:pPr>
      <w:bookmarkStart w:id="1" w:name="bmkInsertNames"/>
      <w:bookmarkEnd w:id="1"/>
      <w:r w:rsidRPr="006C0276">
        <w:rPr>
          <w:rStyle w:val="ParagraphChar"/>
        </w:rPr>
        <w:t>Product</w:t>
      </w:r>
      <w:r>
        <w:rPr>
          <w:rStyle w:val="ParagraphChar"/>
        </w:rPr>
        <w:t xml:space="preserve"> number and indication</w:t>
      </w:r>
      <w:r w:rsidRPr="006C0276">
        <w:rPr>
          <w:rStyle w:val="ParagraphChar"/>
        </w:rPr>
        <w:t>:</w:t>
      </w:r>
      <w:r w:rsidRPr="006C0276">
        <w:rPr>
          <w:rStyle w:val="ParagraphChar"/>
        </w:rPr>
        <w:tab/>
      </w:r>
      <w:r w:rsidR="00C95871">
        <w:rPr>
          <w:rStyle w:val="ParagraphChar"/>
        </w:rPr>
        <w:t>MK-</w:t>
      </w:r>
      <w:r>
        <w:t>2870</w:t>
      </w:r>
      <w:ins w:id="2" w:author="Se, Andrew" w:date="2025-05-29T15:55:00Z">
        <w:r w:rsidR="005769AF">
          <w:t xml:space="preserve"> -</w:t>
        </w:r>
      </w:ins>
      <w:r w:rsidR="002A321E">
        <w:t xml:space="preserve"> </w:t>
      </w:r>
      <w:r>
        <w:t xml:space="preserve">Locally Advanced or Metastatic Urothelial </w:t>
      </w:r>
      <w:r w:rsidR="002A321E">
        <w:tab/>
      </w:r>
      <w:r w:rsidR="002A321E">
        <w:tab/>
      </w:r>
      <w:r w:rsidR="002A321E">
        <w:tab/>
      </w:r>
      <w:r w:rsidR="002A321E">
        <w:tab/>
      </w:r>
      <w:r w:rsidR="002A321E">
        <w:tab/>
      </w:r>
      <w:r>
        <w:t>Carcinoma</w:t>
      </w:r>
    </w:p>
    <w:p w14:paraId="2911A3B2" w14:textId="18481E6D" w:rsidR="002E0209" w:rsidRPr="002E0209" w:rsidRDefault="002E0209" w:rsidP="002E0209">
      <w:pPr>
        <w:pStyle w:val="Paragraph"/>
      </w:pPr>
      <w:r w:rsidRPr="001B1745">
        <w:rPr>
          <w:b/>
          <w:bCs/>
        </w:rPr>
        <w:t>Studies included in this Diversity Plan:</w:t>
      </w:r>
    </w:p>
    <w:tbl>
      <w:tblPr>
        <w:tblW w:w="89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9"/>
        <w:gridCol w:w="2089"/>
        <w:gridCol w:w="4698"/>
      </w:tblGrid>
      <w:tr w:rsidR="002E0209" w:rsidRPr="00C82EE8" w14:paraId="68D6FBEE" w14:textId="77777777" w:rsidTr="000B052F">
        <w:trPr>
          <w:jc w:val="center"/>
        </w:trPr>
        <w:tc>
          <w:tcPr>
            <w:tcW w:w="1056" w:type="dxa"/>
            <w:shd w:val="clear" w:color="auto" w:fill="auto"/>
          </w:tcPr>
          <w:p w14:paraId="24C1AD8C" w14:textId="77777777" w:rsidR="002E0209" w:rsidRPr="00C82EE8" w:rsidRDefault="002E0209" w:rsidP="00DA2ED3">
            <w:pPr>
              <w:pStyle w:val="Paragraph"/>
            </w:pPr>
            <w:bookmarkStart w:id="3" w:name="DeleteChemical"/>
            <w:bookmarkEnd w:id="3"/>
            <w:r>
              <w:t>Study ID</w:t>
            </w:r>
          </w:p>
        </w:tc>
        <w:tc>
          <w:tcPr>
            <w:tcW w:w="950" w:type="dxa"/>
            <w:shd w:val="clear" w:color="auto" w:fill="auto"/>
          </w:tcPr>
          <w:p w14:paraId="352B8B15" w14:textId="77777777" w:rsidR="002E0209" w:rsidRPr="00C82EE8" w:rsidRDefault="002E0209" w:rsidP="00DA2ED3">
            <w:pPr>
              <w:pStyle w:val="Paragraph"/>
            </w:pPr>
            <w:r>
              <w:t>NCT number</w:t>
            </w:r>
          </w:p>
        </w:tc>
        <w:tc>
          <w:tcPr>
            <w:tcW w:w="2026" w:type="dxa"/>
          </w:tcPr>
          <w:p w14:paraId="62837972" w14:textId="77777777" w:rsidR="002E0209" w:rsidRDefault="002E0209" w:rsidP="00DA2ED3">
            <w:pPr>
              <w:pStyle w:val="Paragraph"/>
            </w:pPr>
            <w:r>
              <w:t>Study title</w:t>
            </w:r>
          </w:p>
        </w:tc>
      </w:tr>
      <w:tr w:rsidR="002E0209" w:rsidRPr="00C82EE8" w14:paraId="1CC4A75F" w14:textId="77777777" w:rsidTr="000B052F">
        <w:trPr>
          <w:jc w:val="center"/>
        </w:trPr>
        <w:tc>
          <w:tcPr>
            <w:tcW w:w="1056" w:type="dxa"/>
            <w:shd w:val="clear" w:color="auto" w:fill="auto"/>
          </w:tcPr>
          <w:p w14:paraId="1A8BBA6C" w14:textId="6C97BF37" w:rsidR="002E0209" w:rsidRPr="00C82EE8" w:rsidRDefault="002E0209" w:rsidP="00DA2ED3">
            <w:pPr>
              <w:pStyle w:val="Paragraph"/>
            </w:pPr>
            <w:bookmarkStart w:id="4" w:name="DeleteGeneric"/>
            <w:bookmarkEnd w:id="4"/>
            <w:r>
              <w:t>MK-2870-031</w:t>
            </w:r>
          </w:p>
        </w:tc>
        <w:tc>
          <w:tcPr>
            <w:tcW w:w="950" w:type="dxa"/>
            <w:shd w:val="clear" w:color="auto" w:fill="auto"/>
          </w:tcPr>
          <w:p w14:paraId="7D7B765B" w14:textId="008814FA" w:rsidR="002E0209" w:rsidRPr="00C82EE8" w:rsidRDefault="00C95871" w:rsidP="00DA2ED3">
            <w:pPr>
              <w:pStyle w:val="Paragraph"/>
            </w:pPr>
            <w:r>
              <w:t>Pending</w:t>
            </w:r>
          </w:p>
        </w:tc>
        <w:tc>
          <w:tcPr>
            <w:tcW w:w="2026" w:type="dxa"/>
          </w:tcPr>
          <w:p w14:paraId="047878F3" w14:textId="72F96A49" w:rsidR="002E0209" w:rsidRPr="00C82EE8" w:rsidRDefault="00C95871" w:rsidP="00DA2ED3">
            <w:pPr>
              <w:pStyle w:val="Paragraph"/>
            </w:pPr>
            <w:r w:rsidRPr="00C95871">
              <w:t xml:space="preserve">A Phase 3, Randomized, Open-label Study of Sacituzumab </w:t>
            </w:r>
            <w:proofErr w:type="spellStart"/>
            <w:r w:rsidRPr="00C95871">
              <w:t>Tirumotecan</w:t>
            </w:r>
            <w:proofErr w:type="spellEnd"/>
            <w:r w:rsidRPr="00C95871">
              <w:t xml:space="preserve"> Versus Investigator’s Choice of Non-platinum Chemotherapy in Participants with Pre-treated Locally Advanced/Metastatic Urothelial Carcinoma</w:t>
            </w:r>
          </w:p>
        </w:tc>
      </w:tr>
    </w:tbl>
    <w:p w14:paraId="3F55979E" w14:textId="77777777" w:rsidR="002E0209" w:rsidRPr="00D42A36" w:rsidRDefault="002E0209" w:rsidP="002E0209">
      <w:pPr>
        <w:pStyle w:val="Paragraph"/>
        <w:jc w:val="center"/>
        <w:rPr>
          <w:b/>
        </w:rPr>
      </w:pPr>
      <w:bookmarkStart w:id="5" w:name="DeleteTrade"/>
      <w:bookmarkEnd w:id="5"/>
    </w:p>
    <w:p w14:paraId="51A65367" w14:textId="77777777" w:rsidR="002E0209" w:rsidRPr="001B1745" w:rsidRDefault="002E0209" w:rsidP="002E0209">
      <w:pPr>
        <w:pStyle w:val="Paragraph"/>
        <w:jc w:val="center"/>
        <w:rPr>
          <w:b/>
          <w:sz w:val="36"/>
          <w:szCs w:val="36"/>
        </w:rPr>
      </w:pPr>
      <w:r w:rsidRPr="001B1745">
        <w:rPr>
          <w:b/>
          <w:sz w:val="36"/>
          <w:szCs w:val="36"/>
        </w:rPr>
        <w:t>DIVERSITY PLAN</w:t>
      </w:r>
    </w:p>
    <w:p w14:paraId="74DA6970" w14:textId="77777777" w:rsidR="002E0209" w:rsidRPr="000D1AAB" w:rsidRDefault="002E0209" w:rsidP="002E0209">
      <w:pPr>
        <w:pStyle w:val="Paragraph"/>
      </w:pPr>
    </w:p>
    <w:p w14:paraId="7A0BD16A" w14:textId="04A1DB6A" w:rsidR="002E0209" w:rsidRPr="000D1AAB" w:rsidRDefault="002E0209" w:rsidP="002E0209">
      <w:pPr>
        <w:pStyle w:val="Paragraph"/>
        <w:tabs>
          <w:tab w:val="left" w:pos="6480"/>
        </w:tabs>
        <w:ind w:left="4320"/>
      </w:pPr>
      <w:r>
        <w:t>Version</w:t>
      </w:r>
      <w:r w:rsidRPr="000D1AAB">
        <w:t xml:space="preserve"> Number:</w:t>
      </w:r>
      <w:r w:rsidRPr="000D1AAB">
        <w:tab/>
      </w:r>
      <w:del w:id="6" w:author="Se, Andrew" w:date="2025-05-29T15:55:00Z">
        <w:r w:rsidR="00C95871">
          <w:delText>1</w:delText>
        </w:r>
      </w:del>
      <w:ins w:id="7" w:author="Se, Andrew" w:date="2025-05-29T15:55:00Z">
        <w:r w:rsidR="001B5659">
          <w:t>2</w:t>
        </w:r>
      </w:ins>
      <w:r w:rsidR="00C95871">
        <w:t>.0</w:t>
      </w:r>
    </w:p>
    <w:p w14:paraId="326DC6B8" w14:textId="506B268E" w:rsidR="002E0209" w:rsidRPr="000D1AAB" w:rsidRDefault="002E0209" w:rsidP="002E0209">
      <w:pPr>
        <w:pStyle w:val="Paragraph"/>
        <w:tabs>
          <w:tab w:val="left" w:pos="6480"/>
        </w:tabs>
        <w:ind w:left="4320"/>
      </w:pPr>
      <w:r w:rsidRPr="000D1AAB">
        <w:t>Release Date:</w:t>
      </w:r>
      <w:r w:rsidRPr="000D1AAB">
        <w:tab/>
      </w:r>
      <w:del w:id="8" w:author="Se, Andrew" w:date="2025-05-29T15:55:00Z">
        <w:r w:rsidR="00EF74DE" w:rsidRPr="00EF74DE">
          <w:delText>09-APR</w:delText>
        </w:r>
      </w:del>
      <w:ins w:id="9" w:author="Se, Andrew" w:date="2025-05-29T15:55:00Z">
        <w:r w:rsidR="00765A66">
          <w:t>30-MAY</w:t>
        </w:r>
      </w:ins>
      <w:r w:rsidR="00EF74DE" w:rsidRPr="00EF74DE">
        <w:t>-2025</w:t>
      </w:r>
    </w:p>
    <w:p w14:paraId="386D5A62" w14:textId="77777777" w:rsidR="002E0209" w:rsidRDefault="002E0209" w:rsidP="002E0209">
      <w:pPr>
        <w:spacing w:before="60" w:after="240"/>
        <w:jc w:val="center"/>
        <w:rPr>
          <w:rFonts w:eastAsia="MS Gothic"/>
        </w:rPr>
      </w:pPr>
    </w:p>
    <w:p w14:paraId="56313DC3" w14:textId="77777777" w:rsidR="002E0209" w:rsidRDefault="002E0209" w:rsidP="002E0209">
      <w:pPr>
        <w:spacing w:before="60" w:after="240"/>
        <w:jc w:val="center"/>
        <w:rPr>
          <w:rFonts w:eastAsia="MS Gothic"/>
        </w:rPr>
      </w:pPr>
    </w:p>
    <w:p w14:paraId="3A1B4BB7" w14:textId="77777777" w:rsidR="002E0209" w:rsidRPr="00AC0D23" w:rsidRDefault="002E0209" w:rsidP="002E0209">
      <w:pPr>
        <w:spacing w:after="160" w:line="259" w:lineRule="auto"/>
        <w:rPr>
          <w:rFonts w:eastAsia="MS Gothic"/>
        </w:rPr>
      </w:pPr>
      <w:r w:rsidRPr="00AC0D23">
        <w:rPr>
          <w:rFonts w:eastAsia="MS Gothic"/>
        </w:rPr>
        <w:br w:type="page"/>
      </w:r>
    </w:p>
    <w:p w14:paraId="05204E8A" w14:textId="6884A75A" w:rsidR="009239C2" w:rsidRDefault="009239C2" w:rsidP="00EF74DE">
      <w:pPr>
        <w:pStyle w:val="Heading1Unnumbered"/>
        <w:jc w:val="center"/>
      </w:pPr>
      <w:r>
        <w:lastRenderedPageBreak/>
        <w:t>TABLE OF CONTENTS</w:t>
      </w:r>
    </w:p>
    <w:p w14:paraId="60E271D9" w14:textId="476EE361" w:rsidR="00BB2446" w:rsidRDefault="00BB2446">
      <w:pPr>
        <w:pStyle w:val="TOC1"/>
        <w:rPr>
          <w:rFonts w:asciiTheme="minorHAnsi" w:eastAsiaTheme="minorEastAsia" w:hAnsiTheme="minorHAnsi" w:cstheme="minorBidi"/>
          <w:b w:val="0"/>
          <w:caps w:val="0"/>
          <w:noProof/>
          <w:kern w:val="2"/>
          <w:szCs w:val="24"/>
          <w14:ligatures w14:val="standardContextual"/>
        </w:rPr>
      </w:pPr>
      <w:bookmarkStart w:id="10" w:name="_Hlk89617995"/>
      <w:bookmarkStart w:id="11" w:name="_Hlk89618008"/>
      <w:r w:rsidRPr="00BB2446">
        <w:rPr>
          <w:rStyle w:val="Hyperlink"/>
          <w:noProof/>
        </w:rPr>
        <w:t>TABLE OF CONTENTS</w:t>
      </w:r>
      <w:r>
        <w:rPr>
          <w:noProof/>
          <w:webHidden/>
        </w:rPr>
        <w:tab/>
        <w:t>2</w:t>
      </w:r>
    </w:p>
    <w:p w14:paraId="6A368CA3" w14:textId="0093BEE6"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LIST OF TABLES</w:t>
      </w:r>
      <w:r>
        <w:rPr>
          <w:noProof/>
          <w:webHidden/>
        </w:rPr>
        <w:tab/>
        <w:t>3</w:t>
      </w:r>
    </w:p>
    <w:p w14:paraId="49BE3E41" w14:textId="7516C1AF"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LIST OF ABBREVIATIONS AND DEFINITION OF TERMS</w:t>
      </w:r>
      <w:r>
        <w:rPr>
          <w:noProof/>
          <w:webHidden/>
        </w:rPr>
        <w:tab/>
        <w:t>4</w:t>
      </w:r>
    </w:p>
    <w:p w14:paraId="226712D1" w14:textId="6984E79E" w:rsidR="00BB2446" w:rsidRDefault="00BB2446">
      <w:pPr>
        <w:pStyle w:val="TOC1"/>
        <w:rPr>
          <w:ins w:id="12" w:author="Se, Andrew" w:date="2025-05-29T15:55:00Z"/>
          <w:rFonts w:asciiTheme="minorHAnsi" w:eastAsiaTheme="minorEastAsia" w:hAnsiTheme="minorHAnsi" w:cstheme="minorBidi"/>
          <w:b w:val="0"/>
          <w:caps w:val="0"/>
          <w:noProof/>
          <w:kern w:val="2"/>
          <w:szCs w:val="24"/>
          <w14:ligatures w14:val="standardContextual"/>
        </w:rPr>
      </w:pPr>
      <w:ins w:id="13" w:author="Se, Andrew" w:date="2025-05-29T15:55:00Z">
        <w:r w:rsidRPr="00BB2446">
          <w:rPr>
            <w:rStyle w:val="Hyperlink"/>
            <w:rFonts w:ascii="Times New Roman Bold" w:hAnsi="Times New Roman Bold"/>
            <w:noProof/>
          </w:rPr>
          <w:t>TABLE OF REVISIONS</w:t>
        </w:r>
        <w:r>
          <w:rPr>
            <w:noProof/>
            <w:webHidden/>
          </w:rPr>
          <w:tab/>
          <w:t>6</w:t>
        </w:r>
      </w:ins>
    </w:p>
    <w:p w14:paraId="67498F2D" w14:textId="39B30681"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EXECUTIVE SUMMARY OF THE SPONSOR’S US CLINICAL STUDY EFFORT</w:t>
      </w:r>
      <w:r>
        <w:rPr>
          <w:noProof/>
          <w:webHidden/>
        </w:rPr>
        <w:tab/>
      </w:r>
      <w:del w:id="14" w:author="Se, Andrew" w:date="2025-05-29T15:55:00Z">
        <w:r w:rsidR="00DD5183">
          <w:rPr>
            <w:noProof/>
            <w:webHidden/>
          </w:rPr>
          <w:delText>6</w:delText>
        </w:r>
      </w:del>
      <w:ins w:id="15" w:author="Se, Andrew" w:date="2025-05-29T15:55:00Z">
        <w:r>
          <w:rPr>
            <w:noProof/>
            <w:webHidden/>
          </w:rPr>
          <w:t>7</w:t>
        </w:r>
      </w:ins>
    </w:p>
    <w:p w14:paraId="0C06947B" w14:textId="240D5270"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1</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OVERVIEW OF THE DISEASE TO BE TREATED OR PREVENTED: LOCALLY ADVANCED OR METASTATIC UROTHELIAL CARCINOMA</w:t>
      </w:r>
      <w:r>
        <w:rPr>
          <w:noProof/>
          <w:webHidden/>
        </w:rPr>
        <w:tab/>
      </w:r>
      <w:del w:id="16" w:author="Se, Andrew" w:date="2025-05-29T15:55:00Z">
        <w:r w:rsidR="00DD5183">
          <w:rPr>
            <w:noProof/>
            <w:webHidden/>
          </w:rPr>
          <w:delText>7</w:delText>
        </w:r>
      </w:del>
      <w:ins w:id="17" w:author="Se, Andrew" w:date="2025-05-29T15:55:00Z">
        <w:r>
          <w:rPr>
            <w:noProof/>
            <w:webHidden/>
          </w:rPr>
          <w:t>8</w:t>
        </w:r>
      </w:ins>
    </w:p>
    <w:p w14:paraId="737AF212" w14:textId="2E2068C8"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1.1</w:t>
      </w:r>
      <w:r>
        <w:rPr>
          <w:rFonts w:asciiTheme="minorHAnsi" w:eastAsiaTheme="minorEastAsia" w:hAnsiTheme="minorHAnsi" w:cstheme="minorBidi"/>
          <w:b w:val="0"/>
          <w:noProof/>
          <w:kern w:val="2"/>
          <w14:ligatures w14:val="standardContextual"/>
        </w:rPr>
        <w:tab/>
      </w:r>
      <w:r w:rsidRPr="00BB2446">
        <w:rPr>
          <w:rStyle w:val="Hyperlink"/>
          <w:noProof/>
        </w:rPr>
        <w:t>Disease Epidemiology in the Overall Population and in Underrepresented Racial and Ethnic Populations</w:t>
      </w:r>
      <w:r>
        <w:rPr>
          <w:noProof/>
          <w:webHidden/>
        </w:rPr>
        <w:tab/>
      </w:r>
      <w:del w:id="18" w:author="Se, Andrew" w:date="2025-05-29T15:55:00Z">
        <w:r w:rsidR="00DD5183">
          <w:rPr>
            <w:noProof/>
            <w:webHidden/>
          </w:rPr>
          <w:delText>7</w:delText>
        </w:r>
      </w:del>
      <w:ins w:id="19" w:author="Se, Andrew" w:date="2025-05-29T15:55:00Z">
        <w:r>
          <w:rPr>
            <w:noProof/>
            <w:webHidden/>
          </w:rPr>
          <w:t>8</w:t>
        </w:r>
      </w:ins>
    </w:p>
    <w:p w14:paraId="4EA59001" w14:textId="2C608F2F"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1.1.1</w:t>
      </w:r>
      <w:r>
        <w:rPr>
          <w:rFonts w:asciiTheme="minorHAnsi" w:eastAsiaTheme="minorEastAsia" w:hAnsiTheme="minorHAnsi" w:cstheme="minorBidi"/>
          <w:noProof/>
          <w:kern w:val="2"/>
          <w14:ligatures w14:val="standardContextual"/>
        </w:rPr>
        <w:tab/>
      </w:r>
      <w:r w:rsidRPr="00BB2446">
        <w:rPr>
          <w:rStyle w:val="Hyperlink"/>
          <w:noProof/>
        </w:rPr>
        <w:t>Disease Epidemiology in the Overall Population</w:t>
      </w:r>
      <w:r>
        <w:rPr>
          <w:noProof/>
          <w:webHidden/>
        </w:rPr>
        <w:tab/>
      </w:r>
      <w:del w:id="20" w:author="Se, Andrew" w:date="2025-05-29T15:55:00Z">
        <w:r w:rsidR="00DD5183">
          <w:rPr>
            <w:noProof/>
            <w:webHidden/>
          </w:rPr>
          <w:delText>7</w:delText>
        </w:r>
      </w:del>
      <w:ins w:id="21" w:author="Se, Andrew" w:date="2025-05-29T15:55:00Z">
        <w:r>
          <w:rPr>
            <w:noProof/>
            <w:webHidden/>
          </w:rPr>
          <w:t>8</w:t>
        </w:r>
      </w:ins>
    </w:p>
    <w:p w14:paraId="40924CC2" w14:textId="0F61BF57"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1.1.2</w:t>
      </w:r>
      <w:r>
        <w:rPr>
          <w:rFonts w:asciiTheme="minorHAnsi" w:eastAsiaTheme="minorEastAsia" w:hAnsiTheme="minorHAnsi" w:cstheme="minorBidi"/>
          <w:noProof/>
          <w:kern w:val="2"/>
          <w14:ligatures w14:val="standardContextual"/>
        </w:rPr>
        <w:tab/>
      </w:r>
      <w:r w:rsidRPr="00BB2446">
        <w:rPr>
          <w:rStyle w:val="Hyperlink"/>
          <w:noProof/>
        </w:rPr>
        <w:t>Disparities in Disease Epidemiology</w:t>
      </w:r>
      <w:r>
        <w:rPr>
          <w:noProof/>
          <w:webHidden/>
        </w:rPr>
        <w:tab/>
      </w:r>
      <w:del w:id="22" w:author="Se, Andrew" w:date="2025-05-29T15:55:00Z">
        <w:r w:rsidR="00DD5183">
          <w:rPr>
            <w:noProof/>
            <w:webHidden/>
          </w:rPr>
          <w:delText>7</w:delText>
        </w:r>
      </w:del>
      <w:ins w:id="23" w:author="Se, Andrew" w:date="2025-05-29T15:55:00Z">
        <w:r>
          <w:rPr>
            <w:noProof/>
            <w:webHidden/>
          </w:rPr>
          <w:t>8</w:t>
        </w:r>
      </w:ins>
    </w:p>
    <w:p w14:paraId="47977283" w14:textId="33F62819"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1.1.3</w:t>
      </w:r>
      <w:r>
        <w:rPr>
          <w:rFonts w:asciiTheme="minorHAnsi" w:eastAsiaTheme="minorEastAsia" w:hAnsiTheme="minorHAnsi" w:cstheme="minorBidi"/>
          <w:noProof/>
          <w:kern w:val="2"/>
          <w14:ligatures w14:val="standardContextual"/>
        </w:rPr>
        <w:tab/>
      </w:r>
      <w:r w:rsidRPr="00BB2446">
        <w:rPr>
          <w:rStyle w:val="Hyperlink"/>
          <w:noProof/>
        </w:rPr>
        <w:t>Disease Estimates to Support US Clinical Study Enrollment Efforts</w:t>
      </w:r>
      <w:r>
        <w:rPr>
          <w:noProof/>
          <w:webHidden/>
        </w:rPr>
        <w:tab/>
      </w:r>
      <w:del w:id="24" w:author="Se, Andrew" w:date="2025-05-29T15:55:00Z">
        <w:r w:rsidR="00DD5183">
          <w:rPr>
            <w:noProof/>
            <w:webHidden/>
          </w:rPr>
          <w:delText>8</w:delText>
        </w:r>
      </w:del>
      <w:ins w:id="25" w:author="Se, Andrew" w:date="2025-05-29T15:55:00Z">
        <w:r>
          <w:rPr>
            <w:noProof/>
            <w:webHidden/>
          </w:rPr>
          <w:t>9</w:t>
        </w:r>
      </w:ins>
    </w:p>
    <w:p w14:paraId="1810E2BC" w14:textId="056D2977"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1.2</w:t>
      </w:r>
      <w:r>
        <w:rPr>
          <w:rFonts w:asciiTheme="minorHAnsi" w:eastAsiaTheme="minorEastAsia" w:hAnsiTheme="minorHAnsi" w:cstheme="minorBidi"/>
          <w:b w:val="0"/>
          <w:noProof/>
          <w:kern w:val="2"/>
          <w14:ligatures w14:val="standardContextual"/>
        </w:rPr>
        <w:tab/>
      </w:r>
      <w:r w:rsidRPr="00BB2446">
        <w:rPr>
          <w:rStyle w:val="Hyperlink"/>
          <w:noProof/>
        </w:rPr>
        <w:t>Differences in Pathophysiology, Diagnosis, Prevention, Screening, or Diagnostic Strategies, and Treatment Across Underrepresented Racial and Ethnic Populations</w:t>
      </w:r>
      <w:r>
        <w:rPr>
          <w:noProof/>
          <w:webHidden/>
        </w:rPr>
        <w:tab/>
      </w:r>
      <w:del w:id="26" w:author="Se, Andrew" w:date="2025-05-29T15:55:00Z">
        <w:r w:rsidR="00DD5183">
          <w:rPr>
            <w:noProof/>
            <w:webHidden/>
          </w:rPr>
          <w:delText>10</w:delText>
        </w:r>
      </w:del>
      <w:ins w:id="27" w:author="Se, Andrew" w:date="2025-05-29T15:55:00Z">
        <w:r>
          <w:rPr>
            <w:noProof/>
            <w:webHidden/>
          </w:rPr>
          <w:t>11</w:t>
        </w:r>
      </w:ins>
    </w:p>
    <w:p w14:paraId="5AD7034A" w14:textId="47DC80AA"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1.2.1</w:t>
      </w:r>
      <w:r>
        <w:rPr>
          <w:rFonts w:asciiTheme="minorHAnsi" w:eastAsiaTheme="minorEastAsia" w:hAnsiTheme="minorHAnsi" w:cstheme="minorBidi"/>
          <w:noProof/>
          <w:kern w:val="2"/>
          <w14:ligatures w14:val="standardContextual"/>
        </w:rPr>
        <w:tab/>
      </w:r>
      <w:r w:rsidRPr="00BB2446">
        <w:rPr>
          <w:rStyle w:val="Hyperlink"/>
          <w:noProof/>
        </w:rPr>
        <w:t>Risk Factors and Pathophysiology</w:t>
      </w:r>
      <w:r>
        <w:rPr>
          <w:noProof/>
          <w:webHidden/>
        </w:rPr>
        <w:tab/>
      </w:r>
      <w:del w:id="28" w:author="Se, Andrew" w:date="2025-05-29T15:55:00Z">
        <w:r w:rsidR="00DD5183">
          <w:rPr>
            <w:noProof/>
            <w:webHidden/>
          </w:rPr>
          <w:delText>10</w:delText>
        </w:r>
      </w:del>
      <w:ins w:id="29" w:author="Se, Andrew" w:date="2025-05-29T15:55:00Z">
        <w:r>
          <w:rPr>
            <w:noProof/>
            <w:webHidden/>
          </w:rPr>
          <w:t>11</w:t>
        </w:r>
      </w:ins>
    </w:p>
    <w:p w14:paraId="05A6022E" w14:textId="7140C9B4"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1.2.2</w:t>
      </w:r>
      <w:r>
        <w:rPr>
          <w:rFonts w:asciiTheme="minorHAnsi" w:eastAsiaTheme="minorEastAsia" w:hAnsiTheme="minorHAnsi" w:cstheme="minorBidi"/>
          <w:noProof/>
          <w:kern w:val="2"/>
          <w14:ligatures w14:val="standardContextual"/>
        </w:rPr>
        <w:tab/>
      </w:r>
      <w:r w:rsidRPr="00BB2446">
        <w:rPr>
          <w:rStyle w:val="Hyperlink"/>
          <w:noProof/>
        </w:rPr>
        <w:t>Differences in Prevention, Screening, or Diagnosis</w:t>
      </w:r>
      <w:r>
        <w:rPr>
          <w:noProof/>
          <w:webHidden/>
        </w:rPr>
        <w:tab/>
      </w:r>
      <w:del w:id="30" w:author="Se, Andrew" w:date="2025-05-29T15:55:00Z">
        <w:r w:rsidR="00DD5183">
          <w:rPr>
            <w:noProof/>
            <w:webHidden/>
          </w:rPr>
          <w:delText>10</w:delText>
        </w:r>
      </w:del>
      <w:ins w:id="31" w:author="Se, Andrew" w:date="2025-05-29T15:55:00Z">
        <w:r>
          <w:rPr>
            <w:noProof/>
            <w:webHidden/>
          </w:rPr>
          <w:t>11</w:t>
        </w:r>
      </w:ins>
    </w:p>
    <w:p w14:paraId="4CAE5F73" w14:textId="5D86F753"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1.2.3</w:t>
      </w:r>
      <w:r>
        <w:rPr>
          <w:rFonts w:asciiTheme="minorHAnsi" w:eastAsiaTheme="minorEastAsia" w:hAnsiTheme="minorHAnsi" w:cstheme="minorBidi"/>
          <w:noProof/>
          <w:kern w:val="2"/>
          <w14:ligatures w14:val="standardContextual"/>
        </w:rPr>
        <w:tab/>
      </w:r>
      <w:r w:rsidRPr="00BB2446">
        <w:rPr>
          <w:rStyle w:val="Hyperlink"/>
          <w:noProof/>
        </w:rPr>
        <w:t>Differences in Treatment</w:t>
      </w:r>
      <w:r>
        <w:rPr>
          <w:noProof/>
          <w:webHidden/>
        </w:rPr>
        <w:tab/>
      </w:r>
      <w:del w:id="32" w:author="Se, Andrew" w:date="2025-05-29T15:55:00Z">
        <w:r w:rsidR="00DD5183">
          <w:rPr>
            <w:noProof/>
            <w:webHidden/>
          </w:rPr>
          <w:delText>11</w:delText>
        </w:r>
      </w:del>
      <w:ins w:id="33" w:author="Se, Andrew" w:date="2025-05-29T15:55:00Z">
        <w:r>
          <w:rPr>
            <w:noProof/>
            <w:webHidden/>
          </w:rPr>
          <w:t>12</w:t>
        </w:r>
      </w:ins>
    </w:p>
    <w:p w14:paraId="58909638" w14:textId="1DCB0B96"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2</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SCOPE OF MEDICAL PRODUCT DEVELOPMENT PROGRAM: SACITUZUMAB TIRUMOTECAN LOCALLY ADVANCED OR METASTATIC UROTHELIAL CARCINOMA</w:t>
      </w:r>
      <w:r>
        <w:rPr>
          <w:noProof/>
          <w:webHidden/>
        </w:rPr>
        <w:tab/>
      </w:r>
      <w:del w:id="34" w:author="Se, Andrew" w:date="2025-05-29T15:55:00Z">
        <w:r w:rsidR="00DD5183">
          <w:rPr>
            <w:noProof/>
            <w:webHidden/>
          </w:rPr>
          <w:delText>12</w:delText>
        </w:r>
      </w:del>
      <w:ins w:id="35" w:author="Se, Andrew" w:date="2025-05-29T15:55:00Z">
        <w:r>
          <w:rPr>
            <w:noProof/>
            <w:webHidden/>
          </w:rPr>
          <w:t>13</w:t>
        </w:r>
      </w:ins>
    </w:p>
    <w:p w14:paraId="3DDFBB36" w14:textId="11884A91"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2.1</w:t>
      </w:r>
      <w:r>
        <w:rPr>
          <w:rFonts w:asciiTheme="minorHAnsi" w:eastAsiaTheme="minorEastAsia" w:hAnsiTheme="minorHAnsi" w:cstheme="minorBidi"/>
          <w:b w:val="0"/>
          <w:noProof/>
          <w:kern w:val="2"/>
          <w14:ligatures w14:val="standardContextual"/>
        </w:rPr>
        <w:tab/>
      </w:r>
      <w:r w:rsidRPr="00BB2446">
        <w:rPr>
          <w:rStyle w:val="Hyperlink"/>
          <w:noProof/>
        </w:rPr>
        <w:t>Clinical Pharmacology</w:t>
      </w:r>
      <w:r>
        <w:rPr>
          <w:noProof/>
          <w:webHidden/>
        </w:rPr>
        <w:tab/>
      </w:r>
      <w:del w:id="36" w:author="Se, Andrew" w:date="2025-05-29T15:55:00Z">
        <w:r w:rsidR="00DD5183">
          <w:rPr>
            <w:noProof/>
            <w:webHidden/>
          </w:rPr>
          <w:delText>12</w:delText>
        </w:r>
      </w:del>
      <w:ins w:id="37" w:author="Se, Andrew" w:date="2025-05-29T15:55:00Z">
        <w:r>
          <w:rPr>
            <w:noProof/>
            <w:webHidden/>
          </w:rPr>
          <w:t>13</w:t>
        </w:r>
      </w:ins>
    </w:p>
    <w:p w14:paraId="4B1DCA6D" w14:textId="34A164AF"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2.2</w:t>
      </w:r>
      <w:r>
        <w:rPr>
          <w:rFonts w:asciiTheme="minorHAnsi" w:eastAsiaTheme="minorEastAsia" w:hAnsiTheme="minorHAnsi" w:cstheme="minorBidi"/>
          <w:b w:val="0"/>
          <w:noProof/>
          <w:kern w:val="2"/>
          <w14:ligatures w14:val="standardContextual"/>
        </w:rPr>
        <w:tab/>
      </w:r>
      <w:r w:rsidRPr="00BB2446">
        <w:rPr>
          <w:rStyle w:val="Hyperlink"/>
          <w:noProof/>
        </w:rPr>
        <w:t>Summary of the Clinical Studies Included in This Diversity Plan</w:t>
      </w:r>
      <w:r>
        <w:rPr>
          <w:noProof/>
          <w:webHidden/>
        </w:rPr>
        <w:tab/>
      </w:r>
      <w:del w:id="38" w:author="Se, Andrew" w:date="2025-05-29T15:55:00Z">
        <w:r w:rsidR="00DD5183">
          <w:rPr>
            <w:noProof/>
            <w:webHidden/>
          </w:rPr>
          <w:delText>12</w:delText>
        </w:r>
      </w:del>
      <w:ins w:id="39" w:author="Se, Andrew" w:date="2025-05-29T15:55:00Z">
        <w:r>
          <w:rPr>
            <w:noProof/>
            <w:webHidden/>
          </w:rPr>
          <w:t>13</w:t>
        </w:r>
      </w:ins>
    </w:p>
    <w:p w14:paraId="50EBA032" w14:textId="2EA05668" w:rsidR="00BB2446" w:rsidRDefault="00BB2446">
      <w:pPr>
        <w:pStyle w:val="TOC3"/>
        <w:rPr>
          <w:rFonts w:asciiTheme="minorHAnsi" w:eastAsiaTheme="minorEastAsia" w:hAnsiTheme="minorHAnsi" w:cstheme="minorBidi"/>
          <w:noProof/>
          <w:kern w:val="2"/>
          <w14:ligatures w14:val="standardContextual"/>
        </w:rPr>
      </w:pPr>
      <w:r w:rsidRPr="00BB2446">
        <w:rPr>
          <w:rStyle w:val="Hyperlink"/>
          <w:noProof/>
        </w:rPr>
        <w:t>2.2.1</w:t>
      </w:r>
      <w:r>
        <w:rPr>
          <w:rFonts w:asciiTheme="minorHAnsi" w:eastAsiaTheme="minorEastAsia" w:hAnsiTheme="minorHAnsi" w:cstheme="minorBidi"/>
          <w:noProof/>
          <w:kern w:val="2"/>
          <w14:ligatures w14:val="standardContextual"/>
        </w:rPr>
        <w:tab/>
      </w:r>
      <w:r w:rsidRPr="00BB2446">
        <w:rPr>
          <w:rStyle w:val="Hyperlink"/>
          <w:noProof/>
        </w:rPr>
        <w:t>MK‑2870-031</w:t>
      </w:r>
      <w:r>
        <w:rPr>
          <w:noProof/>
          <w:webHidden/>
        </w:rPr>
        <w:tab/>
      </w:r>
      <w:del w:id="40" w:author="Se, Andrew" w:date="2025-05-29T15:55:00Z">
        <w:r w:rsidR="00DD5183">
          <w:rPr>
            <w:noProof/>
            <w:webHidden/>
          </w:rPr>
          <w:delText>12</w:delText>
        </w:r>
      </w:del>
      <w:ins w:id="41" w:author="Se, Andrew" w:date="2025-05-29T15:55:00Z">
        <w:r>
          <w:rPr>
            <w:noProof/>
            <w:webHidden/>
          </w:rPr>
          <w:t>13</w:t>
        </w:r>
      </w:ins>
    </w:p>
    <w:p w14:paraId="7A6D8DE1" w14:textId="581F9C89"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3</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GOALS TO ENROLL UNDERREPRESENTED RACIAL AND ETHNIC PARTICIPANTS</w:t>
      </w:r>
      <w:r>
        <w:rPr>
          <w:noProof/>
          <w:webHidden/>
        </w:rPr>
        <w:tab/>
      </w:r>
      <w:del w:id="42" w:author="Se, Andrew" w:date="2025-05-29T15:55:00Z">
        <w:r w:rsidR="00DD5183">
          <w:rPr>
            <w:noProof/>
            <w:webHidden/>
          </w:rPr>
          <w:delText>13</w:delText>
        </w:r>
      </w:del>
      <w:ins w:id="43" w:author="Se, Andrew" w:date="2025-05-29T15:55:00Z">
        <w:r>
          <w:rPr>
            <w:noProof/>
            <w:webHidden/>
          </w:rPr>
          <w:t>14</w:t>
        </w:r>
      </w:ins>
    </w:p>
    <w:p w14:paraId="57E8EA45" w14:textId="5A5EE866"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4</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SPECIFIC PLAN OF ACTION TO ENROLL AND RETAIN DIVERSE POPULATIONS: INITIATIVES, PARTICIPANT RECRUITMENT, AND RETENTION STRATEGIES</w:t>
      </w:r>
      <w:r>
        <w:rPr>
          <w:noProof/>
          <w:webHidden/>
        </w:rPr>
        <w:tab/>
        <w:t>15</w:t>
      </w:r>
    </w:p>
    <w:p w14:paraId="1D704AE3" w14:textId="689DDE15"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4.1</w:t>
      </w:r>
      <w:r>
        <w:rPr>
          <w:rFonts w:asciiTheme="minorHAnsi" w:eastAsiaTheme="minorEastAsia" w:hAnsiTheme="minorHAnsi" w:cstheme="minorBidi"/>
          <w:b w:val="0"/>
          <w:noProof/>
          <w:kern w:val="2"/>
          <w14:ligatures w14:val="standardContextual"/>
        </w:rPr>
        <w:tab/>
      </w:r>
      <w:r w:rsidRPr="00BB2446">
        <w:rPr>
          <w:rStyle w:val="Hyperlink"/>
          <w:noProof/>
        </w:rPr>
        <w:t>Validation and Site Selection to Reach Diverse Participants</w:t>
      </w:r>
      <w:r>
        <w:rPr>
          <w:noProof/>
          <w:webHidden/>
        </w:rPr>
        <w:tab/>
        <w:t>15</w:t>
      </w:r>
    </w:p>
    <w:p w14:paraId="77F59691" w14:textId="0449B843"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4.2</w:t>
      </w:r>
      <w:r>
        <w:rPr>
          <w:rFonts w:asciiTheme="minorHAnsi" w:eastAsiaTheme="minorEastAsia" w:hAnsiTheme="minorHAnsi" w:cstheme="minorBidi"/>
          <w:b w:val="0"/>
          <w:noProof/>
          <w:kern w:val="2"/>
          <w14:ligatures w14:val="standardContextual"/>
        </w:rPr>
        <w:tab/>
      </w:r>
      <w:r w:rsidRPr="00BB2446">
        <w:rPr>
          <w:rStyle w:val="Hyperlink"/>
          <w:noProof/>
        </w:rPr>
        <w:t>Implement Activities Focused on Diverse Clinical Study Enrollment</w:t>
      </w:r>
      <w:r>
        <w:rPr>
          <w:noProof/>
          <w:webHidden/>
        </w:rPr>
        <w:tab/>
        <w:t>16</w:t>
      </w:r>
    </w:p>
    <w:p w14:paraId="239E2A0B" w14:textId="71B396B3"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4.3</w:t>
      </w:r>
      <w:r>
        <w:rPr>
          <w:rFonts w:asciiTheme="minorHAnsi" w:eastAsiaTheme="minorEastAsia" w:hAnsiTheme="minorHAnsi" w:cstheme="minorBidi"/>
          <w:b w:val="0"/>
          <w:noProof/>
          <w:kern w:val="2"/>
          <w14:ligatures w14:val="standardContextual"/>
        </w:rPr>
        <w:tab/>
      </w:r>
      <w:r w:rsidRPr="00BB2446">
        <w:rPr>
          <w:rStyle w:val="Hyperlink"/>
          <w:noProof/>
        </w:rPr>
        <w:t>Key Partnerships and Patient Engagement Plan</w:t>
      </w:r>
      <w:r>
        <w:rPr>
          <w:noProof/>
          <w:webHidden/>
        </w:rPr>
        <w:tab/>
        <w:t>21</w:t>
      </w:r>
    </w:p>
    <w:p w14:paraId="05BFBB18" w14:textId="16D4136D"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4.4</w:t>
      </w:r>
      <w:r>
        <w:rPr>
          <w:rFonts w:asciiTheme="minorHAnsi" w:eastAsiaTheme="minorEastAsia" w:hAnsiTheme="minorHAnsi" w:cstheme="minorBidi"/>
          <w:b w:val="0"/>
          <w:noProof/>
          <w:kern w:val="2"/>
          <w14:ligatures w14:val="standardContextual"/>
        </w:rPr>
        <w:tab/>
      </w:r>
      <w:r w:rsidRPr="00BB2446">
        <w:rPr>
          <w:rStyle w:val="Hyperlink"/>
          <w:noProof/>
        </w:rPr>
        <w:t>Study Design and Procedure Considerations</w:t>
      </w:r>
      <w:r>
        <w:rPr>
          <w:noProof/>
          <w:webHidden/>
        </w:rPr>
        <w:tab/>
        <w:t>22</w:t>
      </w:r>
    </w:p>
    <w:p w14:paraId="27794C0E" w14:textId="09EA7BD7"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4.5</w:t>
      </w:r>
      <w:r>
        <w:rPr>
          <w:rFonts w:asciiTheme="minorHAnsi" w:eastAsiaTheme="minorEastAsia" w:hAnsiTheme="minorHAnsi" w:cstheme="minorBidi"/>
          <w:b w:val="0"/>
          <w:noProof/>
          <w:kern w:val="2"/>
          <w14:ligatures w14:val="standardContextual"/>
        </w:rPr>
        <w:tab/>
      </w:r>
      <w:r w:rsidRPr="00BB2446">
        <w:rPr>
          <w:rStyle w:val="Hyperlink"/>
          <w:noProof/>
        </w:rPr>
        <w:t>Planned Use of Data From Underrepresented Racial and Ethnic Participants</w:t>
      </w:r>
      <w:r>
        <w:rPr>
          <w:noProof/>
          <w:webHidden/>
        </w:rPr>
        <w:tab/>
        <w:t>23</w:t>
      </w:r>
    </w:p>
    <w:p w14:paraId="736781BC" w14:textId="3918BD0B" w:rsidR="00BB2446" w:rsidRDefault="00BB2446">
      <w:pPr>
        <w:pStyle w:val="TOC2"/>
        <w:rPr>
          <w:rFonts w:asciiTheme="minorHAnsi" w:eastAsiaTheme="minorEastAsia" w:hAnsiTheme="minorHAnsi" w:cstheme="minorBidi"/>
          <w:b w:val="0"/>
          <w:noProof/>
          <w:kern w:val="2"/>
          <w14:ligatures w14:val="standardContextual"/>
        </w:rPr>
      </w:pPr>
      <w:r w:rsidRPr="00BB2446">
        <w:rPr>
          <w:rStyle w:val="Hyperlink"/>
          <w:noProof/>
        </w:rPr>
        <w:t>4.6</w:t>
      </w:r>
      <w:r>
        <w:rPr>
          <w:rFonts w:asciiTheme="minorHAnsi" w:eastAsiaTheme="minorEastAsia" w:hAnsiTheme="minorHAnsi" w:cstheme="minorBidi"/>
          <w:b w:val="0"/>
          <w:noProof/>
          <w:kern w:val="2"/>
          <w14:ligatures w14:val="standardContextual"/>
        </w:rPr>
        <w:tab/>
      </w:r>
      <w:r w:rsidRPr="00BB2446">
        <w:rPr>
          <w:rStyle w:val="Hyperlink"/>
          <w:noProof/>
        </w:rPr>
        <w:t>Study Oversight of Underrepresented Racial and Ethnic Enrollment</w:t>
      </w:r>
      <w:r>
        <w:rPr>
          <w:noProof/>
          <w:webHidden/>
        </w:rPr>
        <w:tab/>
        <w:t>23</w:t>
      </w:r>
    </w:p>
    <w:p w14:paraId="64E90287" w14:textId="725067E7"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5</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STATUS OF MEETING ENROLLMENT GOALS</w:t>
      </w:r>
      <w:r>
        <w:rPr>
          <w:noProof/>
          <w:webHidden/>
        </w:rPr>
        <w:tab/>
        <w:t>24</w:t>
      </w:r>
    </w:p>
    <w:p w14:paraId="5A12F159" w14:textId="5FD3843D" w:rsidR="00BB2446" w:rsidRDefault="00BB2446">
      <w:pPr>
        <w:pStyle w:val="TOC1"/>
        <w:rPr>
          <w:rFonts w:asciiTheme="minorHAnsi" w:eastAsiaTheme="minorEastAsia" w:hAnsiTheme="minorHAnsi" w:cstheme="minorBidi"/>
          <w:b w:val="0"/>
          <w:caps w:val="0"/>
          <w:noProof/>
          <w:kern w:val="2"/>
          <w:szCs w:val="24"/>
          <w14:ligatures w14:val="standardContextual"/>
        </w:rPr>
      </w:pPr>
      <w:r w:rsidRPr="00BB2446">
        <w:rPr>
          <w:rStyle w:val="Hyperlink"/>
          <w:noProof/>
        </w:rPr>
        <w:t>6</w:t>
      </w:r>
      <w:r>
        <w:rPr>
          <w:rFonts w:asciiTheme="minorHAnsi" w:eastAsiaTheme="minorEastAsia" w:hAnsiTheme="minorHAnsi" w:cstheme="minorBidi"/>
          <w:b w:val="0"/>
          <w:caps w:val="0"/>
          <w:noProof/>
          <w:kern w:val="2"/>
          <w:szCs w:val="24"/>
          <w14:ligatures w14:val="standardContextual"/>
        </w:rPr>
        <w:tab/>
      </w:r>
      <w:r w:rsidRPr="00BB2446">
        <w:rPr>
          <w:rStyle w:val="Hyperlink"/>
          <w:noProof/>
        </w:rPr>
        <w:t>REFERENCES</w:t>
      </w:r>
      <w:r>
        <w:rPr>
          <w:noProof/>
          <w:webHidden/>
        </w:rPr>
        <w:tab/>
        <w:t>25</w:t>
      </w:r>
    </w:p>
    <w:bookmarkEnd w:id="10"/>
    <w:p w14:paraId="4FD946A0" w14:textId="10988D3C" w:rsidR="00B44EE9" w:rsidRPr="00611F70" w:rsidRDefault="00B44EE9" w:rsidP="00611F70">
      <w:pPr>
        <w:pStyle w:val="Paragraph"/>
        <w:sectPr w:rsidR="00B44EE9" w:rsidRPr="00611F70" w:rsidSect="00F5030C">
          <w:headerReference w:type="default" r:id="rId13"/>
          <w:footerReference w:type="default" r:id="rId14"/>
          <w:pgSz w:w="12240" w:h="15840"/>
          <w:pgMar w:top="1440" w:right="1440" w:bottom="1440" w:left="1800" w:header="720" w:footer="720" w:gutter="0"/>
          <w:cols w:space="720"/>
          <w:docGrid w:linePitch="360"/>
        </w:sectPr>
      </w:pPr>
    </w:p>
    <w:p w14:paraId="7471062C" w14:textId="36C4D833" w:rsidR="0086717B" w:rsidRDefault="0086717B" w:rsidP="007165DC">
      <w:pPr>
        <w:pStyle w:val="Heading1Unnumbered"/>
      </w:pPr>
      <w:r>
        <w:lastRenderedPageBreak/>
        <w:t>LIST OF TABLES</w:t>
      </w:r>
    </w:p>
    <w:p w14:paraId="4725C549" w14:textId="4FC51BEB" w:rsidR="00BB2446" w:rsidRDefault="00BB2446">
      <w:pPr>
        <w:pStyle w:val="TableofFigures"/>
        <w:tabs>
          <w:tab w:val="left" w:pos="1680"/>
        </w:tabs>
        <w:rPr>
          <w:rFonts w:asciiTheme="minorHAnsi" w:eastAsiaTheme="minorEastAsia" w:hAnsiTheme="minorHAnsi" w:cstheme="minorBidi"/>
          <w:noProof/>
          <w:kern w:val="2"/>
          <w14:ligatures w14:val="standardContextual"/>
        </w:rPr>
      </w:pPr>
      <w:r w:rsidRPr="00BB2446">
        <w:rPr>
          <w:rStyle w:val="Hyperlink"/>
          <w:noProof/>
        </w:rPr>
        <w:t>Table 1</w:t>
      </w:r>
      <w:r>
        <w:rPr>
          <w:rFonts w:asciiTheme="minorHAnsi" w:eastAsiaTheme="minorEastAsia" w:hAnsiTheme="minorHAnsi" w:cstheme="minorBidi"/>
          <w:noProof/>
          <w:kern w:val="2"/>
          <w14:ligatures w14:val="standardContextual"/>
        </w:rPr>
        <w:tab/>
      </w:r>
      <w:r w:rsidRPr="00BB2446">
        <w:rPr>
          <w:rStyle w:val="Hyperlink"/>
          <w:noProof/>
        </w:rPr>
        <w:t>Age-Adjusted Incidence and Estimated Number of New Cases of Locally Advanced or Metastatic Urothelial Carcinoma in the US, by Sex, Age, Race, and Ethnicity, 2018-2021</w:t>
      </w:r>
      <w:r>
        <w:rPr>
          <w:noProof/>
          <w:webHidden/>
        </w:rPr>
        <w:tab/>
      </w:r>
      <w:del w:id="46" w:author="Se, Andrew" w:date="2025-05-29T15:55:00Z">
        <w:r w:rsidR="00DD5183">
          <w:rPr>
            <w:noProof/>
            <w:webHidden/>
          </w:rPr>
          <w:delText>9</w:delText>
        </w:r>
      </w:del>
      <w:ins w:id="47" w:author="Se, Andrew" w:date="2025-05-29T15:55:00Z">
        <w:r>
          <w:rPr>
            <w:noProof/>
            <w:webHidden/>
          </w:rPr>
          <w:t>10</w:t>
        </w:r>
      </w:ins>
    </w:p>
    <w:p w14:paraId="0F0E585D" w14:textId="792F69FA" w:rsidR="00BB2446" w:rsidRDefault="00BB2446">
      <w:pPr>
        <w:pStyle w:val="TableofFigures"/>
        <w:tabs>
          <w:tab w:val="left" w:pos="1680"/>
        </w:tabs>
        <w:rPr>
          <w:rFonts w:asciiTheme="minorHAnsi" w:eastAsiaTheme="minorEastAsia" w:hAnsiTheme="minorHAnsi" w:cstheme="minorBidi"/>
          <w:noProof/>
          <w:kern w:val="2"/>
          <w14:ligatures w14:val="standardContextual"/>
        </w:rPr>
      </w:pPr>
      <w:r w:rsidRPr="00BB2446">
        <w:rPr>
          <w:rStyle w:val="Hyperlink"/>
          <w:noProof/>
        </w:rPr>
        <w:t>Table 2</w:t>
      </w:r>
      <w:r>
        <w:rPr>
          <w:rFonts w:asciiTheme="minorHAnsi" w:eastAsiaTheme="minorEastAsia" w:hAnsiTheme="minorHAnsi" w:cstheme="minorBidi"/>
          <w:noProof/>
          <w:kern w:val="2"/>
          <w14:ligatures w14:val="standardContextual"/>
        </w:rPr>
        <w:tab/>
      </w:r>
      <w:r w:rsidRPr="00BB2446">
        <w:rPr>
          <w:rStyle w:val="Hyperlink"/>
          <w:noProof/>
        </w:rPr>
        <w:t>United States Goals by Race and Ethnicity</w:t>
      </w:r>
      <w:r>
        <w:rPr>
          <w:noProof/>
          <w:webHidden/>
        </w:rPr>
        <w:tab/>
        <w:t>14</w:t>
      </w:r>
    </w:p>
    <w:p w14:paraId="3460AF45" w14:textId="3005BCEA" w:rsidR="00BB2446" w:rsidRDefault="00BB2446">
      <w:pPr>
        <w:pStyle w:val="TableofFigures"/>
        <w:tabs>
          <w:tab w:val="left" w:pos="1680"/>
        </w:tabs>
        <w:rPr>
          <w:rFonts w:asciiTheme="minorHAnsi" w:eastAsiaTheme="minorEastAsia" w:hAnsiTheme="minorHAnsi" w:cstheme="minorBidi"/>
          <w:noProof/>
          <w:kern w:val="2"/>
          <w14:ligatures w14:val="standardContextual"/>
        </w:rPr>
      </w:pPr>
      <w:r w:rsidRPr="00BB2446">
        <w:rPr>
          <w:rStyle w:val="Hyperlink"/>
          <w:noProof/>
        </w:rPr>
        <w:t>Table 3</w:t>
      </w:r>
      <w:r>
        <w:rPr>
          <w:rFonts w:asciiTheme="minorHAnsi" w:eastAsiaTheme="minorEastAsia" w:hAnsiTheme="minorHAnsi" w:cstheme="minorBidi"/>
          <w:noProof/>
          <w:kern w:val="2"/>
          <w14:ligatures w14:val="standardContextual"/>
        </w:rPr>
        <w:tab/>
      </w:r>
      <w:r w:rsidRPr="00BB2446">
        <w:rPr>
          <w:rStyle w:val="Hyperlink"/>
          <w:noProof/>
        </w:rPr>
        <w:t>Strategies to Enroll and Retain a Diverse Participant Population</w:t>
      </w:r>
      <w:r>
        <w:rPr>
          <w:noProof/>
          <w:webHidden/>
        </w:rPr>
        <w:tab/>
        <w:t>17</w:t>
      </w:r>
    </w:p>
    <w:p w14:paraId="35215F1F" w14:textId="19CDA69D" w:rsidR="0086717B" w:rsidRDefault="0086717B" w:rsidP="0086717B">
      <w:pPr>
        <w:pStyle w:val="Paragraph"/>
      </w:pPr>
    </w:p>
    <w:p w14:paraId="4CEF896B" w14:textId="77777777" w:rsidR="00B4667E" w:rsidRDefault="00B4667E" w:rsidP="234F5B5E">
      <w:pPr>
        <w:pStyle w:val="Heading1Unnumbered"/>
        <w:pageBreakBefore/>
      </w:pPr>
      <w:r>
        <w:lastRenderedPageBreak/>
        <w:t>LIST OF ABBREVIATIONS AND DEFINITION OF TERMS</w:t>
      </w:r>
    </w:p>
    <w:bookmarkEnd w:id="11"/>
    <w:p w14:paraId="37806ABC" w14:textId="77777777" w:rsidR="00AF7071" w:rsidRDefault="0089451F" w:rsidP="00AF7071">
      <w:pPr>
        <w:pStyle w:val="Paragraph"/>
      </w:pPr>
      <w:r w:rsidRPr="0089451F">
        <w:t>This list serves as the first appearance in text.</w:t>
      </w:r>
    </w:p>
    <w:p w14:paraId="4267E5C0" w14:textId="77777777" w:rsidR="00AF7071" w:rsidRDefault="003E1613" w:rsidP="00AF7071">
      <w:pPr>
        <w:pStyle w:val="Paragraph"/>
      </w:pPr>
      <w:r>
        <w:t xml:space="preserve">Terms </w:t>
      </w:r>
      <w:r w:rsidR="00EB5D09">
        <w:t>describing</w:t>
      </w:r>
      <w:r>
        <w:t xml:space="preserve"> racial and ethnic categories may differ in this Diversity Plan (</w:t>
      </w:r>
      <w:proofErr w:type="spellStart"/>
      <w:r>
        <w:t>eg</w:t>
      </w:r>
      <w:proofErr w:type="spellEnd"/>
      <w:r>
        <w:t xml:space="preserve">, Black or African American when referring to people of African descent); this document will use </w:t>
      </w:r>
      <w:r w:rsidR="00D02921">
        <w:t xml:space="preserve">the </w:t>
      </w:r>
      <w:r>
        <w:t>terms from the cited literature. Categories such as Black and African American are not interchangeable.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523"/>
        <w:gridCol w:w="6467"/>
      </w:tblGrid>
      <w:tr w:rsidR="00B4667E" w:rsidRPr="0052155E" w14:paraId="3123D8F8" w14:textId="77777777" w:rsidTr="005E50CE">
        <w:trPr>
          <w:cantSplit/>
          <w:tblHeader/>
          <w:jc w:val="center"/>
        </w:trPr>
        <w:tc>
          <w:tcPr>
            <w:tcW w:w="1403" w:type="pct"/>
            <w:vAlign w:val="bottom"/>
          </w:tcPr>
          <w:p w14:paraId="26E5BD09" w14:textId="3CAA4FCA" w:rsidR="00B4667E" w:rsidRPr="00273C54" w:rsidRDefault="00B4667E" w:rsidP="004F7C70">
            <w:pPr>
              <w:pStyle w:val="TableCenter"/>
              <w:rPr>
                <w:b/>
                <w:szCs w:val="28"/>
              </w:rPr>
            </w:pPr>
            <w:r w:rsidRPr="00273C54">
              <w:rPr>
                <w:b/>
                <w:szCs w:val="28"/>
              </w:rPr>
              <w:t>Abbreviation</w:t>
            </w:r>
          </w:p>
        </w:tc>
        <w:tc>
          <w:tcPr>
            <w:tcW w:w="3597" w:type="pct"/>
            <w:vAlign w:val="bottom"/>
          </w:tcPr>
          <w:p w14:paraId="5691C448" w14:textId="77777777" w:rsidR="00B4667E" w:rsidRPr="00273C54" w:rsidRDefault="00B4667E" w:rsidP="004F7C70">
            <w:pPr>
              <w:pStyle w:val="TableCenter"/>
              <w:rPr>
                <w:b/>
                <w:szCs w:val="28"/>
              </w:rPr>
            </w:pPr>
            <w:r w:rsidRPr="00273C54">
              <w:rPr>
                <w:b/>
                <w:szCs w:val="28"/>
              </w:rPr>
              <w:t>Definition</w:t>
            </w:r>
          </w:p>
        </w:tc>
      </w:tr>
      <w:tr w:rsidR="00F950E5" w:rsidRPr="0052155E" w14:paraId="5099F8CA" w14:textId="77777777" w:rsidTr="005E50CE">
        <w:trPr>
          <w:jc w:val="center"/>
        </w:trPr>
        <w:tc>
          <w:tcPr>
            <w:tcW w:w="1403" w:type="pct"/>
          </w:tcPr>
          <w:p w14:paraId="4BAB9C6E" w14:textId="6519A405" w:rsidR="00F950E5" w:rsidRPr="00800E81" w:rsidRDefault="00F950E5" w:rsidP="004F7C70">
            <w:pPr>
              <w:pStyle w:val="TableCenter"/>
              <w:jc w:val="left"/>
            </w:pPr>
            <w:r>
              <w:t>ACS</w:t>
            </w:r>
          </w:p>
        </w:tc>
        <w:tc>
          <w:tcPr>
            <w:tcW w:w="3597" w:type="pct"/>
          </w:tcPr>
          <w:p w14:paraId="119D0A1F" w14:textId="2CFDFDF3" w:rsidR="00F950E5" w:rsidRPr="00800E81" w:rsidRDefault="00F950E5" w:rsidP="004F7C70">
            <w:pPr>
              <w:pStyle w:val="TableCenter"/>
              <w:jc w:val="left"/>
            </w:pPr>
            <w:r>
              <w:t>American Cancer Society</w:t>
            </w:r>
          </w:p>
        </w:tc>
      </w:tr>
      <w:tr w:rsidR="001A0E01" w:rsidRPr="0052155E" w14:paraId="72ACBE37" w14:textId="77777777" w:rsidTr="005E50CE">
        <w:trPr>
          <w:jc w:val="center"/>
        </w:trPr>
        <w:tc>
          <w:tcPr>
            <w:tcW w:w="1403" w:type="pct"/>
          </w:tcPr>
          <w:p w14:paraId="474781A1" w14:textId="77777777" w:rsidR="001A0E01" w:rsidRPr="00800E81" w:rsidRDefault="001A0E01" w:rsidP="004F7C70">
            <w:pPr>
              <w:pStyle w:val="TableCenter"/>
              <w:jc w:val="left"/>
            </w:pPr>
            <w:r w:rsidRPr="00800E81">
              <w:t>AI/AN</w:t>
            </w:r>
          </w:p>
        </w:tc>
        <w:tc>
          <w:tcPr>
            <w:tcW w:w="3597" w:type="pct"/>
          </w:tcPr>
          <w:p w14:paraId="1D44C7AB" w14:textId="77777777" w:rsidR="001A0E01" w:rsidRPr="00800E81" w:rsidRDefault="03DB580C" w:rsidP="004F7C70">
            <w:pPr>
              <w:pStyle w:val="TableCenter"/>
              <w:jc w:val="left"/>
            </w:pPr>
            <w:r w:rsidRPr="00800E81">
              <w:t>American Indian/Alaska Native</w:t>
            </w:r>
          </w:p>
        </w:tc>
      </w:tr>
      <w:tr w:rsidR="00F950E5" w:rsidRPr="0052155E" w14:paraId="59E624C1" w14:textId="77777777" w:rsidTr="005E50CE">
        <w:trPr>
          <w:jc w:val="center"/>
        </w:trPr>
        <w:tc>
          <w:tcPr>
            <w:tcW w:w="1403" w:type="pct"/>
          </w:tcPr>
          <w:p w14:paraId="35BC3473" w14:textId="11963D39" w:rsidR="00F950E5" w:rsidRPr="00F950E5" w:rsidRDefault="00F950E5" w:rsidP="00D62AE2">
            <w:pPr>
              <w:pStyle w:val="TableCenter"/>
              <w:jc w:val="left"/>
            </w:pPr>
            <w:r>
              <w:t>BCAN</w:t>
            </w:r>
          </w:p>
        </w:tc>
        <w:tc>
          <w:tcPr>
            <w:tcW w:w="3597" w:type="pct"/>
          </w:tcPr>
          <w:p w14:paraId="1034EFF4" w14:textId="366578DD" w:rsidR="00F950E5" w:rsidRPr="00F950E5" w:rsidRDefault="00F950E5" w:rsidP="00227A11">
            <w:pPr>
              <w:pStyle w:val="TableCenter"/>
              <w:jc w:val="left"/>
            </w:pPr>
            <w:r>
              <w:t>Bladder Cancer Advocacy Network</w:t>
            </w:r>
          </w:p>
        </w:tc>
      </w:tr>
      <w:tr w:rsidR="00767610" w:rsidRPr="0052155E" w14:paraId="435B1228" w14:textId="77777777" w:rsidTr="005E50CE">
        <w:trPr>
          <w:jc w:val="center"/>
        </w:trPr>
        <w:tc>
          <w:tcPr>
            <w:tcW w:w="1403" w:type="pct"/>
          </w:tcPr>
          <w:p w14:paraId="680A2EAD" w14:textId="77777777" w:rsidR="00767610" w:rsidRPr="00F950E5" w:rsidRDefault="00767610" w:rsidP="00D62AE2">
            <w:pPr>
              <w:pStyle w:val="TableCenter"/>
              <w:jc w:val="left"/>
            </w:pPr>
            <w:r w:rsidRPr="00F950E5">
              <w:t>CBO</w:t>
            </w:r>
          </w:p>
        </w:tc>
        <w:tc>
          <w:tcPr>
            <w:tcW w:w="3597" w:type="pct"/>
          </w:tcPr>
          <w:p w14:paraId="69AD95DC" w14:textId="77777777" w:rsidR="00767610" w:rsidRPr="00F950E5" w:rsidRDefault="001A7DBF" w:rsidP="00227A11">
            <w:pPr>
              <w:pStyle w:val="TableCenter"/>
              <w:jc w:val="left"/>
            </w:pPr>
            <w:r w:rsidRPr="00F950E5">
              <w:t>c</w:t>
            </w:r>
            <w:r w:rsidR="00336C61" w:rsidRPr="00F950E5">
              <w:t>ommunity-based organization</w:t>
            </w:r>
          </w:p>
        </w:tc>
      </w:tr>
      <w:tr w:rsidR="00F20B9A" w:rsidRPr="00F20B9A" w14:paraId="4C37E888" w14:textId="77777777" w:rsidTr="005E50CE">
        <w:trPr>
          <w:jc w:val="center"/>
        </w:trPr>
        <w:tc>
          <w:tcPr>
            <w:tcW w:w="1403" w:type="pct"/>
          </w:tcPr>
          <w:p w14:paraId="3392A1CD" w14:textId="1C540B56" w:rsidR="00F20B9A" w:rsidRPr="00F20B9A" w:rsidRDefault="00F20B9A" w:rsidP="00D62AE2">
            <w:pPr>
              <w:pStyle w:val="TableCenter"/>
              <w:jc w:val="left"/>
            </w:pPr>
            <w:r>
              <w:t>CI</w:t>
            </w:r>
          </w:p>
        </w:tc>
        <w:tc>
          <w:tcPr>
            <w:tcW w:w="3597" w:type="pct"/>
          </w:tcPr>
          <w:p w14:paraId="1B55F8D6" w14:textId="2B53C51D" w:rsidR="00F20B9A" w:rsidRPr="00F20B9A" w:rsidRDefault="00F20B9A" w:rsidP="00227A11">
            <w:pPr>
              <w:pStyle w:val="TableCenter"/>
              <w:jc w:val="left"/>
            </w:pPr>
            <w:r>
              <w:t>confidence interval</w:t>
            </w:r>
          </w:p>
        </w:tc>
      </w:tr>
      <w:tr w:rsidR="00764C1D" w:rsidRPr="0052155E" w14:paraId="2E0B5117" w14:textId="77777777" w:rsidTr="005E50CE">
        <w:trPr>
          <w:jc w:val="center"/>
        </w:trPr>
        <w:tc>
          <w:tcPr>
            <w:tcW w:w="1403" w:type="pct"/>
          </w:tcPr>
          <w:p w14:paraId="68784B2E" w14:textId="77777777" w:rsidR="00764C1D" w:rsidRPr="00800E81" w:rsidRDefault="00764C1D" w:rsidP="00D62AE2">
            <w:pPr>
              <w:pStyle w:val="TableCenter"/>
              <w:jc w:val="left"/>
            </w:pPr>
            <w:r w:rsidRPr="00800E81">
              <w:t>CRA</w:t>
            </w:r>
          </w:p>
        </w:tc>
        <w:tc>
          <w:tcPr>
            <w:tcW w:w="3597" w:type="pct"/>
          </w:tcPr>
          <w:p w14:paraId="69E91659" w14:textId="77777777" w:rsidR="00764C1D" w:rsidRPr="00800E81" w:rsidRDefault="001A7DBF" w:rsidP="00227A11">
            <w:pPr>
              <w:pStyle w:val="TableCenter"/>
              <w:jc w:val="left"/>
            </w:pPr>
            <w:r w:rsidRPr="00800E81">
              <w:t>c</w:t>
            </w:r>
            <w:r w:rsidR="00764C1D" w:rsidRPr="00800E81">
              <w:t xml:space="preserve">linical </w:t>
            </w:r>
            <w:r w:rsidRPr="00800E81">
              <w:t>r</w:t>
            </w:r>
            <w:r w:rsidR="00764C1D" w:rsidRPr="00800E81">
              <w:t xml:space="preserve">esearch </w:t>
            </w:r>
            <w:r w:rsidRPr="00800E81">
              <w:t>a</w:t>
            </w:r>
            <w:r w:rsidR="00764C1D" w:rsidRPr="00800E81">
              <w:t>ssociate</w:t>
            </w:r>
          </w:p>
        </w:tc>
      </w:tr>
      <w:tr w:rsidR="00BA3A19" w:rsidRPr="0052155E" w14:paraId="17A580F4" w14:textId="77777777" w:rsidTr="005E50CE">
        <w:trPr>
          <w:jc w:val="center"/>
        </w:trPr>
        <w:tc>
          <w:tcPr>
            <w:tcW w:w="1403" w:type="pct"/>
          </w:tcPr>
          <w:p w14:paraId="0332A365" w14:textId="77777777" w:rsidR="00BA3A19" w:rsidRPr="00800E81" w:rsidRDefault="00BA3A19" w:rsidP="00D62AE2">
            <w:pPr>
              <w:pStyle w:val="TableCenter"/>
              <w:jc w:val="left"/>
            </w:pPr>
            <w:r w:rsidRPr="00800E81">
              <w:t>CSP</w:t>
            </w:r>
          </w:p>
        </w:tc>
        <w:tc>
          <w:tcPr>
            <w:tcW w:w="3597" w:type="pct"/>
          </w:tcPr>
          <w:p w14:paraId="48B30A78" w14:textId="77777777" w:rsidR="00BA3A19" w:rsidRPr="00800E81" w:rsidRDefault="001A7DBF" w:rsidP="00227A11">
            <w:pPr>
              <w:pStyle w:val="TableCenter"/>
              <w:jc w:val="left"/>
            </w:pPr>
            <w:r w:rsidRPr="00800E81">
              <w:t>c</w:t>
            </w:r>
            <w:r w:rsidR="00BA3A19" w:rsidRPr="00800E81">
              <w:t xml:space="preserve">linical </w:t>
            </w:r>
            <w:r w:rsidRPr="00800E81">
              <w:t>s</w:t>
            </w:r>
            <w:r w:rsidR="00BA3A19" w:rsidRPr="00800E81">
              <w:t xml:space="preserve">ite </w:t>
            </w:r>
            <w:r w:rsidRPr="00800E81">
              <w:t>p</w:t>
            </w:r>
            <w:r w:rsidR="00BA3A19" w:rsidRPr="00800E81">
              <w:t>artnership</w:t>
            </w:r>
          </w:p>
        </w:tc>
      </w:tr>
      <w:tr w:rsidR="00B44EE9" w:rsidRPr="0052155E" w14:paraId="182AAFE0" w14:textId="77777777" w:rsidTr="005E50CE">
        <w:trPr>
          <w:jc w:val="center"/>
        </w:trPr>
        <w:tc>
          <w:tcPr>
            <w:tcW w:w="1403" w:type="pct"/>
          </w:tcPr>
          <w:p w14:paraId="3BD0F458" w14:textId="450A4F3C" w:rsidR="00B44EE9" w:rsidRPr="00800E81" w:rsidRDefault="00B44EE9" w:rsidP="00D62AE2">
            <w:pPr>
              <w:pStyle w:val="TableCenter"/>
              <w:jc w:val="left"/>
            </w:pPr>
            <w:r w:rsidRPr="00800E81">
              <w:t>CSR</w:t>
            </w:r>
          </w:p>
        </w:tc>
        <w:tc>
          <w:tcPr>
            <w:tcW w:w="3597" w:type="pct"/>
          </w:tcPr>
          <w:p w14:paraId="5A3AADCE" w14:textId="31F82730" w:rsidR="00B44EE9" w:rsidRPr="00800E81" w:rsidRDefault="00B44EE9" w:rsidP="00227A11">
            <w:pPr>
              <w:pStyle w:val="TableCenter"/>
              <w:jc w:val="left"/>
            </w:pPr>
            <w:r w:rsidRPr="00800E81">
              <w:t>clinical study report</w:t>
            </w:r>
          </w:p>
        </w:tc>
      </w:tr>
      <w:tr w:rsidR="0076570C" w:rsidRPr="0076570C" w14:paraId="249E2EB7" w14:textId="77777777" w:rsidTr="005E50CE">
        <w:trPr>
          <w:jc w:val="center"/>
        </w:trPr>
        <w:tc>
          <w:tcPr>
            <w:tcW w:w="1403" w:type="pct"/>
          </w:tcPr>
          <w:p w14:paraId="3FEDB825" w14:textId="32FBAE9A" w:rsidR="0076570C" w:rsidRPr="0076570C" w:rsidRDefault="0076570C" w:rsidP="00D62AE2">
            <w:pPr>
              <w:pStyle w:val="TableCenter"/>
              <w:jc w:val="left"/>
            </w:pPr>
            <w:r>
              <w:t>CT</w:t>
            </w:r>
          </w:p>
        </w:tc>
        <w:tc>
          <w:tcPr>
            <w:tcW w:w="3597" w:type="pct"/>
          </w:tcPr>
          <w:p w14:paraId="1DBE3258" w14:textId="79A37CCC" w:rsidR="0076570C" w:rsidRPr="0076570C" w:rsidRDefault="0076570C" w:rsidP="00227A11">
            <w:pPr>
              <w:pStyle w:val="TableCenter"/>
              <w:jc w:val="left"/>
            </w:pPr>
            <w:r>
              <w:t>computed tomography</w:t>
            </w:r>
          </w:p>
        </w:tc>
      </w:tr>
      <w:tr w:rsidR="00B44EE9" w:rsidRPr="0052155E" w14:paraId="02159852" w14:textId="77777777" w:rsidTr="005E50CE">
        <w:trPr>
          <w:jc w:val="center"/>
        </w:trPr>
        <w:tc>
          <w:tcPr>
            <w:tcW w:w="1403" w:type="pct"/>
          </w:tcPr>
          <w:p w14:paraId="5AB6B786" w14:textId="6C884763" w:rsidR="00B44EE9" w:rsidRPr="007F5B99" w:rsidRDefault="00B44EE9" w:rsidP="00D62AE2">
            <w:pPr>
              <w:pStyle w:val="TableCenter"/>
              <w:jc w:val="left"/>
            </w:pPr>
            <w:r w:rsidRPr="007F5B99">
              <w:t>DCOE</w:t>
            </w:r>
          </w:p>
        </w:tc>
        <w:tc>
          <w:tcPr>
            <w:tcW w:w="3597" w:type="pct"/>
          </w:tcPr>
          <w:p w14:paraId="2EAB70DD" w14:textId="731EDDAD" w:rsidR="00B44EE9" w:rsidRPr="007F5B99" w:rsidRDefault="00B44EE9" w:rsidP="00227A11">
            <w:pPr>
              <w:pStyle w:val="TableCenter"/>
              <w:jc w:val="left"/>
            </w:pPr>
            <w:r w:rsidRPr="007F5B99">
              <w:t>Diversity Center of Excellence</w:t>
            </w:r>
          </w:p>
        </w:tc>
      </w:tr>
      <w:tr w:rsidR="00874E93" w:rsidRPr="0052155E" w14:paraId="64331FBF" w14:textId="77777777" w:rsidTr="005E50CE">
        <w:trPr>
          <w:jc w:val="center"/>
          <w:ins w:id="48" w:author="Se, Andrew" w:date="2025-05-29T15:55:00Z"/>
        </w:trPr>
        <w:tc>
          <w:tcPr>
            <w:tcW w:w="1403" w:type="pct"/>
          </w:tcPr>
          <w:p w14:paraId="4B5AE913" w14:textId="1225403E" w:rsidR="00874E93" w:rsidRPr="007F5B99" w:rsidRDefault="00874E93" w:rsidP="00D62AE2">
            <w:pPr>
              <w:pStyle w:val="TableCenter"/>
              <w:jc w:val="left"/>
              <w:rPr>
                <w:ins w:id="49" w:author="Se, Andrew" w:date="2025-05-29T15:55:00Z"/>
              </w:rPr>
            </w:pPr>
            <w:ins w:id="50" w:author="Se, Andrew" w:date="2025-05-29T15:55:00Z">
              <w:r>
                <w:t>DV</w:t>
              </w:r>
            </w:ins>
          </w:p>
        </w:tc>
        <w:tc>
          <w:tcPr>
            <w:tcW w:w="3597" w:type="pct"/>
          </w:tcPr>
          <w:p w14:paraId="79AC5B2F" w14:textId="67C3FCC0" w:rsidR="00874E93" w:rsidRPr="007F5B99" w:rsidRDefault="00157225" w:rsidP="00227A11">
            <w:pPr>
              <w:pStyle w:val="TableCenter"/>
              <w:jc w:val="left"/>
              <w:rPr>
                <w:ins w:id="51" w:author="Se, Andrew" w:date="2025-05-29T15:55:00Z"/>
              </w:rPr>
            </w:pPr>
            <w:proofErr w:type="spellStart"/>
            <w:ins w:id="52" w:author="Se, Andrew" w:date="2025-05-29T15:55:00Z">
              <w:r w:rsidRPr="00157225">
                <w:t>disitamab</w:t>
              </w:r>
              <w:proofErr w:type="spellEnd"/>
              <w:r w:rsidRPr="00157225">
                <w:t xml:space="preserve"> </w:t>
              </w:r>
              <w:proofErr w:type="spellStart"/>
              <w:r w:rsidRPr="00157225">
                <w:t>vedotin</w:t>
              </w:r>
              <w:proofErr w:type="spellEnd"/>
            </w:ins>
          </w:p>
        </w:tc>
      </w:tr>
      <w:tr w:rsidR="0001219B" w:rsidRPr="0052155E" w14:paraId="4E9E71FA" w14:textId="77777777" w:rsidTr="005E50CE">
        <w:trPr>
          <w:jc w:val="center"/>
        </w:trPr>
        <w:tc>
          <w:tcPr>
            <w:tcW w:w="1403" w:type="pct"/>
          </w:tcPr>
          <w:p w14:paraId="4D277F6E" w14:textId="77777777" w:rsidR="0001219B" w:rsidRPr="00800E81" w:rsidRDefault="0001219B" w:rsidP="00D62AE2">
            <w:pPr>
              <w:pStyle w:val="TableCenter"/>
              <w:jc w:val="left"/>
            </w:pPr>
            <w:r w:rsidRPr="00800E81">
              <w:t>EMR</w:t>
            </w:r>
          </w:p>
        </w:tc>
        <w:tc>
          <w:tcPr>
            <w:tcW w:w="3597" w:type="pct"/>
          </w:tcPr>
          <w:p w14:paraId="7F50822A" w14:textId="77777777" w:rsidR="0001219B" w:rsidRPr="00800E81" w:rsidRDefault="001A7DBF" w:rsidP="00D62AE2">
            <w:pPr>
              <w:pStyle w:val="TableCenter"/>
              <w:jc w:val="left"/>
            </w:pPr>
            <w:r w:rsidRPr="00800E81">
              <w:t>e</w:t>
            </w:r>
            <w:r w:rsidR="0001219B" w:rsidRPr="00800E81">
              <w:t>lectronic medical record</w:t>
            </w:r>
          </w:p>
        </w:tc>
      </w:tr>
      <w:tr w:rsidR="00CB41BE" w:rsidRPr="0052155E" w14:paraId="5490FC13" w14:textId="77777777" w:rsidTr="005E50CE">
        <w:trPr>
          <w:jc w:val="center"/>
        </w:trPr>
        <w:tc>
          <w:tcPr>
            <w:tcW w:w="1403" w:type="pct"/>
          </w:tcPr>
          <w:p w14:paraId="2F87733D" w14:textId="77777777" w:rsidR="00CB41BE" w:rsidRPr="00800E81" w:rsidRDefault="00CB41BE" w:rsidP="00D62AE2">
            <w:pPr>
              <w:pStyle w:val="TableCenter"/>
              <w:jc w:val="left"/>
            </w:pPr>
            <w:r w:rsidRPr="00800E81">
              <w:t>ER</w:t>
            </w:r>
          </w:p>
        </w:tc>
        <w:tc>
          <w:tcPr>
            <w:tcW w:w="3597" w:type="pct"/>
          </w:tcPr>
          <w:p w14:paraId="7A5CC8D1" w14:textId="77777777" w:rsidR="00CB41BE" w:rsidRPr="00800E81" w:rsidRDefault="001A7DBF" w:rsidP="00D62AE2">
            <w:pPr>
              <w:pStyle w:val="TableCenter"/>
              <w:jc w:val="left"/>
            </w:pPr>
            <w:r w:rsidRPr="00800E81">
              <w:t>e</w:t>
            </w:r>
            <w:r w:rsidR="00CB41BE" w:rsidRPr="00800E81">
              <w:t>xposure-response</w:t>
            </w:r>
          </w:p>
        </w:tc>
      </w:tr>
      <w:tr w:rsidR="0076570C" w:rsidRPr="0052155E" w14:paraId="3449AA71" w14:textId="77777777" w:rsidTr="005E50CE">
        <w:trPr>
          <w:jc w:val="center"/>
        </w:trPr>
        <w:tc>
          <w:tcPr>
            <w:tcW w:w="1403" w:type="pct"/>
          </w:tcPr>
          <w:p w14:paraId="7A2CC249" w14:textId="2517D4E0" w:rsidR="0076570C" w:rsidRPr="00CE5D9C" w:rsidRDefault="0076570C" w:rsidP="00D62AE2">
            <w:pPr>
              <w:pStyle w:val="TableCenter"/>
              <w:jc w:val="left"/>
            </w:pPr>
            <w:r>
              <w:t>EV</w:t>
            </w:r>
          </w:p>
        </w:tc>
        <w:tc>
          <w:tcPr>
            <w:tcW w:w="3597" w:type="pct"/>
          </w:tcPr>
          <w:p w14:paraId="222659A4" w14:textId="4051E401" w:rsidR="0076570C" w:rsidRPr="00CE5D9C" w:rsidRDefault="0076570C" w:rsidP="00D62AE2">
            <w:pPr>
              <w:pStyle w:val="TableCenter"/>
              <w:jc w:val="left"/>
            </w:pPr>
            <w:proofErr w:type="spellStart"/>
            <w:r w:rsidRPr="0076570C">
              <w:t>enfortumab</w:t>
            </w:r>
            <w:proofErr w:type="spellEnd"/>
            <w:r w:rsidRPr="0076570C">
              <w:t xml:space="preserve"> </w:t>
            </w:r>
            <w:proofErr w:type="spellStart"/>
            <w:r w:rsidRPr="0076570C">
              <w:t>vedotin</w:t>
            </w:r>
            <w:proofErr w:type="spellEnd"/>
          </w:p>
        </w:tc>
      </w:tr>
      <w:tr w:rsidR="00D62AE2" w:rsidRPr="0052155E" w14:paraId="39A57568" w14:textId="77777777" w:rsidTr="005E50CE">
        <w:trPr>
          <w:jc w:val="center"/>
        </w:trPr>
        <w:tc>
          <w:tcPr>
            <w:tcW w:w="1403" w:type="pct"/>
          </w:tcPr>
          <w:p w14:paraId="5923525F" w14:textId="77777777" w:rsidR="00D62AE2" w:rsidRPr="00CE5D9C" w:rsidRDefault="00D62AE2" w:rsidP="00D62AE2">
            <w:pPr>
              <w:pStyle w:val="TableCenter"/>
              <w:jc w:val="left"/>
            </w:pPr>
            <w:r w:rsidRPr="00CE5D9C">
              <w:t>FDA</w:t>
            </w:r>
          </w:p>
        </w:tc>
        <w:tc>
          <w:tcPr>
            <w:tcW w:w="3597" w:type="pct"/>
          </w:tcPr>
          <w:p w14:paraId="3B1BEED0" w14:textId="77777777" w:rsidR="00D62AE2" w:rsidRPr="00CE5D9C" w:rsidRDefault="00D62AE2" w:rsidP="00D62AE2">
            <w:pPr>
              <w:pStyle w:val="TableCenter"/>
              <w:jc w:val="left"/>
            </w:pPr>
            <w:r w:rsidRPr="00CE5D9C">
              <w:t>Food and Drug Administration</w:t>
            </w:r>
          </w:p>
        </w:tc>
      </w:tr>
      <w:tr w:rsidR="00E319BB" w:rsidRPr="0052155E" w14:paraId="40DD0C64" w14:textId="77777777" w:rsidTr="005E50CE">
        <w:trPr>
          <w:jc w:val="center"/>
        </w:trPr>
        <w:tc>
          <w:tcPr>
            <w:tcW w:w="1403" w:type="pct"/>
          </w:tcPr>
          <w:p w14:paraId="1B95FA70" w14:textId="77777777" w:rsidR="00E319BB" w:rsidRPr="00800E81" w:rsidRDefault="00E319BB" w:rsidP="00D62AE2">
            <w:pPr>
              <w:pStyle w:val="TableCenter"/>
              <w:jc w:val="left"/>
            </w:pPr>
            <w:r w:rsidRPr="00800E81">
              <w:t>HCP</w:t>
            </w:r>
          </w:p>
        </w:tc>
        <w:tc>
          <w:tcPr>
            <w:tcW w:w="3597" w:type="pct"/>
          </w:tcPr>
          <w:p w14:paraId="63B5647D" w14:textId="45B322B8" w:rsidR="00E319BB" w:rsidRPr="00800E81" w:rsidRDefault="00E319BB" w:rsidP="00D62AE2">
            <w:pPr>
              <w:pStyle w:val="TableCenter"/>
              <w:jc w:val="left"/>
            </w:pPr>
            <w:r w:rsidRPr="00800E81">
              <w:t>health</w:t>
            </w:r>
            <w:r w:rsidR="007362F5">
              <w:t xml:space="preserve"> care</w:t>
            </w:r>
            <w:r w:rsidRPr="00800E81">
              <w:t xml:space="preserve"> provider</w:t>
            </w:r>
          </w:p>
        </w:tc>
      </w:tr>
      <w:tr w:rsidR="00F20B9A" w:rsidRPr="00F20B9A" w14:paraId="582BC081" w14:textId="77777777" w:rsidTr="005E50CE">
        <w:trPr>
          <w:jc w:val="center"/>
        </w:trPr>
        <w:tc>
          <w:tcPr>
            <w:tcW w:w="1403" w:type="pct"/>
          </w:tcPr>
          <w:p w14:paraId="358C9343" w14:textId="0513B211" w:rsidR="00F20B9A" w:rsidRPr="00F20B9A" w:rsidRDefault="00F20B9A" w:rsidP="00D62AE2">
            <w:pPr>
              <w:pStyle w:val="TableCenter"/>
              <w:jc w:val="left"/>
            </w:pPr>
            <w:r>
              <w:t>HR</w:t>
            </w:r>
          </w:p>
        </w:tc>
        <w:tc>
          <w:tcPr>
            <w:tcW w:w="3597" w:type="pct"/>
          </w:tcPr>
          <w:p w14:paraId="6CFA44BC" w14:textId="780C8EDA" w:rsidR="00F20B9A" w:rsidRPr="00F20B9A" w:rsidRDefault="00F20B9A" w:rsidP="00D62AE2">
            <w:pPr>
              <w:pStyle w:val="TableCenter"/>
              <w:jc w:val="left"/>
            </w:pPr>
            <w:r>
              <w:t>hazard ratio</w:t>
            </w:r>
          </w:p>
        </w:tc>
      </w:tr>
      <w:tr w:rsidR="00800E81" w:rsidRPr="00800E81" w14:paraId="05982AEF" w14:textId="77777777" w:rsidTr="005E50CE">
        <w:trPr>
          <w:jc w:val="center"/>
        </w:trPr>
        <w:tc>
          <w:tcPr>
            <w:tcW w:w="1403" w:type="pct"/>
          </w:tcPr>
          <w:p w14:paraId="49402C6E" w14:textId="4B84DA9B" w:rsidR="00800E81" w:rsidRPr="00800E81" w:rsidRDefault="00800E81" w:rsidP="00D62AE2">
            <w:pPr>
              <w:pStyle w:val="TableCenter"/>
              <w:jc w:val="left"/>
            </w:pPr>
            <w:r>
              <w:t>ICD</w:t>
            </w:r>
          </w:p>
        </w:tc>
        <w:tc>
          <w:tcPr>
            <w:tcW w:w="3597" w:type="pct"/>
          </w:tcPr>
          <w:p w14:paraId="3DF54656" w14:textId="6BEC9BD3" w:rsidR="00800E81" w:rsidRPr="00800E81" w:rsidRDefault="00800E81" w:rsidP="00D62AE2">
            <w:pPr>
              <w:pStyle w:val="TableCenter"/>
              <w:jc w:val="left"/>
            </w:pPr>
            <w:r>
              <w:t>International Classification of Diseases</w:t>
            </w:r>
          </w:p>
        </w:tc>
      </w:tr>
      <w:tr w:rsidR="00CE5D9C" w:rsidRPr="0089207B" w14:paraId="34A9B9BC" w14:textId="77777777" w:rsidTr="005E50CE">
        <w:trPr>
          <w:jc w:val="center"/>
        </w:trPr>
        <w:tc>
          <w:tcPr>
            <w:tcW w:w="1403" w:type="pct"/>
          </w:tcPr>
          <w:p w14:paraId="2CBC6A2F" w14:textId="1B742C64" w:rsidR="00CE5D9C" w:rsidRDefault="00CE5D9C" w:rsidP="00D62AE2">
            <w:pPr>
              <w:pStyle w:val="TableCenter"/>
              <w:jc w:val="left"/>
            </w:pPr>
            <w:r>
              <w:t>la/</w:t>
            </w:r>
            <w:proofErr w:type="spellStart"/>
            <w:r>
              <w:t>mUC</w:t>
            </w:r>
            <w:proofErr w:type="spellEnd"/>
          </w:p>
        </w:tc>
        <w:tc>
          <w:tcPr>
            <w:tcW w:w="3597" w:type="pct"/>
          </w:tcPr>
          <w:p w14:paraId="534261AB" w14:textId="75D29008" w:rsidR="00CE5D9C" w:rsidRDefault="00CE5D9C" w:rsidP="00D62AE2">
            <w:pPr>
              <w:pStyle w:val="TableCenter"/>
              <w:jc w:val="left"/>
            </w:pPr>
            <w:r>
              <w:t>locally advanced/metastatic urothelial carcinoma</w:t>
            </w:r>
          </w:p>
        </w:tc>
      </w:tr>
      <w:tr w:rsidR="00F20B9A" w:rsidRPr="0089207B" w14:paraId="0455FB56" w14:textId="77777777" w:rsidTr="005E50CE">
        <w:trPr>
          <w:jc w:val="center"/>
        </w:trPr>
        <w:tc>
          <w:tcPr>
            <w:tcW w:w="1403" w:type="pct"/>
          </w:tcPr>
          <w:p w14:paraId="72D5B51E" w14:textId="19F67E66" w:rsidR="00F20B9A" w:rsidRDefault="00F20B9A" w:rsidP="00D62AE2">
            <w:pPr>
              <w:pStyle w:val="TableCenter"/>
              <w:jc w:val="left"/>
            </w:pPr>
            <w:proofErr w:type="spellStart"/>
            <w:r>
              <w:t>mUC</w:t>
            </w:r>
            <w:proofErr w:type="spellEnd"/>
          </w:p>
        </w:tc>
        <w:tc>
          <w:tcPr>
            <w:tcW w:w="3597" w:type="pct"/>
          </w:tcPr>
          <w:p w14:paraId="0B923DB5" w14:textId="6E8F5619" w:rsidR="00F20B9A" w:rsidRDefault="00F20B9A" w:rsidP="00D62AE2">
            <w:pPr>
              <w:pStyle w:val="TableCenter"/>
              <w:jc w:val="left"/>
            </w:pPr>
            <w:r>
              <w:t>metastatic urothelial carcinoma</w:t>
            </w:r>
          </w:p>
        </w:tc>
      </w:tr>
      <w:tr w:rsidR="00D46FD3" w:rsidRPr="0089207B" w14:paraId="6D380DF4" w14:textId="77777777" w:rsidTr="005E50CE">
        <w:trPr>
          <w:jc w:val="center"/>
        </w:trPr>
        <w:tc>
          <w:tcPr>
            <w:tcW w:w="1403" w:type="pct"/>
          </w:tcPr>
          <w:p w14:paraId="429BCD51" w14:textId="0E1CAAE1" w:rsidR="00D46FD3" w:rsidRDefault="00D46FD3" w:rsidP="00D62AE2">
            <w:pPr>
              <w:pStyle w:val="TableCenter"/>
              <w:jc w:val="left"/>
            </w:pPr>
            <w:r>
              <w:t>MIBC</w:t>
            </w:r>
          </w:p>
        </w:tc>
        <w:tc>
          <w:tcPr>
            <w:tcW w:w="3597" w:type="pct"/>
          </w:tcPr>
          <w:p w14:paraId="6E206E65" w14:textId="5D5E5773" w:rsidR="00D46FD3" w:rsidRDefault="00B81A57" w:rsidP="00D62AE2">
            <w:pPr>
              <w:pStyle w:val="TableCenter"/>
              <w:jc w:val="left"/>
            </w:pPr>
            <w:r>
              <w:t>muscle</w:t>
            </w:r>
            <w:r w:rsidR="00D46FD3">
              <w:t>-invasive bladder cancer</w:t>
            </w:r>
          </w:p>
        </w:tc>
      </w:tr>
      <w:tr w:rsidR="0089207B" w:rsidRPr="0089207B" w14:paraId="4D25A928" w14:textId="77777777" w:rsidTr="005E50CE">
        <w:trPr>
          <w:jc w:val="center"/>
        </w:trPr>
        <w:tc>
          <w:tcPr>
            <w:tcW w:w="1403" w:type="pct"/>
          </w:tcPr>
          <w:p w14:paraId="2EC671DB" w14:textId="5A28AD92" w:rsidR="0089207B" w:rsidRPr="0089207B" w:rsidRDefault="0089207B" w:rsidP="00D62AE2">
            <w:pPr>
              <w:pStyle w:val="TableCenter"/>
              <w:jc w:val="left"/>
            </w:pPr>
            <w:r>
              <w:t>MIUC</w:t>
            </w:r>
          </w:p>
        </w:tc>
        <w:tc>
          <w:tcPr>
            <w:tcW w:w="3597" w:type="pct"/>
          </w:tcPr>
          <w:p w14:paraId="0E0ABDF2" w14:textId="34F0815B" w:rsidR="0089207B" w:rsidRPr="0089207B" w:rsidRDefault="0089207B" w:rsidP="00D62AE2">
            <w:pPr>
              <w:pStyle w:val="TableCenter"/>
              <w:jc w:val="left"/>
            </w:pPr>
            <w:r>
              <w:t xml:space="preserve">muscle-invasive urothelial </w:t>
            </w:r>
            <w:r w:rsidR="004F5C4B">
              <w:t>carcinoma</w:t>
            </w:r>
          </w:p>
        </w:tc>
      </w:tr>
      <w:tr w:rsidR="0076570C" w:rsidRPr="0089207B" w14:paraId="534FB54B" w14:textId="77777777" w:rsidTr="005E50CE">
        <w:trPr>
          <w:jc w:val="center"/>
        </w:trPr>
        <w:tc>
          <w:tcPr>
            <w:tcW w:w="1403" w:type="pct"/>
          </w:tcPr>
          <w:p w14:paraId="51487432" w14:textId="44DBDA94" w:rsidR="0076570C" w:rsidRDefault="0076570C" w:rsidP="00D62AE2">
            <w:pPr>
              <w:pStyle w:val="TableCenter"/>
              <w:jc w:val="left"/>
            </w:pPr>
            <w:r>
              <w:t>MRI</w:t>
            </w:r>
          </w:p>
        </w:tc>
        <w:tc>
          <w:tcPr>
            <w:tcW w:w="3597" w:type="pct"/>
          </w:tcPr>
          <w:p w14:paraId="639E848B" w14:textId="325738E3" w:rsidR="0076570C" w:rsidRDefault="0076570C" w:rsidP="00D62AE2">
            <w:pPr>
              <w:pStyle w:val="TableCenter"/>
              <w:jc w:val="left"/>
            </w:pPr>
            <w:r>
              <w:t>magnetic resonance imaging</w:t>
            </w:r>
          </w:p>
        </w:tc>
      </w:tr>
      <w:tr w:rsidR="00F20B9A" w:rsidRPr="00255018" w14:paraId="3780ED94" w14:textId="77777777" w:rsidTr="005E50CE">
        <w:trPr>
          <w:jc w:val="center"/>
        </w:trPr>
        <w:tc>
          <w:tcPr>
            <w:tcW w:w="1403" w:type="pct"/>
          </w:tcPr>
          <w:p w14:paraId="454B5B99" w14:textId="410E8C51" w:rsidR="00F20B9A" w:rsidRDefault="00F20B9A" w:rsidP="00D62AE2">
            <w:pPr>
              <w:pStyle w:val="TableCenter"/>
              <w:jc w:val="left"/>
            </w:pPr>
            <w:r>
              <w:t>NAC</w:t>
            </w:r>
          </w:p>
        </w:tc>
        <w:tc>
          <w:tcPr>
            <w:tcW w:w="3597" w:type="pct"/>
          </w:tcPr>
          <w:p w14:paraId="7705E075" w14:textId="57CC66E3" w:rsidR="00F20B9A" w:rsidRDefault="00F20B9A" w:rsidP="00D62AE2">
            <w:pPr>
              <w:pStyle w:val="TableCenter"/>
              <w:jc w:val="left"/>
            </w:pPr>
            <w:r>
              <w:t>neoadjuvant chemotherapy</w:t>
            </w:r>
          </w:p>
        </w:tc>
      </w:tr>
      <w:tr w:rsidR="00255018" w:rsidRPr="00255018" w14:paraId="7FCD0413" w14:textId="77777777" w:rsidTr="005E50CE">
        <w:trPr>
          <w:jc w:val="center"/>
        </w:trPr>
        <w:tc>
          <w:tcPr>
            <w:tcW w:w="1403" w:type="pct"/>
          </w:tcPr>
          <w:p w14:paraId="2F631E12" w14:textId="1ACA26F3" w:rsidR="00255018" w:rsidRPr="00255018" w:rsidRDefault="00255018" w:rsidP="00D62AE2">
            <w:pPr>
              <w:pStyle w:val="TableCenter"/>
              <w:jc w:val="left"/>
            </w:pPr>
            <w:r>
              <w:t>NMIBC</w:t>
            </w:r>
          </w:p>
        </w:tc>
        <w:tc>
          <w:tcPr>
            <w:tcW w:w="3597" w:type="pct"/>
          </w:tcPr>
          <w:p w14:paraId="08856053" w14:textId="4D8E2331" w:rsidR="00255018" w:rsidRPr="00255018" w:rsidRDefault="00255018" w:rsidP="00D62AE2">
            <w:pPr>
              <w:pStyle w:val="TableCenter"/>
              <w:jc w:val="left"/>
            </w:pPr>
            <w:proofErr w:type="spellStart"/>
            <w:r>
              <w:t>nonmuscle</w:t>
            </w:r>
            <w:proofErr w:type="spellEnd"/>
            <w:r w:rsidR="007362F5">
              <w:t>-</w:t>
            </w:r>
            <w:r>
              <w:t>invasive bladder cancer</w:t>
            </w:r>
          </w:p>
        </w:tc>
      </w:tr>
      <w:tr w:rsidR="00C909A2" w:rsidRPr="00255018" w14:paraId="24461B75" w14:textId="77777777" w:rsidTr="005E50CE">
        <w:trPr>
          <w:jc w:val="center"/>
        </w:trPr>
        <w:tc>
          <w:tcPr>
            <w:tcW w:w="1403" w:type="pct"/>
          </w:tcPr>
          <w:p w14:paraId="4E4DEF6E" w14:textId="7CF21CAD" w:rsidR="00FB207A" w:rsidRDefault="00FB207A" w:rsidP="00D62AE2">
            <w:pPr>
              <w:pStyle w:val="TableCenter"/>
              <w:jc w:val="left"/>
            </w:pPr>
            <w:r>
              <w:lastRenderedPageBreak/>
              <w:t>OR</w:t>
            </w:r>
          </w:p>
        </w:tc>
        <w:tc>
          <w:tcPr>
            <w:tcW w:w="3597" w:type="pct"/>
          </w:tcPr>
          <w:p w14:paraId="1EE72368" w14:textId="65C79BF6" w:rsidR="00FB207A" w:rsidRDefault="00FB207A" w:rsidP="00D62AE2">
            <w:pPr>
              <w:pStyle w:val="TableCenter"/>
              <w:jc w:val="left"/>
            </w:pPr>
            <w:r>
              <w:t>odds ratio</w:t>
            </w:r>
          </w:p>
        </w:tc>
      </w:tr>
      <w:tr w:rsidR="00947CD1" w:rsidRPr="0052155E" w14:paraId="79543D5D" w14:textId="77777777" w:rsidTr="005E50CE">
        <w:trPr>
          <w:jc w:val="center"/>
        </w:trPr>
        <w:tc>
          <w:tcPr>
            <w:tcW w:w="1403" w:type="pct"/>
          </w:tcPr>
          <w:p w14:paraId="653D4608" w14:textId="77777777" w:rsidR="00947CD1" w:rsidRPr="00F950E5" w:rsidRDefault="00947CD1" w:rsidP="00D62AE2">
            <w:pPr>
              <w:pStyle w:val="TableCenter"/>
              <w:jc w:val="left"/>
            </w:pPr>
            <w:r w:rsidRPr="00F950E5">
              <w:t>PAO</w:t>
            </w:r>
          </w:p>
        </w:tc>
        <w:tc>
          <w:tcPr>
            <w:tcW w:w="3597" w:type="pct"/>
          </w:tcPr>
          <w:p w14:paraId="7AB47E0A" w14:textId="77777777" w:rsidR="00947CD1" w:rsidRPr="00F950E5" w:rsidRDefault="001A7DBF" w:rsidP="00D62AE2">
            <w:pPr>
              <w:pStyle w:val="TableCenter"/>
              <w:jc w:val="left"/>
            </w:pPr>
            <w:r w:rsidRPr="00F950E5">
              <w:t>p</w:t>
            </w:r>
            <w:r w:rsidR="00767610" w:rsidRPr="00F950E5">
              <w:t xml:space="preserve">atient </w:t>
            </w:r>
            <w:r w:rsidRPr="00F950E5">
              <w:t>a</w:t>
            </w:r>
            <w:r w:rsidR="00767610" w:rsidRPr="00F950E5">
              <w:t xml:space="preserve">dvocacy </w:t>
            </w:r>
            <w:r w:rsidRPr="00F950E5">
              <w:t>o</w:t>
            </w:r>
            <w:r w:rsidR="00767610" w:rsidRPr="00F950E5">
              <w:t>rganization</w:t>
            </w:r>
          </w:p>
        </w:tc>
      </w:tr>
      <w:tr w:rsidR="007362F5" w:rsidRPr="0076570C" w14:paraId="555D3E9B" w14:textId="77777777" w:rsidTr="005E50CE">
        <w:trPr>
          <w:jc w:val="center"/>
        </w:trPr>
        <w:tc>
          <w:tcPr>
            <w:tcW w:w="1403" w:type="pct"/>
          </w:tcPr>
          <w:p w14:paraId="19FF7BD2" w14:textId="57CCF2A4" w:rsidR="007362F5" w:rsidRPr="0076570C" w:rsidRDefault="007362F5" w:rsidP="00D62AE2">
            <w:pPr>
              <w:pStyle w:val="TableCenter"/>
              <w:jc w:val="left"/>
            </w:pPr>
            <w:r>
              <w:t>PD</w:t>
            </w:r>
            <w:del w:id="53" w:author="Se, Andrew" w:date="2025-05-29T15:55:00Z">
              <w:r>
                <w:delText>-L1</w:delText>
              </w:r>
            </w:del>
            <w:ins w:id="54" w:author="Se, Andrew" w:date="2025-05-29T15:55:00Z">
              <w:r>
                <w:t>-</w:t>
              </w:r>
              <w:r w:rsidR="00F30992">
                <w:t>(</w:t>
              </w:r>
              <w:r>
                <w:t>L</w:t>
              </w:r>
              <w:r w:rsidR="00F30992">
                <w:t>)</w:t>
              </w:r>
              <w:r>
                <w:t>1</w:t>
              </w:r>
            </w:ins>
          </w:p>
        </w:tc>
        <w:tc>
          <w:tcPr>
            <w:tcW w:w="3597" w:type="pct"/>
          </w:tcPr>
          <w:p w14:paraId="793DDD3C" w14:textId="3532553C" w:rsidR="007362F5" w:rsidRPr="0076570C" w:rsidRDefault="007362F5" w:rsidP="00D62AE2">
            <w:pPr>
              <w:pStyle w:val="TableCenter"/>
              <w:jc w:val="left"/>
            </w:pPr>
            <w:r>
              <w:t>programmed death-ligand 1</w:t>
            </w:r>
          </w:p>
        </w:tc>
      </w:tr>
      <w:tr w:rsidR="008D331F" w:rsidRPr="0052155E" w14:paraId="6DCB19A7" w14:textId="77777777" w:rsidTr="005E50CE">
        <w:trPr>
          <w:jc w:val="center"/>
        </w:trPr>
        <w:tc>
          <w:tcPr>
            <w:tcW w:w="1403" w:type="pct"/>
          </w:tcPr>
          <w:p w14:paraId="53DA6628" w14:textId="77777777" w:rsidR="008D331F" w:rsidRPr="0076570C" w:rsidRDefault="008D331F" w:rsidP="00D62AE2">
            <w:pPr>
              <w:pStyle w:val="TableCenter"/>
              <w:jc w:val="left"/>
            </w:pPr>
            <w:r w:rsidRPr="0076570C">
              <w:t>PK</w:t>
            </w:r>
          </w:p>
        </w:tc>
        <w:tc>
          <w:tcPr>
            <w:tcW w:w="3597" w:type="pct"/>
          </w:tcPr>
          <w:p w14:paraId="7C8DFA5F" w14:textId="77777777" w:rsidR="008D331F" w:rsidRPr="0076570C" w:rsidRDefault="00514B82" w:rsidP="00D62AE2">
            <w:pPr>
              <w:pStyle w:val="TableCenter"/>
              <w:jc w:val="left"/>
            </w:pPr>
            <w:r w:rsidRPr="0076570C">
              <w:t>p</w:t>
            </w:r>
            <w:r w:rsidR="00D32208" w:rsidRPr="0076570C">
              <w:t>harmacokinetics</w:t>
            </w:r>
          </w:p>
        </w:tc>
      </w:tr>
      <w:tr w:rsidR="00550135" w:rsidRPr="00550135" w14:paraId="1CA59FEE" w14:textId="77777777" w:rsidTr="005E50CE">
        <w:trPr>
          <w:jc w:val="center"/>
        </w:trPr>
        <w:tc>
          <w:tcPr>
            <w:tcW w:w="1403" w:type="pct"/>
          </w:tcPr>
          <w:p w14:paraId="75A573DC" w14:textId="7580A9F2" w:rsidR="00550135" w:rsidRDefault="00550135" w:rsidP="00D62AE2">
            <w:pPr>
              <w:pStyle w:val="TableCenter"/>
              <w:jc w:val="left"/>
            </w:pPr>
            <w:r>
              <w:t>PLND</w:t>
            </w:r>
          </w:p>
        </w:tc>
        <w:tc>
          <w:tcPr>
            <w:tcW w:w="3597" w:type="pct"/>
          </w:tcPr>
          <w:p w14:paraId="675AACD7" w14:textId="3DF116E8" w:rsidR="00550135" w:rsidRDefault="00550135" w:rsidP="00D62AE2">
            <w:pPr>
              <w:pStyle w:val="TableCenter"/>
              <w:jc w:val="left"/>
            </w:pPr>
            <w:r>
              <w:t>pelvic lymph node dissection</w:t>
            </w:r>
          </w:p>
        </w:tc>
      </w:tr>
      <w:tr w:rsidR="00F950E5" w:rsidRPr="00550135" w14:paraId="576A3AD7" w14:textId="77777777" w:rsidTr="005E50CE">
        <w:trPr>
          <w:jc w:val="center"/>
        </w:trPr>
        <w:tc>
          <w:tcPr>
            <w:tcW w:w="1403" w:type="pct"/>
          </w:tcPr>
          <w:p w14:paraId="637B86A5" w14:textId="515BE1EA" w:rsidR="00F950E5" w:rsidRDefault="00F950E5" w:rsidP="00D62AE2">
            <w:pPr>
              <w:pStyle w:val="TableCenter"/>
              <w:jc w:val="left"/>
            </w:pPr>
            <w:r>
              <w:t>PRO</w:t>
            </w:r>
          </w:p>
        </w:tc>
        <w:tc>
          <w:tcPr>
            <w:tcW w:w="3597" w:type="pct"/>
          </w:tcPr>
          <w:p w14:paraId="14E95B8F" w14:textId="7522A9A6" w:rsidR="00F950E5" w:rsidRDefault="00F950E5" w:rsidP="00D62AE2">
            <w:pPr>
              <w:pStyle w:val="TableCenter"/>
              <w:jc w:val="left"/>
            </w:pPr>
            <w:r>
              <w:t>patient-reported outcomes</w:t>
            </w:r>
          </w:p>
        </w:tc>
      </w:tr>
      <w:tr w:rsidR="00550135" w:rsidRPr="00550135" w14:paraId="632334E4" w14:textId="77777777" w:rsidTr="005E50CE">
        <w:trPr>
          <w:jc w:val="center"/>
        </w:trPr>
        <w:tc>
          <w:tcPr>
            <w:tcW w:w="1403" w:type="pct"/>
          </w:tcPr>
          <w:p w14:paraId="3F3F30C5" w14:textId="17FCE139" w:rsidR="00550135" w:rsidRPr="00550135" w:rsidRDefault="00550135" w:rsidP="00D62AE2">
            <w:pPr>
              <w:pStyle w:val="TableCenter"/>
              <w:jc w:val="left"/>
            </w:pPr>
            <w:r>
              <w:t>RC</w:t>
            </w:r>
          </w:p>
        </w:tc>
        <w:tc>
          <w:tcPr>
            <w:tcW w:w="3597" w:type="pct"/>
          </w:tcPr>
          <w:p w14:paraId="763ED2A0" w14:textId="07B308CB" w:rsidR="00550135" w:rsidRPr="00550135" w:rsidRDefault="00550135" w:rsidP="00D62AE2">
            <w:pPr>
              <w:pStyle w:val="TableCenter"/>
              <w:jc w:val="left"/>
            </w:pPr>
            <w:r>
              <w:t>radical cystectomy</w:t>
            </w:r>
          </w:p>
        </w:tc>
      </w:tr>
      <w:tr w:rsidR="00374D30" w:rsidRPr="00550135" w14:paraId="0F48D9D5" w14:textId="77777777" w:rsidTr="005E50CE">
        <w:trPr>
          <w:jc w:val="center"/>
        </w:trPr>
        <w:tc>
          <w:tcPr>
            <w:tcW w:w="1403" w:type="pct"/>
          </w:tcPr>
          <w:p w14:paraId="564D7D6F" w14:textId="63DD67A6" w:rsidR="00374D30" w:rsidRDefault="00374D30" w:rsidP="00D62AE2">
            <w:pPr>
              <w:pStyle w:val="TableCenter"/>
              <w:jc w:val="left"/>
            </w:pPr>
            <w:r>
              <w:t>RECIST 1.1</w:t>
            </w:r>
          </w:p>
        </w:tc>
        <w:tc>
          <w:tcPr>
            <w:tcW w:w="3597" w:type="pct"/>
          </w:tcPr>
          <w:p w14:paraId="75D1DE44" w14:textId="62CF98C2" w:rsidR="00374D30" w:rsidRDefault="00374D30" w:rsidP="00D62AE2">
            <w:pPr>
              <w:pStyle w:val="TableCenter"/>
              <w:jc w:val="left"/>
            </w:pPr>
            <w:r w:rsidRPr="00374D30">
              <w:t xml:space="preserve">Response Evaluation Criteria </w:t>
            </w:r>
            <w:r w:rsidR="00FB207A">
              <w:t>i</w:t>
            </w:r>
            <w:r w:rsidRPr="00374D30">
              <w:t>n Solid Tumors</w:t>
            </w:r>
            <w:r>
              <w:t>, version 1.1</w:t>
            </w:r>
          </w:p>
        </w:tc>
      </w:tr>
      <w:tr w:rsidR="001815B3" w:rsidRPr="0052155E" w14:paraId="5A8BD8F1" w14:textId="77777777" w:rsidTr="005E50CE">
        <w:trPr>
          <w:jc w:val="center"/>
        </w:trPr>
        <w:tc>
          <w:tcPr>
            <w:tcW w:w="1403" w:type="pct"/>
          </w:tcPr>
          <w:p w14:paraId="09B48112" w14:textId="77777777" w:rsidR="001815B3" w:rsidRPr="00800E81" w:rsidRDefault="001815B3" w:rsidP="00D62AE2">
            <w:pPr>
              <w:pStyle w:val="TableCenter"/>
              <w:jc w:val="left"/>
            </w:pPr>
            <w:r w:rsidRPr="00800E81">
              <w:t>RWD</w:t>
            </w:r>
          </w:p>
        </w:tc>
        <w:tc>
          <w:tcPr>
            <w:tcW w:w="3597" w:type="pct"/>
          </w:tcPr>
          <w:p w14:paraId="6CC84855" w14:textId="77777777" w:rsidR="001815B3" w:rsidRPr="00800E81" w:rsidRDefault="001815B3" w:rsidP="00D62AE2">
            <w:pPr>
              <w:pStyle w:val="TableCenter"/>
              <w:jc w:val="left"/>
            </w:pPr>
            <w:r w:rsidRPr="00800E81">
              <w:t>real-world data</w:t>
            </w:r>
          </w:p>
        </w:tc>
      </w:tr>
      <w:tr w:rsidR="00B44EE9" w:rsidRPr="0052155E" w14:paraId="6A72A724" w14:textId="77777777" w:rsidTr="005E50CE">
        <w:trPr>
          <w:jc w:val="center"/>
        </w:trPr>
        <w:tc>
          <w:tcPr>
            <w:tcW w:w="1403" w:type="pct"/>
          </w:tcPr>
          <w:p w14:paraId="64D7C3FA" w14:textId="66B7DAFC" w:rsidR="00B44EE9" w:rsidRPr="00800E81" w:rsidRDefault="00B44EE9" w:rsidP="00D62AE2">
            <w:pPr>
              <w:pStyle w:val="TableCenter"/>
              <w:jc w:val="left"/>
            </w:pPr>
            <w:r w:rsidRPr="00800E81">
              <w:t>SAP</w:t>
            </w:r>
          </w:p>
        </w:tc>
        <w:tc>
          <w:tcPr>
            <w:tcW w:w="3597" w:type="pct"/>
          </w:tcPr>
          <w:p w14:paraId="44862CD4" w14:textId="02109B1E" w:rsidR="00B44EE9" w:rsidRPr="00800E81" w:rsidRDefault="00B44EE9" w:rsidP="00D62AE2">
            <w:pPr>
              <w:pStyle w:val="TableCenter"/>
              <w:jc w:val="left"/>
            </w:pPr>
            <w:r w:rsidRPr="00800E81">
              <w:t>statistical analysis plan</w:t>
            </w:r>
          </w:p>
        </w:tc>
      </w:tr>
      <w:tr w:rsidR="001A7DBF" w:rsidRPr="0052155E" w14:paraId="0A2BC60E" w14:textId="77777777" w:rsidTr="005E50CE">
        <w:trPr>
          <w:jc w:val="center"/>
        </w:trPr>
        <w:tc>
          <w:tcPr>
            <w:tcW w:w="1403" w:type="pct"/>
          </w:tcPr>
          <w:p w14:paraId="420E7D54" w14:textId="77777777" w:rsidR="001A7DBF" w:rsidRPr="00374D30" w:rsidRDefault="001A7DBF" w:rsidP="00D62AE2">
            <w:pPr>
              <w:pStyle w:val="TableCenter"/>
              <w:jc w:val="left"/>
            </w:pPr>
            <w:proofErr w:type="spellStart"/>
            <w:r w:rsidRPr="00374D30">
              <w:t>SDoH</w:t>
            </w:r>
            <w:proofErr w:type="spellEnd"/>
          </w:p>
        </w:tc>
        <w:tc>
          <w:tcPr>
            <w:tcW w:w="3597" w:type="pct"/>
          </w:tcPr>
          <w:p w14:paraId="40EAC8F2" w14:textId="77777777" w:rsidR="001A7DBF" w:rsidRPr="00374D30" w:rsidRDefault="001A7DBF" w:rsidP="00D62AE2">
            <w:pPr>
              <w:pStyle w:val="TableCenter"/>
              <w:jc w:val="left"/>
            </w:pPr>
            <w:r w:rsidRPr="00374D30">
              <w:t>social determinants of health</w:t>
            </w:r>
          </w:p>
        </w:tc>
      </w:tr>
      <w:tr w:rsidR="00F20B9A" w:rsidRPr="00F20B9A" w14:paraId="5714AC0D" w14:textId="77777777" w:rsidTr="005E50CE">
        <w:trPr>
          <w:jc w:val="center"/>
        </w:trPr>
        <w:tc>
          <w:tcPr>
            <w:tcW w:w="1403" w:type="pct"/>
          </w:tcPr>
          <w:p w14:paraId="38F21781" w14:textId="0881BAC0" w:rsidR="00F20B9A" w:rsidRPr="00F20B9A" w:rsidRDefault="00F20B9A" w:rsidP="00D62AE2">
            <w:pPr>
              <w:pStyle w:val="TableCenter"/>
              <w:jc w:val="left"/>
            </w:pPr>
            <w:r>
              <w:t>SEER</w:t>
            </w:r>
          </w:p>
        </w:tc>
        <w:tc>
          <w:tcPr>
            <w:tcW w:w="3597" w:type="pct"/>
          </w:tcPr>
          <w:p w14:paraId="3A7C8C07" w14:textId="6A7F92CD" w:rsidR="00F20B9A" w:rsidRPr="00F20B9A" w:rsidRDefault="0060749A" w:rsidP="00D62AE2">
            <w:pPr>
              <w:pStyle w:val="TableCenter"/>
              <w:jc w:val="left"/>
            </w:pPr>
            <w:r w:rsidRPr="0060749A">
              <w:t>Surveillance, Epidemiology, and End Result</w:t>
            </w:r>
          </w:p>
        </w:tc>
      </w:tr>
      <w:tr w:rsidR="00BA3A19" w:rsidRPr="0052155E" w14:paraId="52CB212E" w14:textId="77777777" w:rsidTr="005E50CE">
        <w:trPr>
          <w:jc w:val="center"/>
        </w:trPr>
        <w:tc>
          <w:tcPr>
            <w:tcW w:w="1403" w:type="pct"/>
          </w:tcPr>
          <w:p w14:paraId="4C59CE44" w14:textId="77777777" w:rsidR="00BA3A19" w:rsidRPr="00800E81" w:rsidRDefault="00B06858" w:rsidP="00D62AE2">
            <w:pPr>
              <w:pStyle w:val="TableCenter"/>
              <w:jc w:val="left"/>
            </w:pPr>
            <w:r w:rsidRPr="00800E81">
              <w:t>SRM</w:t>
            </w:r>
          </w:p>
        </w:tc>
        <w:tc>
          <w:tcPr>
            <w:tcW w:w="3597" w:type="pct"/>
          </w:tcPr>
          <w:p w14:paraId="2C4AF5F9" w14:textId="77777777" w:rsidR="00BA3A19" w:rsidRPr="00800E81" w:rsidRDefault="001A7DBF" w:rsidP="00D62AE2">
            <w:pPr>
              <w:pStyle w:val="TableCenter"/>
              <w:jc w:val="left"/>
            </w:pPr>
            <w:r w:rsidRPr="00800E81">
              <w:t>s</w:t>
            </w:r>
            <w:r w:rsidR="00B06858" w:rsidRPr="00800E81">
              <w:t xml:space="preserve">ite </w:t>
            </w:r>
            <w:r w:rsidRPr="00800E81">
              <w:t>r</w:t>
            </w:r>
            <w:r w:rsidR="00B06858" w:rsidRPr="00800E81">
              <w:t xml:space="preserve">elationship </w:t>
            </w:r>
            <w:r w:rsidRPr="00800E81">
              <w:t>m</w:t>
            </w:r>
            <w:r w:rsidR="00B06858" w:rsidRPr="00800E81">
              <w:t>anager</w:t>
            </w:r>
          </w:p>
        </w:tc>
      </w:tr>
      <w:tr w:rsidR="00F92086" w:rsidRPr="00F92086" w14:paraId="2444D77E" w14:textId="77777777" w:rsidTr="005E50CE">
        <w:trPr>
          <w:jc w:val="center"/>
        </w:trPr>
        <w:tc>
          <w:tcPr>
            <w:tcW w:w="1403" w:type="pct"/>
          </w:tcPr>
          <w:p w14:paraId="0A3000C3" w14:textId="0F09B334" w:rsidR="00F92086" w:rsidRPr="00F92086" w:rsidRDefault="00F92086" w:rsidP="00D62AE2">
            <w:pPr>
              <w:pStyle w:val="TableCenter"/>
              <w:jc w:val="left"/>
            </w:pPr>
            <w:r>
              <w:t>TURBT</w:t>
            </w:r>
          </w:p>
        </w:tc>
        <w:tc>
          <w:tcPr>
            <w:tcW w:w="3597" w:type="pct"/>
          </w:tcPr>
          <w:p w14:paraId="6E99FB26" w14:textId="43E85EE3" w:rsidR="00F92086" w:rsidRPr="00F92086" w:rsidRDefault="00F92086" w:rsidP="00D62AE2">
            <w:pPr>
              <w:pStyle w:val="TableCenter"/>
              <w:jc w:val="left"/>
            </w:pPr>
            <w:r w:rsidRPr="00F92086">
              <w:t>transurethral resection and biopsy of the bladder tumor</w:t>
            </w:r>
          </w:p>
        </w:tc>
      </w:tr>
      <w:tr w:rsidR="00F950E5" w:rsidRPr="0052155E" w14:paraId="65035025" w14:textId="77777777" w:rsidTr="005E50CE">
        <w:trPr>
          <w:jc w:val="center"/>
        </w:trPr>
        <w:tc>
          <w:tcPr>
            <w:tcW w:w="1403" w:type="pct"/>
          </w:tcPr>
          <w:p w14:paraId="33C8B7D1" w14:textId="2B54C921" w:rsidR="00F950E5" w:rsidRPr="00800E81" w:rsidRDefault="00F950E5" w:rsidP="00D62AE2">
            <w:pPr>
              <w:pStyle w:val="TableCenter"/>
              <w:jc w:val="left"/>
            </w:pPr>
            <w:r>
              <w:t>UCF</w:t>
            </w:r>
          </w:p>
        </w:tc>
        <w:tc>
          <w:tcPr>
            <w:tcW w:w="3597" w:type="pct"/>
          </w:tcPr>
          <w:p w14:paraId="36408A38" w14:textId="253C5D4D" w:rsidR="00F950E5" w:rsidRPr="00800E81" w:rsidRDefault="00F950E5" w:rsidP="00D62AE2">
            <w:pPr>
              <w:pStyle w:val="TableCenter"/>
              <w:jc w:val="left"/>
            </w:pPr>
            <w:r w:rsidRPr="00F950E5">
              <w:t>Urology Care Foundation</w:t>
            </w:r>
          </w:p>
        </w:tc>
      </w:tr>
      <w:tr w:rsidR="00F950E5" w:rsidRPr="0052155E" w14:paraId="741C2B5F" w14:textId="77777777" w:rsidTr="005E50CE">
        <w:trPr>
          <w:jc w:val="center"/>
        </w:trPr>
        <w:tc>
          <w:tcPr>
            <w:tcW w:w="1403" w:type="pct"/>
          </w:tcPr>
          <w:p w14:paraId="157731BC" w14:textId="38EF70E2" w:rsidR="00F950E5" w:rsidRPr="00800E81" w:rsidRDefault="00F950E5" w:rsidP="00D62AE2">
            <w:pPr>
              <w:pStyle w:val="TableCenter"/>
              <w:jc w:val="left"/>
            </w:pPr>
            <w:r>
              <w:t>ULN</w:t>
            </w:r>
          </w:p>
        </w:tc>
        <w:tc>
          <w:tcPr>
            <w:tcW w:w="3597" w:type="pct"/>
          </w:tcPr>
          <w:p w14:paraId="18BBB504" w14:textId="51F19887" w:rsidR="00F950E5" w:rsidRPr="00800E81" w:rsidRDefault="00F950E5" w:rsidP="00D62AE2">
            <w:pPr>
              <w:pStyle w:val="TableCenter"/>
              <w:jc w:val="left"/>
            </w:pPr>
            <w:r>
              <w:t>upper limit of normal</w:t>
            </w:r>
          </w:p>
        </w:tc>
      </w:tr>
      <w:tr w:rsidR="00D62AE2" w:rsidRPr="0052155E" w14:paraId="305E28B6" w14:textId="77777777" w:rsidTr="005E50CE">
        <w:trPr>
          <w:jc w:val="center"/>
        </w:trPr>
        <w:tc>
          <w:tcPr>
            <w:tcW w:w="1403" w:type="pct"/>
          </w:tcPr>
          <w:p w14:paraId="55C4C5BD" w14:textId="77777777" w:rsidR="00D62AE2" w:rsidRPr="00800E81" w:rsidRDefault="00D62AE2" w:rsidP="00D62AE2">
            <w:pPr>
              <w:pStyle w:val="TableCenter"/>
              <w:jc w:val="left"/>
            </w:pPr>
            <w:r w:rsidRPr="00800E81">
              <w:t>US</w:t>
            </w:r>
          </w:p>
        </w:tc>
        <w:tc>
          <w:tcPr>
            <w:tcW w:w="3597" w:type="pct"/>
          </w:tcPr>
          <w:p w14:paraId="78E2D04E" w14:textId="77777777" w:rsidR="00D62AE2" w:rsidRPr="00800E81" w:rsidRDefault="00D62AE2" w:rsidP="00D62AE2">
            <w:pPr>
              <w:pStyle w:val="TableCenter"/>
              <w:jc w:val="left"/>
            </w:pPr>
            <w:r w:rsidRPr="00800E81">
              <w:t>United States</w:t>
            </w:r>
          </w:p>
        </w:tc>
      </w:tr>
    </w:tbl>
    <w:p w14:paraId="615C6697" w14:textId="77777777" w:rsidR="00CE5445" w:rsidRDefault="00CE5445">
      <w:pPr>
        <w:spacing w:after="160" w:line="259" w:lineRule="auto"/>
        <w:rPr>
          <w:ins w:id="55" w:author="Se, Andrew" w:date="2025-05-29T15:55:00Z"/>
        </w:rPr>
      </w:pPr>
    </w:p>
    <w:p w14:paraId="0D13F766" w14:textId="77777777" w:rsidR="00CE5445" w:rsidRDefault="00CE5445">
      <w:pPr>
        <w:spacing w:after="160" w:line="259" w:lineRule="auto"/>
        <w:rPr>
          <w:ins w:id="56" w:author="Se, Andrew" w:date="2025-05-29T15:55:00Z"/>
        </w:rPr>
        <w:sectPr w:rsidR="00CE5445" w:rsidSect="00F5030C">
          <w:pgSz w:w="12240" w:h="15840"/>
          <w:pgMar w:top="1440" w:right="1440" w:bottom="1440" w:left="1800" w:header="720" w:footer="720" w:gutter="0"/>
          <w:cols w:space="720"/>
          <w:docGrid w:linePitch="360"/>
        </w:sectPr>
      </w:pPr>
    </w:p>
    <w:p w14:paraId="24AB7031" w14:textId="77777777" w:rsidR="00CE5445" w:rsidRPr="00144830" w:rsidRDefault="00CE5445" w:rsidP="00CE5445">
      <w:pPr>
        <w:pStyle w:val="Heading1Unnumbered"/>
        <w:rPr>
          <w:ins w:id="57" w:author="Se, Andrew" w:date="2025-05-29T15:55:00Z"/>
          <w:rFonts w:ascii="Times New Roman Bold" w:hAnsi="Times New Roman Bold"/>
        </w:rPr>
      </w:pPr>
      <w:ins w:id="58" w:author="Se, Andrew" w:date="2025-05-29T15:55:00Z">
        <w:r w:rsidRPr="00144830">
          <w:rPr>
            <w:rFonts w:ascii="Times New Roman Bold" w:hAnsi="Times New Roman Bold"/>
          </w:rPr>
          <w:lastRenderedPageBreak/>
          <w:t>T</w:t>
        </w:r>
        <w:r>
          <w:rPr>
            <w:rFonts w:ascii="Times New Roman Bold" w:hAnsi="Times New Roman Bold"/>
          </w:rPr>
          <w:t>ABLE OF REVISIONS</w:t>
        </w:r>
      </w:ins>
    </w:p>
    <w:tbl>
      <w:tblPr>
        <w:tblStyle w:val="TableGrid"/>
        <w:tblW w:w="0" w:type="auto"/>
        <w:jc w:val="center"/>
        <w:tblLook w:val="04A0" w:firstRow="1" w:lastRow="0" w:firstColumn="1" w:lastColumn="0" w:noHBand="0" w:noVBand="1"/>
      </w:tblPr>
      <w:tblGrid>
        <w:gridCol w:w="2065"/>
        <w:gridCol w:w="3330"/>
        <w:gridCol w:w="3595"/>
      </w:tblGrid>
      <w:tr w:rsidR="00CE5445" w:rsidRPr="0085335C" w14:paraId="2B8F4D6D" w14:textId="77777777" w:rsidTr="005E50CE">
        <w:trPr>
          <w:jc w:val="center"/>
          <w:ins w:id="59" w:author="Se, Andrew" w:date="2025-05-29T15:55:00Z"/>
        </w:trPr>
        <w:tc>
          <w:tcPr>
            <w:tcW w:w="2065" w:type="dxa"/>
            <w:vAlign w:val="center"/>
          </w:tcPr>
          <w:p w14:paraId="5FFBC1B8" w14:textId="77777777" w:rsidR="00CE5445" w:rsidRPr="0085335C" w:rsidRDefault="00CE5445" w:rsidP="00BE4E43">
            <w:pPr>
              <w:pStyle w:val="TableCellLeft10pt"/>
              <w:jc w:val="center"/>
              <w:rPr>
                <w:ins w:id="60" w:author="Se, Andrew" w:date="2025-05-29T15:55:00Z"/>
                <w:b/>
                <w:bCs/>
                <w:sz w:val="24"/>
              </w:rPr>
            </w:pPr>
            <w:ins w:id="61" w:author="Se, Andrew" w:date="2025-05-29T15:55:00Z">
              <w:r w:rsidRPr="0085335C">
                <w:rPr>
                  <w:b/>
                  <w:bCs/>
                  <w:sz w:val="24"/>
                </w:rPr>
                <w:t xml:space="preserve">Section </w:t>
              </w:r>
              <w:r>
                <w:rPr>
                  <w:b/>
                  <w:bCs/>
                  <w:sz w:val="24"/>
                </w:rPr>
                <w:t>N</w:t>
              </w:r>
              <w:r w:rsidRPr="0085335C">
                <w:rPr>
                  <w:b/>
                  <w:bCs/>
                  <w:sz w:val="24"/>
                </w:rPr>
                <w:t>umber</w:t>
              </w:r>
            </w:ins>
          </w:p>
        </w:tc>
        <w:tc>
          <w:tcPr>
            <w:tcW w:w="3330" w:type="dxa"/>
            <w:vAlign w:val="center"/>
          </w:tcPr>
          <w:p w14:paraId="58439957" w14:textId="77777777" w:rsidR="00CE5445" w:rsidRPr="0085335C" w:rsidRDefault="00CE5445" w:rsidP="00BE4E43">
            <w:pPr>
              <w:pStyle w:val="TableCellLeft10pt"/>
              <w:jc w:val="center"/>
              <w:rPr>
                <w:ins w:id="62" w:author="Se, Andrew" w:date="2025-05-29T15:55:00Z"/>
                <w:b/>
                <w:bCs/>
                <w:sz w:val="24"/>
              </w:rPr>
            </w:pPr>
            <w:ins w:id="63" w:author="Se, Andrew" w:date="2025-05-29T15:55:00Z">
              <w:r w:rsidRPr="0085335C">
                <w:rPr>
                  <w:b/>
                  <w:bCs/>
                  <w:sz w:val="24"/>
                </w:rPr>
                <w:t xml:space="preserve">Section </w:t>
              </w:r>
              <w:r>
                <w:rPr>
                  <w:b/>
                  <w:bCs/>
                  <w:sz w:val="24"/>
                </w:rPr>
                <w:t>T</w:t>
              </w:r>
              <w:r w:rsidRPr="0085335C">
                <w:rPr>
                  <w:b/>
                  <w:bCs/>
                  <w:sz w:val="24"/>
                </w:rPr>
                <w:t>itle</w:t>
              </w:r>
            </w:ins>
          </w:p>
        </w:tc>
        <w:tc>
          <w:tcPr>
            <w:tcW w:w="3595" w:type="dxa"/>
            <w:vAlign w:val="center"/>
          </w:tcPr>
          <w:p w14:paraId="345E9538" w14:textId="77777777" w:rsidR="00CE5445" w:rsidRPr="0085335C" w:rsidRDefault="00CE5445" w:rsidP="00BE4E43">
            <w:pPr>
              <w:pStyle w:val="TableCellLeft10pt"/>
              <w:jc w:val="center"/>
              <w:rPr>
                <w:ins w:id="64" w:author="Se, Andrew" w:date="2025-05-29T15:55:00Z"/>
                <w:b/>
                <w:bCs/>
                <w:sz w:val="24"/>
              </w:rPr>
            </w:pPr>
            <w:ins w:id="65" w:author="Se, Andrew" w:date="2025-05-29T15:55:00Z">
              <w:r w:rsidRPr="0085335C">
                <w:rPr>
                  <w:b/>
                  <w:bCs/>
                  <w:sz w:val="24"/>
                </w:rPr>
                <w:t xml:space="preserve">Description of </w:t>
              </w:r>
              <w:r>
                <w:rPr>
                  <w:b/>
                  <w:bCs/>
                  <w:sz w:val="24"/>
                </w:rPr>
                <w:t>A</w:t>
              </w:r>
              <w:r w:rsidRPr="0085335C">
                <w:rPr>
                  <w:b/>
                  <w:bCs/>
                  <w:sz w:val="24"/>
                </w:rPr>
                <w:t xml:space="preserve">dditions or </w:t>
              </w:r>
              <w:r>
                <w:rPr>
                  <w:b/>
                  <w:bCs/>
                  <w:sz w:val="24"/>
                </w:rPr>
                <w:t>C</w:t>
              </w:r>
              <w:r w:rsidRPr="0085335C">
                <w:rPr>
                  <w:b/>
                  <w:bCs/>
                  <w:sz w:val="24"/>
                </w:rPr>
                <w:t>hanges</w:t>
              </w:r>
            </w:ins>
          </w:p>
        </w:tc>
      </w:tr>
      <w:tr w:rsidR="004329B5" w:rsidRPr="0085335C" w14:paraId="1F502BAF" w14:textId="77777777" w:rsidTr="005E50CE">
        <w:trPr>
          <w:jc w:val="center"/>
          <w:ins w:id="66" w:author="Se, Andrew" w:date="2025-05-29T15:55:00Z"/>
        </w:trPr>
        <w:tc>
          <w:tcPr>
            <w:tcW w:w="2065" w:type="dxa"/>
          </w:tcPr>
          <w:p w14:paraId="37DF12A7" w14:textId="43E75ABF" w:rsidR="004329B5" w:rsidRDefault="004329B5" w:rsidP="00BE4E43">
            <w:pPr>
              <w:pStyle w:val="TableCellLeft10pt"/>
              <w:spacing w:before="60" w:after="60"/>
              <w:rPr>
                <w:ins w:id="67" w:author="Se, Andrew" w:date="2025-05-29T15:55:00Z"/>
                <w:sz w:val="24"/>
              </w:rPr>
            </w:pPr>
            <w:ins w:id="68" w:author="Se, Andrew" w:date="2025-05-29T15:55:00Z">
              <w:r>
                <w:rPr>
                  <w:sz w:val="24"/>
                </w:rPr>
                <w:t>Section 2.2</w:t>
              </w:r>
            </w:ins>
          </w:p>
        </w:tc>
        <w:tc>
          <w:tcPr>
            <w:tcW w:w="3330" w:type="dxa"/>
          </w:tcPr>
          <w:p w14:paraId="03DB5156" w14:textId="73B9C6A6" w:rsidR="004329B5" w:rsidRDefault="004329B5" w:rsidP="00BE4E43">
            <w:pPr>
              <w:pStyle w:val="TableCellLeft10pt"/>
              <w:spacing w:before="60" w:after="60"/>
              <w:rPr>
                <w:ins w:id="69" w:author="Se, Andrew" w:date="2025-05-29T15:55:00Z"/>
                <w:sz w:val="24"/>
              </w:rPr>
            </w:pPr>
            <w:ins w:id="70" w:author="Se, Andrew" w:date="2025-05-29T15:55:00Z">
              <w:r w:rsidRPr="004329B5">
                <w:rPr>
                  <w:sz w:val="24"/>
                </w:rPr>
                <w:t>Summary of the Clinical Studies Included in This Diversity Plan</w:t>
              </w:r>
            </w:ins>
          </w:p>
        </w:tc>
        <w:tc>
          <w:tcPr>
            <w:tcW w:w="3595" w:type="dxa"/>
          </w:tcPr>
          <w:p w14:paraId="57DBB4D6" w14:textId="67E07FAA" w:rsidR="00874E93" w:rsidRDefault="00874E93">
            <w:pPr>
              <w:pStyle w:val="TableCellLeft10pt"/>
              <w:numPr>
                <w:ilvl w:val="0"/>
                <w:numId w:val="40"/>
              </w:numPr>
              <w:spacing w:before="60" w:after="60"/>
              <w:rPr>
                <w:ins w:id="71" w:author="Se, Andrew" w:date="2025-05-29T15:55:00Z"/>
                <w:sz w:val="24"/>
              </w:rPr>
            </w:pPr>
            <w:ins w:id="72" w:author="Se, Andrew" w:date="2025-05-29T15:55:00Z">
              <w:r>
                <w:rPr>
                  <w:sz w:val="24"/>
                </w:rPr>
                <w:t>Updated Study MK</w:t>
              </w:r>
              <w:r>
                <w:rPr>
                  <w:sz w:val="24"/>
                </w:rPr>
                <w:noBreakHyphen/>
                <w:t>2870-031 design details.</w:t>
              </w:r>
            </w:ins>
          </w:p>
          <w:p w14:paraId="44835040" w14:textId="5F4E3F35" w:rsidR="004329B5" w:rsidRDefault="004329B5">
            <w:pPr>
              <w:pStyle w:val="TableCellLeft10pt"/>
              <w:numPr>
                <w:ilvl w:val="0"/>
                <w:numId w:val="40"/>
              </w:numPr>
              <w:spacing w:before="60" w:after="60"/>
              <w:rPr>
                <w:ins w:id="73" w:author="Se, Andrew" w:date="2025-05-29T15:55:00Z"/>
                <w:sz w:val="24"/>
              </w:rPr>
            </w:pPr>
            <w:ins w:id="74" w:author="Se, Andrew" w:date="2025-05-29T15:55:00Z">
              <w:r>
                <w:rPr>
                  <w:sz w:val="24"/>
                </w:rPr>
                <w:t>Updated total number of participants in Study MK</w:t>
              </w:r>
              <w:r>
                <w:rPr>
                  <w:sz w:val="24"/>
                </w:rPr>
                <w:noBreakHyphen/>
                <w:t>2870-031 from 690 to 590 participants.</w:t>
              </w:r>
            </w:ins>
          </w:p>
          <w:p w14:paraId="0FCBFA5B" w14:textId="5FED1C03" w:rsidR="004329B5" w:rsidRDefault="0026252B">
            <w:pPr>
              <w:pStyle w:val="TableCellLeft10pt"/>
              <w:numPr>
                <w:ilvl w:val="0"/>
                <w:numId w:val="40"/>
              </w:numPr>
              <w:spacing w:before="60" w:after="60"/>
              <w:rPr>
                <w:ins w:id="75" w:author="Se, Andrew" w:date="2025-05-29T15:55:00Z"/>
                <w:sz w:val="24"/>
              </w:rPr>
            </w:pPr>
            <w:ins w:id="76" w:author="Se, Andrew" w:date="2025-05-29T15:55:00Z">
              <w:r>
                <w:rPr>
                  <w:sz w:val="24"/>
                </w:rPr>
                <w:t>Updated</w:t>
              </w:r>
              <w:r w:rsidR="004329B5">
                <w:rPr>
                  <w:sz w:val="24"/>
                </w:rPr>
                <w:t xml:space="preserve"> list of participating countries.</w:t>
              </w:r>
            </w:ins>
          </w:p>
        </w:tc>
      </w:tr>
      <w:tr w:rsidR="00CE5445" w:rsidRPr="0085335C" w14:paraId="22258A9E" w14:textId="77777777" w:rsidTr="005E50CE">
        <w:trPr>
          <w:jc w:val="center"/>
          <w:ins w:id="77" w:author="Se, Andrew" w:date="2025-05-29T15:55:00Z"/>
        </w:trPr>
        <w:tc>
          <w:tcPr>
            <w:tcW w:w="2065" w:type="dxa"/>
          </w:tcPr>
          <w:p w14:paraId="339A1E66" w14:textId="42A622C5" w:rsidR="00CE5445" w:rsidRPr="0085335C" w:rsidRDefault="0089449C" w:rsidP="00BE4E43">
            <w:pPr>
              <w:pStyle w:val="TableCellLeft10pt"/>
              <w:spacing w:before="60" w:after="60"/>
              <w:rPr>
                <w:ins w:id="78" w:author="Se, Andrew" w:date="2025-05-29T15:55:00Z"/>
                <w:sz w:val="24"/>
              </w:rPr>
            </w:pPr>
            <w:ins w:id="79" w:author="Se, Andrew" w:date="2025-05-29T15:55:00Z">
              <w:r>
                <w:rPr>
                  <w:sz w:val="24"/>
                </w:rPr>
                <w:t>Section 3</w:t>
              </w:r>
            </w:ins>
          </w:p>
        </w:tc>
        <w:tc>
          <w:tcPr>
            <w:tcW w:w="3330" w:type="dxa"/>
          </w:tcPr>
          <w:p w14:paraId="3A8CF3B1" w14:textId="1308B5C8" w:rsidR="00CE5445" w:rsidRPr="001F2874" w:rsidRDefault="0089449C" w:rsidP="00BE4E43">
            <w:pPr>
              <w:pStyle w:val="TableCellLeft10pt"/>
              <w:spacing w:before="60" w:after="60"/>
              <w:rPr>
                <w:ins w:id="80" w:author="Se, Andrew" w:date="2025-05-29T15:55:00Z"/>
                <w:sz w:val="24"/>
              </w:rPr>
            </w:pPr>
            <w:ins w:id="81" w:author="Se, Andrew" w:date="2025-05-29T15:55:00Z">
              <w:r>
                <w:rPr>
                  <w:sz w:val="24"/>
                </w:rPr>
                <w:t>Goals to Enroll Underrepresented Racial and Ethnic Participants</w:t>
              </w:r>
            </w:ins>
          </w:p>
        </w:tc>
        <w:tc>
          <w:tcPr>
            <w:tcW w:w="3595" w:type="dxa"/>
          </w:tcPr>
          <w:p w14:paraId="14859AE6" w14:textId="4C3E8153" w:rsidR="00874E93" w:rsidRDefault="00874E93">
            <w:pPr>
              <w:pStyle w:val="TableCellLeft10pt"/>
              <w:numPr>
                <w:ilvl w:val="0"/>
                <w:numId w:val="40"/>
              </w:numPr>
              <w:spacing w:before="60" w:after="60"/>
              <w:rPr>
                <w:ins w:id="82" w:author="Se, Andrew" w:date="2025-05-29T15:55:00Z"/>
                <w:sz w:val="24"/>
              </w:rPr>
            </w:pPr>
            <w:ins w:id="83" w:author="Se, Andrew" w:date="2025-05-29T15:55:00Z">
              <w:r>
                <w:rPr>
                  <w:sz w:val="24"/>
                </w:rPr>
                <w:t>Updated total number of participants in Study MK</w:t>
              </w:r>
              <w:r>
                <w:rPr>
                  <w:sz w:val="24"/>
                </w:rPr>
                <w:noBreakHyphen/>
                <w:t>2870-031 from 690 to 590 participants in Table 2.</w:t>
              </w:r>
            </w:ins>
          </w:p>
          <w:p w14:paraId="22E521E9" w14:textId="18D94C24" w:rsidR="0089449C" w:rsidRDefault="0089449C" w:rsidP="00221B61">
            <w:pPr>
              <w:pStyle w:val="TableCellLeft10pt"/>
              <w:numPr>
                <w:ilvl w:val="0"/>
                <w:numId w:val="40"/>
              </w:numPr>
              <w:spacing w:before="60" w:after="60"/>
              <w:rPr>
                <w:ins w:id="84" w:author="Se, Andrew" w:date="2025-05-29T15:55:00Z"/>
                <w:sz w:val="24"/>
              </w:rPr>
            </w:pPr>
            <w:ins w:id="85" w:author="Se, Andrew" w:date="2025-05-29T15:55:00Z">
              <w:r>
                <w:rPr>
                  <w:sz w:val="24"/>
                </w:rPr>
                <w:t>Updated US allocation from 136 to 121 participants</w:t>
              </w:r>
              <w:r w:rsidR="00C96371">
                <w:rPr>
                  <w:sz w:val="24"/>
                </w:rPr>
                <w:t xml:space="preserve"> in Table 2</w:t>
              </w:r>
              <w:r w:rsidR="004941AB">
                <w:rPr>
                  <w:sz w:val="24"/>
                </w:rPr>
                <w:t>.</w:t>
              </w:r>
            </w:ins>
          </w:p>
          <w:p w14:paraId="41C181D0" w14:textId="634ABF1E" w:rsidR="004329B5" w:rsidRDefault="0089449C" w:rsidP="004329B5">
            <w:pPr>
              <w:pStyle w:val="TableCellLeft10pt"/>
              <w:numPr>
                <w:ilvl w:val="0"/>
                <w:numId w:val="40"/>
              </w:numPr>
              <w:spacing w:before="60" w:after="60"/>
              <w:rPr>
                <w:ins w:id="86" w:author="Se, Andrew" w:date="2025-05-29T15:55:00Z"/>
                <w:sz w:val="24"/>
              </w:rPr>
            </w:pPr>
            <w:ins w:id="87" w:author="Se, Andrew" w:date="2025-05-29T15:55:00Z">
              <w:r>
                <w:rPr>
                  <w:sz w:val="24"/>
                </w:rPr>
                <w:t>Updated enrollment goals to reflect new US allocation numbers</w:t>
              </w:r>
              <w:r w:rsidR="00C96371">
                <w:rPr>
                  <w:sz w:val="24"/>
                </w:rPr>
                <w:t xml:space="preserve"> in Table 2</w:t>
              </w:r>
              <w:r>
                <w:rPr>
                  <w:sz w:val="24"/>
                </w:rPr>
                <w:t>.</w:t>
              </w:r>
            </w:ins>
          </w:p>
          <w:p w14:paraId="4C6D8F76" w14:textId="2B2056F0" w:rsidR="004329B5" w:rsidRPr="004329B5" w:rsidRDefault="004329B5" w:rsidP="004329B5">
            <w:pPr>
              <w:pStyle w:val="TableCellLeft10pt"/>
              <w:numPr>
                <w:ilvl w:val="0"/>
                <w:numId w:val="40"/>
              </w:numPr>
              <w:spacing w:before="60" w:after="60"/>
              <w:rPr>
                <w:ins w:id="88" w:author="Se, Andrew" w:date="2025-05-29T15:55:00Z"/>
                <w:sz w:val="24"/>
              </w:rPr>
            </w:pPr>
            <w:ins w:id="89" w:author="Se, Andrew" w:date="2025-05-29T15:55:00Z">
              <w:r>
                <w:rPr>
                  <w:sz w:val="24"/>
                </w:rPr>
                <w:t>Removed goal percentage column in Table 2.</w:t>
              </w:r>
            </w:ins>
          </w:p>
        </w:tc>
      </w:tr>
      <w:tr w:rsidR="004941AB" w:rsidRPr="0085335C" w14:paraId="6A1ABEFA" w14:textId="77777777" w:rsidTr="005E50CE">
        <w:trPr>
          <w:jc w:val="center"/>
          <w:ins w:id="90" w:author="Se, Andrew" w:date="2025-05-29T15:55:00Z"/>
        </w:trPr>
        <w:tc>
          <w:tcPr>
            <w:tcW w:w="2065" w:type="dxa"/>
          </w:tcPr>
          <w:p w14:paraId="106AE698" w14:textId="7644263E" w:rsidR="004941AB" w:rsidRDefault="004941AB" w:rsidP="00BE4E43">
            <w:pPr>
              <w:pStyle w:val="TableCellLeft10pt"/>
              <w:spacing w:before="60" w:after="60"/>
              <w:rPr>
                <w:ins w:id="91" w:author="Se, Andrew" w:date="2025-05-29T15:55:00Z"/>
                <w:sz w:val="24"/>
              </w:rPr>
            </w:pPr>
            <w:ins w:id="92" w:author="Se, Andrew" w:date="2025-05-29T15:55:00Z">
              <w:r>
                <w:rPr>
                  <w:sz w:val="24"/>
                </w:rPr>
                <w:t>Section 4</w:t>
              </w:r>
              <w:r w:rsidR="00FB74EE">
                <w:rPr>
                  <w:sz w:val="24"/>
                </w:rPr>
                <w:t>.2</w:t>
              </w:r>
            </w:ins>
          </w:p>
        </w:tc>
        <w:tc>
          <w:tcPr>
            <w:tcW w:w="3330" w:type="dxa"/>
          </w:tcPr>
          <w:p w14:paraId="701D0DF0" w14:textId="76BB0609" w:rsidR="004941AB" w:rsidRDefault="00FB74EE" w:rsidP="00BE4E43">
            <w:pPr>
              <w:pStyle w:val="TableCellLeft10pt"/>
              <w:spacing w:before="60" w:after="60"/>
              <w:rPr>
                <w:ins w:id="93" w:author="Se, Andrew" w:date="2025-05-29T15:55:00Z"/>
                <w:sz w:val="24"/>
              </w:rPr>
            </w:pPr>
            <w:ins w:id="94" w:author="Se, Andrew" w:date="2025-05-29T15:55:00Z">
              <w:r w:rsidRPr="00FB74EE">
                <w:rPr>
                  <w:sz w:val="24"/>
                </w:rPr>
                <w:t>Implement Activities Focused on Diverse Clinical Study Enrollment</w:t>
              </w:r>
            </w:ins>
          </w:p>
        </w:tc>
        <w:tc>
          <w:tcPr>
            <w:tcW w:w="3595" w:type="dxa"/>
          </w:tcPr>
          <w:p w14:paraId="25AC9D49" w14:textId="74ECF09A" w:rsidR="004941AB" w:rsidRDefault="004941AB" w:rsidP="00221B61">
            <w:pPr>
              <w:pStyle w:val="TableCellLeft10pt"/>
              <w:spacing w:before="60" w:after="60"/>
              <w:rPr>
                <w:ins w:id="95" w:author="Se, Andrew" w:date="2025-05-29T15:55:00Z"/>
                <w:sz w:val="24"/>
              </w:rPr>
            </w:pPr>
            <w:ins w:id="96" w:author="Se, Andrew" w:date="2025-05-29T15:55:00Z">
              <w:r>
                <w:rPr>
                  <w:sz w:val="24"/>
                </w:rPr>
                <w:t>Added details about caregiver stipends</w:t>
              </w:r>
              <w:r w:rsidR="00FB74EE">
                <w:rPr>
                  <w:sz w:val="24"/>
                </w:rPr>
                <w:t xml:space="preserve"> in Table 3</w:t>
              </w:r>
              <w:r>
                <w:rPr>
                  <w:sz w:val="24"/>
                </w:rPr>
                <w:t>.</w:t>
              </w:r>
            </w:ins>
          </w:p>
        </w:tc>
      </w:tr>
    </w:tbl>
    <w:p w14:paraId="274CA902" w14:textId="28DA7F8F" w:rsidR="008C66FD" w:rsidRDefault="008C66FD">
      <w:pPr>
        <w:spacing w:after="160" w:line="259" w:lineRule="auto"/>
      </w:pPr>
      <w:r>
        <w:br w:type="page"/>
      </w:r>
    </w:p>
    <w:p w14:paraId="6D4D2495" w14:textId="77777777" w:rsidR="007665DA" w:rsidRPr="007665DA" w:rsidRDefault="0086717B" w:rsidP="00A81AB7">
      <w:pPr>
        <w:pStyle w:val="Heading1Unnumbered"/>
      </w:pPr>
      <w:r w:rsidRPr="007665DA">
        <w:rPr>
          <w:caps w:val="0"/>
        </w:rPr>
        <w:lastRenderedPageBreak/>
        <w:t xml:space="preserve">EXECUTIVE SUMMARY OF </w:t>
      </w:r>
      <w:r>
        <w:rPr>
          <w:caps w:val="0"/>
        </w:rPr>
        <w:t>THE SPONSOR</w:t>
      </w:r>
      <w:r w:rsidRPr="007665DA">
        <w:rPr>
          <w:caps w:val="0"/>
        </w:rPr>
        <w:t xml:space="preserve">’S US CLINICAL </w:t>
      </w:r>
      <w:r>
        <w:rPr>
          <w:caps w:val="0"/>
        </w:rPr>
        <w:t>STUDY</w:t>
      </w:r>
      <w:r w:rsidRPr="007665DA">
        <w:rPr>
          <w:caps w:val="0"/>
        </w:rPr>
        <w:t xml:space="preserve"> EFFORT</w:t>
      </w:r>
    </w:p>
    <w:p w14:paraId="55EB5DDE" w14:textId="0844DEED" w:rsidR="00B4257D" w:rsidRDefault="00B4257D" w:rsidP="00E25E30">
      <w:pPr>
        <w:pStyle w:val="Paragraph"/>
      </w:pPr>
      <w:r w:rsidRPr="00B4257D">
        <w:t>The importance of diversity in the clinical study population has been and continues to be a priority for the Sponsor</w:t>
      </w:r>
      <w:r w:rsidR="003F57D5">
        <w:t xml:space="preserve"> </w:t>
      </w:r>
      <w:r w:rsidR="008C1786">
        <w:t>to ensure</w:t>
      </w:r>
      <w:r w:rsidR="003F57D5">
        <w:t xml:space="preserve"> clinical studies are representative of the populations who intend to use the product.</w:t>
      </w:r>
      <w:r w:rsidRPr="00B4257D">
        <w:t xml:space="preserve"> The </w:t>
      </w:r>
      <w:r w:rsidR="00773493">
        <w:t>D</w:t>
      </w:r>
      <w:r w:rsidRPr="00B4257D">
        <w:t xml:space="preserve">iversity </w:t>
      </w:r>
      <w:r w:rsidR="00773493">
        <w:t>P</w:t>
      </w:r>
      <w:r w:rsidRPr="00B4257D">
        <w:t xml:space="preserve">lan for the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rsidR="00D10BD4">
        <w:t xml:space="preserve"> </w:t>
      </w:r>
      <w:r w:rsidR="002A321E">
        <w:t xml:space="preserve">(MK-2870) </w:t>
      </w:r>
      <w:r w:rsidR="00CE5D9C">
        <w:t>la/</w:t>
      </w:r>
      <w:proofErr w:type="spellStart"/>
      <w:r w:rsidR="00CE5D9C">
        <w:t>mUC</w:t>
      </w:r>
      <w:proofErr w:type="spellEnd"/>
      <w:r w:rsidR="009A251E">
        <w:t xml:space="preserve"> </w:t>
      </w:r>
      <w:r w:rsidRPr="00B4257D">
        <w:t xml:space="preserve">clinical study program is an integral component of the Sponsor’s overall </w:t>
      </w:r>
      <w:r w:rsidR="00736DBF">
        <w:t>d</w:t>
      </w:r>
      <w:r w:rsidRPr="00B4257D">
        <w:t xml:space="preserve">iversity and </w:t>
      </w:r>
      <w:r w:rsidR="00736DBF">
        <w:t>i</w:t>
      </w:r>
      <w:r w:rsidRPr="00B4257D">
        <w:t>nclusion strategy and commitments.</w:t>
      </w:r>
    </w:p>
    <w:p w14:paraId="70DA8BCB" w14:textId="40EC7D41" w:rsidR="00D52A16" w:rsidRPr="00553DB1" w:rsidRDefault="38A0B0FB" w:rsidP="00565A95">
      <w:pPr>
        <w:pStyle w:val="Paragraph"/>
      </w:pPr>
      <w:r>
        <w:t xml:space="preserve">The Sponsor </w:t>
      </w:r>
      <w:r w:rsidR="3C3A597D">
        <w:t>will</w:t>
      </w:r>
      <w:r>
        <w:t xml:space="preserve"> </w:t>
      </w:r>
      <w:r w:rsidR="7E4DB03D">
        <w:t xml:space="preserve">continue to build on diversity efforts expected by </w:t>
      </w:r>
      <w:r>
        <w:t xml:space="preserve">the FDA and </w:t>
      </w:r>
      <w:r w:rsidR="3C3A597D">
        <w:t>will embed</w:t>
      </w:r>
      <w:r>
        <w:t xml:space="preserve"> </w:t>
      </w:r>
      <w:r w:rsidR="3B382BC2">
        <w:t xml:space="preserve">participant </w:t>
      </w:r>
      <w:r>
        <w:t>diversity and inclusion into product development, including infrastructure and processes, partnerships with community and patient organizations, and thought leadership. Th</w:t>
      </w:r>
      <w:r w:rsidR="004D06F1">
        <w:t>is</w:t>
      </w:r>
      <w:r>
        <w:t xml:space="preserve"> Diversity Plan is aligned with the FDA Guidance for Industry on “Enhancing the Diversity of Clinical Trial Populations</w:t>
      </w:r>
      <w:r w:rsidR="5E891596">
        <w:t>—</w:t>
      </w:r>
      <w:r>
        <w:t>Eligibility Criteria, Enrollment Practices, and Trial Designs”</w:t>
      </w:r>
      <w:r w:rsidR="1880CE71">
        <w:t xml:space="preserve"> and the FDA Draft Guidance for Industry on “Diversity Plans to Improve Enrollment of Participants From Underrepresented Racial and Ethnic Populations in Clinical Trials.”</w:t>
      </w:r>
    </w:p>
    <w:p w14:paraId="0B31E2A3" w14:textId="77777777" w:rsidR="007665DA" w:rsidRDefault="007665DA" w:rsidP="00537B3A">
      <w:pPr>
        <w:pStyle w:val="Paragraph"/>
      </w:pPr>
      <w:r>
        <w:br w:type="page"/>
      </w:r>
    </w:p>
    <w:p w14:paraId="344082CE" w14:textId="0D1B6571" w:rsidR="005E282E" w:rsidRPr="005E282E" w:rsidRDefault="5D0BEA65" w:rsidP="00B90B6A">
      <w:pPr>
        <w:pStyle w:val="Heading1"/>
      </w:pPr>
      <w:r w:rsidRPr="609081E5">
        <w:lastRenderedPageBreak/>
        <w:t>OVERVIEW OF THE DISEASE</w:t>
      </w:r>
      <w:r w:rsidR="0C90C269" w:rsidRPr="236ADBE7">
        <w:rPr>
          <w:color w:val="0000FF"/>
        </w:rPr>
        <w:t xml:space="preserve"> </w:t>
      </w:r>
      <w:r w:rsidR="0C90C269" w:rsidRPr="005E282E">
        <w:t>TO BE</w:t>
      </w:r>
      <w:r w:rsidR="48FBAD32" w:rsidRPr="005E282E">
        <w:t xml:space="preserve"> TREATED OR PREVENTED</w:t>
      </w:r>
      <w:r w:rsidR="0C90C269" w:rsidRPr="005E282E">
        <w:t xml:space="preserve">: </w:t>
      </w:r>
      <w:r w:rsidR="00A5373A">
        <w:t>LOCALLY ADVANCED OR METASTATIC UROTHELIAL CARCINOMA</w:t>
      </w:r>
    </w:p>
    <w:p w14:paraId="29E6E3D7" w14:textId="77777777" w:rsidR="00EF0593" w:rsidRDefault="00154CCA" w:rsidP="00B90B6A">
      <w:pPr>
        <w:pStyle w:val="Heading2"/>
      </w:pPr>
      <w:bookmarkStart w:id="97" w:name="_Ref78873735"/>
      <w:r>
        <w:t xml:space="preserve">Disease </w:t>
      </w:r>
      <w:r w:rsidR="00B2581F">
        <w:t xml:space="preserve">Epidemiology </w:t>
      </w:r>
      <w:r w:rsidR="5B2F8E20">
        <w:t xml:space="preserve">in the </w:t>
      </w:r>
      <w:r w:rsidR="40084891">
        <w:t>Overall Population</w:t>
      </w:r>
      <w:r w:rsidR="5B2F8E20">
        <w:t xml:space="preserve"> and </w:t>
      </w:r>
      <w:r w:rsidR="004734F5">
        <w:t xml:space="preserve">in </w:t>
      </w:r>
      <w:r w:rsidR="481AE5A1">
        <w:t xml:space="preserve">Underrepresented </w:t>
      </w:r>
      <w:r w:rsidR="5B2F8E20">
        <w:t>R</w:t>
      </w:r>
      <w:r w:rsidR="7348D2E4">
        <w:t xml:space="preserve">acial and </w:t>
      </w:r>
      <w:r w:rsidR="5B2F8E20">
        <w:t>E</w:t>
      </w:r>
      <w:r w:rsidR="7348D2E4">
        <w:t xml:space="preserve">thnic </w:t>
      </w:r>
      <w:bookmarkEnd w:id="97"/>
      <w:r w:rsidR="481AE5A1">
        <w:t>Populations</w:t>
      </w:r>
    </w:p>
    <w:p w14:paraId="21DFEBB1" w14:textId="77777777" w:rsidR="00647755" w:rsidRPr="00730C89" w:rsidRDefault="00BA6FC0" w:rsidP="00B90B6A">
      <w:pPr>
        <w:pStyle w:val="Heading3"/>
      </w:pPr>
      <w:bookmarkStart w:id="98" w:name="_Hlk179547820"/>
      <w:r w:rsidRPr="00730C89">
        <w:t xml:space="preserve">Disease </w:t>
      </w:r>
      <w:r w:rsidR="00FB5273" w:rsidRPr="00730C89">
        <w:t xml:space="preserve">Epidemiology </w:t>
      </w:r>
      <w:r w:rsidR="006A3C89" w:rsidRPr="00730C89">
        <w:t>in the Overall Population</w:t>
      </w:r>
    </w:p>
    <w:p w14:paraId="31C2D3D6" w14:textId="5E313419" w:rsidR="00A6614E" w:rsidRPr="007448DA" w:rsidRDefault="00A6614E" w:rsidP="002A0BC0">
      <w:pPr>
        <w:pStyle w:val="Paragraph"/>
        <w:rPr>
          <w:spacing w:val="-2"/>
        </w:rPr>
      </w:pPr>
      <w:r w:rsidRPr="007448DA">
        <w:rPr>
          <w:spacing w:val="-2"/>
        </w:rPr>
        <w:t>Urothelial (formerly known as transitional cell) carcinoma arises from the cells lining the urinary tract and accounts for over 90% of bladder cancer histology in the U</w:t>
      </w:r>
      <w:r w:rsidR="00255018" w:rsidRPr="007448DA">
        <w:rPr>
          <w:spacing w:val="-2"/>
        </w:rPr>
        <w:t>S</w:t>
      </w:r>
      <w:r w:rsidRPr="007448DA">
        <w:rPr>
          <w:spacing w:val="-2"/>
        </w:rPr>
        <w:t xml:space="preserve"> and Europe </w:t>
      </w:r>
      <w:r w:rsidR="00BB2446">
        <w:rPr>
          <w:spacing w:val="-2"/>
        </w:rPr>
        <w:t>[Ref. 5.4: 050DXR]</w:t>
      </w:r>
      <w:r w:rsidRPr="007448DA">
        <w:rPr>
          <w:spacing w:val="-2"/>
        </w:rPr>
        <w:t>. In the US, bladder cancer is the sixth most frequently diagnosed cancer, with an estimated 83,190 new cases and</w:t>
      </w:r>
      <w:r w:rsidR="00C4675E" w:rsidRPr="007448DA">
        <w:rPr>
          <w:spacing w:val="-2"/>
        </w:rPr>
        <w:t xml:space="preserve"> </w:t>
      </w:r>
      <w:r w:rsidRPr="007448DA">
        <w:rPr>
          <w:spacing w:val="-2"/>
        </w:rPr>
        <w:t>16,840</w:t>
      </w:r>
      <w:r w:rsidR="00255018" w:rsidRPr="007448DA">
        <w:rPr>
          <w:spacing w:val="-2"/>
        </w:rPr>
        <w:t xml:space="preserve"> </w:t>
      </w:r>
      <w:r w:rsidRPr="007448DA">
        <w:rPr>
          <w:spacing w:val="-2"/>
        </w:rPr>
        <w:t>deaths in</w:t>
      </w:r>
      <w:r w:rsidR="00C4675E" w:rsidRPr="007448DA">
        <w:rPr>
          <w:spacing w:val="-2"/>
        </w:rPr>
        <w:t xml:space="preserve"> </w:t>
      </w:r>
      <w:r w:rsidRPr="007448DA">
        <w:rPr>
          <w:spacing w:val="-2"/>
        </w:rPr>
        <w:t>2024.</w:t>
      </w:r>
      <w:r w:rsidR="00C4675E" w:rsidRPr="007448DA">
        <w:rPr>
          <w:spacing w:val="-2"/>
        </w:rPr>
        <w:t xml:space="preserve"> </w:t>
      </w:r>
      <w:r w:rsidRPr="007448DA">
        <w:rPr>
          <w:spacing w:val="-2"/>
        </w:rPr>
        <w:t xml:space="preserve">Five-year survival rates in bladder cancer have increased </w:t>
      </w:r>
      <w:r w:rsidR="00CE19CC" w:rsidRPr="007448DA">
        <w:rPr>
          <w:spacing w:val="-2"/>
        </w:rPr>
        <w:t xml:space="preserve">slightly </w:t>
      </w:r>
      <w:r w:rsidRPr="007448DA">
        <w:rPr>
          <w:spacing w:val="-2"/>
        </w:rPr>
        <w:t>from 72% in 1975</w:t>
      </w:r>
      <w:r w:rsidR="00255018" w:rsidRPr="007448DA">
        <w:rPr>
          <w:spacing w:val="-2"/>
        </w:rPr>
        <w:t xml:space="preserve"> through </w:t>
      </w:r>
      <w:r w:rsidRPr="007448DA">
        <w:rPr>
          <w:spacing w:val="-2"/>
        </w:rPr>
        <w:t>1977 to 78% from 2013</w:t>
      </w:r>
      <w:r w:rsidR="00255018" w:rsidRPr="007448DA">
        <w:rPr>
          <w:spacing w:val="-2"/>
        </w:rPr>
        <w:t xml:space="preserve"> through </w:t>
      </w:r>
      <w:r w:rsidRPr="007448DA">
        <w:rPr>
          <w:spacing w:val="-2"/>
        </w:rPr>
        <w:t>2019</w:t>
      </w:r>
      <w:r w:rsidR="00CE19CC" w:rsidRPr="007448DA">
        <w:rPr>
          <w:spacing w:val="-2"/>
        </w:rPr>
        <w:t>, highlighting the challenge of improving outcomes</w:t>
      </w:r>
      <w:r w:rsidR="009D4265" w:rsidRPr="007448DA">
        <w:rPr>
          <w:spacing w:val="-2"/>
        </w:rPr>
        <w:t xml:space="preserve"> in bladder cancer</w:t>
      </w:r>
      <w:r w:rsidRPr="007448DA">
        <w:rPr>
          <w:spacing w:val="-2"/>
        </w:rPr>
        <w:t>.</w:t>
      </w:r>
      <w:r w:rsidR="00C4675E" w:rsidRPr="007448DA">
        <w:rPr>
          <w:spacing w:val="-2"/>
        </w:rPr>
        <w:t xml:space="preserve"> </w:t>
      </w:r>
      <w:r w:rsidRPr="007448DA">
        <w:rPr>
          <w:spacing w:val="-2"/>
        </w:rPr>
        <w:t>Bladder cancer is currently the fourth most frequently diagnosed cancer in men (accounting for 6% of new cancer diagnoses) but the eighth most common cause of cancer</w:t>
      </w:r>
      <w:r w:rsidR="00255018" w:rsidRPr="007448DA">
        <w:rPr>
          <w:spacing w:val="-2"/>
        </w:rPr>
        <w:noBreakHyphen/>
      </w:r>
      <w:r w:rsidRPr="007448DA">
        <w:rPr>
          <w:spacing w:val="-2"/>
        </w:rPr>
        <w:t xml:space="preserve">related deaths (accounting for 4% of cancer-related deaths) </w:t>
      </w:r>
      <w:r w:rsidR="00BB2446">
        <w:rPr>
          <w:spacing w:val="-2"/>
        </w:rPr>
        <w:t>[Ref. 5.4: 08HZXM]</w:t>
      </w:r>
      <w:r w:rsidRPr="007448DA">
        <w:rPr>
          <w:spacing w:val="-2"/>
        </w:rPr>
        <w:t>.</w:t>
      </w:r>
      <w:r w:rsidR="002B2509" w:rsidRPr="007448DA">
        <w:rPr>
          <w:spacing w:val="-2"/>
        </w:rPr>
        <w:t xml:space="preserve"> </w:t>
      </w:r>
      <w:r w:rsidRPr="007448DA">
        <w:rPr>
          <w:spacing w:val="-2"/>
        </w:rPr>
        <w:t xml:space="preserve">Increased survival in bladder cancer contributes to the current prevalence of bladder cancer. </w:t>
      </w:r>
      <w:bookmarkStart w:id="99" w:name="_Hlk184053656"/>
      <w:r w:rsidRPr="007448DA">
        <w:rPr>
          <w:spacing w:val="-2"/>
        </w:rPr>
        <w:t>At the start of 2021, there were 730,044 people alive with bladder cancer in the US</w:t>
      </w:r>
      <w:r w:rsidR="006A6654" w:rsidRPr="007448DA">
        <w:rPr>
          <w:spacing w:val="-2"/>
        </w:rPr>
        <w:t xml:space="preserve">, </w:t>
      </w:r>
      <w:r w:rsidRPr="007448DA">
        <w:rPr>
          <w:spacing w:val="-2"/>
        </w:rPr>
        <w:t xml:space="preserve">approaching the prevalence of colon cancer </w:t>
      </w:r>
      <w:r w:rsidR="000247EB" w:rsidRPr="007448DA">
        <w:rPr>
          <w:spacing w:val="-2"/>
        </w:rPr>
        <w:t>(</w:t>
      </w:r>
      <w:r w:rsidRPr="007448DA">
        <w:rPr>
          <w:spacing w:val="-2"/>
        </w:rPr>
        <w:t>898,116 people</w:t>
      </w:r>
      <w:r w:rsidR="000247EB" w:rsidRPr="007448DA">
        <w:rPr>
          <w:spacing w:val="-2"/>
        </w:rPr>
        <w:t>)</w:t>
      </w:r>
      <w:r w:rsidR="006A6654" w:rsidRPr="007448DA">
        <w:rPr>
          <w:spacing w:val="-2"/>
        </w:rPr>
        <w:t xml:space="preserve"> </w:t>
      </w:r>
      <w:r w:rsidR="00BB2446">
        <w:rPr>
          <w:spacing w:val="-2"/>
        </w:rPr>
        <w:t>[Ref. 5.4: 08QPJ3]</w:t>
      </w:r>
      <w:r w:rsidRPr="007448DA">
        <w:rPr>
          <w:spacing w:val="-2"/>
        </w:rPr>
        <w:t>.</w:t>
      </w:r>
      <w:bookmarkEnd w:id="99"/>
      <w:r w:rsidRPr="007448DA">
        <w:rPr>
          <w:spacing w:val="-2"/>
        </w:rPr>
        <w:t xml:space="preserve"> </w:t>
      </w:r>
      <w:bookmarkStart w:id="100" w:name="_Hlk184138279"/>
      <w:r w:rsidRPr="007448DA">
        <w:rPr>
          <w:spacing w:val="-2"/>
        </w:rPr>
        <w:t xml:space="preserve">Among older (≥70 years) male cancer survivors in the US, history of bladder cancer is second only to </w:t>
      </w:r>
      <w:r w:rsidR="000247EB" w:rsidRPr="007448DA">
        <w:rPr>
          <w:spacing w:val="-2"/>
        </w:rPr>
        <w:t xml:space="preserve">history of </w:t>
      </w:r>
      <w:r w:rsidRPr="007448DA">
        <w:rPr>
          <w:spacing w:val="-2"/>
        </w:rPr>
        <w:t xml:space="preserve">prostate cancer </w:t>
      </w:r>
      <w:r w:rsidR="00BB2446">
        <w:rPr>
          <w:spacing w:val="-2"/>
        </w:rPr>
        <w:t>[Ref. 5.4: 08QPJ8]</w:t>
      </w:r>
      <w:r w:rsidRPr="007448DA">
        <w:rPr>
          <w:spacing w:val="-2"/>
        </w:rPr>
        <w:t>.</w:t>
      </w:r>
    </w:p>
    <w:bookmarkEnd w:id="100"/>
    <w:p w14:paraId="0C25B9D4" w14:textId="6C856979" w:rsidR="00CE14F2" w:rsidRDefault="00A6614E" w:rsidP="00CE7903">
      <w:pPr>
        <w:pStyle w:val="Paragraph"/>
        <w:rPr>
          <w:rStyle w:val="Instructions"/>
          <w:rFonts w:ascii="Times New Roman" w:hAnsi="Times New Roman"/>
          <w:vanish w:val="0"/>
          <w:color w:val="auto"/>
        </w:rPr>
      </w:pPr>
      <w:r>
        <w:t>Despite improvements in mortality, patients with bladder cancer experience high rates of recurrence. Patients with low-, intermediate-</w:t>
      </w:r>
      <w:r w:rsidR="001A14F8">
        <w:t>,</w:t>
      </w:r>
      <w:r>
        <w:t xml:space="preserve"> and high-risk NMIBC </w:t>
      </w:r>
      <w:r w:rsidR="006C10F9">
        <w:t>show</w:t>
      </w:r>
      <w:r>
        <w:t xml:space="preserve"> 5-year recurrence</w:t>
      </w:r>
      <w:r w:rsidR="001A14F8">
        <w:noBreakHyphen/>
      </w:r>
      <w:r>
        <w:t>free survival rates of 43%, 33%, and 23%, respectivel</w:t>
      </w:r>
      <w:r w:rsidR="002A321E">
        <w:t>y</w:t>
      </w:r>
      <w:r>
        <w:t>. Forty-six percent of high-risk NMIBC patients progress to</w:t>
      </w:r>
      <w:r w:rsidR="00550135">
        <w:t xml:space="preserve"> </w:t>
      </w:r>
      <w:r>
        <w:t xml:space="preserve">MIBC within 5 years </w:t>
      </w:r>
      <w:r w:rsidR="00BB2446">
        <w:t>[Ref. 5.4: 08QPHV]</w:t>
      </w:r>
      <w:r>
        <w:t xml:space="preserve">. Even with RC with PLND, </w:t>
      </w:r>
      <w:r w:rsidR="002557B5">
        <w:t>5</w:t>
      </w:r>
      <w:r>
        <w:t>-year survival in MIBC ranges from 36</w:t>
      </w:r>
      <w:r w:rsidR="00D56244">
        <w:t>%</w:t>
      </w:r>
      <w:r>
        <w:t xml:space="preserve"> to 48%, as many patients experience and eventually </w:t>
      </w:r>
      <w:r w:rsidR="00D46FD3">
        <w:t>die of</w:t>
      </w:r>
      <w:r>
        <w:t xml:space="preserve"> recurrent metastatic disease </w:t>
      </w:r>
      <w:r w:rsidR="00BB2446" w:rsidRPr="00BB2446">
        <w:rPr>
          <w:bCs/>
        </w:rPr>
        <w:t>[Ref. 5.4: 082XZK</w:t>
      </w:r>
      <w:del w:id="101" w:author="Se, Andrew" w:date="2025-05-29T15:55:00Z">
        <w:r w:rsidR="00DD5183">
          <w:delText>]</w:delText>
        </w:r>
        <w:r w:rsidR="005751C8">
          <w:delText xml:space="preserve"> </w:delText>
        </w:r>
        <w:r w:rsidR="00DD5183">
          <w:delText>[Ref. 5.4: </w:delText>
        </w:r>
      </w:del>
      <w:ins w:id="102" w:author="Se, Andrew" w:date="2025-05-29T15:55:00Z">
        <w:r w:rsidR="00BB2446" w:rsidRPr="00BB2446">
          <w:rPr>
            <w:bCs/>
          </w:rPr>
          <w:t xml:space="preserve">, </w:t>
        </w:r>
      </w:ins>
      <w:r w:rsidR="00BB2446" w:rsidRPr="00BB2446">
        <w:rPr>
          <w:bCs/>
        </w:rPr>
        <w:t>04T3DT]</w:t>
      </w:r>
      <w:r>
        <w:t xml:space="preserve">. </w:t>
      </w:r>
      <w:bookmarkStart w:id="103" w:name="_Hlk184138422"/>
      <w:r>
        <w:t>Five percent of newly diagnosed bladder cancer cases present with metastatic disease</w:t>
      </w:r>
      <w:bookmarkEnd w:id="103"/>
      <w:r>
        <w:t xml:space="preserve"> </w:t>
      </w:r>
      <w:r w:rsidR="00BB2446">
        <w:t>[Ref. 5.4: 08PTKW]</w:t>
      </w:r>
      <w:r>
        <w:t xml:space="preserve">. The </w:t>
      </w:r>
      <w:r w:rsidR="002557B5">
        <w:t>5</w:t>
      </w:r>
      <w:r>
        <w:t>-year relative survival in la/</w:t>
      </w:r>
      <w:proofErr w:type="spellStart"/>
      <w:r>
        <w:t>mUC</w:t>
      </w:r>
      <w:proofErr w:type="spellEnd"/>
      <w:r>
        <w:t xml:space="preserve"> is 36% for locally advanced/regional and 5% for distant </w:t>
      </w:r>
      <w:r w:rsidR="00BB2446">
        <w:t>[Ref. 5.4: 082XZK]</w:t>
      </w:r>
      <w:r>
        <w:t>.</w:t>
      </w:r>
    </w:p>
    <w:p w14:paraId="1E569F42" w14:textId="77777777" w:rsidR="00BA6FC0" w:rsidRPr="008D79B5" w:rsidRDefault="00BA6FC0" w:rsidP="00B90B6A">
      <w:pPr>
        <w:pStyle w:val="Heading3"/>
      </w:pPr>
      <w:r w:rsidRPr="008D79B5">
        <w:t xml:space="preserve">Disparities in Disease </w:t>
      </w:r>
      <w:r w:rsidR="00B2581F" w:rsidRPr="008D79B5">
        <w:t>Epidemiology</w:t>
      </w:r>
    </w:p>
    <w:p w14:paraId="67156EFE" w14:textId="552C3660" w:rsidR="00E371B0" w:rsidRDefault="00E371B0" w:rsidP="002A0BC0">
      <w:pPr>
        <w:pStyle w:val="Paragraph"/>
      </w:pPr>
      <w:r>
        <w:t xml:space="preserve">The epidemiology of bladder cancer in the US varies based on age, sex, race, ethnicity, and geography. </w:t>
      </w:r>
      <w:bookmarkStart w:id="104" w:name="_Hlk184053900"/>
      <w:r>
        <w:t>R</w:t>
      </w:r>
      <w:bookmarkStart w:id="105" w:name="_Hlk184138438"/>
      <w:r>
        <w:t xml:space="preserve">egardless of stage at diagnosis, bladder cancer typically arises in men 65 years of age or older, with an age-adjusted incidence rate of </w:t>
      </w:r>
      <w:r w:rsidR="000703A1">
        <w:t>202</w:t>
      </w:r>
      <w:r>
        <w:t>.0 cases per 100,000</w:t>
      </w:r>
      <w:bookmarkEnd w:id="105"/>
      <w:r>
        <w:t xml:space="preserve">. </w:t>
      </w:r>
      <w:bookmarkStart w:id="106" w:name="_Hlk184138453"/>
      <w:r>
        <w:t xml:space="preserve">Bladder cancer is twice as common </w:t>
      </w:r>
      <w:r w:rsidRPr="00E02E09">
        <w:t>among</w:t>
      </w:r>
      <w:r>
        <w:t xml:space="preserve"> non-Hispanic White individuals (21.9 per 100,000)</w:t>
      </w:r>
      <w:r w:rsidRPr="00E02E09">
        <w:t xml:space="preserve"> </w:t>
      </w:r>
      <w:r>
        <w:t>when compared with</w:t>
      </w:r>
      <w:r w:rsidRPr="00E02E09">
        <w:t xml:space="preserve"> all other racial and ethnic groups (non-Hispanic </w:t>
      </w:r>
      <w:r w:rsidR="00F20B9A">
        <w:t>AI/AN</w:t>
      </w:r>
      <w:r>
        <w:t xml:space="preserve"> [11.5]</w:t>
      </w:r>
      <w:r w:rsidRPr="00E02E09">
        <w:t>, non-Hispanic Black</w:t>
      </w:r>
      <w:r>
        <w:t xml:space="preserve"> [11.0]</w:t>
      </w:r>
      <w:r w:rsidRPr="00E02E09">
        <w:t>, Hispanic</w:t>
      </w:r>
      <w:r>
        <w:t xml:space="preserve"> [10.0]</w:t>
      </w:r>
      <w:r w:rsidRPr="00E02E09">
        <w:t>, or non-Hispanic Asian/Pacific Islander</w:t>
      </w:r>
      <w:r>
        <w:t xml:space="preserve"> [8.4])</w:t>
      </w:r>
      <w:bookmarkEnd w:id="106"/>
      <w:r>
        <w:t xml:space="preserve"> </w:t>
      </w:r>
      <w:r w:rsidR="00BB2446">
        <w:t>[Ref. 5.4: 08QPJ3]</w:t>
      </w:r>
      <w:r>
        <w:t xml:space="preserve">. </w:t>
      </w:r>
      <w:bookmarkEnd w:id="104"/>
      <w:r>
        <w:t xml:space="preserve">Observed racial and ethnic differences in bladder cancer incidence are believed to result from differential distribution of behavioral and environmental factors </w:t>
      </w:r>
      <w:r w:rsidR="00BB2446">
        <w:t>[Ref. 5.4: 08QPHP]</w:t>
      </w:r>
      <w:r w:rsidR="0061010D">
        <w:t>. S</w:t>
      </w:r>
      <w:r>
        <w:t>moking and occupational carcinogen exposures (</w:t>
      </w:r>
      <w:proofErr w:type="spellStart"/>
      <w:r>
        <w:t>eg</w:t>
      </w:r>
      <w:proofErr w:type="spellEnd"/>
      <w:r>
        <w:t xml:space="preserve">, aromatic amines and polycyclic aromatic hydrocarbons) are the most well-established external risk factors for bladder cancer </w:t>
      </w:r>
      <w:r w:rsidR="00BB2446" w:rsidRPr="00BB2446">
        <w:rPr>
          <w:bCs/>
        </w:rPr>
        <w:t>[Ref. 5.4: 05PGXB</w:t>
      </w:r>
      <w:del w:id="107" w:author="Se, Andrew" w:date="2025-05-29T15:55:00Z">
        <w:r w:rsidR="00DD5183">
          <w:delText>]</w:delText>
        </w:r>
        <w:r w:rsidR="00450595">
          <w:delText xml:space="preserve"> </w:delText>
        </w:r>
        <w:r w:rsidR="00DD5183">
          <w:delText>[Ref. 5.4: </w:delText>
        </w:r>
      </w:del>
      <w:ins w:id="108" w:author="Se, Andrew" w:date="2025-05-29T15:55:00Z">
        <w:r w:rsidR="00BB2446" w:rsidRPr="00BB2446">
          <w:rPr>
            <w:bCs/>
          </w:rPr>
          <w:t xml:space="preserve">, </w:t>
        </w:r>
      </w:ins>
      <w:r w:rsidR="00BB2446" w:rsidRPr="00BB2446">
        <w:rPr>
          <w:bCs/>
        </w:rPr>
        <w:t>08QPHP]</w:t>
      </w:r>
      <w:r>
        <w:t xml:space="preserve">. Geographically, individuals living in the Northeast have </w:t>
      </w:r>
      <w:r w:rsidR="00637355">
        <w:t xml:space="preserve">historically </w:t>
      </w:r>
      <w:r>
        <w:t xml:space="preserve">been shown to have a 71% higher rate of bladder cancer (95% </w:t>
      </w:r>
      <w:r w:rsidR="00AA02B2">
        <w:t>CI</w:t>
      </w:r>
      <w:r>
        <w:t>: 1.23</w:t>
      </w:r>
      <w:r w:rsidR="004A4BA9">
        <w:noBreakHyphen/>
      </w:r>
      <w:r>
        <w:t xml:space="preserve">2.39) compared </w:t>
      </w:r>
      <w:r w:rsidR="00D46FD3">
        <w:t>with</w:t>
      </w:r>
      <w:r>
        <w:t xml:space="preserve"> those living in the West; th</w:t>
      </w:r>
      <w:r w:rsidR="0061010D">
        <w:t>e</w:t>
      </w:r>
      <w:r>
        <w:t xml:space="preserve"> increased rate was only </w:t>
      </w:r>
      <w:r>
        <w:lastRenderedPageBreak/>
        <w:t xml:space="preserve">partially explained by smoking (HR=1.65, 95% CI: 1.18-2.30 </w:t>
      </w:r>
      <w:r w:rsidR="00D46FD3">
        <w:t>after</w:t>
      </w:r>
      <w:r>
        <w:t xml:space="preserve"> adjustment) </w:t>
      </w:r>
      <w:r w:rsidR="00BB2446">
        <w:t>[Ref. 5.4: 08QPHT]</w:t>
      </w:r>
      <w:r>
        <w:t>.</w:t>
      </w:r>
      <w:r w:rsidRPr="003C5A5A">
        <w:t xml:space="preserve"> </w:t>
      </w:r>
      <w:r>
        <w:t>Differences in bladder cancer incidence continue to be observed by region/state</w:t>
      </w:r>
      <w:r w:rsidR="00637355">
        <w:t xml:space="preserve"> in 2024</w:t>
      </w:r>
      <w:r>
        <w:t xml:space="preserve"> </w:t>
      </w:r>
      <w:r w:rsidR="00BB2446">
        <w:t>[Ref. 5.4: 08HZXM]</w:t>
      </w:r>
      <w:r>
        <w:t>.</w:t>
      </w:r>
    </w:p>
    <w:p w14:paraId="5F9D66F9" w14:textId="35EDE3DF" w:rsidR="00E371B0" w:rsidRPr="002A0BC0" w:rsidRDefault="00E371B0" w:rsidP="002A0BC0">
      <w:pPr>
        <w:pStyle w:val="Paragraph"/>
      </w:pPr>
      <w:r>
        <w:t xml:space="preserve">Despite the fact that bladder cancer incidence is higher among White individuals, Black individuals in the US die </w:t>
      </w:r>
      <w:r w:rsidR="001B7681">
        <w:t>of</w:t>
      </w:r>
      <w:r>
        <w:t xml:space="preserve"> bladder cancer at higher rates than any other racial or ethnic group. </w:t>
      </w:r>
      <w:bookmarkStart w:id="109" w:name="_Hlk184138534"/>
      <w:bookmarkStart w:id="110" w:name="_Hlk184067964"/>
      <w:r>
        <w:t xml:space="preserve">The </w:t>
      </w:r>
      <w:r w:rsidR="002557B5">
        <w:t>5</w:t>
      </w:r>
      <w:r>
        <w:t>-year relative survival for bladder cancer (all stages) is 13.2% lower for non</w:t>
      </w:r>
      <w:r w:rsidR="00F20B9A">
        <w:noBreakHyphen/>
      </w:r>
      <w:r>
        <w:t xml:space="preserve">Hispanic Black individuals (66.3%) compared </w:t>
      </w:r>
      <w:r w:rsidR="00D46FD3">
        <w:t>with</w:t>
      </w:r>
      <w:r>
        <w:t xml:space="preserve"> non-Hispanic White individuals (79.5%) </w:t>
      </w:r>
      <w:r w:rsidR="00BB2446">
        <w:t>[Ref. 5.4: 08PTKW]</w:t>
      </w:r>
      <w:r>
        <w:t xml:space="preserve">. </w:t>
      </w:r>
      <w:r w:rsidRPr="00E2046A">
        <w:t xml:space="preserve">While </w:t>
      </w:r>
      <w:proofErr w:type="spellStart"/>
      <w:r w:rsidRPr="00E2046A">
        <w:t>mUC</w:t>
      </w:r>
      <w:proofErr w:type="spellEnd"/>
      <w:r w:rsidRPr="00E2046A">
        <w:t xml:space="preserve"> incidence is highest among </w:t>
      </w:r>
      <w:r>
        <w:t>non-Hispanic</w:t>
      </w:r>
      <w:r w:rsidRPr="00E2046A">
        <w:t xml:space="preserve"> White individuals,</w:t>
      </w:r>
      <w:r>
        <w:t xml:space="preserve"> as with bladder cancer</w:t>
      </w:r>
      <w:r w:rsidRPr="006F1250">
        <w:t xml:space="preserve"> </w:t>
      </w:r>
      <w:r>
        <w:t xml:space="preserve">overall, </w:t>
      </w:r>
      <w:proofErr w:type="spellStart"/>
      <w:r>
        <w:t>mUC</w:t>
      </w:r>
      <w:proofErr w:type="spellEnd"/>
      <w:r w:rsidRPr="00E2046A">
        <w:t xml:space="preserve"> survival is </w:t>
      </w:r>
      <w:r w:rsidR="000F68DD">
        <w:t xml:space="preserve">also </w:t>
      </w:r>
      <w:r w:rsidRPr="00E2046A">
        <w:t xml:space="preserve">lowest among </w:t>
      </w:r>
      <w:r>
        <w:t>non-Hispanic</w:t>
      </w:r>
      <w:r w:rsidRPr="00E2046A">
        <w:t xml:space="preserve"> Black individuals, at nearly half of that observed among </w:t>
      </w:r>
      <w:r>
        <w:t>non-Hispanic</w:t>
      </w:r>
      <w:r w:rsidRPr="00E2046A">
        <w:t xml:space="preserve"> White individuals (</w:t>
      </w:r>
      <w:r w:rsidR="002557B5">
        <w:t>5</w:t>
      </w:r>
      <w:r w:rsidR="00574565">
        <w:noBreakHyphen/>
      </w:r>
      <w:r>
        <w:t xml:space="preserve">year relative survival: </w:t>
      </w:r>
      <w:r w:rsidRPr="00E2046A">
        <w:t>5.3% vs 8.9</w:t>
      </w:r>
      <w:bookmarkEnd w:id="109"/>
      <w:r w:rsidRPr="00E2046A">
        <w:t>%)</w:t>
      </w:r>
      <w:r>
        <w:t xml:space="preserve"> </w:t>
      </w:r>
      <w:r w:rsidR="00BB2446">
        <w:t>[Ref. 5.4: 08QPJ3]</w:t>
      </w:r>
      <w:r w:rsidRPr="00E2046A">
        <w:t>.</w:t>
      </w:r>
      <w:bookmarkEnd w:id="110"/>
      <w:r>
        <w:t xml:space="preserve"> These survival differences are most </w:t>
      </w:r>
      <w:r w:rsidR="00D46FD3">
        <w:t>frequently</w:t>
      </w:r>
      <w:r>
        <w:t xml:space="preserve"> attribut</w:t>
      </w:r>
      <w:r w:rsidR="000F68DD">
        <w:t>ed</w:t>
      </w:r>
      <w:r>
        <w:t xml:space="preserve"> to unfavorable pathology at presentation, health</w:t>
      </w:r>
      <w:r w:rsidR="007362F5">
        <w:t xml:space="preserve"> care</w:t>
      </w:r>
      <w:r>
        <w:t xml:space="preserve"> disparities, and </w:t>
      </w:r>
      <w:r w:rsidRPr="00E02E09">
        <w:t>worse bladder cancer</w:t>
      </w:r>
      <w:r w:rsidR="009E4263">
        <w:t>–</w:t>
      </w:r>
      <w:r w:rsidRPr="00E02E09">
        <w:t>related outcomes</w:t>
      </w:r>
      <w:r>
        <w:t xml:space="preserve"> in Black patients and do not appear to be explained by age, stage, or grade </w:t>
      </w:r>
      <w:r w:rsidR="00BB2446" w:rsidRPr="00BB2446">
        <w:rPr>
          <w:bCs/>
        </w:rPr>
        <w:t>[Ref. 5.4: 08QPHP</w:t>
      </w:r>
      <w:del w:id="111" w:author="Se, Andrew" w:date="2025-05-29T15:55:00Z">
        <w:r w:rsidR="00DD5183">
          <w:delText>]</w:delText>
        </w:r>
        <w:r w:rsidR="009E4263">
          <w:delText xml:space="preserve"> </w:delText>
        </w:r>
        <w:r w:rsidR="00DD5183">
          <w:delText>[Ref. 5.4: </w:delText>
        </w:r>
      </w:del>
      <w:ins w:id="112" w:author="Se, Andrew" w:date="2025-05-29T15:55:00Z">
        <w:r w:rsidR="00BB2446" w:rsidRPr="00BB2446">
          <w:rPr>
            <w:bCs/>
          </w:rPr>
          <w:t xml:space="preserve">, </w:t>
        </w:r>
      </w:ins>
      <w:r w:rsidR="00BB2446" w:rsidRPr="00BB2446">
        <w:rPr>
          <w:bCs/>
        </w:rPr>
        <w:t>08QPHK</w:t>
      </w:r>
      <w:del w:id="113" w:author="Se, Andrew" w:date="2025-05-29T15:55:00Z">
        <w:r w:rsidR="00DD5183">
          <w:delText>]</w:delText>
        </w:r>
        <w:r w:rsidR="009E4263">
          <w:delText xml:space="preserve"> </w:delText>
        </w:r>
        <w:r w:rsidR="00DD5183">
          <w:delText>[Ref. 5.4: </w:delText>
        </w:r>
      </w:del>
      <w:ins w:id="114" w:author="Se, Andrew" w:date="2025-05-29T15:55:00Z">
        <w:r w:rsidR="00BB2446" w:rsidRPr="00BB2446">
          <w:rPr>
            <w:bCs/>
          </w:rPr>
          <w:t xml:space="preserve">, </w:t>
        </w:r>
      </w:ins>
      <w:r w:rsidR="00BB2446" w:rsidRPr="00BB2446">
        <w:rPr>
          <w:bCs/>
        </w:rPr>
        <w:t>08QPJ9</w:t>
      </w:r>
      <w:del w:id="115" w:author="Se, Andrew" w:date="2025-05-29T15:55:00Z">
        <w:r w:rsidR="00DD5183">
          <w:delText>]</w:delText>
        </w:r>
        <w:r w:rsidR="009E4263">
          <w:delText xml:space="preserve"> </w:delText>
        </w:r>
        <w:r w:rsidR="00DD5183">
          <w:delText>[Ref. 5.4: </w:delText>
        </w:r>
      </w:del>
      <w:ins w:id="116" w:author="Se, Andrew" w:date="2025-05-29T15:55:00Z">
        <w:r w:rsidR="00BB2446" w:rsidRPr="00BB2446">
          <w:rPr>
            <w:bCs/>
          </w:rPr>
          <w:t xml:space="preserve">, </w:t>
        </w:r>
      </w:ins>
      <w:r w:rsidR="00BB2446">
        <w:t>08QPHJ]</w:t>
      </w:r>
      <w:r w:rsidRPr="00E02E09">
        <w:t>.</w:t>
      </w:r>
      <w:r w:rsidRPr="00E51CDA">
        <w:t xml:space="preserve"> </w:t>
      </w:r>
      <w:r>
        <w:t xml:space="preserve">In a study of 12,652 MIBC patients receiving RC from 2004 to 2012 in the National Cancer Database, Black race was determined to be an independent predictor of reduced quality of care and overall survival. Compared </w:t>
      </w:r>
      <w:r w:rsidR="00D46FD3">
        <w:t>with</w:t>
      </w:r>
      <w:r>
        <w:t xml:space="preserve"> White patients, Black patients were 30% less likely to receive PLND (</w:t>
      </w:r>
      <w:r w:rsidR="0039457F">
        <w:t xml:space="preserve">95% </w:t>
      </w:r>
      <w:r>
        <w:t>CI: 0.55-</w:t>
      </w:r>
      <w:r w:rsidR="0034143A">
        <w:t>0</w:t>
      </w:r>
      <w:r>
        <w:t>.91) and 34% more likely to experience a greater length of stay (</w:t>
      </w:r>
      <w:r w:rsidR="0039457F">
        <w:t>95% </w:t>
      </w:r>
      <w:r>
        <w:t xml:space="preserve">CI: 1.13-1.59). Among those receiving NAC, Black patients encountered treatment delays compared </w:t>
      </w:r>
      <w:r w:rsidR="00D46FD3">
        <w:t>with</w:t>
      </w:r>
      <w:r>
        <w:t xml:space="preserve"> White patients, with 59% higher odds of experiencing prolonged time to NAC (</w:t>
      </w:r>
      <w:r w:rsidR="0039457F">
        <w:t xml:space="preserve">95% </w:t>
      </w:r>
      <w:r>
        <w:t>CI: 1.09-2.34) and 2.6-fold higher odds of experiencing a</w:t>
      </w:r>
      <w:r w:rsidR="00DA644C">
        <w:t xml:space="preserve"> </w:t>
      </w:r>
      <w:r>
        <w:t>prolonged time from NAC to RC (</w:t>
      </w:r>
      <w:r w:rsidR="0039457F">
        <w:t xml:space="preserve">95% </w:t>
      </w:r>
      <w:r>
        <w:t>CI: 1.77-3.85)</w:t>
      </w:r>
      <w:r w:rsidR="0039457F" w:rsidRPr="0039457F">
        <w:t xml:space="preserve"> </w:t>
      </w:r>
      <w:r w:rsidR="00BB2446">
        <w:t>[Ref. 5.4: 08QPHK]</w:t>
      </w:r>
      <w:r>
        <w:t>.</w:t>
      </w:r>
    </w:p>
    <w:p w14:paraId="348443E9" w14:textId="7FDAFC89" w:rsidR="00E371B0" w:rsidRPr="00294DB0" w:rsidRDefault="00E371B0" w:rsidP="002A0BC0">
      <w:pPr>
        <w:pStyle w:val="Paragraph"/>
      </w:pPr>
      <w:r w:rsidRPr="00294DB0">
        <w:t>According to US SEER data from 201</w:t>
      </w:r>
      <w:r>
        <w:t>8</w:t>
      </w:r>
      <w:r w:rsidR="0030480B">
        <w:t xml:space="preserve"> to </w:t>
      </w:r>
      <w:r w:rsidRPr="00294DB0">
        <w:t>202</w:t>
      </w:r>
      <w:r>
        <w:t>1</w:t>
      </w:r>
      <w:r w:rsidRPr="00294DB0">
        <w:t>, the overall age</w:t>
      </w:r>
      <w:r w:rsidR="0030480B">
        <w:noBreakHyphen/>
      </w:r>
      <w:r w:rsidRPr="00294DB0">
        <w:t xml:space="preserve">adjusted incidence rate of </w:t>
      </w:r>
      <w:r>
        <w:t>la/</w:t>
      </w:r>
      <w:proofErr w:type="spellStart"/>
      <w:r>
        <w:t>mUC</w:t>
      </w:r>
      <w:proofErr w:type="spellEnd"/>
      <w:r w:rsidRPr="00294DB0">
        <w:t xml:space="preserve"> is </w:t>
      </w:r>
      <w:r>
        <w:t>1.06 cases per 100,000</w:t>
      </w:r>
      <w:r w:rsidR="000247EB">
        <w:t xml:space="preserve"> </w:t>
      </w:r>
      <w:r w:rsidR="000247EB" w:rsidRPr="00294DB0">
        <w:t>[</w:t>
      </w:r>
      <w:r w:rsidR="00BB2446" w:rsidRPr="000B052F">
        <w:t>Table </w:t>
      </w:r>
      <w:r w:rsidR="00BB2446" w:rsidRPr="000B052F">
        <w:rPr>
          <w:noProof/>
        </w:rPr>
        <w:t>1</w:t>
      </w:r>
      <w:r w:rsidR="000247EB" w:rsidRPr="00294DB0">
        <w:t>]</w:t>
      </w:r>
      <w:r w:rsidR="000247EB">
        <w:t xml:space="preserve"> </w:t>
      </w:r>
      <w:r w:rsidR="00BB2446">
        <w:t>[Ref. 5.4: 08QPTC]</w:t>
      </w:r>
      <w:r>
        <w:t>. Incidence of la/</w:t>
      </w:r>
      <w:proofErr w:type="spellStart"/>
      <w:r>
        <w:t>mUC</w:t>
      </w:r>
      <w:proofErr w:type="spellEnd"/>
      <w:r>
        <w:t xml:space="preserve"> is nearly </w:t>
      </w:r>
      <w:r w:rsidR="00D46FD3">
        <w:t>3</w:t>
      </w:r>
      <w:r>
        <w:t xml:space="preserve"> times higher among men </w:t>
      </w:r>
      <w:r w:rsidRPr="00294DB0">
        <w:t>(1.</w:t>
      </w:r>
      <w:r>
        <w:t>65 per 100,000</w:t>
      </w:r>
      <w:r w:rsidRPr="00294DB0">
        <w:t xml:space="preserve">) than </w:t>
      </w:r>
      <w:r>
        <w:t xml:space="preserve">women </w:t>
      </w:r>
      <w:r w:rsidRPr="00294DB0">
        <w:t>(</w:t>
      </w:r>
      <w:r>
        <w:t>0.61</w:t>
      </w:r>
      <w:r w:rsidRPr="00294DB0">
        <w:t xml:space="preserve">) and </w:t>
      </w:r>
      <w:r>
        <w:t xml:space="preserve">is </w:t>
      </w:r>
      <w:r w:rsidRPr="00294DB0">
        <w:t>highest in people 65 years and older (</w:t>
      </w:r>
      <w:r>
        <w:t>6.53</w:t>
      </w:r>
      <w:r w:rsidRPr="00294DB0">
        <w:t xml:space="preserve">). </w:t>
      </w:r>
      <w:r>
        <w:t>The majority of la/</w:t>
      </w:r>
      <w:proofErr w:type="spellStart"/>
      <w:r>
        <w:t>mUC</w:t>
      </w:r>
      <w:proofErr w:type="spellEnd"/>
      <w:r>
        <w:t xml:space="preserve"> occurs in older men (≥65 years), with an age-adjusted incidence of 10.49 per 100,000 – the highest age-, sex-, race-, or ethnicity-specific incidence observed for la/</w:t>
      </w:r>
      <w:proofErr w:type="spellStart"/>
      <w:r>
        <w:t>mUC</w:t>
      </w:r>
      <w:proofErr w:type="spellEnd"/>
      <w:r>
        <w:t xml:space="preserve"> in the US. </w:t>
      </w:r>
      <w:r w:rsidRPr="00294DB0">
        <w:t xml:space="preserve">Across sex and racial groups, the age-adjusted incidence is highest among </w:t>
      </w:r>
      <w:r>
        <w:t>White</w:t>
      </w:r>
      <w:r w:rsidRPr="00294DB0">
        <w:t xml:space="preserve"> men (</w:t>
      </w:r>
      <w:r>
        <w:t>1.78</w:t>
      </w:r>
      <w:r w:rsidRPr="00294DB0">
        <w:t xml:space="preserve"> per 100,000), followed by</w:t>
      </w:r>
      <w:r>
        <w:t xml:space="preserve"> Black</w:t>
      </w:r>
      <w:r w:rsidRPr="00294DB0">
        <w:t xml:space="preserve"> men (</w:t>
      </w:r>
      <w:r>
        <w:t>1.42</w:t>
      </w:r>
      <w:r w:rsidRPr="00294DB0">
        <w:t xml:space="preserve">), </w:t>
      </w:r>
      <w:r>
        <w:t>Asian or Pacific Islander men (0.88)</w:t>
      </w:r>
      <w:r w:rsidRPr="00294DB0">
        <w:t xml:space="preserve">, </w:t>
      </w:r>
      <w:r>
        <w:t xml:space="preserve">AI/AN men (0.70), </w:t>
      </w:r>
      <w:r w:rsidRPr="00294DB0">
        <w:t xml:space="preserve">and lowest in </w:t>
      </w:r>
      <w:r>
        <w:t>women across all racial groups (Black: 0.67, White: 0.64, Asian/P</w:t>
      </w:r>
      <w:r w:rsidR="0060749A">
        <w:t xml:space="preserve">acific </w:t>
      </w:r>
      <w:r>
        <w:t>I</w:t>
      </w:r>
      <w:r w:rsidR="0060749A">
        <w:t>slander</w:t>
      </w:r>
      <w:r>
        <w:t>: 0.31, AI/AN: 0.27)</w:t>
      </w:r>
      <w:r w:rsidRPr="00294DB0">
        <w:t>. With respect to ethnicity, non-Hispanic people have a higher incidence than Hispanic people (1.</w:t>
      </w:r>
      <w:r>
        <w:t>11</w:t>
      </w:r>
      <w:r w:rsidRPr="00294DB0">
        <w:t xml:space="preserve"> vs</w:t>
      </w:r>
      <w:r>
        <w:t xml:space="preserve"> 0.75</w:t>
      </w:r>
      <w:r w:rsidRPr="00294DB0">
        <w:t xml:space="preserve"> per 100,000, respectively), particularly among men</w:t>
      </w:r>
      <w:r>
        <w:t xml:space="preserve"> (1.73 vs 1.13 per 100,000, respectively)</w:t>
      </w:r>
      <w:r w:rsidRPr="00294DB0">
        <w:t>.</w:t>
      </w:r>
    </w:p>
    <w:bookmarkEnd w:id="98"/>
    <w:p w14:paraId="1848AC54" w14:textId="4BA4A606" w:rsidR="00BA6FC0" w:rsidRPr="005079E5" w:rsidRDefault="00BA6FC0" w:rsidP="005E50CE">
      <w:pPr>
        <w:pStyle w:val="Heading3"/>
        <w:rPr>
          <w:rStyle w:val="Instructions"/>
          <w:rFonts w:ascii="Times New Roman" w:hAnsi="Times New Roman"/>
          <w:vanish w:val="0"/>
          <w:color w:val="auto"/>
        </w:rPr>
      </w:pPr>
      <w:r w:rsidRPr="00730C89">
        <w:rPr>
          <w:rStyle w:val="SuggestedOptional"/>
          <w:color w:val="auto"/>
        </w:rPr>
        <w:t>Disease Estimates to Support US Clinical Study Enrollment</w:t>
      </w:r>
      <w:r w:rsidR="005A1769" w:rsidRPr="00730C89">
        <w:rPr>
          <w:rStyle w:val="SuggestedOptional"/>
          <w:color w:val="auto"/>
        </w:rPr>
        <w:t xml:space="preserve"> Efforts</w:t>
      </w:r>
    </w:p>
    <w:p w14:paraId="3C3A9CE3" w14:textId="778605EE" w:rsidR="005079E5" w:rsidRDefault="004F3306" w:rsidP="002A0BC0">
      <w:pPr>
        <w:pStyle w:val="Paragraph"/>
      </w:pPr>
      <w:r>
        <w:t xml:space="preserve">In 2024, an estimated 5003 US adults will be diagnosed with </w:t>
      </w:r>
      <w:r w:rsidR="00AF515F">
        <w:t>la/</w:t>
      </w:r>
      <w:proofErr w:type="spellStart"/>
      <w:r w:rsidR="00AF515F">
        <w:t>mUC</w:t>
      </w:r>
      <w:proofErr w:type="spellEnd"/>
      <w:r w:rsidR="00AF515F">
        <w:t xml:space="preserve"> </w:t>
      </w:r>
      <w:r>
        <w:t>based on SEER data from 2018</w:t>
      </w:r>
      <w:r w:rsidR="00DB784A">
        <w:t xml:space="preserve"> to </w:t>
      </w:r>
      <w:r>
        <w:t>2021 [</w:t>
      </w:r>
      <w:r w:rsidR="00BB2446" w:rsidRPr="000B052F">
        <w:t>Table </w:t>
      </w:r>
      <w:r w:rsidR="00BB2446" w:rsidRPr="000B052F">
        <w:rPr>
          <w:noProof/>
        </w:rPr>
        <w:t>1</w:t>
      </w:r>
      <w:r>
        <w:t xml:space="preserve">]. Nearly 80% of new cases will occur in people </w:t>
      </w:r>
      <w:r w:rsidR="00DB784A">
        <w:t>65 </w:t>
      </w:r>
      <w:r>
        <w:t>years of age or older, with only 2.3% of new cases occurring in those less than 50 years</w:t>
      </w:r>
      <w:r w:rsidR="00DB784A">
        <w:t xml:space="preserve"> of age</w:t>
      </w:r>
      <w:r>
        <w:t xml:space="preserve">. </w:t>
      </w:r>
      <w:r w:rsidR="00FD545B">
        <w:t xml:space="preserve">The majority of new </w:t>
      </w:r>
      <w:r w:rsidR="00AF515F">
        <w:t>la/</w:t>
      </w:r>
      <w:proofErr w:type="spellStart"/>
      <w:r w:rsidR="00AF515F">
        <w:t>mUC</w:t>
      </w:r>
      <w:proofErr w:type="spellEnd"/>
      <w:r w:rsidR="00AF515F">
        <w:t xml:space="preserve"> </w:t>
      </w:r>
      <w:r w:rsidR="00FD545B">
        <w:t>cases are expected to occur among White individuals (87.4%)</w:t>
      </w:r>
      <w:r w:rsidR="002C31CE">
        <w:t>,</w:t>
      </w:r>
      <w:r w:rsidR="00FD545B">
        <w:t xml:space="preserve"> followed by Black (9.4%), Asian</w:t>
      </w:r>
      <w:r w:rsidR="0060749A">
        <w:t xml:space="preserve">/Pacific </w:t>
      </w:r>
      <w:r w:rsidR="00FD545B">
        <w:t>I</w:t>
      </w:r>
      <w:r w:rsidR="0060749A">
        <w:t>slander</w:t>
      </w:r>
      <w:r w:rsidR="00FD545B">
        <w:t xml:space="preserve"> (2.7%), and AI/AN (0.4%). Similarly, non-Hispanic individuals </w:t>
      </w:r>
      <w:r w:rsidR="0033527E">
        <w:t xml:space="preserve">will </w:t>
      </w:r>
      <w:r w:rsidR="00FD545B">
        <w:t>experience the largest burden, with 93.1% of new cases estimated to occur in non-Hispanic</w:t>
      </w:r>
      <w:r w:rsidR="0033527E">
        <w:t xml:space="preserve"> individuals</w:t>
      </w:r>
      <w:r w:rsidR="00FD545B">
        <w:t xml:space="preserve"> compared </w:t>
      </w:r>
      <w:r w:rsidR="00D46FD3">
        <w:t>with</w:t>
      </w:r>
      <w:r w:rsidR="00FD545B">
        <w:t xml:space="preserve"> 6.9% among Hispanic individuals. </w:t>
      </w:r>
      <w:r w:rsidR="007657B0">
        <w:t>S</w:t>
      </w:r>
      <w:r w:rsidR="005D0390">
        <w:t>ex-</w:t>
      </w:r>
      <w:r w:rsidR="005D0390">
        <w:lastRenderedPageBreak/>
        <w:t xml:space="preserve">specific proportions </w:t>
      </w:r>
      <w:r w:rsidR="008B39CF">
        <w:t xml:space="preserve">of </w:t>
      </w:r>
      <w:r w:rsidR="007657B0">
        <w:t xml:space="preserve">estimated </w:t>
      </w:r>
      <w:r w:rsidR="008B39CF">
        <w:t xml:space="preserve">new cases </w:t>
      </w:r>
      <w:r w:rsidR="005D0390">
        <w:t>by age, race, and ethnicity are similar to the proportions in the overall population</w:t>
      </w:r>
      <w:r w:rsidR="007657B0">
        <w:t xml:space="preserve">; however, </w:t>
      </w:r>
      <w:r w:rsidR="00AD6C02">
        <w:t xml:space="preserve">a higher proportion of new cases among females are expected to be non-White (15.2%) compared </w:t>
      </w:r>
      <w:r w:rsidR="00D46FD3">
        <w:t>with</w:t>
      </w:r>
      <w:r w:rsidR="00AD6C02">
        <w:t xml:space="preserve"> that among males (11.3%)</w:t>
      </w:r>
      <w:r w:rsidR="002A321E">
        <w:t xml:space="preserve"> </w:t>
      </w:r>
      <w:r w:rsidR="00BB2446">
        <w:t>[Ref. 5.4: 08PTKW]</w:t>
      </w:r>
      <w:r w:rsidR="00AD6C02">
        <w:t>.</w:t>
      </w:r>
    </w:p>
    <w:p w14:paraId="2FA19099" w14:textId="16D80AE1" w:rsidR="005079E5" w:rsidRPr="000B052F" w:rsidRDefault="005079E5" w:rsidP="007448DA">
      <w:pPr>
        <w:pStyle w:val="Caption"/>
        <w:rPr>
          <w:bCs w:val="0"/>
          <w:szCs w:val="24"/>
        </w:rPr>
      </w:pPr>
      <w:bookmarkStart w:id="117" w:name="_Ref184019061"/>
      <w:bookmarkStart w:id="118" w:name="_Hlk140176763"/>
      <w:r w:rsidRPr="000B052F">
        <w:rPr>
          <w:szCs w:val="24"/>
        </w:rPr>
        <w:t>Table</w:t>
      </w:r>
      <w:r w:rsidR="00DA644C" w:rsidRPr="000B052F">
        <w:rPr>
          <w:szCs w:val="24"/>
        </w:rPr>
        <w:t> </w:t>
      </w:r>
      <w:r w:rsidR="00BB2446">
        <w:rPr>
          <w:noProof/>
          <w:szCs w:val="24"/>
        </w:rPr>
        <w:t>1</w:t>
      </w:r>
      <w:bookmarkEnd w:id="117"/>
      <w:r w:rsidR="00CE5D9C" w:rsidRPr="000B052F">
        <w:rPr>
          <w:szCs w:val="24"/>
        </w:rPr>
        <w:tab/>
      </w:r>
      <w:r w:rsidRPr="000B052F">
        <w:rPr>
          <w:szCs w:val="24"/>
        </w:rPr>
        <w:t>Age-</w:t>
      </w:r>
      <w:r w:rsidR="00835CA5" w:rsidRPr="000B052F">
        <w:rPr>
          <w:szCs w:val="24"/>
        </w:rPr>
        <w:t>A</w:t>
      </w:r>
      <w:r w:rsidRPr="000B052F">
        <w:rPr>
          <w:szCs w:val="24"/>
        </w:rPr>
        <w:t xml:space="preserve">djusted Incidence and Estimated Number of New Cases of </w:t>
      </w:r>
      <w:r w:rsidR="00786EF0" w:rsidRPr="000B052F">
        <w:rPr>
          <w:szCs w:val="24"/>
        </w:rPr>
        <w:t xml:space="preserve">Locally Advanced or Metastatic </w:t>
      </w:r>
      <w:r w:rsidRPr="000B052F">
        <w:rPr>
          <w:szCs w:val="24"/>
        </w:rPr>
        <w:t>Urothelial Carcinoma in the US, by Sex, Age, Race, and Ethnicity, 2018-2021</w:t>
      </w:r>
    </w:p>
    <w:tbl>
      <w:tblPr>
        <w:tblW w:w="48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937"/>
        <w:gridCol w:w="917"/>
        <w:gridCol w:w="917"/>
        <w:gridCol w:w="1522"/>
        <w:gridCol w:w="1538"/>
        <w:gridCol w:w="1535"/>
      </w:tblGrid>
      <w:tr w:rsidR="007156A2" w:rsidRPr="003478A2" w14:paraId="117ACA6E" w14:textId="77777777" w:rsidTr="007156A2">
        <w:trPr>
          <w:trHeight w:val="290"/>
          <w:jc w:val="center"/>
        </w:trPr>
        <w:tc>
          <w:tcPr>
            <w:tcW w:w="931" w:type="pct"/>
            <w:shd w:val="clear" w:color="auto" w:fill="auto"/>
            <w:noWrap/>
            <w:vAlign w:val="bottom"/>
          </w:tcPr>
          <w:p w14:paraId="64351924" w14:textId="77777777" w:rsidR="005079E5" w:rsidRPr="003478A2" w:rsidRDefault="005079E5" w:rsidP="00F92086">
            <w:pPr>
              <w:pStyle w:val="TableCellLeft10pt"/>
            </w:pPr>
          </w:p>
        </w:tc>
        <w:tc>
          <w:tcPr>
            <w:tcW w:w="1453" w:type="pct"/>
            <w:gridSpan w:val="3"/>
            <w:vAlign w:val="center"/>
          </w:tcPr>
          <w:p w14:paraId="33B63028" w14:textId="68503C78" w:rsidR="005079E5" w:rsidRPr="00D82795" w:rsidRDefault="005079E5" w:rsidP="00F92086">
            <w:pPr>
              <w:pStyle w:val="TableCellLeft10pt"/>
              <w:rPr>
                <w:b/>
                <w:bCs/>
                <w:color w:val="000000"/>
                <w:vertAlign w:val="superscript"/>
              </w:rPr>
            </w:pPr>
            <w:r w:rsidRPr="00171A50">
              <w:rPr>
                <w:b/>
                <w:bCs/>
                <w:color w:val="000000"/>
              </w:rPr>
              <w:t>Age-</w:t>
            </w:r>
            <w:r w:rsidR="00835CA5">
              <w:rPr>
                <w:b/>
                <w:bCs/>
                <w:color w:val="000000"/>
              </w:rPr>
              <w:t>A</w:t>
            </w:r>
            <w:r w:rsidRPr="00171A50">
              <w:rPr>
                <w:b/>
                <w:bCs/>
                <w:color w:val="000000"/>
              </w:rPr>
              <w:t xml:space="preserve">djusted Incidence </w:t>
            </w:r>
            <w:proofErr w:type="spellStart"/>
            <w:r w:rsidRPr="00171A50">
              <w:rPr>
                <w:b/>
                <w:bCs/>
                <w:color w:val="000000"/>
              </w:rPr>
              <w:t>Rate</w:t>
            </w:r>
            <w:r>
              <w:rPr>
                <w:b/>
                <w:bCs/>
                <w:color w:val="000000"/>
                <w:vertAlign w:val="superscript"/>
              </w:rPr>
              <w:t>a</w:t>
            </w:r>
            <w:proofErr w:type="spellEnd"/>
          </w:p>
          <w:p w14:paraId="6F62455F" w14:textId="77777777" w:rsidR="005079E5" w:rsidRPr="00171A50" w:rsidRDefault="005079E5" w:rsidP="00F92086">
            <w:pPr>
              <w:pStyle w:val="TableCellLeft10pt"/>
              <w:rPr>
                <w:b/>
                <w:bCs/>
                <w:color w:val="000000"/>
              </w:rPr>
            </w:pPr>
            <w:r w:rsidRPr="00171A50">
              <w:rPr>
                <w:b/>
                <w:bCs/>
                <w:color w:val="000000"/>
              </w:rPr>
              <w:t>(per 100,000)</w:t>
            </w:r>
          </w:p>
        </w:tc>
        <w:tc>
          <w:tcPr>
            <w:tcW w:w="2616" w:type="pct"/>
            <w:gridSpan w:val="3"/>
            <w:tcBorders>
              <w:bottom w:val="single" w:sz="4" w:space="0" w:color="auto"/>
            </w:tcBorders>
            <w:vAlign w:val="center"/>
          </w:tcPr>
          <w:p w14:paraId="4F5EA11A" w14:textId="30C5E587" w:rsidR="007156A2" w:rsidRDefault="005079E5" w:rsidP="00F92086">
            <w:pPr>
              <w:pStyle w:val="TableCellLeft10pt"/>
              <w:rPr>
                <w:b/>
                <w:bCs/>
                <w:color w:val="000000"/>
              </w:rPr>
            </w:pPr>
            <w:r w:rsidRPr="007B3A20">
              <w:rPr>
                <w:b/>
                <w:bCs/>
                <w:color w:val="000000"/>
              </w:rPr>
              <w:t xml:space="preserve">Estimated </w:t>
            </w:r>
            <w:r>
              <w:rPr>
                <w:b/>
                <w:bCs/>
                <w:color w:val="000000"/>
              </w:rPr>
              <w:t>N</w:t>
            </w:r>
            <w:r w:rsidRPr="007B3A20">
              <w:rPr>
                <w:b/>
                <w:bCs/>
                <w:color w:val="000000"/>
              </w:rPr>
              <w:t>umber of</w:t>
            </w:r>
            <w:r>
              <w:rPr>
                <w:b/>
                <w:bCs/>
                <w:color w:val="000000"/>
              </w:rPr>
              <w:t xml:space="preserve"> N</w:t>
            </w:r>
            <w:r w:rsidRPr="007B3A20">
              <w:rPr>
                <w:b/>
                <w:bCs/>
                <w:color w:val="000000"/>
              </w:rPr>
              <w:t xml:space="preserve">ew </w:t>
            </w:r>
            <w:r>
              <w:rPr>
                <w:b/>
                <w:bCs/>
                <w:color w:val="000000"/>
              </w:rPr>
              <w:t>C</w:t>
            </w:r>
            <w:r w:rsidRPr="007B3A20">
              <w:rPr>
                <w:b/>
                <w:bCs/>
                <w:color w:val="000000"/>
              </w:rPr>
              <w:t xml:space="preserve">ases in </w:t>
            </w:r>
            <w:r>
              <w:rPr>
                <w:b/>
                <w:bCs/>
                <w:color w:val="000000"/>
              </w:rPr>
              <w:t>2024</w:t>
            </w:r>
            <w:r>
              <w:rPr>
                <w:b/>
                <w:bCs/>
                <w:color w:val="000000"/>
                <w:vertAlign w:val="superscript"/>
              </w:rPr>
              <w:t xml:space="preserve">b, c, </w:t>
            </w:r>
            <w:r w:rsidRPr="00414963">
              <w:rPr>
                <w:b/>
                <w:bCs/>
                <w:color w:val="000000"/>
                <w:vertAlign w:val="superscript"/>
              </w:rPr>
              <w:t>d</w:t>
            </w:r>
            <w:r w:rsidRPr="007B3A20">
              <w:rPr>
                <w:b/>
                <w:bCs/>
                <w:color w:val="000000"/>
              </w:rPr>
              <w:t>,</w:t>
            </w:r>
          </w:p>
          <w:p w14:paraId="62091516" w14:textId="43E8A715" w:rsidR="005079E5" w:rsidRPr="00171A50" w:rsidRDefault="005079E5" w:rsidP="00F92086">
            <w:pPr>
              <w:pStyle w:val="TableCellLeft10pt"/>
              <w:rPr>
                <w:b/>
                <w:bCs/>
                <w:color w:val="000000"/>
              </w:rPr>
            </w:pPr>
            <w:r w:rsidRPr="007B3A20">
              <w:rPr>
                <w:b/>
                <w:bCs/>
                <w:color w:val="000000"/>
              </w:rPr>
              <w:t>n (%)</w:t>
            </w:r>
          </w:p>
        </w:tc>
      </w:tr>
      <w:tr w:rsidR="007156A2" w:rsidRPr="003478A2" w14:paraId="007DB5AF" w14:textId="77777777" w:rsidTr="007156A2">
        <w:trPr>
          <w:trHeight w:val="290"/>
          <w:jc w:val="center"/>
        </w:trPr>
        <w:tc>
          <w:tcPr>
            <w:tcW w:w="931" w:type="pct"/>
            <w:shd w:val="clear" w:color="auto" w:fill="auto"/>
            <w:noWrap/>
            <w:vAlign w:val="center"/>
          </w:tcPr>
          <w:p w14:paraId="2EB4A4D8" w14:textId="77777777" w:rsidR="005079E5" w:rsidRPr="003478A2" w:rsidRDefault="005079E5" w:rsidP="00F92086">
            <w:pPr>
              <w:pStyle w:val="TableCellLeft10pt"/>
              <w:rPr>
                <w:color w:val="000000"/>
              </w:rPr>
            </w:pPr>
          </w:p>
        </w:tc>
        <w:tc>
          <w:tcPr>
            <w:tcW w:w="493" w:type="pct"/>
            <w:tcBorders>
              <w:bottom w:val="single" w:sz="4" w:space="0" w:color="auto"/>
            </w:tcBorders>
            <w:vAlign w:val="center"/>
          </w:tcPr>
          <w:p w14:paraId="6324C5DD" w14:textId="77777777" w:rsidR="005079E5" w:rsidRPr="003478A2" w:rsidRDefault="005079E5" w:rsidP="00F92086">
            <w:pPr>
              <w:pStyle w:val="TableCellLeft10pt"/>
              <w:rPr>
                <w:color w:val="000000"/>
              </w:rPr>
            </w:pPr>
            <w:r w:rsidRPr="007B3A20">
              <w:rPr>
                <w:b/>
                <w:bCs/>
              </w:rPr>
              <w:t>Overall</w:t>
            </w:r>
          </w:p>
        </w:tc>
        <w:tc>
          <w:tcPr>
            <w:tcW w:w="480" w:type="pct"/>
            <w:vAlign w:val="center"/>
          </w:tcPr>
          <w:p w14:paraId="14C78F7F" w14:textId="77777777" w:rsidR="005079E5" w:rsidRPr="003478A2" w:rsidRDefault="005079E5" w:rsidP="00F92086">
            <w:pPr>
              <w:pStyle w:val="TableCellLeft10pt"/>
              <w:rPr>
                <w:color w:val="000000"/>
              </w:rPr>
            </w:pPr>
            <w:r w:rsidRPr="007B3A20">
              <w:rPr>
                <w:b/>
                <w:bCs/>
              </w:rPr>
              <w:t>Male</w:t>
            </w:r>
          </w:p>
        </w:tc>
        <w:tc>
          <w:tcPr>
            <w:tcW w:w="480" w:type="pct"/>
            <w:vAlign w:val="center"/>
          </w:tcPr>
          <w:p w14:paraId="46D8B74E" w14:textId="77777777" w:rsidR="005079E5" w:rsidRPr="003478A2" w:rsidRDefault="005079E5" w:rsidP="00F92086">
            <w:pPr>
              <w:pStyle w:val="TableCellLeft10pt"/>
              <w:rPr>
                <w:color w:val="000000"/>
              </w:rPr>
            </w:pPr>
            <w:r w:rsidRPr="007B3A20">
              <w:rPr>
                <w:b/>
                <w:bCs/>
              </w:rPr>
              <w:t>Female</w:t>
            </w:r>
          </w:p>
        </w:tc>
        <w:tc>
          <w:tcPr>
            <w:tcW w:w="866" w:type="pct"/>
            <w:vAlign w:val="center"/>
          </w:tcPr>
          <w:p w14:paraId="02FCFFB6" w14:textId="77777777" w:rsidR="005079E5" w:rsidRPr="003478A2" w:rsidRDefault="005079E5" w:rsidP="00F92086">
            <w:pPr>
              <w:pStyle w:val="TableCellLeft10pt"/>
              <w:rPr>
                <w:color w:val="000000"/>
              </w:rPr>
            </w:pPr>
            <w:r w:rsidRPr="007B3A20">
              <w:rPr>
                <w:b/>
                <w:bCs/>
              </w:rPr>
              <w:t>Overall</w:t>
            </w:r>
          </w:p>
        </w:tc>
        <w:tc>
          <w:tcPr>
            <w:tcW w:w="876" w:type="pct"/>
            <w:vAlign w:val="center"/>
          </w:tcPr>
          <w:p w14:paraId="3EEA8A76" w14:textId="77777777" w:rsidR="005079E5" w:rsidRPr="003478A2" w:rsidRDefault="005079E5" w:rsidP="00F92086">
            <w:pPr>
              <w:pStyle w:val="TableCellLeft10pt"/>
              <w:rPr>
                <w:color w:val="000000"/>
              </w:rPr>
            </w:pPr>
            <w:r w:rsidRPr="007B3A20">
              <w:rPr>
                <w:b/>
                <w:bCs/>
              </w:rPr>
              <w:t>Male</w:t>
            </w:r>
          </w:p>
        </w:tc>
        <w:tc>
          <w:tcPr>
            <w:tcW w:w="874" w:type="pct"/>
            <w:vAlign w:val="center"/>
          </w:tcPr>
          <w:p w14:paraId="46CEA431" w14:textId="77777777" w:rsidR="005079E5" w:rsidRPr="003478A2" w:rsidRDefault="005079E5" w:rsidP="00F92086">
            <w:pPr>
              <w:pStyle w:val="TableCellLeft10pt"/>
              <w:rPr>
                <w:color w:val="000000"/>
              </w:rPr>
            </w:pPr>
            <w:r w:rsidRPr="007B3A20">
              <w:rPr>
                <w:b/>
                <w:bCs/>
              </w:rPr>
              <w:t>Female</w:t>
            </w:r>
          </w:p>
        </w:tc>
      </w:tr>
      <w:tr w:rsidR="007156A2" w:rsidRPr="003478A2" w14:paraId="4010A4CB" w14:textId="77777777" w:rsidTr="007156A2">
        <w:trPr>
          <w:trHeight w:val="290"/>
          <w:jc w:val="center"/>
        </w:trPr>
        <w:tc>
          <w:tcPr>
            <w:tcW w:w="931" w:type="pct"/>
            <w:shd w:val="clear" w:color="auto" w:fill="auto"/>
            <w:noWrap/>
            <w:vAlign w:val="center"/>
          </w:tcPr>
          <w:p w14:paraId="71AFB1CB" w14:textId="77777777" w:rsidR="005079E5" w:rsidRPr="00171A50" w:rsidRDefault="005079E5" w:rsidP="00F92086">
            <w:pPr>
              <w:pStyle w:val="TableCellLeft10pt"/>
              <w:rPr>
                <w:b/>
                <w:bCs/>
                <w:color w:val="000000"/>
              </w:rPr>
            </w:pPr>
            <w:r w:rsidRPr="00171A50">
              <w:rPr>
                <w:b/>
                <w:bCs/>
                <w:color w:val="000000"/>
              </w:rPr>
              <w:t>US Overall</w:t>
            </w:r>
          </w:p>
        </w:tc>
        <w:tc>
          <w:tcPr>
            <w:tcW w:w="493" w:type="pct"/>
            <w:tcBorders>
              <w:bottom w:val="single" w:sz="4" w:space="0" w:color="auto"/>
            </w:tcBorders>
            <w:vAlign w:val="center"/>
          </w:tcPr>
          <w:p w14:paraId="7C44B3ED" w14:textId="673A591B" w:rsidR="005079E5" w:rsidRPr="003478A2" w:rsidRDefault="007156A2" w:rsidP="00F92086">
            <w:pPr>
              <w:pStyle w:val="TableCellLeft10pt"/>
              <w:rPr>
                <w:color w:val="000000"/>
              </w:rPr>
            </w:pPr>
            <w:r>
              <w:rPr>
                <w:color w:val="000000"/>
              </w:rPr>
              <w:t>1.06</w:t>
            </w:r>
          </w:p>
        </w:tc>
        <w:tc>
          <w:tcPr>
            <w:tcW w:w="480" w:type="pct"/>
            <w:vAlign w:val="center"/>
          </w:tcPr>
          <w:p w14:paraId="72B78826" w14:textId="6BD72F59" w:rsidR="005079E5" w:rsidRPr="003478A2" w:rsidRDefault="007156A2" w:rsidP="00F92086">
            <w:pPr>
              <w:pStyle w:val="TableCellLeft10pt"/>
              <w:rPr>
                <w:color w:val="000000"/>
              </w:rPr>
            </w:pPr>
            <w:r>
              <w:rPr>
                <w:color w:val="000000"/>
              </w:rPr>
              <w:t>1.65</w:t>
            </w:r>
          </w:p>
        </w:tc>
        <w:tc>
          <w:tcPr>
            <w:tcW w:w="480" w:type="pct"/>
            <w:vAlign w:val="center"/>
          </w:tcPr>
          <w:p w14:paraId="05EF2028" w14:textId="76D74DBE" w:rsidR="005079E5" w:rsidRPr="003478A2" w:rsidRDefault="007156A2" w:rsidP="00F92086">
            <w:pPr>
              <w:pStyle w:val="TableCellLeft10pt"/>
              <w:rPr>
                <w:color w:val="000000"/>
              </w:rPr>
            </w:pPr>
            <w:r>
              <w:rPr>
                <w:color w:val="000000"/>
              </w:rPr>
              <w:t>0.61</w:t>
            </w:r>
          </w:p>
        </w:tc>
        <w:tc>
          <w:tcPr>
            <w:tcW w:w="866" w:type="pct"/>
            <w:vAlign w:val="center"/>
          </w:tcPr>
          <w:p w14:paraId="41B145DE" w14:textId="024BC3B9" w:rsidR="005079E5" w:rsidRPr="003478A2" w:rsidRDefault="007156A2" w:rsidP="00F92086">
            <w:pPr>
              <w:pStyle w:val="TableCellLeft10pt"/>
              <w:rPr>
                <w:color w:val="000000"/>
              </w:rPr>
            </w:pPr>
            <w:del w:id="119" w:author="Se, Andrew" w:date="2025-05-29T15:55:00Z">
              <w:r>
                <w:rPr>
                  <w:color w:val="000000"/>
                </w:rPr>
                <w:delText>5,003</w:delText>
              </w:r>
            </w:del>
            <w:ins w:id="120" w:author="Se, Andrew" w:date="2025-05-29T15:55:00Z">
              <w:r>
                <w:rPr>
                  <w:color w:val="000000"/>
                </w:rPr>
                <w:t>5003</w:t>
              </w:r>
            </w:ins>
            <w:r>
              <w:rPr>
                <w:color w:val="000000"/>
              </w:rPr>
              <w:t xml:space="preserve"> (100.0%)</w:t>
            </w:r>
          </w:p>
        </w:tc>
        <w:tc>
          <w:tcPr>
            <w:tcW w:w="876" w:type="pct"/>
            <w:vAlign w:val="center"/>
          </w:tcPr>
          <w:p w14:paraId="48D23D59" w14:textId="2FA03E4A" w:rsidR="005079E5" w:rsidRPr="003478A2" w:rsidRDefault="007156A2" w:rsidP="00F92086">
            <w:pPr>
              <w:pStyle w:val="TableCellLeft10pt"/>
              <w:rPr>
                <w:color w:val="000000"/>
              </w:rPr>
            </w:pPr>
            <w:del w:id="121" w:author="Se, Andrew" w:date="2025-05-29T15:55:00Z">
              <w:r>
                <w:rPr>
                  <w:color w:val="000000"/>
                </w:rPr>
                <w:delText>3,476</w:delText>
              </w:r>
            </w:del>
            <w:ins w:id="122" w:author="Se, Andrew" w:date="2025-05-29T15:55:00Z">
              <w:r>
                <w:rPr>
                  <w:color w:val="000000"/>
                </w:rPr>
                <w:t>3476</w:t>
              </w:r>
            </w:ins>
            <w:r>
              <w:rPr>
                <w:color w:val="000000"/>
              </w:rPr>
              <w:t xml:space="preserve"> (100.0%)</w:t>
            </w:r>
          </w:p>
        </w:tc>
        <w:tc>
          <w:tcPr>
            <w:tcW w:w="874" w:type="pct"/>
            <w:vAlign w:val="center"/>
          </w:tcPr>
          <w:p w14:paraId="44886828" w14:textId="31826B90" w:rsidR="005079E5" w:rsidRPr="003478A2" w:rsidRDefault="007156A2" w:rsidP="00F92086">
            <w:pPr>
              <w:pStyle w:val="TableCellLeft10pt"/>
              <w:rPr>
                <w:color w:val="000000"/>
              </w:rPr>
            </w:pPr>
            <w:del w:id="123" w:author="Se, Andrew" w:date="2025-05-29T15:55:00Z">
              <w:r>
                <w:rPr>
                  <w:color w:val="000000"/>
                </w:rPr>
                <w:delText>1,550</w:delText>
              </w:r>
            </w:del>
            <w:ins w:id="124" w:author="Se, Andrew" w:date="2025-05-29T15:55:00Z">
              <w:r>
                <w:rPr>
                  <w:color w:val="000000"/>
                </w:rPr>
                <w:t>1550</w:t>
              </w:r>
            </w:ins>
            <w:r>
              <w:rPr>
                <w:color w:val="000000"/>
              </w:rPr>
              <w:t xml:space="preserve"> (100.0%)</w:t>
            </w:r>
          </w:p>
        </w:tc>
      </w:tr>
      <w:tr w:rsidR="007156A2" w:rsidRPr="003478A2" w14:paraId="25D85EA6" w14:textId="77777777" w:rsidTr="007156A2">
        <w:trPr>
          <w:trHeight w:val="290"/>
          <w:jc w:val="center"/>
        </w:trPr>
        <w:tc>
          <w:tcPr>
            <w:tcW w:w="931" w:type="pct"/>
            <w:shd w:val="clear" w:color="auto" w:fill="F2F2F2" w:themeFill="background1" w:themeFillShade="F2"/>
            <w:noWrap/>
            <w:vAlign w:val="center"/>
            <w:hideMark/>
          </w:tcPr>
          <w:p w14:paraId="598EC68D" w14:textId="77777777" w:rsidR="005079E5" w:rsidRPr="00171A50" w:rsidRDefault="005079E5" w:rsidP="00F92086">
            <w:pPr>
              <w:pStyle w:val="TableCellLeft10pt"/>
              <w:rPr>
                <w:b/>
                <w:bCs/>
                <w:color w:val="000000"/>
              </w:rPr>
            </w:pPr>
            <w:r w:rsidRPr="00171A50">
              <w:rPr>
                <w:b/>
                <w:bCs/>
                <w:color w:val="000000"/>
              </w:rPr>
              <w:t>Age</w:t>
            </w:r>
          </w:p>
        </w:tc>
        <w:tc>
          <w:tcPr>
            <w:tcW w:w="493" w:type="pct"/>
            <w:tcBorders>
              <w:bottom w:val="single" w:sz="4" w:space="0" w:color="auto"/>
            </w:tcBorders>
            <w:shd w:val="clear" w:color="auto" w:fill="F2F2F2" w:themeFill="background1" w:themeFillShade="F2"/>
            <w:vAlign w:val="center"/>
          </w:tcPr>
          <w:p w14:paraId="55640203"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78AE116A" w14:textId="77777777" w:rsidR="005079E5" w:rsidRPr="003478A2" w:rsidRDefault="005079E5" w:rsidP="00F92086">
            <w:pPr>
              <w:pStyle w:val="TableCellLeft10pt"/>
              <w:rPr>
                <w:color w:val="000000"/>
              </w:rPr>
            </w:pPr>
          </w:p>
        </w:tc>
        <w:tc>
          <w:tcPr>
            <w:tcW w:w="480" w:type="pct"/>
            <w:shd w:val="clear" w:color="auto" w:fill="F2F2F2" w:themeFill="background1" w:themeFillShade="F2"/>
            <w:vAlign w:val="center"/>
          </w:tcPr>
          <w:p w14:paraId="48DF1807" w14:textId="77777777" w:rsidR="005079E5" w:rsidRPr="003478A2" w:rsidRDefault="005079E5" w:rsidP="00F92086">
            <w:pPr>
              <w:pStyle w:val="TableCellLeft10pt"/>
              <w:rPr>
                <w:color w:val="000000"/>
              </w:rPr>
            </w:pPr>
          </w:p>
        </w:tc>
        <w:tc>
          <w:tcPr>
            <w:tcW w:w="866" w:type="pct"/>
            <w:shd w:val="clear" w:color="auto" w:fill="F2F2F2" w:themeFill="background1" w:themeFillShade="F2"/>
            <w:vAlign w:val="center"/>
          </w:tcPr>
          <w:p w14:paraId="31A99C96" w14:textId="77777777" w:rsidR="005079E5" w:rsidRPr="003478A2" w:rsidRDefault="005079E5" w:rsidP="00F92086">
            <w:pPr>
              <w:pStyle w:val="TableCellLeft10pt"/>
              <w:rPr>
                <w:color w:val="000000"/>
              </w:rPr>
            </w:pPr>
          </w:p>
        </w:tc>
        <w:tc>
          <w:tcPr>
            <w:tcW w:w="876" w:type="pct"/>
            <w:shd w:val="clear" w:color="auto" w:fill="F2F2F2" w:themeFill="background1" w:themeFillShade="F2"/>
            <w:vAlign w:val="center"/>
          </w:tcPr>
          <w:p w14:paraId="52E8EA60" w14:textId="77777777" w:rsidR="005079E5" w:rsidRPr="003478A2" w:rsidRDefault="005079E5" w:rsidP="00F92086">
            <w:pPr>
              <w:pStyle w:val="TableCellLeft10pt"/>
              <w:rPr>
                <w:color w:val="000000"/>
              </w:rPr>
            </w:pPr>
          </w:p>
        </w:tc>
        <w:tc>
          <w:tcPr>
            <w:tcW w:w="874" w:type="pct"/>
            <w:shd w:val="clear" w:color="auto" w:fill="F2F2F2" w:themeFill="background1" w:themeFillShade="F2"/>
            <w:vAlign w:val="center"/>
          </w:tcPr>
          <w:p w14:paraId="4C745471" w14:textId="77777777" w:rsidR="005079E5" w:rsidRPr="003478A2" w:rsidRDefault="005079E5" w:rsidP="00F92086">
            <w:pPr>
              <w:pStyle w:val="TableCellLeft10pt"/>
              <w:rPr>
                <w:color w:val="000000"/>
              </w:rPr>
            </w:pPr>
          </w:p>
        </w:tc>
      </w:tr>
      <w:tr w:rsidR="007156A2" w:rsidRPr="003478A2" w14:paraId="3204C3B7" w14:textId="77777777" w:rsidTr="007156A2">
        <w:trPr>
          <w:trHeight w:val="290"/>
          <w:jc w:val="center"/>
        </w:trPr>
        <w:tc>
          <w:tcPr>
            <w:tcW w:w="931" w:type="pct"/>
            <w:shd w:val="clear" w:color="auto" w:fill="auto"/>
            <w:noWrap/>
            <w:vAlign w:val="center"/>
          </w:tcPr>
          <w:p w14:paraId="78B3D9D9" w14:textId="77777777" w:rsidR="005079E5" w:rsidRPr="004E6B26" w:rsidRDefault="005079E5" w:rsidP="00F92086">
            <w:pPr>
              <w:pStyle w:val="TableCellLeft10pt"/>
              <w:rPr>
                <w:color w:val="000000"/>
              </w:rPr>
            </w:pPr>
            <w:r w:rsidRPr="004E6B26">
              <w:t>&lt;50y</w:t>
            </w:r>
          </w:p>
        </w:tc>
        <w:tc>
          <w:tcPr>
            <w:tcW w:w="493" w:type="pct"/>
            <w:tcBorders>
              <w:top w:val="single" w:sz="4" w:space="0" w:color="auto"/>
              <w:left w:val="nil"/>
              <w:bottom w:val="single" w:sz="4" w:space="0" w:color="auto"/>
              <w:right w:val="nil"/>
            </w:tcBorders>
            <w:shd w:val="clear" w:color="auto" w:fill="auto"/>
            <w:vAlign w:val="center"/>
          </w:tcPr>
          <w:p w14:paraId="26B947FA" w14:textId="24CBE953" w:rsidR="005079E5" w:rsidRPr="003478A2" w:rsidRDefault="007156A2" w:rsidP="00F92086">
            <w:pPr>
              <w:pStyle w:val="TableCellLeft10pt"/>
            </w:pPr>
            <w:r>
              <w:t>0.06</w:t>
            </w:r>
          </w:p>
        </w:tc>
        <w:tc>
          <w:tcPr>
            <w:tcW w:w="480" w:type="pct"/>
            <w:vAlign w:val="center"/>
          </w:tcPr>
          <w:p w14:paraId="2D0B1C43" w14:textId="5FFFE13C" w:rsidR="005079E5" w:rsidRPr="003478A2" w:rsidRDefault="007156A2" w:rsidP="00F92086">
            <w:pPr>
              <w:pStyle w:val="TableCellLeft10pt"/>
            </w:pPr>
            <w:r>
              <w:t>0.06</w:t>
            </w:r>
          </w:p>
        </w:tc>
        <w:tc>
          <w:tcPr>
            <w:tcW w:w="480" w:type="pct"/>
            <w:vAlign w:val="center"/>
          </w:tcPr>
          <w:p w14:paraId="1E47F309" w14:textId="56E51660" w:rsidR="005079E5" w:rsidRPr="003478A2" w:rsidRDefault="007156A2" w:rsidP="00F92086">
            <w:pPr>
              <w:pStyle w:val="TableCellLeft10pt"/>
            </w:pPr>
            <w:r>
              <w:t>0.05</w:t>
            </w:r>
          </w:p>
        </w:tc>
        <w:tc>
          <w:tcPr>
            <w:tcW w:w="866" w:type="pct"/>
            <w:vAlign w:val="center"/>
          </w:tcPr>
          <w:p w14:paraId="494358B1" w14:textId="1E559B63" w:rsidR="005079E5" w:rsidRPr="003478A2" w:rsidRDefault="007156A2" w:rsidP="00F92086">
            <w:pPr>
              <w:pStyle w:val="TableCellLeft10pt"/>
            </w:pPr>
            <w:r>
              <w:t>114 (2.3%)</w:t>
            </w:r>
          </w:p>
        </w:tc>
        <w:tc>
          <w:tcPr>
            <w:tcW w:w="876" w:type="pct"/>
            <w:vAlign w:val="center"/>
          </w:tcPr>
          <w:p w14:paraId="37AE4F86" w14:textId="37476E51" w:rsidR="005079E5" w:rsidRPr="003478A2" w:rsidRDefault="007156A2" w:rsidP="00F92086">
            <w:pPr>
              <w:pStyle w:val="TableCellLeft10pt"/>
            </w:pPr>
            <w:r>
              <w:t>65 (1.9%)</w:t>
            </w:r>
          </w:p>
        </w:tc>
        <w:tc>
          <w:tcPr>
            <w:tcW w:w="874" w:type="pct"/>
            <w:vAlign w:val="center"/>
          </w:tcPr>
          <w:p w14:paraId="352D9DA0" w14:textId="0934F350" w:rsidR="005079E5" w:rsidRPr="003478A2" w:rsidRDefault="007156A2" w:rsidP="00F92086">
            <w:pPr>
              <w:pStyle w:val="TableCellLeft10pt"/>
            </w:pPr>
            <w:r>
              <w:t>49 (3.2%)</w:t>
            </w:r>
          </w:p>
        </w:tc>
      </w:tr>
      <w:tr w:rsidR="007156A2" w:rsidRPr="003478A2" w14:paraId="1AFDAC32" w14:textId="77777777" w:rsidTr="007156A2">
        <w:trPr>
          <w:trHeight w:val="290"/>
          <w:jc w:val="center"/>
        </w:trPr>
        <w:tc>
          <w:tcPr>
            <w:tcW w:w="931" w:type="pct"/>
            <w:shd w:val="clear" w:color="auto" w:fill="auto"/>
            <w:noWrap/>
            <w:vAlign w:val="center"/>
          </w:tcPr>
          <w:p w14:paraId="7BD50CFB" w14:textId="77777777" w:rsidR="005079E5" w:rsidRPr="004E6B26" w:rsidRDefault="005079E5" w:rsidP="00F92086">
            <w:pPr>
              <w:pStyle w:val="TableCellLeft10pt"/>
              <w:rPr>
                <w:color w:val="000000"/>
              </w:rPr>
            </w:pPr>
            <w:r w:rsidRPr="004E6B26">
              <w:t>50-64y</w:t>
            </w:r>
          </w:p>
        </w:tc>
        <w:tc>
          <w:tcPr>
            <w:tcW w:w="493" w:type="pct"/>
            <w:tcBorders>
              <w:top w:val="single" w:sz="4" w:space="0" w:color="auto"/>
              <w:left w:val="nil"/>
              <w:bottom w:val="single" w:sz="4" w:space="0" w:color="auto"/>
              <w:right w:val="nil"/>
            </w:tcBorders>
            <w:shd w:val="clear" w:color="auto" w:fill="auto"/>
            <w:vAlign w:val="center"/>
          </w:tcPr>
          <w:p w14:paraId="376000A8" w14:textId="6A6812B6" w:rsidR="005079E5" w:rsidRPr="003478A2" w:rsidRDefault="007156A2" w:rsidP="00F92086">
            <w:pPr>
              <w:pStyle w:val="TableCellLeft10pt"/>
            </w:pPr>
            <w:r>
              <w:t>1.29</w:t>
            </w:r>
          </w:p>
        </w:tc>
        <w:tc>
          <w:tcPr>
            <w:tcW w:w="480" w:type="pct"/>
            <w:vAlign w:val="center"/>
          </w:tcPr>
          <w:p w14:paraId="7905F017" w14:textId="1033CC31" w:rsidR="005079E5" w:rsidRPr="003478A2" w:rsidRDefault="007156A2" w:rsidP="00F92086">
            <w:pPr>
              <w:pStyle w:val="TableCellLeft10pt"/>
            </w:pPr>
            <w:r>
              <w:t>1.83</w:t>
            </w:r>
          </w:p>
        </w:tc>
        <w:tc>
          <w:tcPr>
            <w:tcW w:w="480" w:type="pct"/>
            <w:vAlign w:val="center"/>
          </w:tcPr>
          <w:p w14:paraId="73D891FF" w14:textId="52463184" w:rsidR="005079E5" w:rsidRPr="003478A2" w:rsidRDefault="007156A2" w:rsidP="00F92086">
            <w:pPr>
              <w:pStyle w:val="TableCellLeft10pt"/>
            </w:pPr>
            <w:r>
              <w:t>0.77</w:t>
            </w:r>
          </w:p>
        </w:tc>
        <w:tc>
          <w:tcPr>
            <w:tcW w:w="866" w:type="pct"/>
            <w:vAlign w:val="center"/>
          </w:tcPr>
          <w:p w14:paraId="5665D65A" w14:textId="5D9FD941" w:rsidR="005079E5" w:rsidRPr="003478A2" w:rsidRDefault="007156A2" w:rsidP="00F92086">
            <w:pPr>
              <w:pStyle w:val="TableCellLeft10pt"/>
            </w:pPr>
            <w:r>
              <w:t>895 (17.9%)</w:t>
            </w:r>
          </w:p>
        </w:tc>
        <w:tc>
          <w:tcPr>
            <w:tcW w:w="876" w:type="pct"/>
            <w:vAlign w:val="center"/>
          </w:tcPr>
          <w:p w14:paraId="1BDD1822" w14:textId="47C64BCE" w:rsidR="005079E5" w:rsidRPr="003478A2" w:rsidRDefault="007156A2" w:rsidP="00F92086">
            <w:pPr>
              <w:pStyle w:val="TableCellLeft10pt"/>
            </w:pPr>
            <w:r>
              <w:t>623 (17.9%)</w:t>
            </w:r>
          </w:p>
        </w:tc>
        <w:tc>
          <w:tcPr>
            <w:tcW w:w="874" w:type="pct"/>
            <w:vAlign w:val="center"/>
          </w:tcPr>
          <w:p w14:paraId="0BF3973D" w14:textId="0A25BC37" w:rsidR="005079E5" w:rsidRPr="003478A2" w:rsidRDefault="007156A2" w:rsidP="00F92086">
            <w:pPr>
              <w:pStyle w:val="TableCellLeft10pt"/>
            </w:pPr>
            <w:r>
              <w:t>266 (17.2%)</w:t>
            </w:r>
          </w:p>
        </w:tc>
      </w:tr>
      <w:tr w:rsidR="007156A2" w:rsidRPr="003478A2" w14:paraId="1EC77253" w14:textId="77777777" w:rsidTr="007156A2">
        <w:trPr>
          <w:trHeight w:val="290"/>
          <w:jc w:val="center"/>
        </w:trPr>
        <w:tc>
          <w:tcPr>
            <w:tcW w:w="931" w:type="pct"/>
            <w:shd w:val="clear" w:color="auto" w:fill="auto"/>
            <w:noWrap/>
            <w:vAlign w:val="center"/>
          </w:tcPr>
          <w:p w14:paraId="10C3B403" w14:textId="77777777" w:rsidR="005079E5" w:rsidRPr="004E6B26" w:rsidRDefault="005079E5" w:rsidP="00F92086">
            <w:pPr>
              <w:pStyle w:val="TableCellLeft10pt"/>
              <w:rPr>
                <w:color w:val="000000"/>
              </w:rPr>
            </w:pPr>
            <w:r w:rsidRPr="004E6B26">
              <w:rPr>
                <w:rFonts w:eastAsiaTheme="minorEastAsia"/>
                <w:color w:val="000000" w:themeColor="text1"/>
              </w:rPr>
              <w:t>≥65y</w:t>
            </w:r>
          </w:p>
        </w:tc>
        <w:tc>
          <w:tcPr>
            <w:tcW w:w="493" w:type="pct"/>
            <w:tcBorders>
              <w:top w:val="single" w:sz="4" w:space="0" w:color="auto"/>
              <w:left w:val="nil"/>
              <w:bottom w:val="single" w:sz="4" w:space="0" w:color="auto"/>
              <w:right w:val="nil"/>
            </w:tcBorders>
            <w:shd w:val="clear" w:color="auto" w:fill="auto"/>
            <w:vAlign w:val="center"/>
          </w:tcPr>
          <w:p w14:paraId="3EDD9342" w14:textId="0AC78445" w:rsidR="005079E5" w:rsidRPr="003478A2" w:rsidRDefault="007156A2" w:rsidP="00F92086">
            <w:pPr>
              <w:pStyle w:val="TableCellLeft10pt"/>
            </w:pPr>
            <w:r>
              <w:t>6.53</w:t>
            </w:r>
          </w:p>
        </w:tc>
        <w:tc>
          <w:tcPr>
            <w:tcW w:w="480" w:type="pct"/>
            <w:vAlign w:val="center"/>
          </w:tcPr>
          <w:p w14:paraId="55671F58" w14:textId="769E61A9" w:rsidR="005079E5" w:rsidRPr="003478A2" w:rsidRDefault="007156A2" w:rsidP="00F92086">
            <w:pPr>
              <w:pStyle w:val="TableCellLeft10pt"/>
            </w:pPr>
            <w:r>
              <w:t>10.49</w:t>
            </w:r>
          </w:p>
        </w:tc>
        <w:tc>
          <w:tcPr>
            <w:tcW w:w="480" w:type="pct"/>
            <w:vAlign w:val="center"/>
          </w:tcPr>
          <w:p w14:paraId="702A6109" w14:textId="7901F4ED" w:rsidR="005079E5" w:rsidRPr="003478A2" w:rsidRDefault="007156A2" w:rsidP="00F92086">
            <w:pPr>
              <w:pStyle w:val="TableCellLeft10pt"/>
            </w:pPr>
            <w:r>
              <w:t>3.59</w:t>
            </w:r>
          </w:p>
        </w:tc>
        <w:tc>
          <w:tcPr>
            <w:tcW w:w="866" w:type="pct"/>
            <w:vAlign w:val="center"/>
          </w:tcPr>
          <w:p w14:paraId="24D98FF4" w14:textId="12AE28A5" w:rsidR="005079E5" w:rsidRPr="003478A2" w:rsidRDefault="007156A2" w:rsidP="00F92086">
            <w:pPr>
              <w:pStyle w:val="TableCellLeft10pt"/>
            </w:pPr>
            <w:r>
              <w:t>3994 (79.8%)</w:t>
            </w:r>
          </w:p>
        </w:tc>
        <w:tc>
          <w:tcPr>
            <w:tcW w:w="876" w:type="pct"/>
            <w:vAlign w:val="center"/>
          </w:tcPr>
          <w:p w14:paraId="49745CE1" w14:textId="3E59F172" w:rsidR="005079E5" w:rsidRPr="003478A2" w:rsidRDefault="007156A2" w:rsidP="00F92086">
            <w:pPr>
              <w:pStyle w:val="TableCellLeft10pt"/>
            </w:pPr>
            <w:r>
              <w:t>2788 (80.2%)</w:t>
            </w:r>
          </w:p>
        </w:tc>
        <w:tc>
          <w:tcPr>
            <w:tcW w:w="874" w:type="pct"/>
            <w:vAlign w:val="center"/>
          </w:tcPr>
          <w:p w14:paraId="101C0A65" w14:textId="1B908266" w:rsidR="005079E5" w:rsidRPr="003478A2" w:rsidRDefault="007156A2" w:rsidP="00F92086">
            <w:pPr>
              <w:pStyle w:val="TableCellLeft10pt"/>
            </w:pPr>
            <w:r>
              <w:t>1234 (79.6%)</w:t>
            </w:r>
          </w:p>
        </w:tc>
      </w:tr>
      <w:tr w:rsidR="007156A2" w:rsidRPr="003478A2" w14:paraId="26869B63" w14:textId="77777777" w:rsidTr="007156A2">
        <w:trPr>
          <w:trHeight w:val="290"/>
          <w:jc w:val="center"/>
        </w:trPr>
        <w:tc>
          <w:tcPr>
            <w:tcW w:w="931" w:type="pct"/>
            <w:shd w:val="clear" w:color="auto" w:fill="F2F2F2" w:themeFill="background1" w:themeFillShade="F2"/>
            <w:noWrap/>
            <w:vAlign w:val="center"/>
          </w:tcPr>
          <w:p w14:paraId="6479A561" w14:textId="77777777" w:rsidR="005079E5" w:rsidRPr="00647FF4" w:rsidRDefault="005079E5" w:rsidP="00F92086">
            <w:pPr>
              <w:pStyle w:val="TableCellLeft10pt"/>
              <w:rPr>
                <w:b/>
                <w:bCs/>
              </w:rPr>
            </w:pPr>
            <w:r w:rsidRPr="00647FF4">
              <w:rPr>
                <w:b/>
                <w:bCs/>
              </w:rPr>
              <w:t xml:space="preserve">Race </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29CA622A"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5424BCA0"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20651806"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6157661C"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0F52865"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081B9DEF" w14:textId="77777777" w:rsidR="005079E5" w:rsidRPr="003478A2" w:rsidRDefault="005079E5" w:rsidP="00F92086">
            <w:pPr>
              <w:pStyle w:val="TableCellLeft10pt"/>
            </w:pPr>
          </w:p>
        </w:tc>
      </w:tr>
      <w:tr w:rsidR="007156A2" w:rsidRPr="003478A2" w14:paraId="06E05BD8" w14:textId="77777777" w:rsidTr="007156A2">
        <w:trPr>
          <w:trHeight w:val="290"/>
          <w:jc w:val="center"/>
        </w:trPr>
        <w:tc>
          <w:tcPr>
            <w:tcW w:w="931" w:type="pct"/>
            <w:shd w:val="clear" w:color="auto" w:fill="auto"/>
            <w:noWrap/>
            <w:vAlign w:val="center"/>
          </w:tcPr>
          <w:p w14:paraId="1503FC56" w14:textId="6D7630D0" w:rsidR="005079E5" w:rsidRPr="00647FF4" w:rsidRDefault="005079E5" w:rsidP="00F92086">
            <w:pPr>
              <w:pStyle w:val="TableCellLeft10pt"/>
            </w:pPr>
            <w:r w:rsidRPr="00647FF4">
              <w:t>AI/AN</w:t>
            </w:r>
          </w:p>
        </w:tc>
        <w:tc>
          <w:tcPr>
            <w:tcW w:w="493" w:type="pct"/>
            <w:tcBorders>
              <w:top w:val="single" w:sz="4" w:space="0" w:color="auto"/>
              <w:left w:val="nil"/>
              <w:bottom w:val="single" w:sz="4" w:space="0" w:color="auto"/>
              <w:right w:val="nil"/>
            </w:tcBorders>
            <w:shd w:val="clear" w:color="auto" w:fill="auto"/>
            <w:vAlign w:val="center"/>
          </w:tcPr>
          <w:p w14:paraId="54F41AC6" w14:textId="1E26A084" w:rsidR="005079E5" w:rsidRPr="003478A2" w:rsidRDefault="007156A2" w:rsidP="00F92086">
            <w:pPr>
              <w:pStyle w:val="TableCellLeft10pt"/>
            </w:pPr>
            <w:r>
              <w:t>0.47</w:t>
            </w:r>
          </w:p>
        </w:tc>
        <w:tc>
          <w:tcPr>
            <w:tcW w:w="480" w:type="pct"/>
            <w:vAlign w:val="center"/>
          </w:tcPr>
          <w:p w14:paraId="33B40C3A" w14:textId="37E6FB42" w:rsidR="005079E5" w:rsidRPr="003478A2" w:rsidRDefault="007156A2" w:rsidP="00F92086">
            <w:pPr>
              <w:pStyle w:val="TableCellLeft10pt"/>
            </w:pPr>
            <w:r>
              <w:t>0.70</w:t>
            </w:r>
          </w:p>
        </w:tc>
        <w:tc>
          <w:tcPr>
            <w:tcW w:w="480" w:type="pct"/>
            <w:vAlign w:val="center"/>
          </w:tcPr>
          <w:p w14:paraId="1D45CEEF" w14:textId="27C7D9E5" w:rsidR="005079E5" w:rsidRPr="003478A2" w:rsidRDefault="007156A2" w:rsidP="00F92086">
            <w:pPr>
              <w:pStyle w:val="TableCellLeft10pt"/>
            </w:pPr>
            <w:r>
              <w:t>0.27</w:t>
            </w:r>
          </w:p>
        </w:tc>
        <w:tc>
          <w:tcPr>
            <w:tcW w:w="866" w:type="pct"/>
            <w:vAlign w:val="center"/>
          </w:tcPr>
          <w:p w14:paraId="1A2073B4" w14:textId="6B1E48AE" w:rsidR="005079E5" w:rsidRPr="003478A2" w:rsidRDefault="007156A2" w:rsidP="00F92086">
            <w:pPr>
              <w:pStyle w:val="TableCellLeft10pt"/>
            </w:pPr>
            <w:r>
              <w:t>22 (0.4%)</w:t>
            </w:r>
          </w:p>
        </w:tc>
        <w:tc>
          <w:tcPr>
            <w:tcW w:w="876" w:type="pct"/>
            <w:vAlign w:val="center"/>
          </w:tcPr>
          <w:p w14:paraId="6A0381CD" w14:textId="47D14508" w:rsidR="005079E5" w:rsidRPr="003478A2" w:rsidRDefault="007156A2" w:rsidP="00F92086">
            <w:pPr>
              <w:pStyle w:val="TableCellLeft10pt"/>
            </w:pPr>
            <w:r>
              <w:t>15 (0.4%)</w:t>
            </w:r>
          </w:p>
        </w:tc>
        <w:tc>
          <w:tcPr>
            <w:tcW w:w="874" w:type="pct"/>
            <w:vAlign w:val="center"/>
          </w:tcPr>
          <w:p w14:paraId="23978545" w14:textId="53EFD7BD" w:rsidR="005079E5" w:rsidRPr="003478A2" w:rsidRDefault="007156A2" w:rsidP="00F92086">
            <w:pPr>
              <w:pStyle w:val="TableCellLeft10pt"/>
            </w:pPr>
            <w:r>
              <w:t>7 (0.5%)</w:t>
            </w:r>
          </w:p>
        </w:tc>
      </w:tr>
      <w:tr w:rsidR="007156A2" w:rsidRPr="003478A2" w14:paraId="18283609" w14:textId="77777777" w:rsidTr="007156A2">
        <w:trPr>
          <w:trHeight w:val="290"/>
          <w:jc w:val="center"/>
        </w:trPr>
        <w:tc>
          <w:tcPr>
            <w:tcW w:w="931" w:type="pct"/>
            <w:shd w:val="clear" w:color="auto" w:fill="auto"/>
            <w:noWrap/>
            <w:vAlign w:val="center"/>
          </w:tcPr>
          <w:p w14:paraId="683034A6" w14:textId="77777777" w:rsidR="005079E5" w:rsidRPr="00647FF4" w:rsidRDefault="005079E5" w:rsidP="00F92086">
            <w:pPr>
              <w:pStyle w:val="TableCellLeft10pt"/>
            </w:pPr>
            <w:r w:rsidRPr="00647FF4">
              <w:t>Asian or PI</w:t>
            </w:r>
          </w:p>
        </w:tc>
        <w:tc>
          <w:tcPr>
            <w:tcW w:w="493" w:type="pct"/>
            <w:tcBorders>
              <w:top w:val="single" w:sz="4" w:space="0" w:color="auto"/>
              <w:left w:val="nil"/>
              <w:bottom w:val="single" w:sz="4" w:space="0" w:color="auto"/>
              <w:right w:val="nil"/>
            </w:tcBorders>
            <w:shd w:val="clear" w:color="auto" w:fill="auto"/>
            <w:vAlign w:val="center"/>
          </w:tcPr>
          <w:p w14:paraId="1C60B393" w14:textId="7FF5066D" w:rsidR="005079E5" w:rsidRPr="003478A2" w:rsidRDefault="007156A2" w:rsidP="00F92086">
            <w:pPr>
              <w:pStyle w:val="TableCellLeft10pt"/>
            </w:pPr>
            <w:r>
              <w:t>0.55</w:t>
            </w:r>
          </w:p>
        </w:tc>
        <w:tc>
          <w:tcPr>
            <w:tcW w:w="480" w:type="pct"/>
            <w:vAlign w:val="center"/>
          </w:tcPr>
          <w:p w14:paraId="44D5DE20" w14:textId="68F4E555" w:rsidR="005079E5" w:rsidRPr="003478A2" w:rsidRDefault="007156A2" w:rsidP="00F92086">
            <w:pPr>
              <w:pStyle w:val="TableCellLeft10pt"/>
            </w:pPr>
            <w:r>
              <w:t>0.88</w:t>
            </w:r>
          </w:p>
        </w:tc>
        <w:tc>
          <w:tcPr>
            <w:tcW w:w="480" w:type="pct"/>
            <w:vAlign w:val="center"/>
          </w:tcPr>
          <w:p w14:paraId="5BB755A7" w14:textId="600FB682" w:rsidR="005079E5" w:rsidRPr="003478A2" w:rsidRDefault="007156A2" w:rsidP="00F92086">
            <w:pPr>
              <w:pStyle w:val="TableCellLeft10pt"/>
            </w:pPr>
            <w:r>
              <w:t>0.31</w:t>
            </w:r>
          </w:p>
        </w:tc>
        <w:tc>
          <w:tcPr>
            <w:tcW w:w="866" w:type="pct"/>
            <w:vAlign w:val="center"/>
          </w:tcPr>
          <w:p w14:paraId="235DD451" w14:textId="4D92E58F" w:rsidR="005079E5" w:rsidRPr="003478A2" w:rsidRDefault="007156A2" w:rsidP="00F92086">
            <w:pPr>
              <w:pStyle w:val="TableCellLeft10pt"/>
            </w:pPr>
            <w:r>
              <w:t>140 (2.7%)</w:t>
            </w:r>
          </w:p>
        </w:tc>
        <w:tc>
          <w:tcPr>
            <w:tcW w:w="876" w:type="pct"/>
            <w:vAlign w:val="center"/>
          </w:tcPr>
          <w:p w14:paraId="61A6E970" w14:textId="6D5A1F6B" w:rsidR="005079E5" w:rsidRPr="003478A2" w:rsidRDefault="007156A2" w:rsidP="00F92086">
            <w:pPr>
              <w:pStyle w:val="TableCellLeft10pt"/>
            </w:pPr>
            <w:r>
              <w:t>97 (2.7%)</w:t>
            </w:r>
          </w:p>
        </w:tc>
        <w:tc>
          <w:tcPr>
            <w:tcW w:w="874" w:type="pct"/>
            <w:vAlign w:val="center"/>
          </w:tcPr>
          <w:p w14:paraId="5B564880" w14:textId="0CD64C2E" w:rsidR="005079E5" w:rsidRPr="003478A2" w:rsidRDefault="007156A2" w:rsidP="00F92086">
            <w:pPr>
              <w:pStyle w:val="TableCellLeft10pt"/>
            </w:pPr>
            <w:r>
              <w:t>44 (2.7%)</w:t>
            </w:r>
          </w:p>
        </w:tc>
      </w:tr>
      <w:tr w:rsidR="007156A2" w:rsidRPr="003478A2" w14:paraId="1AEDCBC7" w14:textId="77777777" w:rsidTr="007156A2">
        <w:trPr>
          <w:trHeight w:val="290"/>
          <w:jc w:val="center"/>
        </w:trPr>
        <w:tc>
          <w:tcPr>
            <w:tcW w:w="931" w:type="pct"/>
            <w:shd w:val="clear" w:color="auto" w:fill="auto"/>
            <w:noWrap/>
            <w:vAlign w:val="center"/>
          </w:tcPr>
          <w:p w14:paraId="59ADC173" w14:textId="77777777" w:rsidR="005079E5" w:rsidRPr="00647FF4" w:rsidRDefault="005079E5" w:rsidP="00F92086">
            <w:pPr>
              <w:pStyle w:val="TableCellLeft10pt"/>
            </w:pPr>
            <w:r w:rsidRPr="00647FF4">
              <w:t>Black</w:t>
            </w:r>
          </w:p>
        </w:tc>
        <w:tc>
          <w:tcPr>
            <w:tcW w:w="493" w:type="pct"/>
            <w:tcBorders>
              <w:top w:val="single" w:sz="4" w:space="0" w:color="auto"/>
              <w:left w:val="nil"/>
              <w:bottom w:val="single" w:sz="4" w:space="0" w:color="auto"/>
              <w:right w:val="nil"/>
            </w:tcBorders>
            <w:shd w:val="clear" w:color="auto" w:fill="auto"/>
            <w:vAlign w:val="center"/>
          </w:tcPr>
          <w:p w14:paraId="79E32BDF" w14:textId="5BDCF472" w:rsidR="005079E5" w:rsidRPr="003478A2" w:rsidRDefault="007156A2" w:rsidP="00F92086">
            <w:pPr>
              <w:pStyle w:val="TableCellLeft10pt"/>
            </w:pPr>
            <w:r>
              <w:t>0.98</w:t>
            </w:r>
          </w:p>
        </w:tc>
        <w:tc>
          <w:tcPr>
            <w:tcW w:w="480" w:type="pct"/>
            <w:vAlign w:val="center"/>
          </w:tcPr>
          <w:p w14:paraId="1B16F4B6" w14:textId="451531A8" w:rsidR="005079E5" w:rsidRPr="003478A2" w:rsidRDefault="007156A2" w:rsidP="00F92086">
            <w:pPr>
              <w:pStyle w:val="TableCellLeft10pt"/>
            </w:pPr>
            <w:r>
              <w:t>1.42</w:t>
            </w:r>
          </w:p>
        </w:tc>
        <w:tc>
          <w:tcPr>
            <w:tcW w:w="480" w:type="pct"/>
            <w:vAlign w:val="center"/>
          </w:tcPr>
          <w:p w14:paraId="5AB6B6C4" w14:textId="51B93F82" w:rsidR="005079E5" w:rsidRPr="003478A2" w:rsidRDefault="007156A2" w:rsidP="00F92086">
            <w:pPr>
              <w:pStyle w:val="TableCellLeft10pt"/>
            </w:pPr>
            <w:r>
              <w:t>0.67</w:t>
            </w:r>
          </w:p>
        </w:tc>
        <w:tc>
          <w:tcPr>
            <w:tcW w:w="866" w:type="pct"/>
            <w:vAlign w:val="center"/>
          </w:tcPr>
          <w:p w14:paraId="2E8E7670" w14:textId="654C55D0" w:rsidR="005079E5" w:rsidRPr="003478A2" w:rsidRDefault="007156A2" w:rsidP="00F92086">
            <w:pPr>
              <w:pStyle w:val="TableCellLeft10pt"/>
            </w:pPr>
            <w:r>
              <w:t>485 (9.4%)</w:t>
            </w:r>
          </w:p>
        </w:tc>
        <w:tc>
          <w:tcPr>
            <w:tcW w:w="876" w:type="pct"/>
            <w:vAlign w:val="center"/>
          </w:tcPr>
          <w:p w14:paraId="2A627C7B" w14:textId="712467E2" w:rsidR="005079E5" w:rsidRPr="003478A2" w:rsidRDefault="007156A2" w:rsidP="00F92086">
            <w:pPr>
              <w:pStyle w:val="TableCellLeft10pt"/>
            </w:pPr>
            <w:r>
              <w:t>292 (8.2%)</w:t>
            </w:r>
          </w:p>
        </w:tc>
        <w:tc>
          <w:tcPr>
            <w:tcW w:w="874" w:type="pct"/>
            <w:vAlign w:val="center"/>
          </w:tcPr>
          <w:p w14:paraId="1F4E53B3" w14:textId="02B2B6BB" w:rsidR="005079E5" w:rsidRPr="003478A2" w:rsidRDefault="007156A2" w:rsidP="00F92086">
            <w:pPr>
              <w:pStyle w:val="TableCellLeft10pt"/>
            </w:pPr>
            <w:r>
              <w:t>191 (12.0%)</w:t>
            </w:r>
          </w:p>
        </w:tc>
      </w:tr>
      <w:tr w:rsidR="007156A2" w:rsidRPr="003478A2" w14:paraId="4B5D60E0" w14:textId="77777777" w:rsidTr="007156A2">
        <w:trPr>
          <w:trHeight w:val="290"/>
          <w:jc w:val="center"/>
        </w:trPr>
        <w:tc>
          <w:tcPr>
            <w:tcW w:w="931" w:type="pct"/>
            <w:shd w:val="clear" w:color="auto" w:fill="auto"/>
            <w:noWrap/>
            <w:vAlign w:val="center"/>
          </w:tcPr>
          <w:p w14:paraId="2FAF4B4A" w14:textId="77777777" w:rsidR="005079E5" w:rsidRPr="00647FF4" w:rsidRDefault="005079E5" w:rsidP="00F92086">
            <w:pPr>
              <w:pStyle w:val="TableCellLeft10pt"/>
            </w:pPr>
            <w:r w:rsidRPr="00647FF4">
              <w:t>White</w:t>
            </w:r>
          </w:p>
        </w:tc>
        <w:tc>
          <w:tcPr>
            <w:tcW w:w="493" w:type="pct"/>
            <w:tcBorders>
              <w:top w:val="single" w:sz="4" w:space="0" w:color="auto"/>
              <w:left w:val="nil"/>
              <w:bottom w:val="single" w:sz="4" w:space="0" w:color="auto"/>
              <w:right w:val="nil"/>
            </w:tcBorders>
            <w:shd w:val="clear" w:color="auto" w:fill="auto"/>
            <w:vAlign w:val="center"/>
          </w:tcPr>
          <w:p w14:paraId="72E81FFC" w14:textId="064E949A" w:rsidR="005079E5" w:rsidRPr="003478A2" w:rsidRDefault="007156A2" w:rsidP="00F92086">
            <w:pPr>
              <w:pStyle w:val="TableCellLeft10pt"/>
            </w:pPr>
            <w:r>
              <w:t>1.14</w:t>
            </w:r>
          </w:p>
        </w:tc>
        <w:tc>
          <w:tcPr>
            <w:tcW w:w="480" w:type="pct"/>
            <w:vAlign w:val="center"/>
          </w:tcPr>
          <w:p w14:paraId="4E1FF909" w14:textId="06AFA4EB" w:rsidR="005079E5" w:rsidRPr="003478A2" w:rsidRDefault="007156A2" w:rsidP="00F92086">
            <w:pPr>
              <w:pStyle w:val="TableCellLeft10pt"/>
            </w:pPr>
            <w:r>
              <w:t>1.78</w:t>
            </w:r>
          </w:p>
        </w:tc>
        <w:tc>
          <w:tcPr>
            <w:tcW w:w="480" w:type="pct"/>
            <w:vAlign w:val="center"/>
          </w:tcPr>
          <w:p w14:paraId="3BA1BD17" w14:textId="23C49E31" w:rsidR="005079E5" w:rsidRPr="003478A2" w:rsidRDefault="007156A2" w:rsidP="00F92086">
            <w:pPr>
              <w:pStyle w:val="TableCellLeft10pt"/>
            </w:pPr>
            <w:r>
              <w:t>0.64</w:t>
            </w:r>
          </w:p>
        </w:tc>
        <w:tc>
          <w:tcPr>
            <w:tcW w:w="866" w:type="pct"/>
            <w:vAlign w:val="center"/>
          </w:tcPr>
          <w:p w14:paraId="46DFE7A2" w14:textId="11E750AF" w:rsidR="005079E5" w:rsidRPr="003478A2" w:rsidRDefault="007156A2" w:rsidP="00F92086">
            <w:pPr>
              <w:pStyle w:val="TableCellLeft10pt"/>
            </w:pPr>
            <w:r>
              <w:t>4500 (87.4%)</w:t>
            </w:r>
          </w:p>
        </w:tc>
        <w:tc>
          <w:tcPr>
            <w:tcW w:w="876" w:type="pct"/>
            <w:vAlign w:val="center"/>
          </w:tcPr>
          <w:p w14:paraId="16C6083F" w14:textId="720F03F1" w:rsidR="005079E5" w:rsidRPr="003478A2" w:rsidRDefault="007156A2" w:rsidP="00F92086">
            <w:pPr>
              <w:pStyle w:val="TableCellLeft10pt"/>
            </w:pPr>
            <w:r>
              <w:t>3166 (88.7%)</w:t>
            </w:r>
          </w:p>
        </w:tc>
        <w:tc>
          <w:tcPr>
            <w:tcW w:w="874" w:type="pct"/>
            <w:vAlign w:val="center"/>
          </w:tcPr>
          <w:p w14:paraId="46371CEC" w14:textId="4517217F" w:rsidR="005079E5" w:rsidRPr="003478A2" w:rsidRDefault="007156A2" w:rsidP="00F92086">
            <w:pPr>
              <w:pStyle w:val="TableCellLeft10pt"/>
            </w:pPr>
            <w:r>
              <w:t>1356 (84.8%)</w:t>
            </w:r>
          </w:p>
        </w:tc>
      </w:tr>
      <w:tr w:rsidR="007156A2" w:rsidRPr="003478A2" w14:paraId="1DD51B27" w14:textId="77777777" w:rsidTr="007156A2">
        <w:trPr>
          <w:trHeight w:val="290"/>
          <w:jc w:val="center"/>
        </w:trPr>
        <w:tc>
          <w:tcPr>
            <w:tcW w:w="931" w:type="pct"/>
            <w:shd w:val="clear" w:color="auto" w:fill="F2F2F2" w:themeFill="background1" w:themeFillShade="F2"/>
            <w:noWrap/>
            <w:vAlign w:val="center"/>
          </w:tcPr>
          <w:p w14:paraId="585A54BB" w14:textId="77777777" w:rsidR="005079E5" w:rsidRPr="00647FF4" w:rsidRDefault="005079E5" w:rsidP="00F92086">
            <w:pPr>
              <w:pStyle w:val="TableCellLeft10pt"/>
              <w:rPr>
                <w:b/>
                <w:bCs/>
              </w:rPr>
            </w:pPr>
            <w:r w:rsidRPr="00647FF4">
              <w:rPr>
                <w:b/>
                <w:bCs/>
              </w:rPr>
              <w:t>Ethnicity</w:t>
            </w:r>
          </w:p>
        </w:tc>
        <w:tc>
          <w:tcPr>
            <w:tcW w:w="493" w:type="pct"/>
            <w:tcBorders>
              <w:top w:val="single" w:sz="4" w:space="0" w:color="auto"/>
              <w:left w:val="nil"/>
              <w:bottom w:val="single" w:sz="4" w:space="0" w:color="auto"/>
              <w:right w:val="nil"/>
            </w:tcBorders>
            <w:shd w:val="clear" w:color="auto" w:fill="F2F2F2" w:themeFill="background1" w:themeFillShade="F2"/>
            <w:vAlign w:val="center"/>
          </w:tcPr>
          <w:p w14:paraId="1C715E3B"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438BE2C" w14:textId="77777777" w:rsidR="005079E5" w:rsidRPr="003478A2" w:rsidRDefault="005079E5" w:rsidP="00F92086">
            <w:pPr>
              <w:pStyle w:val="TableCellLeft10pt"/>
            </w:pPr>
          </w:p>
        </w:tc>
        <w:tc>
          <w:tcPr>
            <w:tcW w:w="480" w:type="pct"/>
            <w:shd w:val="clear" w:color="auto" w:fill="F2F2F2" w:themeFill="background1" w:themeFillShade="F2"/>
            <w:vAlign w:val="center"/>
          </w:tcPr>
          <w:p w14:paraId="4FE4756D" w14:textId="77777777" w:rsidR="005079E5" w:rsidRPr="003478A2" w:rsidRDefault="005079E5" w:rsidP="00F92086">
            <w:pPr>
              <w:pStyle w:val="TableCellLeft10pt"/>
            </w:pPr>
          </w:p>
        </w:tc>
        <w:tc>
          <w:tcPr>
            <w:tcW w:w="866" w:type="pct"/>
            <w:shd w:val="clear" w:color="auto" w:fill="F2F2F2" w:themeFill="background1" w:themeFillShade="F2"/>
            <w:vAlign w:val="center"/>
          </w:tcPr>
          <w:p w14:paraId="0A79AF77" w14:textId="77777777" w:rsidR="005079E5" w:rsidRPr="003478A2" w:rsidRDefault="005079E5" w:rsidP="00F92086">
            <w:pPr>
              <w:pStyle w:val="TableCellLeft10pt"/>
            </w:pPr>
          </w:p>
        </w:tc>
        <w:tc>
          <w:tcPr>
            <w:tcW w:w="876" w:type="pct"/>
            <w:shd w:val="clear" w:color="auto" w:fill="F2F2F2" w:themeFill="background1" w:themeFillShade="F2"/>
            <w:vAlign w:val="center"/>
          </w:tcPr>
          <w:p w14:paraId="794D2C0A" w14:textId="77777777" w:rsidR="005079E5" w:rsidRPr="003478A2" w:rsidRDefault="005079E5" w:rsidP="00F92086">
            <w:pPr>
              <w:pStyle w:val="TableCellLeft10pt"/>
            </w:pPr>
          </w:p>
        </w:tc>
        <w:tc>
          <w:tcPr>
            <w:tcW w:w="874" w:type="pct"/>
            <w:shd w:val="clear" w:color="auto" w:fill="F2F2F2" w:themeFill="background1" w:themeFillShade="F2"/>
            <w:vAlign w:val="center"/>
          </w:tcPr>
          <w:p w14:paraId="209F643C" w14:textId="77777777" w:rsidR="005079E5" w:rsidRPr="003478A2" w:rsidRDefault="005079E5" w:rsidP="00F92086">
            <w:pPr>
              <w:pStyle w:val="TableCellLeft10pt"/>
            </w:pPr>
          </w:p>
        </w:tc>
      </w:tr>
      <w:tr w:rsidR="007156A2" w:rsidRPr="003478A2" w14:paraId="06C2426B" w14:textId="77777777" w:rsidTr="007156A2">
        <w:trPr>
          <w:trHeight w:val="290"/>
          <w:jc w:val="center"/>
        </w:trPr>
        <w:tc>
          <w:tcPr>
            <w:tcW w:w="931" w:type="pct"/>
            <w:shd w:val="clear" w:color="auto" w:fill="auto"/>
            <w:noWrap/>
            <w:vAlign w:val="center"/>
          </w:tcPr>
          <w:p w14:paraId="137F7A57" w14:textId="289230CB" w:rsidR="005079E5" w:rsidRPr="00647FF4" w:rsidRDefault="005079E5" w:rsidP="00F92086">
            <w:pPr>
              <w:pStyle w:val="TableCellLeft10pt"/>
            </w:pPr>
            <w:r w:rsidRPr="00647FF4">
              <w:t>Hispanic</w:t>
            </w:r>
          </w:p>
        </w:tc>
        <w:tc>
          <w:tcPr>
            <w:tcW w:w="493" w:type="pct"/>
            <w:tcBorders>
              <w:top w:val="single" w:sz="4" w:space="0" w:color="auto"/>
              <w:left w:val="nil"/>
              <w:bottom w:val="single" w:sz="4" w:space="0" w:color="auto"/>
              <w:right w:val="nil"/>
            </w:tcBorders>
            <w:shd w:val="clear" w:color="auto" w:fill="auto"/>
            <w:vAlign w:val="center"/>
          </w:tcPr>
          <w:p w14:paraId="1C8526E9" w14:textId="1BBFC7DA" w:rsidR="005079E5" w:rsidRPr="003478A2" w:rsidRDefault="007156A2" w:rsidP="00F92086">
            <w:pPr>
              <w:pStyle w:val="TableCellLeft10pt"/>
            </w:pPr>
            <w:r>
              <w:t>0.75</w:t>
            </w:r>
          </w:p>
        </w:tc>
        <w:tc>
          <w:tcPr>
            <w:tcW w:w="480" w:type="pct"/>
            <w:vAlign w:val="center"/>
          </w:tcPr>
          <w:p w14:paraId="3B32812D" w14:textId="49BA6656" w:rsidR="005079E5" w:rsidRPr="003478A2" w:rsidRDefault="007156A2" w:rsidP="00F92086">
            <w:pPr>
              <w:pStyle w:val="TableCellLeft10pt"/>
            </w:pPr>
            <w:r>
              <w:t>1.13</w:t>
            </w:r>
          </w:p>
        </w:tc>
        <w:tc>
          <w:tcPr>
            <w:tcW w:w="480" w:type="pct"/>
            <w:vAlign w:val="center"/>
          </w:tcPr>
          <w:p w14:paraId="1B926E98" w14:textId="31305972" w:rsidR="005079E5" w:rsidRPr="003478A2" w:rsidRDefault="007156A2" w:rsidP="00F92086">
            <w:pPr>
              <w:pStyle w:val="TableCellLeft10pt"/>
            </w:pPr>
            <w:r>
              <w:t>0.47</w:t>
            </w:r>
          </w:p>
        </w:tc>
        <w:tc>
          <w:tcPr>
            <w:tcW w:w="866" w:type="pct"/>
            <w:vAlign w:val="center"/>
          </w:tcPr>
          <w:p w14:paraId="5BA98F7D" w14:textId="6CC94DCE" w:rsidR="005079E5" w:rsidRPr="003478A2" w:rsidRDefault="007156A2" w:rsidP="00F92086">
            <w:pPr>
              <w:pStyle w:val="TableCellLeft10pt"/>
            </w:pPr>
            <w:r>
              <w:t>350 (6.9%)</w:t>
            </w:r>
          </w:p>
        </w:tc>
        <w:tc>
          <w:tcPr>
            <w:tcW w:w="876" w:type="pct"/>
            <w:vAlign w:val="center"/>
          </w:tcPr>
          <w:p w14:paraId="12F29930" w14:textId="48725616" w:rsidR="005079E5" w:rsidRPr="003478A2" w:rsidRDefault="007156A2" w:rsidP="00F92086">
            <w:pPr>
              <w:pStyle w:val="TableCellLeft10pt"/>
            </w:pPr>
            <w:r>
              <w:t>230 (6.5%)</w:t>
            </w:r>
          </w:p>
        </w:tc>
        <w:tc>
          <w:tcPr>
            <w:tcW w:w="874" w:type="pct"/>
            <w:vAlign w:val="center"/>
          </w:tcPr>
          <w:p w14:paraId="7FEB73B1" w14:textId="249E75A7" w:rsidR="005079E5" w:rsidRPr="003478A2" w:rsidRDefault="007156A2" w:rsidP="00F92086">
            <w:pPr>
              <w:pStyle w:val="TableCellLeft10pt"/>
            </w:pPr>
            <w:r>
              <w:t>121 (7.7%)</w:t>
            </w:r>
          </w:p>
        </w:tc>
      </w:tr>
      <w:tr w:rsidR="007156A2" w:rsidRPr="003478A2" w14:paraId="65D62D65" w14:textId="77777777" w:rsidTr="007156A2">
        <w:trPr>
          <w:trHeight w:val="290"/>
          <w:jc w:val="center"/>
        </w:trPr>
        <w:tc>
          <w:tcPr>
            <w:tcW w:w="931" w:type="pct"/>
            <w:shd w:val="clear" w:color="auto" w:fill="auto"/>
            <w:noWrap/>
            <w:vAlign w:val="center"/>
          </w:tcPr>
          <w:p w14:paraId="657AB2C0" w14:textId="74D97D42" w:rsidR="005079E5" w:rsidRPr="00647FF4" w:rsidRDefault="005079E5" w:rsidP="00F92086">
            <w:pPr>
              <w:pStyle w:val="TableCellLeft10pt"/>
            </w:pPr>
            <w:r w:rsidRPr="00647FF4">
              <w:t>No</w:t>
            </w:r>
            <w:r w:rsidR="00FD545B">
              <w:t>n-</w:t>
            </w:r>
            <w:r w:rsidRPr="00647FF4">
              <w:t>Hispanic</w:t>
            </w:r>
          </w:p>
        </w:tc>
        <w:tc>
          <w:tcPr>
            <w:tcW w:w="493" w:type="pct"/>
            <w:tcBorders>
              <w:top w:val="single" w:sz="4" w:space="0" w:color="auto"/>
              <w:left w:val="nil"/>
              <w:bottom w:val="single" w:sz="4" w:space="0" w:color="auto"/>
              <w:right w:val="nil"/>
            </w:tcBorders>
            <w:shd w:val="clear" w:color="auto" w:fill="auto"/>
            <w:vAlign w:val="center"/>
          </w:tcPr>
          <w:p w14:paraId="2F284C36" w14:textId="5DFCB4A6" w:rsidR="005079E5" w:rsidRPr="003478A2" w:rsidRDefault="007156A2" w:rsidP="00F92086">
            <w:pPr>
              <w:pStyle w:val="TableCellLeft10pt"/>
            </w:pPr>
            <w:r>
              <w:t>1.11</w:t>
            </w:r>
          </w:p>
        </w:tc>
        <w:tc>
          <w:tcPr>
            <w:tcW w:w="480" w:type="pct"/>
            <w:vAlign w:val="center"/>
          </w:tcPr>
          <w:p w14:paraId="38009300" w14:textId="1C2A84E8" w:rsidR="005079E5" w:rsidRPr="003478A2" w:rsidRDefault="007156A2" w:rsidP="00F92086">
            <w:pPr>
              <w:pStyle w:val="TableCellLeft10pt"/>
            </w:pPr>
            <w:r>
              <w:t>1.73</w:t>
            </w:r>
          </w:p>
        </w:tc>
        <w:tc>
          <w:tcPr>
            <w:tcW w:w="480" w:type="pct"/>
            <w:vAlign w:val="center"/>
          </w:tcPr>
          <w:p w14:paraId="0914499C" w14:textId="32A2EB4B" w:rsidR="005079E5" w:rsidRPr="003478A2" w:rsidRDefault="007156A2" w:rsidP="00F92086">
            <w:pPr>
              <w:pStyle w:val="TableCellLeft10pt"/>
            </w:pPr>
            <w:r>
              <w:t>0.63</w:t>
            </w:r>
          </w:p>
        </w:tc>
        <w:tc>
          <w:tcPr>
            <w:tcW w:w="866" w:type="pct"/>
            <w:vAlign w:val="center"/>
          </w:tcPr>
          <w:p w14:paraId="6A589AA5" w14:textId="236CE32C" w:rsidR="005079E5" w:rsidRPr="003478A2" w:rsidRDefault="007156A2" w:rsidP="00F92086">
            <w:pPr>
              <w:pStyle w:val="TableCellLeft10pt"/>
            </w:pPr>
            <w:r>
              <w:t>4714 (93.1%)</w:t>
            </w:r>
          </w:p>
        </w:tc>
        <w:tc>
          <w:tcPr>
            <w:tcW w:w="876" w:type="pct"/>
            <w:vAlign w:val="center"/>
          </w:tcPr>
          <w:p w14:paraId="643195E3" w14:textId="2353E741" w:rsidR="005079E5" w:rsidRPr="003478A2" w:rsidRDefault="007156A2" w:rsidP="00F92086">
            <w:pPr>
              <w:pStyle w:val="TableCellLeft10pt"/>
            </w:pPr>
            <w:r>
              <w:t>3292 (93.5%)</w:t>
            </w:r>
          </w:p>
        </w:tc>
        <w:tc>
          <w:tcPr>
            <w:tcW w:w="874" w:type="pct"/>
            <w:vAlign w:val="center"/>
          </w:tcPr>
          <w:p w14:paraId="5D501F86" w14:textId="64DB5B0A" w:rsidR="005079E5" w:rsidRPr="003478A2" w:rsidRDefault="007156A2" w:rsidP="00F92086">
            <w:pPr>
              <w:pStyle w:val="TableCellLeft10pt"/>
            </w:pPr>
            <w:r>
              <w:t>1443 (92.3%)</w:t>
            </w:r>
          </w:p>
        </w:tc>
      </w:tr>
      <w:tr w:rsidR="00F92086" w:rsidRPr="003478A2" w14:paraId="2F4FFC2B" w14:textId="77777777" w:rsidTr="00F92086">
        <w:trPr>
          <w:trHeight w:val="290"/>
          <w:jc w:val="center"/>
        </w:trPr>
        <w:tc>
          <w:tcPr>
            <w:tcW w:w="5000" w:type="pct"/>
            <w:gridSpan w:val="7"/>
            <w:shd w:val="clear" w:color="auto" w:fill="auto"/>
            <w:noWrap/>
            <w:vAlign w:val="center"/>
          </w:tcPr>
          <w:p w14:paraId="61F320E0" w14:textId="6B5EFA65" w:rsidR="00F92086" w:rsidRPr="00F92086" w:rsidRDefault="00F92086" w:rsidP="00F92086">
            <w:pPr>
              <w:pStyle w:val="TableFootnoteLetter"/>
              <w:numPr>
                <w:ilvl w:val="0"/>
                <w:numId w:val="0"/>
              </w:numPr>
              <w:rPr>
                <w:sz w:val="18"/>
                <w:szCs w:val="18"/>
              </w:rPr>
            </w:pPr>
            <w:r w:rsidRPr="00F92086">
              <w:rPr>
                <w:sz w:val="18"/>
                <w:szCs w:val="18"/>
              </w:rPr>
              <w:t xml:space="preserve">AI/AN=American Indian/Alaska Native; </w:t>
            </w:r>
            <w:r w:rsidR="00F45228">
              <w:rPr>
                <w:sz w:val="18"/>
                <w:szCs w:val="18"/>
              </w:rPr>
              <w:t>AJCC=</w:t>
            </w:r>
            <w:r w:rsidR="00F45228" w:rsidRPr="00F45228">
              <w:rPr>
                <w:sz w:val="18"/>
                <w:szCs w:val="18"/>
              </w:rPr>
              <w:t>American Joint Committee on Cancer</w:t>
            </w:r>
            <w:r w:rsidR="00F45228">
              <w:rPr>
                <w:sz w:val="18"/>
                <w:szCs w:val="18"/>
              </w:rPr>
              <w:t xml:space="preserve">; n=number; </w:t>
            </w:r>
            <w:r w:rsidRPr="00F92086">
              <w:rPr>
                <w:sz w:val="18"/>
                <w:szCs w:val="18"/>
              </w:rPr>
              <w:t>PI=</w:t>
            </w:r>
            <w:r>
              <w:rPr>
                <w:sz w:val="18"/>
                <w:szCs w:val="18"/>
              </w:rPr>
              <w:t>P</w:t>
            </w:r>
            <w:r w:rsidRPr="00F92086">
              <w:rPr>
                <w:sz w:val="18"/>
                <w:szCs w:val="18"/>
              </w:rPr>
              <w:t xml:space="preserve">acific Islander; SEER=Surveillance, Epidemiology, and End Result; </w:t>
            </w:r>
            <w:r w:rsidR="007362F5">
              <w:rPr>
                <w:sz w:val="18"/>
                <w:szCs w:val="18"/>
              </w:rPr>
              <w:t xml:space="preserve">UC=urothelial carcinoma; </w:t>
            </w:r>
            <w:r w:rsidRPr="00F92086">
              <w:rPr>
                <w:sz w:val="18"/>
                <w:szCs w:val="18"/>
              </w:rPr>
              <w:t>US=United States;</w:t>
            </w:r>
            <w:r>
              <w:rPr>
                <w:sz w:val="18"/>
                <w:szCs w:val="18"/>
              </w:rPr>
              <w:t xml:space="preserve"> </w:t>
            </w:r>
            <w:r w:rsidRPr="00F92086">
              <w:rPr>
                <w:sz w:val="18"/>
                <w:szCs w:val="18"/>
              </w:rPr>
              <w:t>y=years.</w:t>
            </w:r>
          </w:p>
          <w:p w14:paraId="4741104F" w14:textId="33033373" w:rsidR="00F92086" w:rsidRPr="00F92086" w:rsidRDefault="00F92086" w:rsidP="00F92086">
            <w:pPr>
              <w:pStyle w:val="TableFootnoteLetter"/>
              <w:rPr>
                <w:sz w:val="18"/>
                <w:szCs w:val="18"/>
              </w:rPr>
            </w:pPr>
            <w:r w:rsidRPr="00F92086">
              <w:rPr>
                <w:sz w:val="18"/>
                <w:szCs w:val="18"/>
              </w:rPr>
              <w:t>Age-adjusted rate in 2018-2021 (per 100,000) with age adjustment to the 2000 US standard population; SEER-17 Registries, National Cancer Institute, released April 2024, based on the November 2023 submission.</w:t>
            </w:r>
          </w:p>
          <w:p w14:paraId="261B85DC" w14:textId="7DE640AB" w:rsidR="00F92086" w:rsidRPr="00F92086" w:rsidRDefault="00F92086" w:rsidP="00F92086">
            <w:pPr>
              <w:pStyle w:val="TableFootnoteLetter"/>
              <w:rPr>
                <w:sz w:val="18"/>
                <w:szCs w:val="18"/>
              </w:rPr>
            </w:pPr>
            <w:r w:rsidRPr="00F92086">
              <w:rPr>
                <w:sz w:val="18"/>
                <w:szCs w:val="18"/>
              </w:rPr>
              <w:t xml:space="preserve">Number of new cases in 2024 estimated by applying crude incidence rates for each sex, race, ethnicity, and/or age group in 2018-2021 to the corresponding sex, race, ethnicity, and/or age group of the 2024 US population. </w:t>
            </w:r>
            <w:bookmarkStart w:id="125" w:name="_Hlk182774992"/>
            <w:r w:rsidRPr="00F92086">
              <w:rPr>
                <w:sz w:val="18"/>
                <w:szCs w:val="18"/>
              </w:rPr>
              <w:t xml:space="preserve">Crude incidence rates were obtained for the patient population of interest defined using Stage IV </w:t>
            </w:r>
            <w:r w:rsidR="007362F5">
              <w:rPr>
                <w:sz w:val="18"/>
                <w:szCs w:val="18"/>
              </w:rPr>
              <w:t>UC</w:t>
            </w:r>
            <w:r w:rsidRPr="00F92086">
              <w:rPr>
                <w:sz w:val="18"/>
                <w:szCs w:val="18"/>
              </w:rPr>
              <w:t xml:space="preserve"> (AJCC </w:t>
            </w:r>
            <w:r w:rsidR="007362F5">
              <w:rPr>
                <w:sz w:val="18"/>
                <w:szCs w:val="18"/>
              </w:rPr>
              <w:t>Eighth</w:t>
            </w:r>
            <w:r w:rsidRPr="00F92086">
              <w:rPr>
                <w:sz w:val="18"/>
                <w:szCs w:val="18"/>
              </w:rPr>
              <w:t xml:space="preserve"> Ed</w:t>
            </w:r>
            <w:r w:rsidR="007362F5">
              <w:rPr>
                <w:sz w:val="18"/>
                <w:szCs w:val="18"/>
              </w:rPr>
              <w:t>ition</w:t>
            </w:r>
            <w:r w:rsidRPr="00F92086">
              <w:rPr>
                <w:sz w:val="18"/>
                <w:szCs w:val="18"/>
              </w:rPr>
              <w:t xml:space="preserve">), which captures patients with T4b or any M1 disease. </w:t>
            </w:r>
            <w:bookmarkEnd w:id="125"/>
            <w:r w:rsidRPr="00F92086">
              <w:rPr>
                <w:sz w:val="18"/>
                <w:szCs w:val="18"/>
              </w:rPr>
              <w:t>Total estimated number of new cases across groups may not sum to the US overall total due to differences in the distributions between the census population and the SEER population, and the fact that each group’s estimate was calculated based on the group-specific incidence rate and population size.</w:t>
            </w:r>
          </w:p>
          <w:p w14:paraId="08EB16A0" w14:textId="7C88581B" w:rsidR="00F92086" w:rsidRPr="00F92086" w:rsidRDefault="00F92086" w:rsidP="00F92086">
            <w:pPr>
              <w:pStyle w:val="TableFootnoteLetter"/>
              <w:rPr>
                <w:sz w:val="18"/>
                <w:szCs w:val="18"/>
              </w:rPr>
            </w:pPr>
            <w:r w:rsidRPr="00F92086">
              <w:rPr>
                <w:sz w:val="18"/>
                <w:szCs w:val="18"/>
              </w:rPr>
              <w:t>2024 US population counts from US Census Bureau, International Programs, International Data Base: https://www.census.gov/data-tools/demo/idb/#/dashboard.</w:t>
            </w:r>
          </w:p>
          <w:p w14:paraId="3DCFB977" w14:textId="1CD9A097" w:rsidR="00F92086" w:rsidRPr="00F92086" w:rsidRDefault="00F92086" w:rsidP="00F92086">
            <w:pPr>
              <w:pStyle w:val="TableFootnoteLetter"/>
              <w:rPr>
                <w:sz w:val="18"/>
                <w:szCs w:val="18"/>
              </w:rPr>
            </w:pPr>
            <w:r w:rsidRPr="00F92086">
              <w:rPr>
                <w:sz w:val="18"/>
                <w:szCs w:val="18"/>
              </w:rPr>
              <w:t>2022 US population by age, race, and ethnicity: SEER*Stat Database: Populations - Total US (1990-2022), National Cancer Institute, Surveillance Research Program, released Feb</w:t>
            </w:r>
            <w:r w:rsidR="007362F5">
              <w:rPr>
                <w:sz w:val="18"/>
                <w:szCs w:val="18"/>
              </w:rPr>
              <w:t>ruary</w:t>
            </w:r>
            <w:r w:rsidRPr="00F92086">
              <w:rPr>
                <w:sz w:val="18"/>
                <w:szCs w:val="18"/>
              </w:rPr>
              <w:t xml:space="preserve"> 2024.</w:t>
            </w:r>
          </w:p>
          <w:p w14:paraId="2B77D5C0" w14:textId="173F2B0D" w:rsidR="00F92086" w:rsidRPr="00F92086" w:rsidRDefault="00F92086" w:rsidP="00F45228">
            <w:pPr>
              <w:pStyle w:val="TableFootnoteLetter"/>
              <w:numPr>
                <w:ilvl w:val="0"/>
                <w:numId w:val="0"/>
              </w:numPr>
            </w:pPr>
            <w:r w:rsidRPr="00F92086">
              <w:rPr>
                <w:sz w:val="18"/>
                <w:szCs w:val="18"/>
              </w:rPr>
              <w:t xml:space="preserve">Source: </w:t>
            </w:r>
            <w:r w:rsidR="00BB2446">
              <w:rPr>
                <w:sz w:val="18"/>
                <w:szCs w:val="18"/>
              </w:rPr>
              <w:t>[Ref. 5.4: 08QPTC]</w:t>
            </w:r>
            <w:r w:rsidRPr="00F92086">
              <w:rPr>
                <w:sz w:val="18"/>
                <w:szCs w:val="18"/>
              </w:rPr>
              <w:t xml:space="preserve"> </w:t>
            </w:r>
          </w:p>
        </w:tc>
      </w:tr>
      <w:bookmarkEnd w:id="118"/>
    </w:tbl>
    <w:p w14:paraId="2D67DCDD" w14:textId="77777777" w:rsidR="005079E5" w:rsidRDefault="005079E5" w:rsidP="005079E5">
      <w:pPr>
        <w:pStyle w:val="Paragraph"/>
      </w:pPr>
    </w:p>
    <w:p w14:paraId="5494CAB8" w14:textId="3D930AA8" w:rsidR="004E1D27" w:rsidRDefault="502C3268" w:rsidP="00B90B6A">
      <w:pPr>
        <w:pStyle w:val="Heading2"/>
      </w:pPr>
      <w:r>
        <w:lastRenderedPageBreak/>
        <w:t xml:space="preserve">Differences in </w:t>
      </w:r>
      <w:r w:rsidR="26076720">
        <w:t xml:space="preserve">Pathophysiology, Diagnosis, Prevention, </w:t>
      </w:r>
      <w:r w:rsidR="64CAEFC8">
        <w:t xml:space="preserve">Screening, or Diagnostic Strategies, and </w:t>
      </w:r>
      <w:r w:rsidR="26076720">
        <w:t>Treatment</w:t>
      </w:r>
      <w:r w:rsidR="4264184C">
        <w:t xml:space="preserve"> </w:t>
      </w:r>
      <w:r w:rsidR="00D46FD3">
        <w:t>A</w:t>
      </w:r>
      <w:r w:rsidR="4264184C">
        <w:t>cross Underrepresented Racial and Ethnic Populations</w:t>
      </w:r>
    </w:p>
    <w:p w14:paraId="6D2623F9" w14:textId="599B14B4" w:rsidR="00D33F5D" w:rsidRDefault="00B813B7" w:rsidP="0098450F">
      <w:pPr>
        <w:pStyle w:val="Heading3"/>
      </w:pPr>
      <w:r>
        <w:t>Risk Factors</w:t>
      </w:r>
      <w:r w:rsidR="006101F3">
        <w:t xml:space="preserve"> and </w:t>
      </w:r>
      <w:r w:rsidR="00AD29C4" w:rsidRPr="00897647">
        <w:t>Pathophysiology</w:t>
      </w:r>
    </w:p>
    <w:p w14:paraId="1EC2D52F" w14:textId="73653326" w:rsidR="00263AD4" w:rsidRPr="00263AD4" w:rsidRDefault="00E11348" w:rsidP="00B12B3F">
      <w:pPr>
        <w:pStyle w:val="Paragraph"/>
      </w:pPr>
      <w:r>
        <w:t xml:space="preserve">There is an increased risk of </w:t>
      </w:r>
      <w:r w:rsidR="00F45228">
        <w:t>bladder cancer</w:t>
      </w:r>
      <w:r>
        <w:t xml:space="preserve"> with certain familial cancer syndromes such as Lynch syndrome</w:t>
      </w:r>
      <w:r w:rsidR="004A7EFE">
        <w:t xml:space="preserve"> </w:t>
      </w:r>
      <w:r w:rsidR="00BB2446">
        <w:t>[Ref. 5.4: 08QN0N]</w:t>
      </w:r>
      <w:r>
        <w:t>. However, this is rare</w:t>
      </w:r>
      <w:r w:rsidR="00942A71">
        <w:t>,</w:t>
      </w:r>
      <w:r>
        <w:t xml:space="preserve"> and the </w:t>
      </w:r>
      <w:r w:rsidR="000A555A">
        <w:t xml:space="preserve">main risk factors for the development of </w:t>
      </w:r>
      <w:r w:rsidR="0076570C">
        <w:t>bladder cancer</w:t>
      </w:r>
      <w:r w:rsidR="008C651F">
        <w:t xml:space="preserve"> </w:t>
      </w:r>
      <w:r w:rsidR="000A555A">
        <w:t>are</w:t>
      </w:r>
      <w:r w:rsidR="008C651F">
        <w:t xml:space="preserve"> </w:t>
      </w:r>
      <w:r w:rsidR="00F22C4B">
        <w:t xml:space="preserve">external </w:t>
      </w:r>
      <w:r w:rsidR="008C7CB3">
        <w:t>and</w:t>
      </w:r>
      <w:r w:rsidR="007A51CA">
        <w:t xml:space="preserve"> includ</w:t>
      </w:r>
      <w:r w:rsidR="008C7CB3">
        <w:t>e</w:t>
      </w:r>
      <w:r w:rsidR="00F22C4B">
        <w:t xml:space="preserve"> </w:t>
      </w:r>
      <w:r w:rsidR="007A51CA">
        <w:t>smoking, various occupational exposures (</w:t>
      </w:r>
      <w:r w:rsidR="0076570C">
        <w:t>aluminum</w:t>
      </w:r>
      <w:r w:rsidR="007A51CA">
        <w:t xml:space="preserve"> production, occupational exposure to various dyes [</w:t>
      </w:r>
      <w:proofErr w:type="spellStart"/>
      <w:r w:rsidR="007A51CA">
        <w:t>eg</w:t>
      </w:r>
      <w:proofErr w:type="spellEnd"/>
      <w:r w:rsidR="007A51CA">
        <w:t xml:space="preserve">, magenta and auramine] </w:t>
      </w:r>
      <w:r w:rsidR="007A51CA" w:rsidRPr="00F92086">
        <w:t>or dye intermediates</w:t>
      </w:r>
      <w:r w:rsidR="00F92086">
        <w:t xml:space="preserve"> </w:t>
      </w:r>
      <w:r w:rsidR="007A51CA" w:rsidRPr="00F92086">
        <w:t>[</w:t>
      </w:r>
      <w:proofErr w:type="spellStart"/>
      <w:r w:rsidR="007A51CA" w:rsidRPr="00F92086">
        <w:t>eg</w:t>
      </w:r>
      <w:proofErr w:type="spellEnd"/>
      <w:r w:rsidR="007A51CA" w:rsidRPr="00F92086">
        <w:t xml:space="preserve">, 4-aminobiphenyl]), environmental exposures </w:t>
      </w:r>
      <w:r w:rsidR="006101F3" w:rsidRPr="00F92086">
        <w:t>(</w:t>
      </w:r>
      <w:proofErr w:type="spellStart"/>
      <w:r w:rsidR="006101F3" w:rsidRPr="00F92086">
        <w:t>e</w:t>
      </w:r>
      <w:r w:rsidR="00F92086">
        <w:t>g</w:t>
      </w:r>
      <w:proofErr w:type="spellEnd"/>
      <w:r w:rsidR="00F92086">
        <w:t>,</w:t>
      </w:r>
      <w:r w:rsidR="007A51CA" w:rsidRPr="00F92086">
        <w:t xml:space="preserve"> radiation and arsenic), medications</w:t>
      </w:r>
      <w:r w:rsidR="006101F3" w:rsidRPr="00F92086">
        <w:t xml:space="preserve"> </w:t>
      </w:r>
      <w:r w:rsidR="007A51CA" w:rsidRPr="00F92086">
        <w:t>(</w:t>
      </w:r>
      <w:proofErr w:type="spellStart"/>
      <w:r w:rsidR="00C87DD9" w:rsidRPr="00F92086">
        <w:t>eg</w:t>
      </w:r>
      <w:proofErr w:type="spellEnd"/>
      <w:r w:rsidR="00F92086">
        <w:t xml:space="preserve">, </w:t>
      </w:r>
      <w:r w:rsidR="007A51CA" w:rsidRPr="00F92086">
        <w:t>cyclophosphamid</w:t>
      </w:r>
      <w:r w:rsidR="00C87DD9" w:rsidRPr="00F92086">
        <w:t>e</w:t>
      </w:r>
      <w:r w:rsidR="007A51CA" w:rsidRPr="00F92086">
        <w:t>)</w:t>
      </w:r>
      <w:r w:rsidR="0076570C">
        <w:t>,</w:t>
      </w:r>
      <w:r w:rsidR="006101F3" w:rsidRPr="00F92086">
        <w:t xml:space="preserve"> </w:t>
      </w:r>
      <w:r w:rsidR="007A51CA" w:rsidRPr="00F92086">
        <w:t>and Schistosoma infection</w:t>
      </w:r>
      <w:r w:rsidR="006101F3" w:rsidRPr="00F92086">
        <w:t>s</w:t>
      </w:r>
      <w:r w:rsidR="00F92086">
        <w:t xml:space="preserve"> </w:t>
      </w:r>
      <w:r w:rsidR="00BB2446">
        <w:t>[Ref. 5.4: 05PGXB</w:t>
      </w:r>
      <w:del w:id="126" w:author="Se, Andrew" w:date="2025-05-29T15:55:00Z">
        <w:r w:rsidR="00DD5183">
          <w:delText>]</w:delText>
        </w:r>
        <w:r w:rsidR="00345110">
          <w:delText xml:space="preserve"> </w:delText>
        </w:r>
        <w:r w:rsidR="00DD5183">
          <w:delText>[Ref. 5.4: </w:delText>
        </w:r>
      </w:del>
      <w:ins w:id="127" w:author="Se, Andrew" w:date="2025-05-29T15:55:00Z">
        <w:r w:rsidR="00BB2446">
          <w:t xml:space="preserve">, </w:t>
        </w:r>
      </w:ins>
      <w:r w:rsidR="00BB2446">
        <w:t>08QPHP]</w:t>
      </w:r>
      <w:r w:rsidR="008C651F" w:rsidRPr="00F92086">
        <w:t xml:space="preserve">. </w:t>
      </w:r>
      <w:r w:rsidR="006D209A" w:rsidRPr="00F92086">
        <w:t xml:space="preserve">Nearly half of </w:t>
      </w:r>
      <w:r w:rsidR="00F45228">
        <w:t>bladder cancer</w:t>
      </w:r>
      <w:r w:rsidR="006D209A" w:rsidRPr="00F92086">
        <w:t xml:space="preserve"> </w:t>
      </w:r>
      <w:r w:rsidR="00261E55" w:rsidRPr="00F92086">
        <w:t xml:space="preserve">cases are associated with tobacco smoking. </w:t>
      </w:r>
      <w:r w:rsidR="002F738E">
        <w:t xml:space="preserve">Individuals who smoke develop </w:t>
      </w:r>
      <w:r w:rsidR="00F45228">
        <w:t>bladder cancer</w:t>
      </w:r>
      <w:r w:rsidR="00261E55" w:rsidRPr="00F92086">
        <w:t xml:space="preserve"> </w:t>
      </w:r>
      <w:r w:rsidR="002F738E">
        <w:t xml:space="preserve">at a rate </w:t>
      </w:r>
      <w:r w:rsidR="00261E55" w:rsidRPr="00F92086">
        <w:t xml:space="preserve">more than 2 times </w:t>
      </w:r>
      <w:r w:rsidR="002F738E">
        <w:t xml:space="preserve">that for </w:t>
      </w:r>
      <w:r w:rsidR="006C10F9">
        <w:t>non</w:t>
      </w:r>
      <w:r w:rsidR="002F738E">
        <w:t>smokers</w:t>
      </w:r>
      <w:r w:rsidR="00B12B3F" w:rsidRPr="00F92086">
        <w:t xml:space="preserve"> (</w:t>
      </w:r>
      <w:r w:rsidR="00F92086">
        <w:t>HR</w:t>
      </w:r>
      <w:r w:rsidR="00CE0F79">
        <w:t>=</w:t>
      </w:r>
      <w:r w:rsidR="00B12B3F" w:rsidRPr="00F92086">
        <w:t>2.32, 95%</w:t>
      </w:r>
      <w:r w:rsidR="00F92086">
        <w:t xml:space="preserve"> CI: </w:t>
      </w:r>
      <w:r w:rsidR="00B12B3F" w:rsidRPr="00F92086">
        <w:t>1.98–2.73 in males and HR</w:t>
      </w:r>
      <w:r w:rsidR="00CE0F79">
        <w:t>=</w:t>
      </w:r>
      <w:r w:rsidR="00B12B3F" w:rsidRPr="00F92086">
        <w:t>2.75, 95% CI: 2.07–3.64 in females)</w:t>
      </w:r>
      <w:r w:rsidR="009A6CBE" w:rsidRPr="00F92086">
        <w:t xml:space="preserve"> </w:t>
      </w:r>
      <w:r w:rsidR="00BB2446">
        <w:t>[Ref. 5.4: 08QPHP]</w:t>
      </w:r>
      <w:r w:rsidR="00B12B3F" w:rsidRPr="00F92086">
        <w:t>.</w:t>
      </w:r>
    </w:p>
    <w:p w14:paraId="00ABFEF3" w14:textId="77777777" w:rsidR="00AD29C4" w:rsidRPr="00897647" w:rsidRDefault="00BB6F18" w:rsidP="00F5030C">
      <w:pPr>
        <w:pStyle w:val="Heading3"/>
      </w:pPr>
      <w:r w:rsidRPr="00897647">
        <w:t xml:space="preserve">Differences in </w:t>
      </w:r>
      <w:r w:rsidR="00AD29C4" w:rsidRPr="00897647">
        <w:t>Prevention, Screening</w:t>
      </w:r>
      <w:r w:rsidR="003B36A1" w:rsidRPr="00897647">
        <w:t>,</w:t>
      </w:r>
      <w:r w:rsidR="00AD29C4" w:rsidRPr="00897647">
        <w:t xml:space="preserve"> or </w:t>
      </w:r>
      <w:r w:rsidR="00D63704" w:rsidRPr="00897647">
        <w:t>Diagnosis</w:t>
      </w:r>
    </w:p>
    <w:p w14:paraId="0C5E75DA" w14:textId="3B8B71C3" w:rsidR="008259FA" w:rsidRDefault="00437C09" w:rsidP="00172FA1">
      <w:pPr>
        <w:pStyle w:val="Paragraph"/>
      </w:pPr>
      <w:r>
        <w:t xml:space="preserve">The main method of </w:t>
      </w:r>
      <w:r w:rsidR="00F45228">
        <w:t>bladder cancer</w:t>
      </w:r>
      <w:r w:rsidR="00D97F28">
        <w:t xml:space="preserve"> </w:t>
      </w:r>
      <w:r w:rsidR="00CC0423">
        <w:t>prevention</w:t>
      </w:r>
      <w:r w:rsidR="00D97F28">
        <w:t xml:space="preserve"> is to avoid smoking</w:t>
      </w:r>
      <w:r w:rsidR="008259FA">
        <w:t xml:space="preserve">, </w:t>
      </w:r>
      <w:r w:rsidR="00D97F28">
        <w:t xml:space="preserve">exposure to occupational carcinogens </w:t>
      </w:r>
      <w:r w:rsidR="00047688">
        <w:t>such as dyes</w:t>
      </w:r>
      <w:r w:rsidR="00A15A67">
        <w:t>, soot</w:t>
      </w:r>
      <w:r w:rsidR="0076570C">
        <w:t>,</w:t>
      </w:r>
      <w:r w:rsidR="00A15A67">
        <w:t xml:space="preserve"> and coal tar, </w:t>
      </w:r>
      <w:r w:rsidR="0076570C">
        <w:t>exposure to</w:t>
      </w:r>
      <w:r w:rsidR="00A15A67">
        <w:t xml:space="preserve"> environmental risk factors such as radiation</w:t>
      </w:r>
      <w:r w:rsidR="00AB5EB0">
        <w:t>, and diseases such as schistosomiasis</w:t>
      </w:r>
      <w:r w:rsidR="003C14C0">
        <w:t xml:space="preserve"> </w:t>
      </w:r>
      <w:r w:rsidR="00BB2446">
        <w:t>[Ref. 5.4: 08QPHP]</w:t>
      </w:r>
      <w:r w:rsidR="00AB5EB0">
        <w:t>.</w:t>
      </w:r>
      <w:r w:rsidR="005E485B">
        <w:t xml:space="preserve"> </w:t>
      </w:r>
      <w:r w:rsidR="000E730E">
        <w:t xml:space="preserve">There is no standard recommendation for screening for </w:t>
      </w:r>
      <w:r w:rsidR="00F45228">
        <w:t>bladder cancer</w:t>
      </w:r>
      <w:r w:rsidR="000E730E">
        <w:t xml:space="preserve">. </w:t>
      </w:r>
      <w:r w:rsidR="00F45228">
        <w:t>Bladder cancer</w:t>
      </w:r>
      <w:r w:rsidR="000E730E">
        <w:t xml:space="preserve"> is most </w:t>
      </w:r>
      <w:r w:rsidR="00D46FD3">
        <w:t>frequently</w:t>
      </w:r>
      <w:r w:rsidR="000E730E">
        <w:t xml:space="preserve"> diagnosed when a patient presents with </w:t>
      </w:r>
      <w:r w:rsidR="00A62896">
        <w:t>symptoms and signs of disease in the urinary tract including painless hematuria, dysuria</w:t>
      </w:r>
      <w:r w:rsidR="006459BD">
        <w:t xml:space="preserve">, increased frequency and/or urgency of urination. </w:t>
      </w:r>
      <w:r w:rsidR="0005752B">
        <w:t>This prompts further investigations with cross</w:t>
      </w:r>
      <w:r w:rsidR="007362F5">
        <w:t xml:space="preserve"> </w:t>
      </w:r>
      <w:r w:rsidR="0005752B">
        <w:t>section imaging (</w:t>
      </w:r>
      <w:proofErr w:type="spellStart"/>
      <w:r w:rsidR="0005752B">
        <w:t>e</w:t>
      </w:r>
      <w:r w:rsidR="00F92086">
        <w:t>g</w:t>
      </w:r>
      <w:proofErr w:type="spellEnd"/>
      <w:r w:rsidR="00F92086">
        <w:t>,</w:t>
      </w:r>
      <w:r w:rsidR="0005752B">
        <w:t xml:space="preserve"> ultrasound</w:t>
      </w:r>
      <w:r w:rsidR="0076570C">
        <w:t>,</w:t>
      </w:r>
      <w:r w:rsidR="0005752B">
        <w:t xml:space="preserve"> CT</w:t>
      </w:r>
      <w:r w:rsidR="0076570C">
        <w:t>,</w:t>
      </w:r>
      <w:r w:rsidR="0005752B">
        <w:t xml:space="preserve"> or MRI</w:t>
      </w:r>
      <w:r w:rsidR="0076570C">
        <w:t xml:space="preserve"> scan</w:t>
      </w:r>
      <w:r w:rsidR="0005752B">
        <w:t>)</w:t>
      </w:r>
      <w:r w:rsidR="007362F5">
        <w:t>,</w:t>
      </w:r>
      <w:r w:rsidR="0005752B">
        <w:t xml:space="preserve"> which </w:t>
      </w:r>
      <w:r w:rsidR="00210E91">
        <w:t>might reveal the tumor in the urinary tract. The diagnosis is ultimately made with cystoscopy</w:t>
      </w:r>
      <w:r w:rsidR="002402FA">
        <w:t xml:space="preserve"> and TURBT or biopsy of other suspicious lesions in the urinary tract. Similarly, </w:t>
      </w:r>
      <w:r w:rsidR="0076570C">
        <w:t>metastatic bladder cancer</w:t>
      </w:r>
      <w:r w:rsidR="008A1774">
        <w:t xml:space="preserve"> is diagnosed when</w:t>
      </w:r>
      <w:r w:rsidR="00D24E40">
        <w:t xml:space="preserve"> imaging is performed for</w:t>
      </w:r>
      <w:r w:rsidR="008A1774">
        <w:t xml:space="preserve"> patients </w:t>
      </w:r>
      <w:r w:rsidR="00D24E40">
        <w:t xml:space="preserve">who </w:t>
      </w:r>
      <w:r w:rsidR="008A1774">
        <w:t>present with symptoms and signs of the metastatic disease (</w:t>
      </w:r>
      <w:proofErr w:type="spellStart"/>
      <w:r w:rsidR="008A1774">
        <w:t>e</w:t>
      </w:r>
      <w:r w:rsidR="0089207B">
        <w:t>g</w:t>
      </w:r>
      <w:proofErr w:type="spellEnd"/>
      <w:r w:rsidR="0089207B">
        <w:t>,</w:t>
      </w:r>
      <w:r w:rsidR="008A1774">
        <w:t xml:space="preserve"> bone pain due to bone lesions, </w:t>
      </w:r>
      <w:r w:rsidR="00D24E40">
        <w:t xml:space="preserve">cough and shortness of breath due to lung lesions) or during surveillance </w:t>
      </w:r>
      <w:r w:rsidR="00CC2C61">
        <w:t>imaging for patients after treatment for MIUC</w:t>
      </w:r>
      <w:r w:rsidR="00CF267E">
        <w:t xml:space="preserve"> </w:t>
      </w:r>
      <w:r w:rsidR="00BB2446">
        <w:t>[Ref. 5.4: 08PZLB]</w:t>
      </w:r>
      <w:r w:rsidR="00CC2C61">
        <w:t xml:space="preserve">. </w:t>
      </w:r>
      <w:r w:rsidR="001457A9">
        <w:t xml:space="preserve">Delays in </w:t>
      </w:r>
      <w:r w:rsidR="009C212B">
        <w:t>receiving</w:t>
      </w:r>
      <w:r w:rsidR="00C16309">
        <w:t xml:space="preserve"> medical attention</w:t>
      </w:r>
      <w:r w:rsidR="009C212B">
        <w:t xml:space="preserve"> for the evaluation and diagnosis of </w:t>
      </w:r>
      <w:r w:rsidR="00F45228">
        <w:t>bladder cancer</w:t>
      </w:r>
      <w:r w:rsidR="00C16309">
        <w:t xml:space="preserve"> due to disparities </w:t>
      </w:r>
      <w:r w:rsidR="009C212B">
        <w:t xml:space="preserve">related to </w:t>
      </w:r>
      <w:r w:rsidR="006A50F5">
        <w:t>racial, ethnic</w:t>
      </w:r>
      <w:r w:rsidR="00473C03">
        <w:t>,</w:t>
      </w:r>
      <w:r w:rsidR="006A50F5">
        <w:t xml:space="preserve"> and socioeconomic factors can </w:t>
      </w:r>
      <w:r w:rsidR="0031466B">
        <w:t>result in more advanced disease at the time of diagnosis and delayed treatment</w:t>
      </w:r>
      <w:r w:rsidR="007362F5">
        <w:t>,</w:t>
      </w:r>
      <w:r w:rsidR="0031466B">
        <w:t xml:space="preserve"> which can result i</w:t>
      </w:r>
      <w:r w:rsidR="00CF3A68">
        <w:t xml:space="preserve">n inferior survival outcomes </w:t>
      </w:r>
      <w:r w:rsidR="00BB2446">
        <w:t>[Ref. 5.4: 08QN0L]</w:t>
      </w:r>
      <w:r w:rsidR="004728A7">
        <w:t>.</w:t>
      </w:r>
    </w:p>
    <w:p w14:paraId="739D152D" w14:textId="0C682FB8" w:rsidR="008B735C" w:rsidRDefault="0089207B" w:rsidP="008B735C">
      <w:pPr>
        <w:pStyle w:val="Paragraph"/>
      </w:pPr>
      <w:r>
        <w:t xml:space="preserve">Reduced </w:t>
      </w:r>
      <w:r w:rsidRPr="00B47441">
        <w:t xml:space="preserve">accessibility to clinicians with </w:t>
      </w:r>
      <w:r w:rsidRPr="003B6104">
        <w:t>similar race or culture/cultural literacy among non</w:t>
      </w:r>
      <w:r w:rsidR="00A42C79">
        <w:noBreakHyphen/>
      </w:r>
      <w:r w:rsidRPr="003B6104">
        <w:t xml:space="preserve">White patients may factor into their unwillingness to seek diagnoses and care </w:t>
      </w:r>
      <w:r w:rsidR="00BB2446" w:rsidRPr="00BB2446">
        <w:rPr>
          <w:bCs/>
        </w:rPr>
        <w:t>[Ref. 5.4: 08CWNK</w:t>
      </w:r>
      <w:del w:id="128" w:author="Se, Andrew" w:date="2025-05-29T15:55:00Z">
        <w:r w:rsidR="00DD5183">
          <w:delText>]</w:delText>
        </w:r>
        <w:r>
          <w:delText xml:space="preserve"> </w:delText>
        </w:r>
        <w:r w:rsidR="00DD5183">
          <w:delText>[Ref. 5.4: </w:delText>
        </w:r>
      </w:del>
      <w:ins w:id="129" w:author="Se, Andrew" w:date="2025-05-29T15:55:00Z">
        <w:r w:rsidR="00BB2446" w:rsidRPr="00BB2446">
          <w:rPr>
            <w:bCs/>
          </w:rPr>
          <w:t xml:space="preserve">, </w:t>
        </w:r>
      </w:ins>
      <w:r w:rsidR="00BB2446" w:rsidRPr="00BB2446">
        <w:rPr>
          <w:bCs/>
        </w:rPr>
        <w:t>08CW5S]</w:t>
      </w:r>
      <w:r w:rsidRPr="003B6104">
        <w:t>.</w:t>
      </w:r>
      <w:r>
        <w:t xml:space="preserve"> </w:t>
      </w:r>
      <w:r w:rsidR="002B2509" w:rsidRPr="00A55D87">
        <w:t xml:space="preserve">Black men </w:t>
      </w:r>
      <w:r w:rsidR="002B2509">
        <w:t>have reported</w:t>
      </w:r>
      <w:r w:rsidR="002B2509" w:rsidRPr="006D3285">
        <w:t xml:space="preserve"> </w:t>
      </w:r>
      <w:r w:rsidR="002B2509" w:rsidRPr="00A55D87">
        <w:t>more often</w:t>
      </w:r>
      <w:r w:rsidR="002B2509">
        <w:t xml:space="preserve"> than</w:t>
      </w:r>
      <w:r w:rsidR="002B2509" w:rsidRPr="00A55D87">
        <w:t xml:space="preserve"> White men</w:t>
      </w:r>
      <w:r w:rsidR="002B2509" w:rsidRPr="00E10589">
        <w:t xml:space="preserve"> </w:t>
      </w:r>
      <w:r w:rsidR="002B2509">
        <w:t xml:space="preserve">that it was important to have </w:t>
      </w:r>
      <w:r w:rsidR="00533DA5">
        <w:t>an</w:t>
      </w:r>
      <w:r w:rsidR="002B2509">
        <w:t xml:space="preserve"> </w:t>
      </w:r>
      <w:r w:rsidR="00800E81">
        <w:t>HCP</w:t>
      </w:r>
      <w:r w:rsidR="002B2509">
        <w:t xml:space="preserve"> of similar race </w:t>
      </w:r>
      <w:r w:rsidR="00BB2446">
        <w:t>[Ref. 5.4: 08CWNK]</w:t>
      </w:r>
      <w:r w:rsidR="002B2509">
        <w:t xml:space="preserve">. </w:t>
      </w:r>
      <w:r w:rsidR="002B2509" w:rsidRPr="00B47441">
        <w:t>Non-Hispanic non</w:t>
      </w:r>
      <w:r w:rsidR="003561CB">
        <w:noBreakHyphen/>
      </w:r>
      <w:r w:rsidR="002B2509" w:rsidRPr="00B47441">
        <w:t xml:space="preserve">White cancer survivors were more likely than non-Hispanic White cancer survivors to report that it was somewhat/very important for their physician to understand or share their culture; however, non-Hispanic non-White </w:t>
      </w:r>
      <w:r w:rsidR="002B2509">
        <w:t xml:space="preserve">cancer </w:t>
      </w:r>
      <w:r w:rsidR="002B2509" w:rsidRPr="00B47441">
        <w:t xml:space="preserve">survivors were less likely to report that they were seen by a physician who shared or understood their culture </w:t>
      </w:r>
      <w:r w:rsidR="00BB2446">
        <w:t>[Ref. 5.4: 08CW5S]</w:t>
      </w:r>
      <w:r w:rsidR="002B2509" w:rsidRPr="00B47441">
        <w:t>.</w:t>
      </w:r>
    </w:p>
    <w:p w14:paraId="46F45669" w14:textId="5DB5AF3E" w:rsidR="00A33F4B" w:rsidRPr="00897647" w:rsidRDefault="00BB6F18" w:rsidP="00F5030C">
      <w:pPr>
        <w:pStyle w:val="Heading3"/>
      </w:pPr>
      <w:r w:rsidRPr="00897647">
        <w:lastRenderedPageBreak/>
        <w:t xml:space="preserve">Differences in </w:t>
      </w:r>
      <w:r w:rsidR="00A33F4B" w:rsidRPr="00897647">
        <w:t>Treatment</w:t>
      </w:r>
    </w:p>
    <w:p w14:paraId="3AD462B0" w14:textId="46F6BD43" w:rsidR="00EF177A" w:rsidRDefault="00EF177A" w:rsidP="00EF177A">
      <w:pPr>
        <w:pStyle w:val="Paragraph"/>
      </w:pPr>
      <w:r w:rsidRPr="0089207B">
        <w:t>Differences in bladder cancer outcomes by race and sex have been attributed to</w:t>
      </w:r>
      <w:r w:rsidRPr="00D33F5D">
        <w:t xml:space="preserve"> disparities in diet, physical activity, and health</w:t>
      </w:r>
      <w:r w:rsidR="007362F5">
        <w:t xml:space="preserve"> care</w:t>
      </w:r>
      <w:r w:rsidRPr="00D33F5D">
        <w:t xml:space="preserve"> access based on socioeconomic factors</w:t>
      </w:r>
      <w:r>
        <w:t>.</w:t>
      </w:r>
    </w:p>
    <w:p w14:paraId="3CBAA344" w14:textId="2D3B1549" w:rsidR="007A7AA5" w:rsidRDefault="00263AD4" w:rsidP="007A7AA5">
      <w:pPr>
        <w:pStyle w:val="Paragraph"/>
      </w:pPr>
      <w:r>
        <w:t xml:space="preserve">A study of 51,350 </w:t>
      </w:r>
      <w:r w:rsidR="0076570C">
        <w:t>patients</w:t>
      </w:r>
      <w:r>
        <w:t xml:space="preserve"> with clinically staged nonmetastatic, lymph node negative MIBC </w:t>
      </w:r>
      <w:r w:rsidR="00EF177A" w:rsidRPr="00EF177A">
        <w:t>at 1268 unique facilities</w:t>
      </w:r>
      <w:r w:rsidR="00EF177A">
        <w:t xml:space="preserve"> </w:t>
      </w:r>
      <w:r>
        <w:t xml:space="preserve">showed </w:t>
      </w:r>
      <w:r w:rsidRPr="00263AD4">
        <w:t xml:space="preserve">Black </w:t>
      </w:r>
      <w:r w:rsidR="0076570C">
        <w:t>patients</w:t>
      </w:r>
      <w:r w:rsidRPr="00263AD4">
        <w:t xml:space="preserve"> had 28% lower odds of </w:t>
      </w:r>
      <w:r w:rsidR="00EF177A">
        <w:t xml:space="preserve">receiving </w:t>
      </w:r>
      <w:r w:rsidR="00EF177A" w:rsidRPr="00EF177A">
        <w:t>guideline</w:t>
      </w:r>
      <w:r w:rsidR="000150BC">
        <w:noBreakHyphen/>
      </w:r>
      <w:r w:rsidR="00EF177A" w:rsidRPr="00EF177A">
        <w:t>based, appropriate treatment</w:t>
      </w:r>
      <w:r w:rsidR="00EF177A">
        <w:t xml:space="preserve"> </w:t>
      </w:r>
      <w:r>
        <w:t xml:space="preserve">compared with </w:t>
      </w:r>
      <w:r w:rsidR="0076570C">
        <w:t>W</w:t>
      </w:r>
      <w:r>
        <w:t xml:space="preserve">hite </w:t>
      </w:r>
      <w:r w:rsidR="0076570C">
        <w:t>patients</w:t>
      </w:r>
      <w:r>
        <w:t xml:space="preserve">. Even when treated at the same institution, Black patients had 21% lower odds of </w:t>
      </w:r>
      <w:r w:rsidR="00EF177A">
        <w:t xml:space="preserve">receiving </w:t>
      </w:r>
      <w:r w:rsidR="00EF177A" w:rsidRPr="00EF177A">
        <w:t xml:space="preserve">appropriate treatment </w:t>
      </w:r>
      <w:r>
        <w:t xml:space="preserve">compared with </w:t>
      </w:r>
      <w:r w:rsidR="0076570C">
        <w:t>W</w:t>
      </w:r>
      <w:r w:rsidR="00EF177A">
        <w:t xml:space="preserve">hite patients </w:t>
      </w:r>
      <w:r>
        <w:t>with the same disease characteristics</w:t>
      </w:r>
      <w:r w:rsidR="0034585A">
        <w:t>, suggesting implicit bias may influence who receives appropriate treatment despite adequate access to care</w:t>
      </w:r>
      <w:r w:rsidR="000150BC">
        <w:t xml:space="preserve"> </w:t>
      </w:r>
      <w:r w:rsidR="00BB2446">
        <w:t>[Ref. 5.4: 08QDBP]</w:t>
      </w:r>
      <w:r>
        <w:t>.</w:t>
      </w:r>
      <w:r w:rsidR="00754BAD">
        <w:t xml:space="preserve"> </w:t>
      </w:r>
      <w:r w:rsidR="00822A32">
        <w:t xml:space="preserve">Another study found </w:t>
      </w:r>
      <w:r w:rsidR="00822A32" w:rsidRPr="00822A32">
        <w:t xml:space="preserve">non-Hispanic </w:t>
      </w:r>
      <w:r w:rsidR="0069674A">
        <w:t>B</w:t>
      </w:r>
      <w:r w:rsidR="00822A32" w:rsidRPr="00822A32">
        <w:t xml:space="preserve">lack patients were less likely to undergo </w:t>
      </w:r>
      <w:r w:rsidR="0038552D">
        <w:t>RC</w:t>
      </w:r>
      <w:r w:rsidR="00822A32" w:rsidRPr="00822A32">
        <w:t xml:space="preserve"> than </w:t>
      </w:r>
      <w:r w:rsidR="00F45228">
        <w:t>W</w:t>
      </w:r>
      <w:r w:rsidR="00822A32" w:rsidRPr="00822A32">
        <w:t>hite patients</w:t>
      </w:r>
      <w:r w:rsidR="00822A32">
        <w:t xml:space="preserve"> </w:t>
      </w:r>
      <w:r w:rsidR="00822A32" w:rsidRPr="00822A32">
        <w:t>(OR</w:t>
      </w:r>
      <w:r w:rsidR="00BA46F4">
        <w:t>=</w:t>
      </w:r>
      <w:r w:rsidR="00822A32" w:rsidRPr="00822A32">
        <w:t>0.79, 95% CI</w:t>
      </w:r>
      <w:r w:rsidR="00BA46F4">
        <w:t>:</w:t>
      </w:r>
      <w:r w:rsidR="00822A32" w:rsidRPr="00822A32">
        <w:t xml:space="preserve"> 0.64–0.96, </w:t>
      </w:r>
      <w:r w:rsidR="00822A32" w:rsidRPr="00E5536E">
        <w:rPr>
          <w:i/>
          <w:iCs/>
        </w:rPr>
        <w:t>p</w:t>
      </w:r>
      <w:r w:rsidR="00822A32" w:rsidRPr="00822A32">
        <w:t>=0.019)</w:t>
      </w:r>
      <w:r w:rsidR="00822A32">
        <w:t xml:space="preserve"> </w:t>
      </w:r>
      <w:r>
        <w:t>regardless of s</w:t>
      </w:r>
      <w:r w:rsidRPr="00263AD4">
        <w:t>ocioeconomic and insurance status</w:t>
      </w:r>
      <w:r>
        <w:t xml:space="preserve"> </w:t>
      </w:r>
      <w:r w:rsidR="00BB2446">
        <w:t>[Ref. 5.4: 08QDBT]</w:t>
      </w:r>
      <w:r>
        <w:t>.</w:t>
      </w:r>
    </w:p>
    <w:p w14:paraId="26A3DC4D" w14:textId="298AE292" w:rsidR="00AD29C4" w:rsidRDefault="00754BAD" w:rsidP="00537B3A">
      <w:pPr>
        <w:pStyle w:val="Paragraph"/>
      </w:pPr>
      <w:r>
        <w:t xml:space="preserve">Race may also be an important predictor of adherence to surveillance, with Black patients less likely to undergo appropriate cancer surveillance. Among patients who had low-intensity surveillance, 29.2% were Black compared with 17.2% who were </w:t>
      </w:r>
      <w:r w:rsidR="0076570C">
        <w:t>W</w:t>
      </w:r>
      <w:r>
        <w:t xml:space="preserve">hite. Surveillance was more frequent </w:t>
      </w:r>
      <w:r w:rsidR="00AD4DD0">
        <w:t xml:space="preserve">among </w:t>
      </w:r>
      <w:r>
        <w:t>patients residing in higher income areas</w:t>
      </w:r>
      <w:r w:rsidR="00CF267E">
        <w:t xml:space="preserve"> </w:t>
      </w:r>
      <w:r w:rsidR="00BB2446">
        <w:t>[Ref. 5.4: 08QDBN]</w:t>
      </w:r>
      <w:r>
        <w:t>.</w:t>
      </w:r>
    </w:p>
    <w:p w14:paraId="77474DDC" w14:textId="7D3C483F" w:rsidR="00D33BFD" w:rsidRDefault="00D33BFD" w:rsidP="003E560A">
      <w:pPr>
        <w:pStyle w:val="Paragraph"/>
        <w:sectPr w:rsidR="00D33BFD" w:rsidSect="00F5030C">
          <w:pgSz w:w="12240" w:h="15840"/>
          <w:pgMar w:top="1440" w:right="1440" w:bottom="1440" w:left="1800" w:header="720" w:footer="720" w:gutter="0"/>
          <w:cols w:space="720"/>
          <w:docGrid w:linePitch="360"/>
        </w:sectPr>
      </w:pPr>
    </w:p>
    <w:p w14:paraId="0582F39A" w14:textId="7F000ED4" w:rsidR="006D37E0" w:rsidRPr="00AA325A" w:rsidRDefault="25782D6C" w:rsidP="00DB55A6">
      <w:pPr>
        <w:pStyle w:val="Heading1"/>
      </w:pPr>
      <w:r w:rsidRPr="283AA3AD">
        <w:lastRenderedPageBreak/>
        <w:t>SCOPE OF MEDICAL PRODUCT</w:t>
      </w:r>
      <w:r w:rsidRPr="283AA3AD">
        <w:rPr>
          <w:color w:val="000000" w:themeColor="text1"/>
        </w:rPr>
        <w:t xml:space="preserve"> </w:t>
      </w:r>
      <w:r w:rsidRPr="283AA3AD">
        <w:t>DEVELOPMENT PROGRAM:</w:t>
      </w:r>
      <w:r w:rsidRPr="283AA3AD">
        <w:rPr>
          <w:color w:val="0000FF"/>
        </w:rPr>
        <w:t xml:space="preserve"> </w:t>
      </w:r>
      <w:r w:rsidR="00A850C9" w:rsidRPr="00E5536E">
        <w:t>SACITUZUMAB TIRUMOTECAN LOCALLY ADVANCED OR METASTATIC UROTHELIAL CARCINOMA</w:t>
      </w:r>
    </w:p>
    <w:p w14:paraId="5DFACD00" w14:textId="77777777" w:rsidR="006D37E0" w:rsidRDefault="5F3D6010" w:rsidP="00DB55A6">
      <w:pPr>
        <w:pStyle w:val="Heading2"/>
      </w:pPr>
      <w:r>
        <w:t>Clinical Pharmacology</w:t>
      </w:r>
    </w:p>
    <w:p w14:paraId="3579F1CF" w14:textId="05189F84" w:rsidR="009A251E" w:rsidRDefault="009A251E" w:rsidP="00DB55A6">
      <w:pPr>
        <w:pStyle w:val="Paragraph"/>
      </w:pPr>
      <w:r>
        <w:t>A preliminary, exploratory population PK model has been created using available data from the Phase 1 dose-escalation study, MK</w:t>
      </w:r>
      <w:r w:rsidR="007362F5">
        <w:t>‑</w:t>
      </w:r>
      <w:r>
        <w:t>2870-001 (KL264-01). The population PK analysis included a total of 351 participants, of wh</w:t>
      </w:r>
      <w:r w:rsidR="00031737">
        <w:t>om</w:t>
      </w:r>
      <w:r>
        <w:t xml:space="preserve"> 318 (90.6%) were Asian, 26 (7.4%) were White, 3 (0.9%) were Black or African American, and 4 (1.1%) were listed as ‘Other</w:t>
      </w:r>
      <w:r w:rsidR="00827EE5">
        <w:t>,</w:t>
      </w:r>
      <w:r>
        <w:t>’ which included participants who identified as multiracial. Race has not been identified as a statistically significant covariate in the preliminary model.</w:t>
      </w:r>
    </w:p>
    <w:p w14:paraId="223E6AD7" w14:textId="52FB5BFE" w:rsidR="009A251E" w:rsidRDefault="009A251E" w:rsidP="00DB55A6">
      <w:pPr>
        <w:pStyle w:val="Paragraph"/>
      </w:pPr>
      <w:r>
        <w:t>By taking steps discussed in [Sec. </w:t>
      </w:r>
      <w:r w:rsidR="00BB2446">
        <w:t>4</w:t>
      </w:r>
      <w:r>
        <w:t xml:space="preserve">] to improve enrollment of underrepresented racial and ethnic populations, the Sponsor seeks to enhance the representation of study participants with different racial </w:t>
      </w:r>
      <w:r w:rsidR="009A6F2D">
        <w:t xml:space="preserve">and ethnic </w:t>
      </w:r>
      <w:r>
        <w:t xml:space="preserve">backgrounds in PK, efficacy, and safety datasets. As part of the clinical development program for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t>, blood samples are being collected from participants in the Phase 3 study described in [Sec. </w:t>
      </w:r>
      <w:r w:rsidR="00BB2446">
        <w:t>2.2</w:t>
      </w:r>
      <w:r>
        <w:t xml:space="preserve">] to further characterize the PK of </w:t>
      </w:r>
      <w:proofErr w:type="spellStart"/>
      <w:r w:rsidR="00DA644C">
        <w:t>sacituzumab</w:t>
      </w:r>
      <w:proofErr w:type="spellEnd"/>
      <w:r w:rsidR="00DA644C">
        <w:t xml:space="preserve"> </w:t>
      </w:r>
      <w:proofErr w:type="spellStart"/>
      <w:r w:rsidR="00DA644C">
        <w:t>tirumotecan</w:t>
      </w:r>
      <w:proofErr w:type="spellEnd"/>
      <w:r>
        <w:t>.</w:t>
      </w:r>
    </w:p>
    <w:p w14:paraId="6DA24A02" w14:textId="680C3FAE" w:rsidR="009A251E" w:rsidRPr="009A251E" w:rsidRDefault="009A251E" w:rsidP="00DB55A6">
      <w:pPr>
        <w:pStyle w:val="Paragraph"/>
      </w:pPr>
      <w:r>
        <w:t xml:space="preserve">The impact of ethnicity or race on PK will continue to be assessed by including these factors as covariates in population PK analyses. Similarly, ethnicity or race may also be assessed as covariates for </w:t>
      </w:r>
      <w:r w:rsidR="00800E81">
        <w:t>ER</w:t>
      </w:r>
      <w:r>
        <w:t xml:space="preserve"> relationships regarding efficacy and safety where appropriate. Such analyses, when conducted in the </w:t>
      </w:r>
      <w:proofErr w:type="spellStart"/>
      <w:r w:rsidR="00594366" w:rsidRPr="00594366">
        <w:t>sacituzumab</w:t>
      </w:r>
      <w:proofErr w:type="spellEnd"/>
      <w:r w:rsidR="00594366" w:rsidRPr="00594366">
        <w:t xml:space="preserve"> </w:t>
      </w:r>
      <w:proofErr w:type="spellStart"/>
      <w:r w:rsidR="00594366" w:rsidRPr="00594366">
        <w:t>tirumotecan</w:t>
      </w:r>
      <w:proofErr w:type="spellEnd"/>
      <w:r>
        <w:t xml:space="preserve"> program, will expand the assessment of any impact of race and/or ethnicity on PK and </w:t>
      </w:r>
      <w:r w:rsidR="00800E81">
        <w:t>ER</w:t>
      </w:r>
      <w:r>
        <w:t>.</w:t>
      </w:r>
    </w:p>
    <w:p w14:paraId="38F6C89F" w14:textId="7065D551" w:rsidR="006D37E0" w:rsidRPr="00AA325A" w:rsidRDefault="00F41F0E" w:rsidP="00DB55A6">
      <w:pPr>
        <w:pStyle w:val="Heading2"/>
        <w:keepNext w:val="0"/>
      </w:pPr>
      <w:bookmarkStart w:id="130" w:name="_Ref179790573"/>
      <w:r w:rsidRPr="00F41F0E">
        <w:t>Summary of the Clinical Studies Included in This Diversity Plan</w:t>
      </w:r>
      <w:bookmarkEnd w:id="130"/>
    </w:p>
    <w:p w14:paraId="6E7B40C5" w14:textId="6049ECA5" w:rsidR="006D37E0" w:rsidRPr="00D10BD4" w:rsidRDefault="00D10BD4" w:rsidP="00DB55A6">
      <w:pPr>
        <w:pStyle w:val="Heading3"/>
        <w:keepNext w:val="0"/>
      </w:pPr>
      <w:r>
        <w:t>MK</w:t>
      </w:r>
      <w:r w:rsidR="007362F5">
        <w:t>‑</w:t>
      </w:r>
      <w:r>
        <w:t>2870-031</w:t>
      </w:r>
    </w:p>
    <w:p w14:paraId="4C724001" w14:textId="13FB6383" w:rsidR="00594366" w:rsidRDefault="00594366" w:rsidP="00DB55A6">
      <w:pPr>
        <w:pStyle w:val="Paragraph"/>
        <w:keepLines/>
      </w:pPr>
      <w:r>
        <w:t xml:space="preserve">MK‑2870-031 is a Phase 3, </w:t>
      </w:r>
      <w:r w:rsidRPr="00594366">
        <w:t>global, randomized, open-label, multi</w:t>
      </w:r>
      <w:r w:rsidR="007362F5">
        <w:t>site</w:t>
      </w:r>
      <w:r w:rsidRPr="00594366">
        <w:t xml:space="preserve"> study of </w:t>
      </w:r>
      <w:proofErr w:type="spellStart"/>
      <w:r w:rsidRPr="00594366">
        <w:t>sacituzumab</w:t>
      </w:r>
      <w:proofErr w:type="spellEnd"/>
      <w:r w:rsidRPr="00594366">
        <w:t xml:space="preserve"> </w:t>
      </w:r>
      <w:proofErr w:type="spellStart"/>
      <w:r w:rsidRPr="00594366">
        <w:t>tirumotecan</w:t>
      </w:r>
      <w:proofErr w:type="spellEnd"/>
      <w:r w:rsidRPr="00594366">
        <w:t xml:space="preserve"> versus investigator’s choice of </w:t>
      </w:r>
      <w:r w:rsidR="007362F5">
        <w:t>non</w:t>
      </w:r>
      <w:r w:rsidRPr="00594366">
        <w:t xml:space="preserve">platinum chemotherapy with paclitaxel or docetaxel or vinflunine in participants with </w:t>
      </w:r>
      <w:r w:rsidR="00EB5E62">
        <w:t>la</w:t>
      </w:r>
      <w:r w:rsidRPr="00594366">
        <w:t>/</w:t>
      </w:r>
      <w:proofErr w:type="spellStart"/>
      <w:r w:rsidRPr="00594366">
        <w:t>mUC</w:t>
      </w:r>
      <w:proofErr w:type="spellEnd"/>
      <w:r w:rsidRPr="00594366">
        <w:t xml:space="preserve"> </w:t>
      </w:r>
      <w:r w:rsidR="00B809ED">
        <w:t>after</w:t>
      </w:r>
      <w:r w:rsidRPr="00594366">
        <w:t xml:space="preserve"> prior treatment with anti</w:t>
      </w:r>
      <w:r w:rsidR="000A5361">
        <w:t>–</w:t>
      </w:r>
      <w:r w:rsidRPr="00594366">
        <w:t>PD</w:t>
      </w:r>
      <w:r w:rsidR="007362F5">
        <w:t>-</w:t>
      </w:r>
      <w:r w:rsidR="00B809ED">
        <w:t>(</w:t>
      </w:r>
      <w:r w:rsidR="007362F5">
        <w:t>L</w:t>
      </w:r>
      <w:r w:rsidR="00B809ED">
        <w:t>)</w:t>
      </w:r>
      <w:r w:rsidR="007362F5">
        <w:t>1</w:t>
      </w:r>
      <w:r w:rsidRPr="00594366">
        <w:t xml:space="preserve"> therapy, platinum-based chemotherapy</w:t>
      </w:r>
      <w:r w:rsidR="000A5361">
        <w:t>,</w:t>
      </w:r>
      <w:r w:rsidRPr="00594366">
        <w:t xml:space="preserve"> and</w:t>
      </w:r>
      <w:del w:id="131" w:author="Se, Andrew" w:date="2025-05-29T15:55:00Z">
        <w:r w:rsidR="000A5361">
          <w:delText>,</w:delText>
        </w:r>
        <w:r w:rsidRPr="00594366">
          <w:delText xml:space="preserve"> if approved and available</w:delText>
        </w:r>
        <w:r w:rsidR="00EE27F5">
          <w:delText xml:space="preserve"> locally</w:delText>
        </w:r>
        <w:r w:rsidRPr="00594366">
          <w:delText>, EV.</w:delText>
        </w:r>
      </w:del>
      <w:ins w:id="132" w:author="Se, Andrew" w:date="2025-05-29T15:55:00Z">
        <w:r w:rsidRPr="00594366">
          <w:t xml:space="preserve"> EV</w:t>
        </w:r>
        <w:r w:rsidR="00C33D1F">
          <w:t xml:space="preserve"> (or DV in China)</w:t>
        </w:r>
        <w:r w:rsidRPr="00594366">
          <w:t>.</w:t>
        </w:r>
      </w:ins>
    </w:p>
    <w:p w14:paraId="799435A6" w14:textId="2E255EE0" w:rsidR="00594366" w:rsidRPr="00DB55A6" w:rsidRDefault="00594366" w:rsidP="00DB55A6">
      <w:pPr>
        <w:pStyle w:val="Paragraph"/>
        <w:keepLines/>
      </w:pPr>
      <w:r w:rsidRPr="00DB55A6">
        <w:t xml:space="preserve">Approximately </w:t>
      </w:r>
      <w:del w:id="133" w:author="Se, Andrew" w:date="2025-05-29T15:55:00Z">
        <w:r w:rsidRPr="00DB55A6">
          <w:delText>6</w:delText>
        </w:r>
        <w:r w:rsidR="00E45F44" w:rsidRPr="00DB55A6">
          <w:delText>9</w:delText>
        </w:r>
        <w:r w:rsidRPr="00DB55A6">
          <w:delText>0</w:delText>
        </w:r>
      </w:del>
      <w:ins w:id="134" w:author="Se, Andrew" w:date="2025-05-29T15:55:00Z">
        <w:r w:rsidR="00194D2F" w:rsidRPr="00DB55A6">
          <w:t>590</w:t>
        </w:r>
      </w:ins>
      <w:r w:rsidR="00194D2F" w:rsidRPr="00DB55A6">
        <w:t xml:space="preserve"> </w:t>
      </w:r>
      <w:r w:rsidRPr="00DB55A6">
        <w:t>participants will be randomly assigned in a 1:1 ratio to Arm 1</w:t>
      </w:r>
      <w:r w:rsidR="000A5361" w:rsidRPr="00DB55A6">
        <w:t xml:space="preserve"> </w:t>
      </w:r>
      <w:r w:rsidRPr="00DB55A6">
        <w:t>or Arm 2.</w:t>
      </w:r>
    </w:p>
    <w:p w14:paraId="3199D13F" w14:textId="4EFEA5C7" w:rsidR="00795C5B" w:rsidRPr="00594366" w:rsidRDefault="00594366" w:rsidP="00DB55A6">
      <w:pPr>
        <w:pStyle w:val="Paragraph"/>
        <w:keepLines/>
      </w:pPr>
      <w:r>
        <w:t xml:space="preserve">The primary endpoint for the study is </w:t>
      </w:r>
      <w:r w:rsidR="0076570C">
        <w:t>overall survival</w:t>
      </w:r>
      <w:r>
        <w:t xml:space="preserve"> in the </w:t>
      </w:r>
      <w:r w:rsidR="0076570C">
        <w:t>intent-to-treat</w:t>
      </w:r>
      <w:r>
        <w:t xml:space="preserve"> population. K</w:t>
      </w:r>
      <w:r w:rsidRPr="00594366">
        <w:t xml:space="preserve">ey secondary endpoints included in the multiplicity are </w:t>
      </w:r>
      <w:r w:rsidR="0076570C">
        <w:t>progression-free survival</w:t>
      </w:r>
      <w:r w:rsidRPr="00594366">
        <w:t xml:space="preserve"> by investigator per RECIST 1.1 and </w:t>
      </w:r>
      <w:r w:rsidR="00374D30">
        <w:t>o</w:t>
      </w:r>
      <w:r w:rsidR="00997F5B">
        <w:t>bjective</w:t>
      </w:r>
      <w:r w:rsidR="00374D30">
        <w:t xml:space="preserve"> response rate</w:t>
      </w:r>
      <w:r w:rsidRPr="00594366">
        <w:t xml:space="preserve"> by investigator per RECIST 1.1.</w:t>
      </w:r>
      <w:r>
        <w:t xml:space="preserve"> Eligible participants will be stratified by presence of liver metastases (yes vs no), </w:t>
      </w:r>
      <w:ins w:id="135" w:author="Se, Andrew" w:date="2025-05-29T15:55:00Z">
        <w:r w:rsidR="00FE6556">
          <w:t xml:space="preserve">number of </w:t>
        </w:r>
      </w:ins>
      <w:r w:rsidR="00FE6556">
        <w:t xml:space="preserve">prior </w:t>
      </w:r>
      <w:del w:id="136" w:author="Se, Andrew" w:date="2025-05-29T15:55:00Z">
        <w:r>
          <w:delText>EV received (yes</w:delText>
        </w:r>
      </w:del>
      <w:ins w:id="137" w:author="Se, Andrew" w:date="2025-05-29T15:55:00Z">
        <w:r w:rsidR="00FE6556">
          <w:t>lines of therapy (2</w:t>
        </w:r>
      </w:ins>
      <w:r w:rsidR="00FE6556">
        <w:t xml:space="preserve"> vs </w:t>
      </w:r>
      <w:del w:id="138" w:author="Se, Andrew" w:date="2025-05-29T15:55:00Z">
        <w:r>
          <w:delText>no</w:delText>
        </w:r>
      </w:del>
      <w:ins w:id="139" w:author="Se, Andrew" w:date="2025-05-29T15:55:00Z">
        <w:r w:rsidR="00FE6556">
          <w:t>3 lines</w:t>
        </w:r>
      </w:ins>
      <w:r w:rsidR="00FE6556">
        <w:t>)</w:t>
      </w:r>
      <w:r>
        <w:t>, and geographic region (</w:t>
      </w:r>
      <w:r w:rsidR="009D275C">
        <w:t xml:space="preserve">North America, Western </w:t>
      </w:r>
      <w:r>
        <w:t xml:space="preserve">Europe, </w:t>
      </w:r>
      <w:r w:rsidR="00374D30">
        <w:t>rest of world</w:t>
      </w:r>
      <w:r>
        <w:t>).</w:t>
      </w:r>
    </w:p>
    <w:p w14:paraId="6D1A0377" w14:textId="3972ACC0" w:rsidR="008D1C8C" w:rsidRDefault="00594366" w:rsidP="00DB55A6">
      <w:pPr>
        <w:pStyle w:val="Paragraph"/>
      </w:pPr>
      <w:r w:rsidRPr="00351F34">
        <w:t>Participants could be enrolled globally from countries in</w:t>
      </w:r>
      <w:r w:rsidR="004263DD">
        <w:t>cluding</w:t>
      </w:r>
      <w:r w:rsidR="00CB79F8">
        <w:t xml:space="preserve"> </w:t>
      </w:r>
      <w:r w:rsidR="00CB79F8" w:rsidRPr="00CB79F8">
        <w:t xml:space="preserve">Belgium, </w:t>
      </w:r>
      <w:del w:id="140" w:author="Se, Andrew" w:date="2025-05-29T15:55:00Z">
        <w:r w:rsidR="00653485">
          <w:delText xml:space="preserve">Czech Republic, </w:delText>
        </w:r>
        <w:r w:rsidR="00CB79F8" w:rsidRPr="00CB79F8">
          <w:delText xml:space="preserve">Denmark, </w:delText>
        </w:r>
      </w:del>
      <w:r w:rsidR="00CB79F8" w:rsidRPr="00CB79F8">
        <w:t>France, Germany, Greece, Israel, Italy, Netherlands,</w:t>
      </w:r>
      <w:r w:rsidR="00AC5E9D">
        <w:t xml:space="preserve"> </w:t>
      </w:r>
      <w:ins w:id="141" w:author="Se, Andrew" w:date="2025-05-29T15:55:00Z">
        <w:r w:rsidR="00AC5E9D">
          <w:t xml:space="preserve">Sweden, </w:t>
        </w:r>
      </w:ins>
      <w:r w:rsidR="00CB79F8" w:rsidRPr="00CB79F8">
        <w:t xml:space="preserve">Poland, </w:t>
      </w:r>
      <w:del w:id="142" w:author="Se, Andrew" w:date="2025-05-29T15:55:00Z">
        <w:r w:rsidR="00CB79F8" w:rsidRPr="00CB79F8">
          <w:delText xml:space="preserve">Romania, </w:delText>
        </w:r>
      </w:del>
      <w:r w:rsidR="00CB79F8" w:rsidRPr="00CB79F8">
        <w:lastRenderedPageBreak/>
        <w:t>Spain</w:t>
      </w:r>
      <w:del w:id="143" w:author="Se, Andrew" w:date="2025-05-29T15:55:00Z">
        <w:r w:rsidR="00CB79F8" w:rsidRPr="00CB79F8">
          <w:delText>, Switzerland</w:delText>
        </w:r>
      </w:del>
      <w:r w:rsidR="00CB79F8" w:rsidRPr="00CB79F8">
        <w:t>, T</w:t>
      </w:r>
      <w:r w:rsidR="00A2343C">
        <w:t>ü</w:t>
      </w:r>
      <w:r w:rsidR="00CB79F8" w:rsidRPr="00CB79F8">
        <w:t xml:space="preserve">rkiye, United Kingdom, Australia, South Korea, Taiwan, </w:t>
      </w:r>
      <w:r w:rsidR="00A2343C">
        <w:t xml:space="preserve">China, Japan, </w:t>
      </w:r>
      <w:r w:rsidR="00CB79F8" w:rsidRPr="00CB79F8">
        <w:t>Argentina, Brazil</w:t>
      </w:r>
      <w:del w:id="144" w:author="Se, Andrew" w:date="2025-05-29T15:55:00Z">
        <w:r w:rsidR="00CB79F8" w:rsidRPr="00CB79F8">
          <w:delText>, Chile, Columbia, Mexico</w:delText>
        </w:r>
      </w:del>
      <w:r w:rsidR="00CB79F8" w:rsidRPr="00CB79F8">
        <w:t xml:space="preserve">, Canada, </w:t>
      </w:r>
      <w:r w:rsidR="00A2343C">
        <w:t xml:space="preserve">and the </w:t>
      </w:r>
      <w:r w:rsidR="0038552D">
        <w:t>US</w:t>
      </w:r>
      <w:r w:rsidR="00CB79F8" w:rsidRPr="00CB79F8">
        <w:t>.</w:t>
      </w:r>
    </w:p>
    <w:p w14:paraId="6D72F06A" w14:textId="51BD7ABA" w:rsidR="00C01A69" w:rsidRDefault="5D0BEA65" w:rsidP="00DB55A6">
      <w:pPr>
        <w:pStyle w:val="Heading1"/>
      </w:pPr>
      <w:r>
        <w:t xml:space="preserve">GOALS </w:t>
      </w:r>
      <w:r w:rsidR="00417F8C">
        <w:t>TO ENROLL</w:t>
      </w:r>
      <w:r>
        <w:t xml:space="preserve"> UNDERREPRESENTED RACIAL AND ETHNIC PARTICIPANTS</w:t>
      </w:r>
    </w:p>
    <w:p w14:paraId="23054416" w14:textId="63DFCE11" w:rsidR="001F5A21" w:rsidRPr="00DA644C"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w:t>
      </w:r>
      <w:proofErr w:type="spellStart"/>
      <w:r w:rsidR="00CE7903" w:rsidRPr="00594366">
        <w:t>sacituzumab</w:t>
      </w:r>
      <w:proofErr w:type="spellEnd"/>
      <w:r w:rsidR="00CE7903" w:rsidRPr="00594366">
        <w:t xml:space="preserve"> </w:t>
      </w:r>
      <w:proofErr w:type="spellStart"/>
      <w:r w:rsidR="00CE7903" w:rsidRPr="00594366">
        <w:t>tirumotecan</w:t>
      </w:r>
      <w:proofErr w:type="spellEnd"/>
      <w:r w:rsidR="00CE7903">
        <w:t xml:space="preserve"> </w:t>
      </w:r>
      <w:r w:rsidRPr="00DA644C">
        <w:rPr>
          <w:rStyle w:val="Instructions"/>
          <w:rFonts w:ascii="Times New Roman" w:hAnsi="Times New Roman"/>
          <w:vanish w:val="0"/>
          <w:color w:val="auto"/>
        </w:rPr>
        <w:t xml:space="preserve">clinical development program has goals outlined below </w:t>
      </w:r>
      <w:r w:rsidR="00E3179D">
        <w:rPr>
          <w:rStyle w:val="Instructions"/>
          <w:rFonts w:ascii="Times New Roman" w:hAnsi="Times New Roman"/>
          <w:vanish w:val="0"/>
          <w:color w:val="auto"/>
        </w:rPr>
        <w:t>[</w:t>
      </w:r>
      <w:r w:rsidR="00BB2446" w:rsidRPr="0020532F">
        <w:t>Table </w:t>
      </w:r>
      <w:r w:rsidR="00BB2446">
        <w:rPr>
          <w:noProof/>
        </w:rPr>
        <w:t>2</w:t>
      </w:r>
      <w:r w:rsidR="00E3179D">
        <w:rPr>
          <w:rStyle w:val="Instructions"/>
          <w:rFonts w:ascii="Times New Roman" w:hAnsi="Times New Roman"/>
          <w:vanish w:val="0"/>
          <w:color w:val="auto"/>
        </w:rPr>
        <w:t xml:space="preserve">] </w:t>
      </w:r>
      <w:r w:rsidR="001C7716">
        <w:rPr>
          <w:rStyle w:val="Instructions"/>
          <w:rFonts w:ascii="Times New Roman" w:hAnsi="Times New Roman"/>
          <w:vanish w:val="0"/>
          <w:color w:val="auto"/>
        </w:rPr>
        <w:t>to</w:t>
      </w:r>
      <w:r w:rsidRPr="00DA644C">
        <w:rPr>
          <w:rStyle w:val="Instructions"/>
          <w:rFonts w:ascii="Times New Roman" w:hAnsi="Times New Roman"/>
          <w:vanish w:val="0"/>
          <w:color w:val="auto"/>
        </w:rPr>
        <w:t xml:space="preserve"> support diversity and inclusion within the study population.</w:t>
      </w:r>
    </w:p>
    <w:p w14:paraId="16B9BA10" w14:textId="066EA551" w:rsidR="001F5A21" w:rsidRPr="0020532F" w:rsidRDefault="001F5A21" w:rsidP="0089207B">
      <w:pPr>
        <w:pStyle w:val="Paragraph"/>
        <w:rPr>
          <w:rStyle w:val="Instructions"/>
          <w:rFonts w:ascii="Times New Roman" w:hAnsi="Times New Roman"/>
          <w:vanish w:val="0"/>
          <w:color w:val="auto"/>
        </w:rPr>
      </w:pPr>
      <w:r w:rsidRPr="00DA644C">
        <w:rPr>
          <w:rStyle w:val="Instructions"/>
          <w:rFonts w:ascii="Times New Roman" w:hAnsi="Times New Roman"/>
          <w:vanish w:val="0"/>
          <w:color w:val="auto"/>
        </w:rPr>
        <w:t xml:space="preserve">The program aims to enroll study participants </w:t>
      </w:r>
      <w:r w:rsidR="00002E6C">
        <w:rPr>
          <w:rStyle w:val="Instructions"/>
          <w:rFonts w:ascii="Times New Roman" w:hAnsi="Times New Roman"/>
          <w:vanish w:val="0"/>
          <w:color w:val="auto"/>
        </w:rPr>
        <w:t>who</w:t>
      </w:r>
      <w:r w:rsidR="00002E6C" w:rsidRPr="00DA644C">
        <w:rPr>
          <w:rStyle w:val="Instructions"/>
          <w:rFonts w:ascii="Times New Roman" w:hAnsi="Times New Roman"/>
          <w:vanish w:val="0"/>
          <w:color w:val="auto"/>
        </w:rPr>
        <w:t xml:space="preserve"> </w:t>
      </w:r>
      <w:r w:rsidRPr="00DA644C">
        <w:rPr>
          <w:rStyle w:val="Instructions"/>
          <w:rFonts w:ascii="Times New Roman" w:hAnsi="Times New Roman"/>
          <w:vanish w:val="0"/>
          <w:color w:val="auto"/>
        </w:rPr>
        <w:t xml:space="preserve">reflect the racial </w:t>
      </w:r>
      <w:r w:rsidRPr="0020532F">
        <w:rPr>
          <w:rStyle w:val="Instructions"/>
          <w:rFonts w:ascii="Times New Roman" w:hAnsi="Times New Roman"/>
          <w:vanish w:val="0"/>
          <w:color w:val="auto"/>
        </w:rPr>
        <w:t xml:space="preserve">and ethnic distributions of </w:t>
      </w:r>
      <w:proofErr w:type="spellStart"/>
      <w:r w:rsidR="0089207B">
        <w:rPr>
          <w:rStyle w:val="Instructions"/>
          <w:rFonts w:ascii="Times New Roman" w:hAnsi="Times New Roman"/>
          <w:vanish w:val="0"/>
          <w:color w:val="auto"/>
        </w:rPr>
        <w:t>mUC</w:t>
      </w:r>
      <w:proofErr w:type="spellEnd"/>
      <w:r w:rsidR="0089207B">
        <w:rPr>
          <w:rStyle w:val="Instructions"/>
          <w:rFonts w:ascii="Times New Roman" w:hAnsi="Times New Roman"/>
          <w:vanish w:val="0"/>
          <w:color w:val="auto"/>
        </w:rPr>
        <w:t xml:space="preserve"> </w:t>
      </w:r>
      <w:r w:rsidRPr="0020532F">
        <w:rPr>
          <w:rStyle w:val="Instructions"/>
          <w:rFonts w:ascii="Times New Roman" w:hAnsi="Times New Roman"/>
          <w:vanish w:val="0"/>
          <w:color w:val="auto"/>
        </w:rPr>
        <w:t xml:space="preserve">within the study countries. The enrollment and retention goals for the </w:t>
      </w:r>
      <w:proofErr w:type="spellStart"/>
      <w:r w:rsidR="0089207B">
        <w:rPr>
          <w:rStyle w:val="Instructions"/>
          <w:rFonts w:ascii="Times New Roman" w:hAnsi="Times New Roman"/>
          <w:vanish w:val="0"/>
          <w:color w:val="auto"/>
        </w:rPr>
        <w:t>sacituzumab</w:t>
      </w:r>
      <w:proofErr w:type="spellEnd"/>
      <w:r w:rsidR="0089207B">
        <w:rPr>
          <w:rStyle w:val="Instructions"/>
          <w:rFonts w:ascii="Times New Roman" w:hAnsi="Times New Roman"/>
          <w:vanish w:val="0"/>
          <w:color w:val="auto"/>
        </w:rPr>
        <w:t xml:space="preserve"> </w:t>
      </w:r>
      <w:proofErr w:type="spellStart"/>
      <w:r w:rsidR="0089207B">
        <w:rPr>
          <w:rStyle w:val="Instructions"/>
          <w:rFonts w:ascii="Times New Roman" w:hAnsi="Times New Roman"/>
          <w:vanish w:val="0"/>
          <w:color w:val="auto"/>
        </w:rPr>
        <w:t>tirumotecan</w:t>
      </w:r>
      <w:proofErr w:type="spellEnd"/>
      <w:r w:rsidRPr="0020532F">
        <w:rPr>
          <w:rStyle w:val="Instructions"/>
          <w:rFonts w:ascii="Times New Roman" w:hAnsi="Times New Roman"/>
          <w:vanish w:val="0"/>
          <w:color w:val="auto"/>
        </w:rPr>
        <w:t xml:space="preserve"> program are based on the following:</w:t>
      </w:r>
    </w:p>
    <w:p w14:paraId="71E3C428" w14:textId="06A6E1E3" w:rsidR="0089207B" w:rsidRDefault="001F5A21" w:rsidP="0089207B">
      <w:pPr>
        <w:pStyle w:val="ListBullet"/>
        <w:rPr>
          <w:rStyle w:val="SuggestedOptional"/>
          <w:color w:val="auto"/>
        </w:rPr>
      </w:pPr>
      <w:bookmarkStart w:id="145" w:name="_Hlk144298437"/>
      <w:r w:rsidRPr="0020532F">
        <w:rPr>
          <w:rStyle w:val="SuggestedOptional"/>
          <w:color w:val="auto"/>
        </w:rPr>
        <w:t>E</w:t>
      </w:r>
      <w:r w:rsidR="00E961A9" w:rsidRPr="0020532F">
        <w:rPr>
          <w:rStyle w:val="SuggestedOptional"/>
          <w:color w:val="auto"/>
        </w:rPr>
        <w:t xml:space="preserve">pidemiologic measures in the US of burden of disease by incidence and case distribution </w:t>
      </w:r>
      <w:r w:rsidR="0020532F" w:rsidRPr="0020532F">
        <w:rPr>
          <w:rStyle w:val="SuggestedOptional"/>
          <w:color w:val="auto"/>
        </w:rPr>
        <w:t xml:space="preserve">of </w:t>
      </w:r>
      <w:proofErr w:type="spellStart"/>
      <w:r w:rsidR="0089207B">
        <w:rPr>
          <w:rStyle w:val="SuggestedOptional"/>
          <w:color w:val="auto"/>
        </w:rPr>
        <w:t>mUC</w:t>
      </w:r>
      <w:bookmarkEnd w:id="145"/>
      <w:proofErr w:type="spellEnd"/>
    </w:p>
    <w:p w14:paraId="251D2DB9" w14:textId="528D6ED6" w:rsidR="00470459" w:rsidRPr="0020532F" w:rsidRDefault="00470459" w:rsidP="0089207B">
      <w:pPr>
        <w:pStyle w:val="ListBullet"/>
        <w:rPr>
          <w:rStyle w:val="SuggestedOptional"/>
          <w:color w:val="auto"/>
        </w:rPr>
      </w:pPr>
      <w:r w:rsidRPr="0020532F">
        <w:rPr>
          <w:rStyle w:val="SuggestedOptional"/>
          <w:color w:val="auto"/>
        </w:rPr>
        <w:t>Health disparities from the literature</w:t>
      </w:r>
    </w:p>
    <w:p w14:paraId="0BD07512" w14:textId="16E1E1F5" w:rsidR="00E961A9" w:rsidRDefault="00E961A9" w:rsidP="0089207B">
      <w:pPr>
        <w:pStyle w:val="ListBullet"/>
        <w:rPr>
          <w:rStyle w:val="SuggestedOptional"/>
          <w:color w:val="auto"/>
        </w:rPr>
      </w:pPr>
      <w:r w:rsidRPr="0020532F">
        <w:rPr>
          <w:rStyle w:val="SuggestedOptional"/>
          <w:color w:val="auto"/>
        </w:rPr>
        <w:t xml:space="preserve">Historical enrollment performance of patients with </w:t>
      </w:r>
      <w:proofErr w:type="spellStart"/>
      <w:r w:rsidR="0089207B">
        <w:rPr>
          <w:rStyle w:val="SuggestedOptional"/>
          <w:color w:val="auto"/>
        </w:rPr>
        <w:t>mUC</w:t>
      </w:r>
      <w:proofErr w:type="spellEnd"/>
      <w:r w:rsidR="0089207B">
        <w:rPr>
          <w:rStyle w:val="SuggestedOptional"/>
          <w:color w:val="auto"/>
        </w:rPr>
        <w:t xml:space="preserve"> </w:t>
      </w:r>
      <w:r w:rsidRPr="0020532F">
        <w:rPr>
          <w:rStyle w:val="SuggestedOptional"/>
          <w:color w:val="auto"/>
        </w:rPr>
        <w:t>based on race and ethnicity in the Sponsor’s previous clinical studies</w:t>
      </w:r>
    </w:p>
    <w:p w14:paraId="6352AC0A" w14:textId="77777777" w:rsidR="00DA644C" w:rsidRPr="0020532F" w:rsidRDefault="00DA644C" w:rsidP="0089207B">
      <w:pPr>
        <w:pStyle w:val="ListEnd"/>
        <w:rPr>
          <w:rStyle w:val="SuggestedOptional"/>
          <w:color w:val="auto"/>
        </w:rPr>
      </w:pPr>
    </w:p>
    <w:p w14:paraId="53F8812A" w14:textId="120033E9" w:rsidR="00C45F1A" w:rsidRPr="0020532F" w:rsidRDefault="00F5030C" w:rsidP="00DB55A6">
      <w:pPr>
        <w:pStyle w:val="Caption"/>
        <w:spacing w:before="0" w:after="60"/>
        <w:rPr>
          <w:szCs w:val="24"/>
        </w:rPr>
      </w:pPr>
      <w:bookmarkStart w:id="146" w:name="_Ref149648237"/>
      <w:r w:rsidRPr="0020532F">
        <w:rPr>
          <w:szCs w:val="24"/>
        </w:rPr>
        <w:t>Table </w:t>
      </w:r>
      <w:r w:rsidR="00BB2446">
        <w:rPr>
          <w:noProof/>
          <w:szCs w:val="24"/>
        </w:rPr>
        <w:t>2</w:t>
      </w:r>
      <w:bookmarkEnd w:id="146"/>
      <w:r w:rsidR="00C17368" w:rsidRPr="0020532F">
        <w:rPr>
          <w:szCs w:val="24"/>
        </w:rPr>
        <w:tab/>
      </w:r>
      <w:r w:rsidR="009753D1" w:rsidRPr="0020532F">
        <w:rPr>
          <w:szCs w:val="24"/>
        </w:rPr>
        <w:t>U</w:t>
      </w:r>
      <w:r w:rsidR="00C45F1A" w:rsidRPr="0020532F">
        <w:rPr>
          <w:szCs w:val="24"/>
        </w:rPr>
        <w:t>nited States Goals by Race and Ethnicity</w:t>
      </w:r>
    </w:p>
    <w:tbl>
      <w:tblPr>
        <w:tblStyle w:val="TableGrid"/>
        <w:tblW w:w="8095" w:type="dxa"/>
        <w:jc w:val="center"/>
        <w:tblLook w:val="04A0" w:firstRow="1" w:lastRow="0" w:firstColumn="1" w:lastColumn="0" w:noHBand="0" w:noVBand="1"/>
      </w:tblPr>
      <w:tblGrid>
        <w:gridCol w:w="2746"/>
        <w:gridCol w:w="2539"/>
        <w:gridCol w:w="1317"/>
        <w:gridCol w:w="977"/>
        <w:gridCol w:w="516"/>
      </w:tblGrid>
      <w:tr w:rsidR="00DD0B40" w:rsidRPr="00DA644C" w14:paraId="5C30C374" w14:textId="77777777" w:rsidTr="00F30992">
        <w:trPr>
          <w:tblHeader/>
          <w:jc w:val="center"/>
        </w:trPr>
        <w:tc>
          <w:tcPr>
            <w:tcW w:w="1776" w:type="pct"/>
            <w:shd w:val="clear" w:color="auto" w:fill="D9D9D9" w:themeFill="background1" w:themeFillShade="D9"/>
            <w:vAlign w:val="center"/>
          </w:tcPr>
          <w:p w14:paraId="7F8000AB" w14:textId="77777777" w:rsidR="00DD0B40" w:rsidRPr="00DA644C" w:rsidRDefault="00DD0B40" w:rsidP="00DA644C">
            <w:pPr>
              <w:pStyle w:val="TableCellLeft10pt"/>
              <w:rPr>
                <w:rStyle w:val="SuggestedOptional"/>
                <w:b/>
                <w:bCs/>
                <w:color w:val="auto"/>
              </w:rPr>
            </w:pPr>
          </w:p>
        </w:tc>
        <w:tc>
          <w:tcPr>
            <w:tcW w:w="1648" w:type="pct"/>
            <w:shd w:val="clear" w:color="auto" w:fill="D9D9D9" w:themeFill="background1" w:themeFillShade="D9"/>
          </w:tcPr>
          <w:p w14:paraId="7A3CCDE3" w14:textId="77251506" w:rsidR="00DD0B40" w:rsidRPr="000B052F" w:rsidRDefault="00DD0B40" w:rsidP="00F30992">
            <w:pPr>
              <w:pStyle w:val="TableCellLeft10pt"/>
              <w:jc w:val="center"/>
              <w:rPr>
                <w:rStyle w:val="SuggestedOptional"/>
                <w:b/>
                <w:bCs/>
                <w:color w:val="auto"/>
                <w:vertAlign w:val="superscript"/>
              </w:rPr>
            </w:pPr>
            <w:r w:rsidRPr="000B052F">
              <w:rPr>
                <w:rStyle w:val="SuggestedOptional"/>
                <w:b/>
                <w:bCs/>
                <w:color w:val="auto"/>
              </w:rPr>
              <w:t>Distribution of New la/</w:t>
            </w:r>
            <w:proofErr w:type="spellStart"/>
            <w:r w:rsidRPr="000B052F">
              <w:rPr>
                <w:rStyle w:val="SuggestedOptional"/>
                <w:b/>
                <w:bCs/>
                <w:color w:val="auto"/>
              </w:rPr>
              <w:t>mUC</w:t>
            </w:r>
            <w:proofErr w:type="spellEnd"/>
            <w:r w:rsidRPr="000B052F">
              <w:rPr>
                <w:rStyle w:val="SuggestedOptional"/>
                <w:b/>
                <w:bCs/>
                <w:color w:val="auto"/>
              </w:rPr>
              <w:t xml:space="preserve"> Cases Observed in the </w:t>
            </w:r>
            <w:proofErr w:type="spellStart"/>
            <w:r w:rsidRPr="000B052F">
              <w:rPr>
                <w:rStyle w:val="SuggestedOptional"/>
                <w:b/>
                <w:bCs/>
                <w:color w:val="auto"/>
              </w:rPr>
              <w:t>US</w:t>
            </w:r>
            <w:r w:rsidRPr="000B052F">
              <w:rPr>
                <w:rStyle w:val="SuggestedOptional"/>
                <w:b/>
                <w:bCs/>
                <w:color w:val="auto"/>
                <w:vertAlign w:val="superscript"/>
              </w:rPr>
              <w:t>a</w:t>
            </w:r>
            <w:proofErr w:type="spellEnd"/>
          </w:p>
        </w:tc>
        <w:tc>
          <w:tcPr>
            <w:tcW w:w="893" w:type="pct"/>
            <w:shd w:val="clear" w:color="auto" w:fill="D9D9D9" w:themeFill="background1" w:themeFillShade="D9"/>
            <w:cellDel w:id="147" w:author="Se, Andrew" w:date="2025-05-29T15:55:00Z"/>
          </w:tcPr>
          <w:p w14:paraId="6CA6AD35" w14:textId="52FD07E9" w:rsidR="008D1C8C" w:rsidRPr="00DA644C" w:rsidRDefault="008D1C8C" w:rsidP="00DA644C">
            <w:pPr>
              <w:pStyle w:val="TableCellLeft10pt"/>
              <w:rPr>
                <w:rStyle w:val="SuggestedOptional"/>
                <w:b/>
                <w:bCs/>
                <w:color w:val="auto"/>
              </w:rPr>
            </w:pPr>
            <w:del w:id="148" w:author="Se, Andrew" w:date="2025-05-29T15:55:00Z">
              <w:r w:rsidRPr="00DA644C">
                <w:rPr>
                  <w:rStyle w:val="SuggestedOptional"/>
                  <w:b/>
                  <w:bCs/>
                  <w:color w:val="auto"/>
                </w:rPr>
                <w:delText xml:space="preserve">Goal </w:delText>
              </w:r>
              <w:r w:rsidR="00835CA5">
                <w:rPr>
                  <w:rStyle w:val="SuggestedOptional"/>
                  <w:b/>
                  <w:bCs/>
                  <w:color w:val="auto"/>
                </w:rPr>
                <w:delText>P</w:delText>
              </w:r>
              <w:r w:rsidRPr="00DA644C">
                <w:rPr>
                  <w:rStyle w:val="SuggestedOptional"/>
                  <w:b/>
                  <w:bCs/>
                  <w:color w:val="auto"/>
                </w:rPr>
                <w:delText>ercentages</w:delText>
              </w:r>
            </w:del>
          </w:p>
        </w:tc>
        <w:tc>
          <w:tcPr>
            <w:tcW w:w="1576" w:type="pct"/>
            <w:gridSpan w:val="2"/>
            <w:shd w:val="clear" w:color="auto" w:fill="D9D9D9" w:themeFill="background1" w:themeFillShade="D9"/>
            <w:vAlign w:val="center"/>
          </w:tcPr>
          <w:p w14:paraId="514FCBA8" w14:textId="7B810CEB" w:rsidR="00DD0B40" w:rsidRPr="00DA644C" w:rsidRDefault="00DD0B40" w:rsidP="00F30992">
            <w:pPr>
              <w:pStyle w:val="TableCellLeft10pt"/>
              <w:jc w:val="center"/>
              <w:rPr>
                <w:rStyle w:val="SuggestedOptional"/>
                <w:b/>
                <w:bCs/>
                <w:color w:val="auto"/>
              </w:rPr>
            </w:pPr>
            <w:r w:rsidRPr="00DA644C">
              <w:rPr>
                <w:rStyle w:val="SuggestedOptional"/>
                <w:b/>
                <w:bCs/>
                <w:color w:val="auto"/>
              </w:rPr>
              <w:t>MK</w:t>
            </w:r>
            <w:r>
              <w:rPr>
                <w:rStyle w:val="SuggestedOptional"/>
                <w:b/>
                <w:bCs/>
                <w:color w:val="auto"/>
              </w:rPr>
              <w:t>‑</w:t>
            </w:r>
            <w:r w:rsidRPr="00DA644C">
              <w:rPr>
                <w:rStyle w:val="SuggestedOptional"/>
                <w:b/>
                <w:bCs/>
                <w:color w:val="auto"/>
              </w:rPr>
              <w:t>2870-031</w:t>
            </w:r>
          </w:p>
          <w:p w14:paraId="7D44BA2E" w14:textId="56EAF58B" w:rsidR="00DD0B40" w:rsidRPr="00DA644C" w:rsidRDefault="00DD0B40" w:rsidP="00F30992">
            <w:pPr>
              <w:pStyle w:val="TableCellLeft10pt"/>
              <w:jc w:val="center"/>
              <w:rPr>
                <w:rStyle w:val="SuggestedOptional"/>
                <w:b/>
                <w:bCs/>
                <w:color w:val="auto"/>
              </w:rPr>
            </w:pPr>
            <w:r w:rsidRPr="00DA644C">
              <w:rPr>
                <w:rStyle w:val="SuggestedOptional"/>
                <w:b/>
                <w:bCs/>
                <w:color w:val="auto"/>
              </w:rPr>
              <w:t>(N=</w:t>
            </w:r>
            <w:del w:id="149" w:author="Se, Andrew" w:date="2025-05-29T15:55:00Z">
              <w:r w:rsidR="008D1C8C" w:rsidRPr="00DA644C">
                <w:rPr>
                  <w:rStyle w:val="SuggestedOptional"/>
                  <w:b/>
                  <w:bCs/>
                  <w:color w:val="auto"/>
                </w:rPr>
                <w:delText>6</w:delText>
              </w:r>
              <w:r w:rsidR="002F7099">
                <w:rPr>
                  <w:rStyle w:val="SuggestedOptional"/>
                  <w:b/>
                  <w:bCs/>
                  <w:color w:val="auto"/>
                </w:rPr>
                <w:delText>90</w:delText>
              </w:r>
            </w:del>
            <w:ins w:id="150" w:author="Se, Andrew" w:date="2025-05-29T15:55:00Z">
              <w:r w:rsidR="004B3D3C">
                <w:rPr>
                  <w:rStyle w:val="SuggestedOptional"/>
                  <w:b/>
                  <w:bCs/>
                  <w:color w:val="auto"/>
                </w:rPr>
                <w:t>5</w:t>
              </w:r>
              <w:r w:rsidR="004B3D3C" w:rsidRPr="00F30992">
                <w:rPr>
                  <w:rStyle w:val="SuggestedOptional"/>
                  <w:b/>
                  <w:bCs/>
                  <w:color w:val="auto"/>
                </w:rPr>
                <w:t>90</w:t>
              </w:r>
            </w:ins>
            <w:r w:rsidRPr="00DA644C">
              <w:rPr>
                <w:rStyle w:val="SuggestedOptional"/>
                <w:b/>
                <w:bCs/>
                <w:color w:val="auto"/>
              </w:rPr>
              <w:t>)</w:t>
            </w:r>
          </w:p>
        </w:tc>
      </w:tr>
      <w:tr w:rsidR="00DD0B40" w:rsidRPr="00DA644C" w14:paraId="087E151E" w14:textId="6775CDF0" w:rsidTr="00DD0B40">
        <w:trPr>
          <w:jc w:val="center"/>
        </w:trPr>
        <w:tc>
          <w:tcPr>
            <w:tcW w:w="1776" w:type="pct"/>
            <w:vAlign w:val="center"/>
          </w:tcPr>
          <w:p w14:paraId="55C721AA" w14:textId="1E7A2A1F" w:rsidR="00DD0B40" w:rsidRPr="00DA644C" w:rsidRDefault="00DD0B40" w:rsidP="00DA644C">
            <w:pPr>
              <w:pStyle w:val="TableCellLeft10pt"/>
              <w:rPr>
                <w:rStyle w:val="SuggestedOptional"/>
                <w:color w:val="auto"/>
              </w:rPr>
            </w:pPr>
            <w:r w:rsidRPr="00DA644C">
              <w:rPr>
                <w:rStyle w:val="SuggestedOptional"/>
                <w:color w:val="auto"/>
              </w:rPr>
              <w:t xml:space="preserve">US </w:t>
            </w:r>
            <w:r>
              <w:rPr>
                <w:rStyle w:val="SuggestedOptional"/>
                <w:color w:val="auto"/>
              </w:rPr>
              <w:t>T</w:t>
            </w:r>
            <w:r w:rsidRPr="00DA644C">
              <w:rPr>
                <w:rStyle w:val="SuggestedOptional"/>
                <w:color w:val="auto"/>
              </w:rPr>
              <w:t xml:space="preserve">otal </w:t>
            </w:r>
            <w:r>
              <w:rPr>
                <w:rStyle w:val="SuggestedOptional"/>
                <w:color w:val="auto"/>
              </w:rPr>
              <w:t>A</w:t>
            </w:r>
            <w:r w:rsidRPr="00DA644C">
              <w:rPr>
                <w:rStyle w:val="SuggestedOptional"/>
                <w:color w:val="auto"/>
              </w:rPr>
              <w:t>llocation</w:t>
            </w:r>
          </w:p>
        </w:tc>
        <w:tc>
          <w:tcPr>
            <w:tcW w:w="1648" w:type="pct"/>
            <w:gridSpan w:val="2"/>
          </w:tcPr>
          <w:p w14:paraId="74040F92" w14:textId="591BB60B" w:rsidR="00DD0B40" w:rsidRPr="00DA644C" w:rsidRDefault="00D978F2" w:rsidP="00DA644C">
            <w:pPr>
              <w:pStyle w:val="TableCellLeft10pt"/>
              <w:rPr>
                <w:rStyle w:val="SuggestedOptional"/>
                <w:color w:val="auto"/>
              </w:rPr>
            </w:pPr>
            <w:ins w:id="151" w:author="Se, Andrew" w:date="2025-05-29T15:55:00Z">
              <w:r>
                <w:rPr>
                  <w:rStyle w:val="SuggestedOptional"/>
                  <w:color w:val="auto"/>
                </w:rPr>
                <w:t>N</w:t>
              </w:r>
              <w:r w:rsidRPr="00F30992">
                <w:rPr>
                  <w:rStyle w:val="SuggestedOptional"/>
                  <w:color w:val="auto"/>
                </w:rPr>
                <w:t>/A</w:t>
              </w:r>
            </w:ins>
          </w:p>
        </w:tc>
        <w:tc>
          <w:tcPr>
            <w:tcW w:w="1576" w:type="pct"/>
            <w:vAlign w:val="center"/>
          </w:tcPr>
          <w:p w14:paraId="2653D585" w14:textId="3AFAC0B7" w:rsidR="00DD0B40" w:rsidRPr="00DA644C" w:rsidRDefault="00DD0B40" w:rsidP="00DA644C">
            <w:pPr>
              <w:pStyle w:val="TableCellLeft10pt"/>
              <w:rPr>
                <w:rStyle w:val="SuggestedOptional"/>
                <w:color w:val="auto"/>
              </w:rPr>
            </w:pPr>
            <w:ins w:id="152" w:author="Se, Andrew" w:date="2025-05-29T15:55:00Z">
              <w:r w:rsidRPr="00DA644C">
                <w:rPr>
                  <w:rStyle w:val="SuggestedOptional"/>
                  <w:color w:val="auto"/>
                </w:rPr>
                <w:t>1</w:t>
              </w:r>
              <w:r>
                <w:rPr>
                  <w:rStyle w:val="SuggestedOptional"/>
                  <w:color w:val="auto"/>
                </w:rPr>
                <w:t>2</w:t>
              </w:r>
              <w:r w:rsidRPr="00F30992">
                <w:rPr>
                  <w:rStyle w:val="SuggestedOptional"/>
                  <w:color w:val="auto"/>
                </w:rPr>
                <w:t>1</w:t>
              </w:r>
            </w:ins>
          </w:p>
        </w:tc>
        <w:tc>
          <w:tcPr>
            <w:tcW w:w="1574" w:type="pct"/>
            <w:cellDel w:id="153" w:author="Se, Andrew" w:date="2025-05-29T15:55:00Z"/>
          </w:tcPr>
          <w:p w14:paraId="2D6A70EA" w14:textId="77777777" w:rsidR="008D1C8C" w:rsidRPr="00DA644C" w:rsidRDefault="008D1C8C" w:rsidP="00DA644C">
            <w:pPr>
              <w:pStyle w:val="TableCellLeft10pt"/>
              <w:rPr>
                <w:rStyle w:val="SuggestedOptional"/>
                <w:color w:val="auto"/>
              </w:rPr>
            </w:pPr>
            <w:del w:id="154" w:author="Se, Andrew" w:date="2025-05-29T15:55:00Z">
              <w:r w:rsidRPr="00DA644C">
                <w:rPr>
                  <w:rStyle w:val="SuggestedOptional"/>
                  <w:color w:val="auto"/>
                </w:rPr>
                <w:delText>136</w:delText>
              </w:r>
            </w:del>
          </w:p>
        </w:tc>
      </w:tr>
      <w:tr w:rsidR="00DD0B40" w:rsidRPr="00DA644C" w14:paraId="03B79079" w14:textId="54582FEC" w:rsidTr="00DD0B40">
        <w:trPr>
          <w:jc w:val="center"/>
        </w:trPr>
        <w:tc>
          <w:tcPr>
            <w:tcW w:w="1776" w:type="pct"/>
            <w:shd w:val="clear" w:color="auto" w:fill="D9D9D9" w:themeFill="background1" w:themeFillShade="D9"/>
            <w:vAlign w:val="center"/>
          </w:tcPr>
          <w:p w14:paraId="67FCD0E6" w14:textId="0F95DBB1" w:rsidR="00DD0B40" w:rsidRPr="00F30992" w:rsidRDefault="00DD0B40" w:rsidP="00DA644C">
            <w:pPr>
              <w:pStyle w:val="TableCellLeft10pt"/>
              <w:rPr>
                <w:rStyle w:val="SuggestedOptional"/>
                <w:b/>
                <w:bCs/>
                <w:color w:val="auto"/>
              </w:rPr>
            </w:pPr>
            <w:r w:rsidRPr="00F30992">
              <w:rPr>
                <w:rStyle w:val="SuggestedOptional"/>
                <w:b/>
                <w:bCs/>
                <w:color w:val="auto"/>
              </w:rPr>
              <w:t>Race</w:t>
            </w:r>
          </w:p>
        </w:tc>
        <w:tc>
          <w:tcPr>
            <w:tcW w:w="1648" w:type="pct"/>
            <w:gridSpan w:val="2"/>
            <w:shd w:val="clear" w:color="auto" w:fill="D9D9D9" w:themeFill="background1" w:themeFillShade="D9"/>
          </w:tcPr>
          <w:p w14:paraId="4A44976E" w14:textId="77777777" w:rsidR="00DD0B40" w:rsidRPr="00DA644C" w:rsidRDefault="00DD0B40" w:rsidP="00DA644C">
            <w:pPr>
              <w:pStyle w:val="TableCellLeft10pt"/>
              <w:rPr>
                <w:rStyle w:val="SuggestedOptional"/>
                <w:color w:val="auto"/>
              </w:rPr>
            </w:pPr>
          </w:p>
        </w:tc>
        <w:tc>
          <w:tcPr>
            <w:tcW w:w="1576" w:type="pct"/>
            <w:shd w:val="clear" w:color="auto" w:fill="D9D9D9" w:themeFill="background1" w:themeFillShade="D9"/>
            <w:vAlign w:val="center"/>
          </w:tcPr>
          <w:p w14:paraId="00F0BCDC" w14:textId="77777777" w:rsidR="00DD0B40" w:rsidRPr="00DA644C" w:rsidRDefault="00DD0B40" w:rsidP="00DA644C">
            <w:pPr>
              <w:pStyle w:val="TableCellLeft10pt"/>
              <w:rPr>
                <w:rStyle w:val="SuggestedOptional"/>
                <w:color w:val="auto"/>
              </w:rPr>
            </w:pPr>
          </w:p>
        </w:tc>
        <w:tc>
          <w:tcPr>
            <w:tcW w:w="1574" w:type="pct"/>
            <w:shd w:val="clear" w:color="auto" w:fill="D9D9D9" w:themeFill="background1" w:themeFillShade="D9"/>
            <w:cellDel w:id="155" w:author="Se, Andrew" w:date="2025-05-29T15:55:00Z"/>
          </w:tcPr>
          <w:p w14:paraId="563345ED" w14:textId="77777777" w:rsidR="008D1C8C" w:rsidRPr="00DA644C" w:rsidRDefault="008D1C8C" w:rsidP="00DA644C">
            <w:pPr>
              <w:pStyle w:val="TableCellLeft10pt"/>
              <w:rPr>
                <w:rStyle w:val="SuggestedOptional"/>
                <w:color w:val="auto"/>
              </w:rPr>
            </w:pPr>
          </w:p>
        </w:tc>
      </w:tr>
      <w:tr w:rsidR="00DD0B40" w:rsidRPr="00DA644C" w14:paraId="23756398" w14:textId="4FC1BEE5" w:rsidTr="00DD0B40">
        <w:trPr>
          <w:jc w:val="center"/>
        </w:trPr>
        <w:tc>
          <w:tcPr>
            <w:tcW w:w="1776" w:type="pct"/>
            <w:vAlign w:val="center"/>
          </w:tcPr>
          <w:p w14:paraId="342E23AD" w14:textId="523AFA4B" w:rsidR="00DD0B40" w:rsidRPr="00DA644C" w:rsidRDefault="00DD0B40" w:rsidP="00DA644C">
            <w:pPr>
              <w:pStyle w:val="TableCellLeft10pt"/>
              <w:rPr>
                <w:rStyle w:val="SuggestedOptional"/>
                <w:color w:val="auto"/>
              </w:rPr>
            </w:pPr>
            <w:r w:rsidRPr="00DA644C">
              <w:rPr>
                <w:rStyle w:val="SuggestedOptional"/>
                <w:color w:val="auto"/>
              </w:rPr>
              <w:t>AI/AN</w:t>
            </w:r>
          </w:p>
        </w:tc>
        <w:tc>
          <w:tcPr>
            <w:tcW w:w="1648" w:type="pct"/>
            <w:gridSpan w:val="2"/>
          </w:tcPr>
          <w:p w14:paraId="43E527D8" w14:textId="2010B35E" w:rsidR="00DD0B40" w:rsidRPr="00DA644C" w:rsidRDefault="00DD0B40" w:rsidP="00DA644C">
            <w:pPr>
              <w:pStyle w:val="TableCellLeft10pt"/>
              <w:rPr>
                <w:rStyle w:val="SuggestedOptional"/>
                <w:color w:val="auto"/>
              </w:rPr>
            </w:pPr>
            <w:r w:rsidRPr="00DA644C">
              <w:rPr>
                <w:rStyle w:val="SuggestedOptional"/>
                <w:color w:val="auto"/>
              </w:rPr>
              <w:t>0.4%</w:t>
            </w:r>
          </w:p>
        </w:tc>
        <w:tc>
          <w:tcPr>
            <w:tcW w:w="1576" w:type="pct"/>
            <w:vAlign w:val="center"/>
          </w:tcPr>
          <w:p w14:paraId="5B190C0B" w14:textId="080E8319" w:rsidR="00DD0B40" w:rsidRPr="00DA644C" w:rsidRDefault="008D1C8C" w:rsidP="00DA644C">
            <w:pPr>
              <w:pStyle w:val="TableCellLeft10pt"/>
              <w:rPr>
                <w:rStyle w:val="SuggestedOptional"/>
                <w:color w:val="auto"/>
              </w:rPr>
            </w:pPr>
            <w:del w:id="156" w:author="Se, Andrew" w:date="2025-05-29T15:55:00Z">
              <w:r w:rsidRPr="00DA644C">
                <w:rPr>
                  <w:rStyle w:val="SuggestedOptional"/>
                  <w:color w:val="auto"/>
                </w:rPr>
                <w:delText>1%</w:delText>
              </w:r>
            </w:del>
            <w:ins w:id="157" w:author="Se, Andrew" w:date="2025-05-29T15:55:00Z">
              <w:r w:rsidR="00DD0B40">
                <w:rPr>
                  <w:rStyle w:val="SuggestedOptional"/>
                  <w:color w:val="auto"/>
                </w:rPr>
                <w:t>2</w:t>
              </w:r>
            </w:ins>
          </w:p>
        </w:tc>
        <w:tc>
          <w:tcPr>
            <w:tcW w:w="1574" w:type="pct"/>
            <w:cellDel w:id="158" w:author="Se, Andrew" w:date="2025-05-29T15:55:00Z"/>
          </w:tcPr>
          <w:p w14:paraId="56C53706" w14:textId="77777777" w:rsidR="008D1C8C" w:rsidRPr="00DA644C" w:rsidRDefault="008D1C8C" w:rsidP="00DA644C">
            <w:pPr>
              <w:pStyle w:val="TableCellLeft10pt"/>
              <w:rPr>
                <w:rStyle w:val="SuggestedOptional"/>
                <w:color w:val="auto"/>
              </w:rPr>
            </w:pPr>
            <w:del w:id="159" w:author="Se, Andrew" w:date="2025-05-29T15:55:00Z">
              <w:r w:rsidRPr="00DA644C">
                <w:rPr>
                  <w:rStyle w:val="SuggestedOptional"/>
                  <w:color w:val="auto"/>
                </w:rPr>
                <w:delText>1</w:delText>
              </w:r>
            </w:del>
          </w:p>
        </w:tc>
      </w:tr>
      <w:tr w:rsidR="00DD0B40" w:rsidRPr="00DA644C" w14:paraId="1BC78315" w14:textId="77777777" w:rsidTr="00DD0B40">
        <w:trPr>
          <w:jc w:val="center"/>
        </w:trPr>
        <w:tc>
          <w:tcPr>
            <w:tcW w:w="1776" w:type="pct"/>
            <w:vAlign w:val="center"/>
          </w:tcPr>
          <w:p w14:paraId="697A73DD" w14:textId="732CFE8C" w:rsidR="00DD0B40" w:rsidRPr="00DA644C" w:rsidRDefault="00DD0B40" w:rsidP="00DA644C">
            <w:pPr>
              <w:pStyle w:val="TableCellLeft10pt"/>
              <w:rPr>
                <w:rStyle w:val="SuggestedOptional"/>
                <w:color w:val="auto"/>
              </w:rPr>
            </w:pPr>
            <w:r w:rsidRPr="00DA644C">
              <w:rPr>
                <w:rStyle w:val="SuggestedOptional"/>
                <w:color w:val="auto"/>
              </w:rPr>
              <w:t xml:space="preserve">Asian </w:t>
            </w:r>
          </w:p>
        </w:tc>
        <w:tc>
          <w:tcPr>
            <w:tcW w:w="1648" w:type="pct"/>
          </w:tcPr>
          <w:p w14:paraId="0E99D800" w14:textId="0BABF796" w:rsidR="00DD0B40" w:rsidRPr="00DA644C" w:rsidRDefault="00DD0B40" w:rsidP="00DA644C">
            <w:pPr>
              <w:pStyle w:val="TableCellLeft10pt"/>
              <w:rPr>
                <w:rStyle w:val="SuggestedOptional"/>
                <w:color w:val="auto"/>
              </w:rPr>
            </w:pPr>
            <w:r w:rsidRPr="00DA644C">
              <w:rPr>
                <w:rStyle w:val="SuggestedOptional"/>
                <w:color w:val="auto"/>
              </w:rPr>
              <w:t>2.7%</w:t>
            </w:r>
          </w:p>
        </w:tc>
        <w:tc>
          <w:tcPr>
            <w:tcW w:w="893" w:type="pct"/>
            <w:cellDel w:id="160" w:author="Se, Andrew" w:date="2025-05-29T15:55:00Z"/>
          </w:tcPr>
          <w:p w14:paraId="19BBE797" w14:textId="4B04B4D3" w:rsidR="008D1C8C" w:rsidRPr="00DA644C" w:rsidRDefault="008D1C8C" w:rsidP="00DA644C">
            <w:pPr>
              <w:pStyle w:val="TableCellLeft10pt"/>
              <w:rPr>
                <w:rStyle w:val="SuggestedOptional"/>
                <w:color w:val="auto"/>
              </w:rPr>
            </w:pPr>
            <w:del w:id="161" w:author="Se, Andrew" w:date="2025-05-29T15:55:00Z">
              <w:r w:rsidRPr="00DA644C">
                <w:rPr>
                  <w:rStyle w:val="SuggestedOptional"/>
                  <w:color w:val="auto"/>
                </w:rPr>
                <w:delText>3%</w:delText>
              </w:r>
            </w:del>
          </w:p>
        </w:tc>
        <w:tc>
          <w:tcPr>
            <w:tcW w:w="1576" w:type="pct"/>
            <w:gridSpan w:val="2"/>
            <w:vAlign w:val="center"/>
          </w:tcPr>
          <w:p w14:paraId="58B03A76" w14:textId="454EDBC0" w:rsidR="00DD0B40" w:rsidRPr="00DA644C" w:rsidRDefault="00DD0B40" w:rsidP="00DA644C">
            <w:pPr>
              <w:pStyle w:val="TableCellLeft10pt"/>
              <w:rPr>
                <w:rStyle w:val="SuggestedOptional"/>
                <w:color w:val="auto"/>
              </w:rPr>
            </w:pPr>
            <w:r w:rsidRPr="00DA644C">
              <w:rPr>
                <w:rStyle w:val="SuggestedOptional"/>
                <w:color w:val="auto"/>
              </w:rPr>
              <w:t>4</w:t>
            </w:r>
          </w:p>
        </w:tc>
      </w:tr>
      <w:tr w:rsidR="00DD0B40" w:rsidRPr="00DA644C" w14:paraId="6779F964" w14:textId="77777777" w:rsidTr="00DD0B40">
        <w:trPr>
          <w:jc w:val="center"/>
        </w:trPr>
        <w:tc>
          <w:tcPr>
            <w:tcW w:w="1776" w:type="pct"/>
            <w:vAlign w:val="center"/>
          </w:tcPr>
          <w:p w14:paraId="4FFC871C" w14:textId="776D3712" w:rsidR="00DD0B40" w:rsidRPr="00DA644C" w:rsidRDefault="00DD0B40" w:rsidP="00DA644C">
            <w:pPr>
              <w:pStyle w:val="TableCellLeft10pt"/>
              <w:rPr>
                <w:rStyle w:val="SuggestedOptional"/>
                <w:color w:val="auto"/>
              </w:rPr>
            </w:pPr>
            <w:r w:rsidRPr="00DA644C">
              <w:rPr>
                <w:rStyle w:val="SuggestedOptional"/>
                <w:color w:val="auto"/>
              </w:rPr>
              <w:t>Black or African Descent</w:t>
            </w:r>
          </w:p>
        </w:tc>
        <w:tc>
          <w:tcPr>
            <w:tcW w:w="1648" w:type="pct"/>
          </w:tcPr>
          <w:p w14:paraId="04B5896E" w14:textId="7C7F524C" w:rsidR="00DD0B40" w:rsidRPr="00DA644C" w:rsidRDefault="00DD0B40" w:rsidP="00DA644C">
            <w:pPr>
              <w:pStyle w:val="TableCellLeft10pt"/>
              <w:rPr>
                <w:rStyle w:val="SuggestedOptional"/>
                <w:color w:val="auto"/>
              </w:rPr>
            </w:pPr>
            <w:r w:rsidRPr="00DA644C">
              <w:rPr>
                <w:rStyle w:val="SuggestedOptional"/>
                <w:color w:val="auto"/>
              </w:rPr>
              <w:t>9.4%</w:t>
            </w:r>
          </w:p>
        </w:tc>
        <w:tc>
          <w:tcPr>
            <w:tcW w:w="893" w:type="pct"/>
            <w:cellDel w:id="162" w:author="Se, Andrew" w:date="2025-05-29T15:55:00Z"/>
          </w:tcPr>
          <w:p w14:paraId="25D81148" w14:textId="31682DE5" w:rsidR="008D1C8C" w:rsidRPr="00DA644C" w:rsidRDefault="008D1C8C" w:rsidP="00DA644C">
            <w:pPr>
              <w:pStyle w:val="TableCellLeft10pt"/>
              <w:rPr>
                <w:rStyle w:val="SuggestedOptional"/>
                <w:color w:val="auto"/>
              </w:rPr>
            </w:pPr>
            <w:del w:id="163" w:author="Se, Andrew" w:date="2025-05-29T15:55:00Z">
              <w:r w:rsidRPr="00DA644C">
                <w:rPr>
                  <w:rStyle w:val="SuggestedOptional"/>
                  <w:color w:val="auto"/>
                </w:rPr>
                <w:delText>9%</w:delText>
              </w:r>
            </w:del>
          </w:p>
        </w:tc>
        <w:tc>
          <w:tcPr>
            <w:tcW w:w="1576" w:type="pct"/>
            <w:gridSpan w:val="2"/>
            <w:vAlign w:val="center"/>
          </w:tcPr>
          <w:p w14:paraId="6D1BB9B1" w14:textId="6DD25581" w:rsidR="00DD0B40" w:rsidRPr="00DA644C" w:rsidRDefault="00DD0B40" w:rsidP="00DA644C">
            <w:pPr>
              <w:pStyle w:val="TableCellLeft10pt"/>
              <w:rPr>
                <w:rStyle w:val="SuggestedOptional"/>
                <w:color w:val="auto"/>
              </w:rPr>
            </w:pPr>
            <w:r w:rsidRPr="00DA644C">
              <w:rPr>
                <w:rStyle w:val="SuggestedOptional"/>
                <w:color w:val="auto"/>
              </w:rPr>
              <w:t>12</w:t>
            </w:r>
          </w:p>
        </w:tc>
      </w:tr>
      <w:tr w:rsidR="00DD0B40" w:rsidRPr="00DA644C" w14:paraId="45D69412" w14:textId="1DCAFD2F" w:rsidTr="00DD0B40">
        <w:trPr>
          <w:jc w:val="center"/>
        </w:trPr>
        <w:tc>
          <w:tcPr>
            <w:tcW w:w="1776" w:type="pct"/>
            <w:vAlign w:val="center"/>
          </w:tcPr>
          <w:p w14:paraId="4D614E2A" w14:textId="43DE8A85" w:rsidR="00DD0B40" w:rsidRPr="00DA644C" w:rsidRDefault="00DD0B40" w:rsidP="00DA644C">
            <w:pPr>
              <w:pStyle w:val="TableCellLeft10pt"/>
              <w:rPr>
                <w:rStyle w:val="SuggestedOptional"/>
                <w:color w:val="auto"/>
              </w:rPr>
            </w:pPr>
            <w:r w:rsidRPr="00DA644C">
              <w:rPr>
                <w:rStyle w:val="SuggestedOptional"/>
                <w:color w:val="auto"/>
              </w:rPr>
              <w:t>White</w:t>
            </w:r>
          </w:p>
        </w:tc>
        <w:tc>
          <w:tcPr>
            <w:tcW w:w="1648" w:type="pct"/>
            <w:gridSpan w:val="2"/>
          </w:tcPr>
          <w:p w14:paraId="22E0E3CD" w14:textId="48D1E813" w:rsidR="00DD0B40" w:rsidRPr="00DA644C" w:rsidRDefault="00DD0B40" w:rsidP="00DA644C">
            <w:pPr>
              <w:pStyle w:val="TableCellLeft10pt"/>
              <w:rPr>
                <w:rStyle w:val="SuggestedOptional"/>
                <w:color w:val="auto"/>
              </w:rPr>
            </w:pPr>
            <w:r w:rsidRPr="00DA644C">
              <w:rPr>
                <w:rStyle w:val="SuggestedOptional"/>
                <w:color w:val="auto"/>
              </w:rPr>
              <w:t>87.4%</w:t>
            </w:r>
          </w:p>
        </w:tc>
        <w:tc>
          <w:tcPr>
            <w:tcW w:w="1576" w:type="pct"/>
            <w:vAlign w:val="center"/>
          </w:tcPr>
          <w:p w14:paraId="12CCDC44" w14:textId="2CFC5956" w:rsidR="00DD0B40" w:rsidRPr="004F0D20" w:rsidRDefault="008D1C8C" w:rsidP="00DA644C">
            <w:pPr>
              <w:pStyle w:val="TableCellLeft10pt"/>
            </w:pPr>
            <w:del w:id="164" w:author="Se, Andrew" w:date="2025-05-29T15:55:00Z">
              <w:r w:rsidRPr="00DA644C">
                <w:rPr>
                  <w:rStyle w:val="SuggestedOptional"/>
                  <w:color w:val="auto"/>
                </w:rPr>
                <w:delText>87%</w:delText>
              </w:r>
            </w:del>
            <w:ins w:id="165" w:author="Se, Andrew" w:date="2025-05-29T15:55:00Z">
              <w:r w:rsidR="009A3FBE">
                <w:t>10</w:t>
              </w:r>
              <w:r w:rsidR="00BE141B">
                <w:t>3</w:t>
              </w:r>
            </w:ins>
          </w:p>
        </w:tc>
        <w:tc>
          <w:tcPr>
            <w:tcW w:w="1574" w:type="pct"/>
            <w:cellDel w:id="166" w:author="Se, Andrew" w:date="2025-05-29T15:55:00Z"/>
          </w:tcPr>
          <w:p w14:paraId="0F5FB138" w14:textId="77777777" w:rsidR="00E275D2" w:rsidRPr="004F0D20" w:rsidRDefault="00E275D2" w:rsidP="00DA644C">
            <w:pPr>
              <w:pStyle w:val="TableCellLeft10pt"/>
            </w:pPr>
            <w:del w:id="167" w:author="Se, Andrew" w:date="2025-05-29T15:55:00Z">
              <w:r w:rsidRPr="004F0D20">
                <w:delText>119</w:delText>
              </w:r>
            </w:del>
          </w:p>
        </w:tc>
      </w:tr>
      <w:tr w:rsidR="00DD0B40" w:rsidRPr="00DA644C" w14:paraId="3A03D5F6" w14:textId="71025A69" w:rsidTr="00DD0B40">
        <w:trPr>
          <w:jc w:val="center"/>
        </w:trPr>
        <w:tc>
          <w:tcPr>
            <w:tcW w:w="1776" w:type="pct"/>
            <w:shd w:val="clear" w:color="auto" w:fill="D9D9D9" w:themeFill="background1" w:themeFillShade="D9"/>
            <w:vAlign w:val="center"/>
          </w:tcPr>
          <w:p w14:paraId="53FB55C6" w14:textId="77777777" w:rsidR="00DD0B40" w:rsidRPr="00F30992" w:rsidRDefault="00DD0B40" w:rsidP="00DA644C">
            <w:pPr>
              <w:pStyle w:val="TableCellLeft10pt"/>
              <w:rPr>
                <w:rStyle w:val="SuggestedOptional"/>
                <w:b/>
                <w:bCs/>
                <w:color w:val="auto"/>
              </w:rPr>
            </w:pPr>
            <w:r w:rsidRPr="00F30992">
              <w:rPr>
                <w:rStyle w:val="SuggestedOptional"/>
                <w:b/>
                <w:bCs/>
                <w:color w:val="auto"/>
              </w:rPr>
              <w:t>Ethnicity</w:t>
            </w:r>
          </w:p>
        </w:tc>
        <w:tc>
          <w:tcPr>
            <w:tcW w:w="1648" w:type="pct"/>
            <w:gridSpan w:val="2"/>
            <w:shd w:val="clear" w:color="auto" w:fill="D9D9D9" w:themeFill="background1" w:themeFillShade="D9"/>
          </w:tcPr>
          <w:p w14:paraId="44822EE6" w14:textId="77777777" w:rsidR="00DD0B40" w:rsidRPr="00DA644C" w:rsidRDefault="00DD0B40" w:rsidP="00DA644C">
            <w:pPr>
              <w:pStyle w:val="TableCellLeft10pt"/>
              <w:rPr>
                <w:rStyle w:val="SuggestedOptional"/>
                <w:color w:val="auto"/>
              </w:rPr>
            </w:pPr>
          </w:p>
        </w:tc>
        <w:tc>
          <w:tcPr>
            <w:tcW w:w="1576" w:type="pct"/>
            <w:shd w:val="clear" w:color="auto" w:fill="D9D9D9" w:themeFill="background1" w:themeFillShade="D9"/>
            <w:vAlign w:val="center"/>
          </w:tcPr>
          <w:p w14:paraId="31AB0E2A" w14:textId="77777777" w:rsidR="00DD0B40" w:rsidRPr="00DA644C" w:rsidRDefault="00DD0B40" w:rsidP="00DA644C">
            <w:pPr>
              <w:pStyle w:val="TableCellLeft10pt"/>
              <w:rPr>
                <w:rStyle w:val="SuggestedOptional"/>
                <w:color w:val="auto"/>
              </w:rPr>
            </w:pPr>
          </w:p>
        </w:tc>
        <w:tc>
          <w:tcPr>
            <w:tcW w:w="1574" w:type="pct"/>
            <w:shd w:val="clear" w:color="auto" w:fill="D9D9D9" w:themeFill="background1" w:themeFillShade="D9"/>
            <w:cellDel w:id="168" w:author="Se, Andrew" w:date="2025-05-29T15:55:00Z"/>
          </w:tcPr>
          <w:p w14:paraId="0253557A" w14:textId="77777777" w:rsidR="008D1C8C" w:rsidRPr="00DA644C" w:rsidRDefault="008D1C8C" w:rsidP="00DA644C">
            <w:pPr>
              <w:pStyle w:val="TableCellLeft10pt"/>
              <w:rPr>
                <w:rStyle w:val="SuggestedOptional"/>
                <w:color w:val="auto"/>
              </w:rPr>
            </w:pPr>
          </w:p>
        </w:tc>
      </w:tr>
      <w:tr w:rsidR="00DD0B40" w:rsidRPr="00DA644C" w14:paraId="1D449BEC" w14:textId="43938843" w:rsidTr="00DD0B40">
        <w:trPr>
          <w:jc w:val="center"/>
        </w:trPr>
        <w:tc>
          <w:tcPr>
            <w:tcW w:w="1776" w:type="pct"/>
            <w:vAlign w:val="center"/>
          </w:tcPr>
          <w:p w14:paraId="40340D1E" w14:textId="10AE1DE1" w:rsidR="00DD0B40" w:rsidRPr="00DA644C" w:rsidRDefault="00DD0B40" w:rsidP="00DA644C">
            <w:pPr>
              <w:pStyle w:val="TableCellLeft10pt"/>
              <w:rPr>
                <w:rStyle w:val="SuggestedOptional"/>
                <w:color w:val="auto"/>
              </w:rPr>
            </w:pPr>
            <w:r w:rsidRPr="00DA644C">
              <w:rPr>
                <w:rStyle w:val="SuggestedOptional"/>
                <w:color w:val="auto"/>
              </w:rPr>
              <w:t>Hispanic/Latino</w:t>
            </w:r>
          </w:p>
        </w:tc>
        <w:tc>
          <w:tcPr>
            <w:tcW w:w="1648" w:type="pct"/>
            <w:gridSpan w:val="2"/>
          </w:tcPr>
          <w:p w14:paraId="7D3C4CA5" w14:textId="44C088AF" w:rsidR="00DD0B40" w:rsidRPr="00DA644C" w:rsidRDefault="00DD0B40" w:rsidP="00DA644C">
            <w:pPr>
              <w:pStyle w:val="TableCellLeft10pt"/>
              <w:rPr>
                <w:rStyle w:val="SuggestedOptional"/>
                <w:color w:val="auto"/>
              </w:rPr>
            </w:pPr>
            <w:r w:rsidRPr="00DA644C">
              <w:rPr>
                <w:rStyle w:val="SuggestedOptional"/>
                <w:color w:val="auto"/>
              </w:rPr>
              <w:t>6.9%</w:t>
            </w:r>
          </w:p>
        </w:tc>
        <w:tc>
          <w:tcPr>
            <w:tcW w:w="1576" w:type="pct"/>
            <w:vAlign w:val="center"/>
          </w:tcPr>
          <w:p w14:paraId="0C7077AC" w14:textId="5202C904" w:rsidR="00DD0B40" w:rsidRPr="00DA644C" w:rsidRDefault="008D1C8C" w:rsidP="00DA644C">
            <w:pPr>
              <w:pStyle w:val="TableCellLeft10pt"/>
              <w:rPr>
                <w:rStyle w:val="SuggestedOptional"/>
                <w:color w:val="auto"/>
              </w:rPr>
            </w:pPr>
            <w:del w:id="169" w:author="Se, Andrew" w:date="2025-05-29T15:55:00Z">
              <w:r w:rsidRPr="00DA644C">
                <w:rPr>
                  <w:rStyle w:val="SuggestedOptional"/>
                  <w:color w:val="auto"/>
                </w:rPr>
                <w:delText>7%</w:delText>
              </w:r>
            </w:del>
            <w:ins w:id="170" w:author="Se, Andrew" w:date="2025-05-29T15:55:00Z">
              <w:r w:rsidR="00C70EEB">
                <w:rPr>
                  <w:rStyle w:val="SuggestedOptional"/>
                  <w:color w:val="auto"/>
                </w:rPr>
                <w:t>9</w:t>
              </w:r>
            </w:ins>
          </w:p>
        </w:tc>
        <w:tc>
          <w:tcPr>
            <w:tcW w:w="1574" w:type="pct"/>
            <w:cellDel w:id="171" w:author="Se, Andrew" w:date="2025-05-29T15:55:00Z"/>
          </w:tcPr>
          <w:p w14:paraId="0DDF5CD1" w14:textId="77777777" w:rsidR="008D1C8C" w:rsidRPr="00DA644C" w:rsidRDefault="008D1C8C" w:rsidP="00DA644C">
            <w:pPr>
              <w:pStyle w:val="TableCellLeft10pt"/>
              <w:rPr>
                <w:rStyle w:val="SuggestedOptional"/>
                <w:color w:val="auto"/>
              </w:rPr>
            </w:pPr>
            <w:del w:id="172" w:author="Se, Andrew" w:date="2025-05-29T15:55:00Z">
              <w:r w:rsidRPr="00DA644C">
                <w:rPr>
                  <w:rStyle w:val="SuggestedOptional"/>
                  <w:color w:val="auto"/>
                </w:rPr>
                <w:delText>10</w:delText>
              </w:r>
            </w:del>
          </w:p>
        </w:tc>
      </w:tr>
      <w:tr w:rsidR="00DD0B40" w:rsidRPr="00DA644C" w14:paraId="260D060F" w14:textId="6EFF088F" w:rsidTr="00DD0B40">
        <w:trPr>
          <w:jc w:val="center"/>
        </w:trPr>
        <w:tc>
          <w:tcPr>
            <w:tcW w:w="1776" w:type="pct"/>
            <w:vAlign w:val="center"/>
          </w:tcPr>
          <w:p w14:paraId="6C1E5E8F" w14:textId="722C6A45" w:rsidR="00DD0B40" w:rsidRPr="00DA644C" w:rsidRDefault="00DD0B40" w:rsidP="00DA644C">
            <w:pPr>
              <w:pStyle w:val="TableCellLeft10pt"/>
              <w:rPr>
                <w:rStyle w:val="SuggestedOptional"/>
                <w:color w:val="auto"/>
              </w:rPr>
            </w:pPr>
            <w:r w:rsidRPr="00DA644C">
              <w:rPr>
                <w:rStyle w:val="SuggestedOptional"/>
                <w:color w:val="auto"/>
              </w:rPr>
              <w:t>Not Hispanic/Latino</w:t>
            </w:r>
          </w:p>
        </w:tc>
        <w:tc>
          <w:tcPr>
            <w:tcW w:w="1648" w:type="pct"/>
            <w:gridSpan w:val="2"/>
          </w:tcPr>
          <w:p w14:paraId="5CBBA6DC" w14:textId="2B66B250" w:rsidR="00DD0B40" w:rsidRPr="00C96371" w:rsidRDefault="00DD0B40" w:rsidP="00DA644C">
            <w:pPr>
              <w:pStyle w:val="TableCellLeft10pt"/>
              <w:rPr>
                <w:rStyle w:val="SuggestedOptional"/>
                <w:color w:val="auto"/>
              </w:rPr>
            </w:pPr>
            <w:r w:rsidRPr="00C96371">
              <w:rPr>
                <w:rStyle w:val="SuggestedOptional"/>
                <w:color w:val="auto"/>
              </w:rPr>
              <w:t>93.1%</w:t>
            </w:r>
          </w:p>
        </w:tc>
        <w:tc>
          <w:tcPr>
            <w:tcW w:w="1576" w:type="pct"/>
            <w:vAlign w:val="center"/>
          </w:tcPr>
          <w:p w14:paraId="02F2DBAF" w14:textId="4CF875AC" w:rsidR="00DD0B40" w:rsidRPr="00C96371" w:rsidRDefault="008D1C8C" w:rsidP="00DA644C">
            <w:pPr>
              <w:pStyle w:val="TableCellLeft10pt"/>
              <w:rPr>
                <w:rStyle w:val="SuggestedOptional"/>
                <w:color w:val="auto"/>
              </w:rPr>
            </w:pPr>
            <w:del w:id="173" w:author="Se, Andrew" w:date="2025-05-29T15:55:00Z">
              <w:r w:rsidRPr="00DA644C">
                <w:rPr>
                  <w:rStyle w:val="SuggestedOptional"/>
                  <w:color w:val="auto"/>
                </w:rPr>
                <w:delText>93%</w:delText>
              </w:r>
            </w:del>
            <w:ins w:id="174" w:author="Se, Andrew" w:date="2025-05-29T15:55:00Z">
              <w:r w:rsidR="00B72249" w:rsidRPr="00F30992">
                <w:rPr>
                  <w:rStyle w:val="SuggestedOptional"/>
                  <w:color w:val="auto"/>
                </w:rPr>
                <w:t>11</w:t>
              </w:r>
              <w:r w:rsidR="00C70EEB">
                <w:rPr>
                  <w:rStyle w:val="SuggestedOptional"/>
                  <w:color w:val="auto"/>
                </w:rPr>
                <w:t>2</w:t>
              </w:r>
            </w:ins>
          </w:p>
        </w:tc>
        <w:tc>
          <w:tcPr>
            <w:tcW w:w="1574" w:type="pct"/>
            <w:cellDel w:id="175" w:author="Se, Andrew" w:date="2025-05-29T15:55:00Z"/>
          </w:tcPr>
          <w:p w14:paraId="48F84EF5" w14:textId="77777777" w:rsidR="008D1C8C" w:rsidRPr="00DA644C" w:rsidRDefault="008D1C8C" w:rsidP="00DA644C">
            <w:pPr>
              <w:pStyle w:val="TableCellLeft10pt"/>
              <w:rPr>
                <w:rStyle w:val="SuggestedOptional"/>
                <w:color w:val="auto"/>
              </w:rPr>
            </w:pPr>
            <w:del w:id="176" w:author="Se, Andrew" w:date="2025-05-29T15:55:00Z">
              <w:r w:rsidRPr="00DA644C">
                <w:rPr>
                  <w:rStyle w:val="SuggestedOptional"/>
                  <w:color w:val="auto"/>
                </w:rPr>
                <w:delText>126</w:delText>
              </w:r>
            </w:del>
          </w:p>
        </w:tc>
      </w:tr>
      <w:tr w:rsidR="00DD0B40" w:rsidRPr="00DA644C" w14:paraId="0408256A" w14:textId="77777777" w:rsidTr="00DD0B40">
        <w:trPr>
          <w:jc w:val="center"/>
        </w:trPr>
        <w:tc>
          <w:tcPr>
            <w:tcW w:w="1776" w:type="pct"/>
            <w:shd w:val="clear" w:color="auto" w:fill="D0CECE" w:themeFill="background2" w:themeFillShade="E6"/>
          </w:tcPr>
          <w:p w14:paraId="310D8D91" w14:textId="58462CD8" w:rsidR="00DD0B40" w:rsidRPr="00F30992" w:rsidRDefault="00DD0B40" w:rsidP="00CC6943">
            <w:pPr>
              <w:pStyle w:val="TableCellLeft10pt"/>
              <w:rPr>
                <w:rStyle w:val="SuggestedOptional"/>
                <w:b/>
                <w:bCs/>
                <w:color w:val="auto"/>
              </w:rPr>
            </w:pPr>
            <w:r w:rsidRPr="00F30992">
              <w:rPr>
                <w:rStyle w:val="SuggestedOptional"/>
                <w:b/>
                <w:bCs/>
                <w:color w:val="auto"/>
              </w:rPr>
              <w:t>Age</w:t>
            </w:r>
          </w:p>
        </w:tc>
        <w:tc>
          <w:tcPr>
            <w:tcW w:w="1648" w:type="pct"/>
            <w:gridSpan w:val="2"/>
            <w:shd w:val="clear" w:color="auto" w:fill="D0CECE" w:themeFill="background2" w:themeFillShade="E6"/>
            <w:cellIns w:id="177" w:author="Se, Andrew" w:date="2025-05-29T15:55:00Z"/>
          </w:tcPr>
          <w:p w14:paraId="6FFCCFE9" w14:textId="77777777" w:rsidR="00DD0B40" w:rsidRPr="00DA644C" w:rsidRDefault="00DD0B40" w:rsidP="00CC6943">
            <w:pPr>
              <w:pStyle w:val="TableCellLeft10pt"/>
              <w:rPr>
                <w:rStyle w:val="SuggestedOptional"/>
                <w:color w:val="auto"/>
              </w:rPr>
            </w:pPr>
          </w:p>
        </w:tc>
        <w:tc>
          <w:tcPr>
            <w:tcW w:w="1576" w:type="pct"/>
            <w:gridSpan w:val="2"/>
            <w:shd w:val="clear" w:color="auto" w:fill="D0CECE" w:themeFill="background2" w:themeFillShade="E6"/>
            <w:vAlign w:val="center"/>
            <w:cellIns w:id="178" w:author="Se, Andrew" w:date="2025-05-29T15:55:00Z"/>
          </w:tcPr>
          <w:p w14:paraId="19559A2B" w14:textId="77777777" w:rsidR="00DD0B40" w:rsidRPr="00DA644C" w:rsidRDefault="00DD0B40" w:rsidP="00CC6943">
            <w:pPr>
              <w:pStyle w:val="TableCellLeft10pt"/>
              <w:rPr>
                <w:rStyle w:val="SuggestedOptional"/>
                <w:color w:val="auto"/>
              </w:rPr>
            </w:pPr>
          </w:p>
        </w:tc>
      </w:tr>
      <w:tr w:rsidR="00DD0B40" w:rsidRPr="00DA644C" w14:paraId="70EB1015" w14:textId="7CDEEF3D" w:rsidTr="00DD0B40">
        <w:trPr>
          <w:jc w:val="center"/>
        </w:trPr>
        <w:tc>
          <w:tcPr>
            <w:tcW w:w="1776" w:type="pct"/>
            <w:vAlign w:val="center"/>
          </w:tcPr>
          <w:p w14:paraId="7133F04A" w14:textId="415563FE" w:rsidR="00DD0B40" w:rsidRPr="00DA644C" w:rsidRDefault="00DD0B40" w:rsidP="00CC6943">
            <w:pPr>
              <w:pStyle w:val="TableCellLeft10pt"/>
            </w:pPr>
            <w:r w:rsidRPr="00DA644C">
              <w:rPr>
                <w:rStyle w:val="SuggestedOptional"/>
                <w:color w:val="auto"/>
              </w:rPr>
              <w:t>65+y</w:t>
            </w:r>
          </w:p>
        </w:tc>
        <w:tc>
          <w:tcPr>
            <w:tcW w:w="1648" w:type="pct"/>
            <w:gridSpan w:val="2"/>
          </w:tcPr>
          <w:p w14:paraId="07877CDD" w14:textId="159E498F" w:rsidR="00DD0B40" w:rsidRPr="00DA644C" w:rsidRDefault="00DD0B40" w:rsidP="00CC6943">
            <w:pPr>
              <w:pStyle w:val="TableCellLeft10pt"/>
              <w:rPr>
                <w:rStyle w:val="SuggestedOptional"/>
                <w:color w:val="auto"/>
              </w:rPr>
            </w:pPr>
            <w:r w:rsidRPr="24DB989E">
              <w:rPr>
                <w:rStyle w:val="SuggestedOptional"/>
                <w:color w:val="auto"/>
              </w:rPr>
              <w:t>79.8%</w:t>
            </w:r>
          </w:p>
        </w:tc>
        <w:tc>
          <w:tcPr>
            <w:tcW w:w="1576" w:type="pct"/>
            <w:vAlign w:val="center"/>
          </w:tcPr>
          <w:p w14:paraId="4E0A0192" w14:textId="78F9F454" w:rsidR="00DD0B40" w:rsidRPr="00DA644C" w:rsidRDefault="008D1C8C" w:rsidP="00CC6943">
            <w:pPr>
              <w:pStyle w:val="TableCellLeft10pt"/>
              <w:rPr>
                <w:rStyle w:val="SuggestedOptional"/>
                <w:color w:val="auto"/>
              </w:rPr>
            </w:pPr>
            <w:del w:id="179" w:author="Se, Andrew" w:date="2025-05-29T15:55:00Z">
              <w:r w:rsidRPr="00DA644C">
                <w:rPr>
                  <w:rStyle w:val="SuggestedOptional"/>
                  <w:color w:val="auto"/>
                </w:rPr>
                <w:delText>70%</w:delText>
              </w:r>
            </w:del>
            <w:ins w:id="180" w:author="Se, Andrew" w:date="2025-05-29T15:55:00Z">
              <w:r w:rsidR="00DD0B40" w:rsidRPr="00DA644C">
                <w:rPr>
                  <w:rStyle w:val="SuggestedOptional"/>
                  <w:color w:val="auto"/>
                </w:rPr>
                <w:t>9</w:t>
              </w:r>
              <w:r w:rsidR="00DD0B40">
                <w:rPr>
                  <w:rStyle w:val="SuggestedOptional"/>
                  <w:color w:val="auto"/>
                </w:rPr>
                <w:t>7</w:t>
              </w:r>
            </w:ins>
          </w:p>
        </w:tc>
        <w:tc>
          <w:tcPr>
            <w:tcW w:w="1574" w:type="pct"/>
            <w:cellDel w:id="181" w:author="Se, Andrew" w:date="2025-05-29T15:55:00Z"/>
          </w:tcPr>
          <w:p w14:paraId="0F8CF68B" w14:textId="77777777" w:rsidR="008D1C8C" w:rsidRPr="00DA644C" w:rsidRDefault="008D1C8C" w:rsidP="00DA644C">
            <w:pPr>
              <w:pStyle w:val="TableCellLeft10pt"/>
              <w:rPr>
                <w:rStyle w:val="SuggestedOptional"/>
                <w:color w:val="auto"/>
              </w:rPr>
            </w:pPr>
            <w:del w:id="182" w:author="Se, Andrew" w:date="2025-05-29T15:55:00Z">
              <w:r w:rsidRPr="00DA644C">
                <w:rPr>
                  <w:rStyle w:val="SuggestedOptional"/>
                  <w:color w:val="auto"/>
                </w:rPr>
                <w:delText>95</w:delText>
              </w:r>
            </w:del>
          </w:p>
        </w:tc>
      </w:tr>
      <w:tr w:rsidR="00DD0B40" w:rsidRPr="00DA644C" w14:paraId="22E0AD3F" w14:textId="77777777" w:rsidTr="00DD0B40">
        <w:trPr>
          <w:jc w:val="center"/>
        </w:trPr>
        <w:tc>
          <w:tcPr>
            <w:tcW w:w="5000" w:type="pct"/>
            <w:gridSpan w:val="5"/>
            <w:vAlign w:val="center"/>
          </w:tcPr>
          <w:p w14:paraId="2E7E7FDD" w14:textId="344106DB" w:rsidR="00DD0B40" w:rsidRPr="00F30992" w:rsidRDefault="00DD0B40" w:rsidP="00DB55A6">
            <w:pPr>
              <w:pStyle w:val="TableFootnote"/>
              <w:numPr>
                <w:ilvl w:val="0"/>
                <w:numId w:val="0"/>
              </w:numPr>
              <w:spacing w:before="40" w:after="40"/>
              <w:rPr>
                <w:rStyle w:val="SuggestedOptional"/>
                <w:color w:val="auto"/>
                <w:sz w:val="18"/>
                <w:szCs w:val="18"/>
              </w:rPr>
            </w:pPr>
            <w:r w:rsidRPr="00F30992">
              <w:rPr>
                <w:rStyle w:val="SuggestedOptional"/>
                <w:color w:val="auto"/>
                <w:sz w:val="18"/>
                <w:szCs w:val="18"/>
              </w:rPr>
              <w:t xml:space="preserve">AI/AN=American Indian/Alaska Native; </w:t>
            </w:r>
            <w:ins w:id="183" w:author="Se, Andrew" w:date="2025-05-29T15:55:00Z">
              <w:r w:rsidR="00C96371" w:rsidRPr="00F30992">
                <w:rPr>
                  <w:rStyle w:val="SuggestedOptional"/>
                  <w:color w:val="auto"/>
                  <w:sz w:val="18"/>
                  <w:szCs w:val="18"/>
                </w:rPr>
                <w:t>la/</w:t>
              </w:r>
              <w:proofErr w:type="spellStart"/>
              <w:r w:rsidR="00C96371" w:rsidRPr="00F30992">
                <w:rPr>
                  <w:rStyle w:val="SuggestedOptional"/>
                  <w:color w:val="auto"/>
                  <w:sz w:val="18"/>
                  <w:szCs w:val="18"/>
                </w:rPr>
                <w:t>mUC</w:t>
              </w:r>
              <w:proofErr w:type="spellEnd"/>
              <w:r w:rsidR="00C96371" w:rsidRPr="00F30992">
                <w:rPr>
                  <w:rStyle w:val="SuggestedOptional"/>
                  <w:color w:val="auto"/>
                  <w:sz w:val="18"/>
                  <w:szCs w:val="18"/>
                </w:rPr>
                <w:t>=</w:t>
              </w:r>
              <w:r w:rsidR="00D978F2" w:rsidRPr="00F30992">
                <w:rPr>
                  <w:rStyle w:val="SuggestedOptional"/>
                  <w:color w:val="auto"/>
                  <w:sz w:val="18"/>
                  <w:szCs w:val="18"/>
                </w:rPr>
                <w:t>locally advanced/metastatic urothelial carcinoma</w:t>
              </w:r>
              <w:r w:rsidR="00C96371" w:rsidRPr="00F30992">
                <w:rPr>
                  <w:rStyle w:val="SuggestedOptional"/>
                  <w:color w:val="auto"/>
                  <w:sz w:val="18"/>
                  <w:szCs w:val="18"/>
                </w:rPr>
                <w:t>;</w:t>
              </w:r>
              <w:r w:rsidR="00C96371" w:rsidRPr="00F30992">
                <w:rPr>
                  <w:rStyle w:val="SuggestedOptional"/>
                  <w:sz w:val="18"/>
                  <w:szCs w:val="18"/>
                </w:rPr>
                <w:t xml:space="preserve"> </w:t>
              </w:r>
            </w:ins>
            <w:r w:rsidRPr="00F30992">
              <w:rPr>
                <w:rStyle w:val="SuggestedOptional"/>
                <w:color w:val="auto"/>
                <w:sz w:val="18"/>
                <w:szCs w:val="18"/>
              </w:rPr>
              <w:t>N=overall enrollment for all participants in the study</w:t>
            </w:r>
            <w:ins w:id="184" w:author="Se, Andrew" w:date="2025-05-29T15:55:00Z">
              <w:r w:rsidRPr="00F30992">
                <w:rPr>
                  <w:rStyle w:val="SuggestedOptional"/>
                  <w:color w:val="auto"/>
                  <w:sz w:val="18"/>
                  <w:szCs w:val="18"/>
                </w:rPr>
                <w:t xml:space="preserve">; </w:t>
              </w:r>
              <w:r w:rsidR="00F30992" w:rsidRPr="00F30992">
                <w:rPr>
                  <w:rStyle w:val="SuggestedOptional"/>
                  <w:color w:val="auto"/>
                  <w:sz w:val="18"/>
                  <w:szCs w:val="18"/>
                </w:rPr>
                <w:t>N/</w:t>
              </w:r>
              <w:r w:rsidR="00F30992" w:rsidRPr="00F30992">
                <w:rPr>
                  <w:sz w:val="18"/>
                  <w:szCs w:val="18"/>
                </w:rPr>
                <w:t>A=not applicable</w:t>
              </w:r>
            </w:ins>
            <w:r w:rsidR="00F30992" w:rsidRPr="00F30992">
              <w:rPr>
                <w:sz w:val="18"/>
                <w:szCs w:val="18"/>
              </w:rPr>
              <w:t>;</w:t>
            </w:r>
            <w:r w:rsidR="00F30992" w:rsidRPr="00F30992">
              <w:rPr>
                <w:rStyle w:val="SuggestedOptional"/>
                <w:sz w:val="18"/>
                <w:szCs w:val="18"/>
              </w:rPr>
              <w:t xml:space="preserve"> </w:t>
            </w:r>
            <w:r w:rsidRPr="00F30992">
              <w:rPr>
                <w:sz w:val="18"/>
                <w:szCs w:val="18"/>
              </w:rPr>
              <w:t>SEER=Surveillance, Epidemiology, and End Result;</w:t>
            </w:r>
            <w:r w:rsidRPr="00F30992">
              <w:rPr>
                <w:rStyle w:val="SuggestedOptional"/>
                <w:color w:val="auto"/>
                <w:sz w:val="18"/>
                <w:szCs w:val="18"/>
              </w:rPr>
              <w:t xml:space="preserve"> US=United States;</w:t>
            </w:r>
            <w:r w:rsidRPr="00F30992">
              <w:rPr>
                <w:rStyle w:val="SuggestedOptional"/>
                <w:sz w:val="18"/>
                <w:szCs w:val="18"/>
              </w:rPr>
              <w:t xml:space="preserve"> </w:t>
            </w:r>
            <w:r w:rsidRPr="00F30992">
              <w:rPr>
                <w:rStyle w:val="SuggestedOptional"/>
                <w:color w:val="auto"/>
                <w:sz w:val="18"/>
                <w:szCs w:val="18"/>
              </w:rPr>
              <w:t>y=years.</w:t>
            </w:r>
          </w:p>
          <w:p w14:paraId="15CADF2E" w14:textId="2F7A7DBE" w:rsidR="00DD0B40" w:rsidRPr="00DD0B40" w:rsidRDefault="00DD0B40" w:rsidP="00DB55A6">
            <w:pPr>
              <w:pStyle w:val="TableFootnoteLetter"/>
              <w:numPr>
                <w:ilvl w:val="0"/>
                <w:numId w:val="42"/>
              </w:numPr>
              <w:spacing w:before="40" w:after="40"/>
              <w:rPr>
                <w:rStyle w:val="SuggestedOptional"/>
                <w:color w:val="auto"/>
              </w:rPr>
            </w:pPr>
            <w:r w:rsidRPr="00F30992">
              <w:rPr>
                <w:sz w:val="18"/>
                <w:szCs w:val="18"/>
              </w:rPr>
              <w:t>Age-adjusted rate in 2018-2021 (per 100,000) with age adjustment to the 2000 US standard population; SEER-17 Registries, National Cancer Institute, released April 2024, based on the November 2023 submission. Refer to [</w:t>
            </w:r>
            <w:r w:rsidR="00BB2446" w:rsidRPr="00BB2446">
              <w:rPr>
                <w:sz w:val="18"/>
                <w:szCs w:val="18"/>
              </w:rPr>
              <w:t>Table 1</w:t>
            </w:r>
            <w:r w:rsidRPr="00F30992">
              <w:rPr>
                <w:sz w:val="18"/>
                <w:szCs w:val="18"/>
              </w:rPr>
              <w:t>] for additional details.</w:t>
            </w:r>
          </w:p>
        </w:tc>
      </w:tr>
    </w:tbl>
    <w:p w14:paraId="67A14515" w14:textId="77777777" w:rsidR="00B23103" w:rsidRPr="002A321E" w:rsidRDefault="00B23103" w:rsidP="002A321E">
      <w:pPr>
        <w:pStyle w:val="ListEnd"/>
      </w:pPr>
    </w:p>
    <w:p w14:paraId="2C552BEA" w14:textId="7AB1F00F" w:rsidR="00121FFA" w:rsidRPr="000B052F" w:rsidRDefault="2483DA88" w:rsidP="000B052F">
      <w:pPr>
        <w:pStyle w:val="Paragraph"/>
        <w:rPr>
          <w:rStyle w:val="SuggestedOptional"/>
          <w:color w:val="auto"/>
        </w:rPr>
      </w:pPr>
      <w:bookmarkStart w:id="185" w:name="_Hlk144298448"/>
      <w:r w:rsidRPr="000B052F">
        <w:rPr>
          <w:rStyle w:val="SuggestedOptional"/>
          <w:color w:val="auto"/>
        </w:rPr>
        <w:t xml:space="preserve">The enrollment goals across all studies in the </w:t>
      </w:r>
      <w:proofErr w:type="spellStart"/>
      <w:r w:rsidR="00CE7903" w:rsidRPr="000B052F">
        <w:t>sacituzumab</w:t>
      </w:r>
      <w:proofErr w:type="spellEnd"/>
      <w:r w:rsidR="00CE7903" w:rsidRPr="000B052F">
        <w:t xml:space="preserve"> </w:t>
      </w:r>
      <w:proofErr w:type="spellStart"/>
      <w:r w:rsidR="00CE7903" w:rsidRPr="000B052F">
        <w:t>tirumotecan</w:t>
      </w:r>
      <w:proofErr w:type="spellEnd"/>
      <w:r w:rsidRPr="000B052F">
        <w:rPr>
          <w:rStyle w:val="SuggestedOptional"/>
          <w:color w:val="auto"/>
        </w:rPr>
        <w:t xml:space="preserve"> </w:t>
      </w:r>
      <w:r w:rsidR="0089207B" w:rsidRPr="000B052F">
        <w:rPr>
          <w:rStyle w:val="SuggestedOptional"/>
          <w:color w:val="auto"/>
        </w:rPr>
        <w:t>la/</w:t>
      </w:r>
      <w:proofErr w:type="spellStart"/>
      <w:r w:rsidR="0089207B" w:rsidRPr="000B052F">
        <w:rPr>
          <w:rStyle w:val="SuggestedOptional"/>
          <w:color w:val="auto"/>
        </w:rPr>
        <w:t>mUC</w:t>
      </w:r>
      <w:proofErr w:type="spellEnd"/>
      <w:r w:rsidRPr="000B052F">
        <w:rPr>
          <w:rStyle w:val="SuggestedOptional"/>
          <w:color w:val="auto"/>
        </w:rPr>
        <w:t xml:space="preserve"> program will remain competitive globally. While each study will strive to mee</w:t>
      </w:r>
      <w:r w:rsidR="00393C64" w:rsidRPr="000B052F">
        <w:rPr>
          <w:rStyle w:val="SuggestedOptional"/>
          <w:color w:val="auto"/>
        </w:rPr>
        <w:t>t</w:t>
      </w:r>
      <w:r w:rsidRPr="000B052F">
        <w:rPr>
          <w:rStyle w:val="SuggestedOptional"/>
          <w:color w:val="auto"/>
        </w:rPr>
        <w:t xml:space="preserve"> these US goals, actual enrollment performance may vary.</w:t>
      </w:r>
    </w:p>
    <w:p w14:paraId="6228D54F" w14:textId="65855DD3" w:rsidR="00121FFA" w:rsidRPr="000B052F" w:rsidRDefault="00121FFA" w:rsidP="000B052F">
      <w:pPr>
        <w:pStyle w:val="Paragraph"/>
        <w:rPr>
          <w:rStyle w:val="SuggestedOptional"/>
          <w:color w:val="auto"/>
        </w:rPr>
      </w:pPr>
      <w:r w:rsidRPr="000B052F">
        <w:rPr>
          <w:rStyle w:val="SuggestedOptional"/>
          <w:color w:val="auto"/>
        </w:rPr>
        <w:t>Additionally,</w:t>
      </w:r>
      <w:r w:rsidR="00E94C88" w:rsidRPr="000B052F">
        <w:rPr>
          <w:rStyle w:val="SuggestedOptional"/>
          <w:color w:val="auto"/>
        </w:rPr>
        <w:t xml:space="preserve"> </w:t>
      </w:r>
      <w:r w:rsidR="003561CB" w:rsidRPr="000B052F">
        <w:rPr>
          <w:rStyle w:val="SuggestedOptional"/>
          <w:color w:val="auto"/>
        </w:rPr>
        <w:t>t</w:t>
      </w:r>
      <w:r w:rsidR="00E94C88" w:rsidRPr="000B052F">
        <w:rPr>
          <w:rStyle w:val="SuggestedOptional"/>
          <w:color w:val="auto"/>
        </w:rPr>
        <w:t>he overall global footprint will be leveraged to enrich enrollment goals for underrepresented racial and ethnic groups among participant population with la/</w:t>
      </w:r>
      <w:proofErr w:type="spellStart"/>
      <w:r w:rsidR="00E94C88" w:rsidRPr="000B052F">
        <w:rPr>
          <w:rStyle w:val="SuggestedOptional"/>
          <w:color w:val="auto"/>
        </w:rPr>
        <w:t>mUC</w:t>
      </w:r>
      <w:proofErr w:type="spellEnd"/>
      <w:r w:rsidR="00E94C88" w:rsidRPr="000B052F">
        <w:rPr>
          <w:rStyle w:val="SuggestedOptional"/>
          <w:color w:val="auto"/>
        </w:rPr>
        <w:t xml:space="preserve"> that extend to regions such as </w:t>
      </w:r>
      <w:r w:rsidRPr="000B052F">
        <w:rPr>
          <w:rStyle w:val="SuggestedOptional"/>
          <w:color w:val="auto"/>
        </w:rPr>
        <w:t>Asia Pacific, North America, Latin America, the Middle East, and Europe</w:t>
      </w:r>
      <w:r w:rsidR="00E94C88" w:rsidRPr="000B052F">
        <w:rPr>
          <w:rStyle w:val="SuggestedOptional"/>
          <w:color w:val="auto"/>
        </w:rPr>
        <w:t>.</w:t>
      </w:r>
    </w:p>
    <w:bookmarkEnd w:id="185"/>
    <w:p w14:paraId="2A7B614F" w14:textId="2CBEAC9C" w:rsidR="00ED3AE6" w:rsidRPr="00DA644C" w:rsidRDefault="00ED3AE6" w:rsidP="000B052F">
      <w:pPr>
        <w:pStyle w:val="Paragraph"/>
        <w:rPr>
          <w:rStyle w:val="SuggestedOptional"/>
          <w:color w:val="auto"/>
        </w:rPr>
        <w:sectPr w:rsidR="00ED3AE6" w:rsidRPr="00DA644C" w:rsidSect="00F5030C">
          <w:pgSz w:w="12240" w:h="15840"/>
          <w:pgMar w:top="1440" w:right="1440" w:bottom="1440" w:left="1800" w:header="720" w:footer="720" w:gutter="0"/>
          <w:cols w:space="720"/>
          <w:docGrid w:linePitch="360"/>
        </w:sectPr>
      </w:pPr>
    </w:p>
    <w:p w14:paraId="5A50EC0A" w14:textId="5A6069EF" w:rsidR="002C150B" w:rsidRDefault="5D0BEA65" w:rsidP="00F5030C">
      <w:pPr>
        <w:pStyle w:val="Heading1"/>
      </w:pPr>
      <w:bookmarkStart w:id="186" w:name="_Ref179790556"/>
      <w:r>
        <w:lastRenderedPageBreak/>
        <w:t>SPECIFIC PLAN OF ACTION TO ENROLL AND RETAIN DIVERSE POPULATIONS: INITIATIVES, PARTICIPANT RECRUITMENT</w:t>
      </w:r>
      <w:r w:rsidR="00944B8B">
        <w:t>,</w:t>
      </w:r>
      <w:r>
        <w:t xml:space="preserve"> AND RETENTION STRATEGIES</w:t>
      </w:r>
      <w:bookmarkEnd w:id="186"/>
    </w:p>
    <w:p w14:paraId="0519A7D7" w14:textId="57298A3F" w:rsidR="00F5044A" w:rsidRDefault="00F5044A" w:rsidP="00F5044A">
      <w:pPr>
        <w:pStyle w:val="Paragraph"/>
      </w:pPr>
      <w:r>
        <w:t xml:space="preserve">When determining strategies and tactics to enroll a diverse, inclusive, and representative population in clinical trials, </w:t>
      </w:r>
      <w:r w:rsidR="004F7F8A">
        <w:t xml:space="preserve">it is essential to understand </w:t>
      </w:r>
      <w:r>
        <w:t xml:space="preserve">the barriers and challenges to clinical trial participation. </w:t>
      </w:r>
      <w:proofErr w:type="spellStart"/>
      <w:r w:rsidR="004F7F8A">
        <w:t>SDoH</w:t>
      </w:r>
      <w:proofErr w:type="spellEnd"/>
      <w:r w:rsidR="00E95A33">
        <w:t xml:space="preserve"> </w:t>
      </w:r>
      <w:r>
        <w:t>includ</w:t>
      </w:r>
      <w:r w:rsidR="00E95A33">
        <w:t>e</w:t>
      </w:r>
      <w:r>
        <w:t xml:space="preserve"> economic stability</w:t>
      </w:r>
      <w:r w:rsidR="00E95A33">
        <w:t>;</w:t>
      </w:r>
      <w:r>
        <w:t xml:space="preserve"> education access and quality</w:t>
      </w:r>
      <w:r w:rsidR="00E95A33">
        <w:t>;</w:t>
      </w:r>
      <w:r>
        <w:t xml:space="preserve"> health care access and quality</w:t>
      </w:r>
      <w:r w:rsidR="00E95A33">
        <w:t>;</w:t>
      </w:r>
      <w:r>
        <w:t xml:space="preserve"> neighborhood and built environment</w:t>
      </w:r>
      <w:r w:rsidR="00E95A33">
        <w:t>;</w:t>
      </w:r>
      <w:r>
        <w:t xml:space="preserve"> and social and community context</w:t>
      </w:r>
      <w:r w:rsidR="00E95A33">
        <w:t>.</w:t>
      </w:r>
      <w:r>
        <w:t xml:space="preserve"> </w:t>
      </w:r>
      <w:r w:rsidR="00E95A33">
        <w:t xml:space="preserve">These determinants </w:t>
      </w:r>
      <w:r>
        <w:t>must be considered as they affect health outcomes and risks</w:t>
      </w:r>
      <w:r w:rsidR="00E95A33">
        <w:t>,</w:t>
      </w:r>
      <w:r w:rsidR="00C3627E">
        <w:t xml:space="preserve"> and are key factors that</w:t>
      </w:r>
      <w:r>
        <w:t xml:space="preserve"> contribute to health disparities</w:t>
      </w:r>
      <w:r w:rsidR="00C3627E">
        <w:t>.</w:t>
      </w:r>
    </w:p>
    <w:p w14:paraId="444894A2" w14:textId="601C7900" w:rsidR="00822430" w:rsidRDefault="00F5044A" w:rsidP="00822430">
      <w:pPr>
        <w:pStyle w:val="Paragraph"/>
      </w:pPr>
      <w:r>
        <w:t>On an enterprise</w:t>
      </w:r>
      <w:r w:rsidR="00C3627E">
        <w:t>-level,</w:t>
      </w:r>
      <w:r w:rsidR="00315892">
        <w:t xml:space="preserve"> the Sponsor prioritizes</w:t>
      </w:r>
      <w:r w:rsidR="00C3627E">
        <w:t xml:space="preserve"> </w:t>
      </w:r>
      <w:r w:rsidR="00F611C9">
        <w:t xml:space="preserve">improving diversity, equity, and inclusion based on </w:t>
      </w:r>
      <w:proofErr w:type="spellStart"/>
      <w:r w:rsidR="00F611C9">
        <w:t>SDoH</w:t>
      </w:r>
      <w:proofErr w:type="spellEnd"/>
      <w:r w:rsidR="00F611C9">
        <w:t xml:space="preserve"> </w:t>
      </w:r>
      <w:r w:rsidR="006D1CDC">
        <w:t>as a core business principle</w:t>
      </w:r>
      <w:r w:rsidR="007609EC">
        <w:t xml:space="preserve">. </w:t>
      </w:r>
      <w:r w:rsidR="00E5361A">
        <w:t>T</w:t>
      </w:r>
      <w:r w:rsidR="006D1CDC">
        <w:t xml:space="preserve">he Health Equity </w:t>
      </w:r>
      <w:r w:rsidR="00316427">
        <w:t>t</w:t>
      </w:r>
      <w:r w:rsidR="006D1CDC">
        <w:t>eam</w:t>
      </w:r>
      <w:r w:rsidR="007609EC">
        <w:t xml:space="preserve"> </w:t>
      </w:r>
      <w:r w:rsidR="006D1CDC">
        <w:t>works</w:t>
      </w:r>
      <w:r w:rsidR="00C3627E">
        <w:t xml:space="preserve"> </w:t>
      </w:r>
      <w:r w:rsidR="006D1CDC">
        <w:t xml:space="preserve">to incorporate strategies </w:t>
      </w:r>
      <w:r w:rsidR="00E95A33">
        <w:t xml:space="preserve">globally that </w:t>
      </w:r>
      <w:r w:rsidR="006D1CDC">
        <w:t>improve access to health care and e</w:t>
      </w:r>
      <w:r w:rsidR="006D1CDC" w:rsidRPr="00263E82">
        <w:t>mbe</w:t>
      </w:r>
      <w:r w:rsidR="006D1CDC">
        <w:t>d</w:t>
      </w:r>
      <w:r w:rsidR="006D1CDC" w:rsidRPr="00263E82">
        <w:t xml:space="preserve"> health equity </w:t>
      </w:r>
      <w:r w:rsidR="006D1CDC">
        <w:t xml:space="preserve">principles </w:t>
      </w:r>
      <w:r w:rsidR="006D1CDC" w:rsidRPr="00263E82">
        <w:t xml:space="preserve">into </w:t>
      </w:r>
      <w:r w:rsidR="006D1CDC">
        <w:t>all aspects of the company</w:t>
      </w:r>
      <w:r w:rsidR="007609EC">
        <w:t xml:space="preserve">. </w:t>
      </w:r>
      <w:r w:rsidR="00CB4775">
        <w:t>In clinical studies, d</w:t>
      </w:r>
      <w:r w:rsidR="00F611C9">
        <w:t>iversity</w:t>
      </w:r>
      <w:r w:rsidR="004F7F8A">
        <w:t>, equity,</w:t>
      </w:r>
      <w:r w:rsidR="00C3627E">
        <w:t xml:space="preserve"> and inclusion</w:t>
      </w:r>
      <w:r w:rsidR="00F611C9">
        <w:t xml:space="preserve"> </w:t>
      </w:r>
      <w:r w:rsidR="00C459CC">
        <w:t>are</w:t>
      </w:r>
      <w:r w:rsidR="00F611C9">
        <w:t xml:space="preserve"> </w:t>
      </w:r>
      <w:r w:rsidR="00CB4775">
        <w:t xml:space="preserve">also </w:t>
      </w:r>
      <w:r w:rsidR="00F611C9">
        <w:t xml:space="preserve">prioritized through </w:t>
      </w:r>
      <w:r w:rsidR="00CB4775">
        <w:t xml:space="preserve">the following </w:t>
      </w:r>
      <w:r w:rsidR="00C3627E">
        <w:t>key measures:</w:t>
      </w:r>
    </w:p>
    <w:p w14:paraId="2F7AE72A" w14:textId="77D9D0AE" w:rsidR="00822430" w:rsidRDefault="00822430" w:rsidP="00F5030C">
      <w:pPr>
        <w:pStyle w:val="ListBullet"/>
      </w:pPr>
      <w:r>
        <w:t>Health Literacy: Incorporat</w:t>
      </w:r>
      <w:r w:rsidR="00900025">
        <w:t>e</w:t>
      </w:r>
      <w:r>
        <w:t xml:space="preserve"> health literacy principles across the company to ensure the health information </w:t>
      </w:r>
      <w:r w:rsidR="00CB4775">
        <w:t xml:space="preserve">being </w:t>
      </w:r>
      <w:r>
        <w:t>communicate</w:t>
      </w:r>
      <w:r w:rsidR="00CB4775">
        <w:t>d</w:t>
      </w:r>
      <w:r>
        <w:t xml:space="preserve"> is understandable and actionable for patients to inform their health</w:t>
      </w:r>
      <w:r w:rsidR="007362F5">
        <w:t xml:space="preserve"> care</w:t>
      </w:r>
      <w:r>
        <w:t xml:space="preserve"> decision</w:t>
      </w:r>
      <w:r w:rsidR="001B7681">
        <w:t>-</w:t>
      </w:r>
      <w:r>
        <w:t>making.</w:t>
      </w:r>
    </w:p>
    <w:p w14:paraId="190307B5" w14:textId="3B5E1752" w:rsidR="00822430" w:rsidRDefault="00822430" w:rsidP="00F5030C">
      <w:pPr>
        <w:pStyle w:val="ListBullet"/>
      </w:pPr>
      <w:r>
        <w:t>External Partnerships: Enhanc</w:t>
      </w:r>
      <w:r w:rsidR="00900025">
        <w:t>e</w:t>
      </w:r>
      <w:r>
        <w:t xml:space="preserve"> engage</w:t>
      </w:r>
      <w:r w:rsidR="00CB4775">
        <w:t>ment</w:t>
      </w:r>
      <w:r>
        <w:t xml:space="preserve"> with sites, suppliers, and communities </w:t>
      </w:r>
      <w:r w:rsidR="00CF5315">
        <w:t xml:space="preserve">using </w:t>
      </w:r>
      <w:r>
        <w:t xml:space="preserve">a whole-person care model, to solve systemic barriers that may limit care and clinical </w:t>
      </w:r>
      <w:r w:rsidR="00DA3538">
        <w:t>study</w:t>
      </w:r>
      <w:r>
        <w:t xml:space="preserve"> access for people from underrepresented racial and ethnic groups.</w:t>
      </w:r>
    </w:p>
    <w:p w14:paraId="244B6F3E" w14:textId="266E7BFA" w:rsidR="006819CE" w:rsidRDefault="009D6A5C" w:rsidP="00F5030C">
      <w:pPr>
        <w:pStyle w:val="ListBullet"/>
      </w:pPr>
      <w:r>
        <w:t xml:space="preserve">Diversity and Inclusion in Clinical Trials Team: </w:t>
      </w:r>
      <w:r w:rsidR="008A4B6A">
        <w:t>I</w:t>
      </w:r>
      <w:r w:rsidR="001A37F7">
        <w:t>nclude</w:t>
      </w:r>
      <w:r>
        <w:t xml:space="preserve"> Diversity Program Lead</w:t>
      </w:r>
      <w:r w:rsidR="002F50F5">
        <w:t>s</w:t>
      </w:r>
      <w:r w:rsidR="001F41D9">
        <w:t xml:space="preserve"> </w:t>
      </w:r>
      <w:r w:rsidR="008A4B6A">
        <w:t xml:space="preserve">to </w:t>
      </w:r>
      <w:r w:rsidR="002F50F5">
        <w:t>support each therapeutic area</w:t>
      </w:r>
      <w:r w:rsidR="008A4B6A">
        <w:t xml:space="preserve"> and</w:t>
      </w:r>
      <w:r>
        <w:t xml:space="preserve"> to strategize, support implementation, and monitor enrollment</w:t>
      </w:r>
      <w:r w:rsidR="00883DD0">
        <w:t xml:space="preserve"> among underrepresented racial and ethnic groups</w:t>
      </w:r>
      <w:r w:rsidR="002F50F5">
        <w:t>.</w:t>
      </w:r>
    </w:p>
    <w:p w14:paraId="7CF751BF" w14:textId="77777777" w:rsidR="00F21C02" w:rsidRDefault="00F21C02" w:rsidP="00550EF6">
      <w:pPr>
        <w:pStyle w:val="ListEnd"/>
      </w:pPr>
    </w:p>
    <w:p w14:paraId="3707FD61" w14:textId="4F3AE6D1" w:rsidR="00C3627E" w:rsidRPr="00C3627E" w:rsidRDefault="00C3627E" w:rsidP="000D451E">
      <w:pPr>
        <w:pStyle w:val="Paragraph"/>
      </w:pPr>
      <w:r>
        <w:t>In addition to the enterprise-level strategies and tactics outlined above, this section outlines the planned program- and study-specific strategies and tactics.</w:t>
      </w:r>
    </w:p>
    <w:p w14:paraId="489048C8" w14:textId="77777777" w:rsidR="0063074A" w:rsidRDefault="654A7472" w:rsidP="00F5030C">
      <w:pPr>
        <w:pStyle w:val="Heading2"/>
      </w:pPr>
      <w:bookmarkStart w:id="187" w:name="_Ref149132135"/>
      <w:r w:rsidRPr="5DBB151B">
        <w:t>Validation and Site Selection</w:t>
      </w:r>
      <w:r w:rsidR="00A06930">
        <w:t xml:space="preserve"> to Reach Diverse Participants</w:t>
      </w:r>
      <w:bookmarkEnd w:id="187"/>
    </w:p>
    <w:p w14:paraId="0A1CD964" w14:textId="4DE3C2C5" w:rsidR="00EF110E" w:rsidRPr="00553DB1" w:rsidRDefault="00EF110E" w:rsidP="003D54C3">
      <w:pPr>
        <w:pStyle w:val="Paragraph"/>
      </w:pPr>
      <w:bookmarkStart w:id="188" w:name="_Ref79990248"/>
      <w:r w:rsidRPr="00553DB1">
        <w:t xml:space="preserve">Epidemiology and US population data </w:t>
      </w:r>
      <w:r w:rsidR="0037151B">
        <w:t>were</w:t>
      </w:r>
      <w:r w:rsidR="0037151B" w:rsidRPr="00553DB1">
        <w:t xml:space="preserve"> </w:t>
      </w:r>
      <w:r w:rsidRPr="00553DB1">
        <w:t xml:space="preserve">used to </w:t>
      </w:r>
      <w:r w:rsidR="0037151B">
        <w:t>assist with</w:t>
      </w:r>
      <w:r w:rsidR="0037151B" w:rsidRPr="00553DB1">
        <w:t xml:space="preserve"> </w:t>
      </w:r>
      <w:r w:rsidRPr="00553DB1">
        <w:t>identify</w:t>
      </w:r>
      <w:r w:rsidR="0037151B">
        <w:t>ing</w:t>
      </w:r>
      <w:r w:rsidRPr="00553DB1">
        <w:t xml:space="preserve"> and select</w:t>
      </w:r>
      <w:r w:rsidR="0037151B">
        <w:t>ing</w:t>
      </w:r>
      <w:r w:rsidRPr="00553DB1">
        <w:t xml:space="preserve"> </w:t>
      </w:r>
      <w:r w:rsidR="0037151B">
        <w:t xml:space="preserve">investigative </w:t>
      </w:r>
      <w:r w:rsidRPr="00553DB1">
        <w:t xml:space="preserve">sites with </w:t>
      </w:r>
      <w:r w:rsidR="006D0AE9" w:rsidRPr="00553DB1">
        <w:t xml:space="preserve">access to </w:t>
      </w:r>
      <w:r w:rsidR="001C54A6">
        <w:t xml:space="preserve">a patient population that will </w:t>
      </w:r>
      <w:r w:rsidR="00900025">
        <w:t>foster</w:t>
      </w:r>
      <w:r w:rsidRPr="00553DB1">
        <w:t xml:space="preserve"> </w:t>
      </w:r>
      <w:r w:rsidR="007D561A">
        <w:t xml:space="preserve">study population </w:t>
      </w:r>
      <w:r w:rsidRPr="00553DB1">
        <w:t xml:space="preserve">diversity. </w:t>
      </w:r>
      <w:r w:rsidR="0037151B">
        <w:t>T</w:t>
      </w:r>
      <w:r w:rsidRPr="00553DB1">
        <w:t xml:space="preserve">he Sponsor strives to ensure participant diversity in studies </w:t>
      </w:r>
      <w:r w:rsidR="00021F98" w:rsidRPr="00553DB1">
        <w:t xml:space="preserve">that </w:t>
      </w:r>
      <w:r w:rsidRPr="00553DB1">
        <w:t>reflect</w:t>
      </w:r>
      <w:r w:rsidR="00E45F44">
        <w:t>s</w:t>
      </w:r>
      <w:r w:rsidRPr="00553DB1">
        <w:t xml:space="preserve"> the burden of disease and US </w:t>
      </w:r>
      <w:r w:rsidR="00B032E2" w:rsidRPr="00553DB1">
        <w:t>C</w:t>
      </w:r>
      <w:r w:rsidRPr="00553DB1">
        <w:t>ensus population data by using the following tools and data:</w:t>
      </w:r>
    </w:p>
    <w:p w14:paraId="0FCC8F13" w14:textId="77777777" w:rsidR="00EF110E" w:rsidRPr="00550EF6" w:rsidRDefault="00EF110E" w:rsidP="00F5030C">
      <w:pPr>
        <w:pStyle w:val="ListBullet"/>
      </w:pPr>
      <w:r w:rsidRPr="00550EF6">
        <w:t xml:space="preserve">Site Feasibility Assessment Tool: Assesses the capability of sites to enroll participants, including diverse participants </w:t>
      </w:r>
      <w:r w:rsidR="006071AB" w:rsidRPr="00550EF6">
        <w:t>at risk for the disease being studied</w:t>
      </w:r>
      <w:r w:rsidRPr="00550EF6">
        <w:t>, through site input and responses to diversity profile questions (site response is optional).</w:t>
      </w:r>
    </w:p>
    <w:p w14:paraId="359972CB" w14:textId="77777777" w:rsidR="00D73FF3" w:rsidRPr="00550EF6" w:rsidRDefault="00D73FF3" w:rsidP="00F5030C">
      <w:pPr>
        <w:pStyle w:val="ListBullet"/>
      </w:pPr>
      <w:r w:rsidRPr="00550EF6">
        <w:t>US Census Data: US country operations may compare demographic</w:t>
      </w:r>
      <w:r w:rsidR="0036160C">
        <w:t xml:space="preserve"> information</w:t>
      </w:r>
      <w:r w:rsidRPr="00550EF6">
        <w:t xml:space="preserve"> of the zip codes where research sites are located or recruit from to enable site selection decisions.</w:t>
      </w:r>
    </w:p>
    <w:p w14:paraId="5AD593A3" w14:textId="35B3E937" w:rsidR="00EF110E" w:rsidRPr="00550EF6" w:rsidRDefault="000C5EFF" w:rsidP="00F5030C">
      <w:pPr>
        <w:pStyle w:val="ListBullet"/>
      </w:pPr>
      <w:r w:rsidRPr="00550EF6">
        <w:lastRenderedPageBreak/>
        <w:t xml:space="preserve">Diversity </w:t>
      </w:r>
      <w:r w:rsidR="00EF110E" w:rsidRPr="00550EF6">
        <w:t>Reporting Tool: US country operations review</w:t>
      </w:r>
      <w:r w:rsidR="00E45F44">
        <w:t>s</w:t>
      </w:r>
      <w:r w:rsidR="00EF110E" w:rsidRPr="00550EF6">
        <w:t xml:space="preserve"> the past performance of sites that enrolled diverse participants</w:t>
      </w:r>
      <w:r w:rsidR="00F91FDD" w:rsidRPr="00550EF6">
        <w:t xml:space="preserve"> with</w:t>
      </w:r>
      <w:r w:rsidR="00DA644C">
        <w:t xml:space="preserve"> la/</w:t>
      </w:r>
      <w:proofErr w:type="spellStart"/>
      <w:r w:rsidR="00DA644C">
        <w:t>mUC</w:t>
      </w:r>
      <w:proofErr w:type="spellEnd"/>
      <w:r w:rsidR="00DA644C">
        <w:t xml:space="preserve"> </w:t>
      </w:r>
      <w:r w:rsidR="00F91FDD" w:rsidRPr="00550EF6">
        <w:t>to inform current site selection.</w:t>
      </w:r>
      <w:r w:rsidR="00EF110E" w:rsidRPr="00550EF6">
        <w:t xml:space="preserve"> The reporting tool provides the percentage of diverse participants historically enrolled in the Sponsor’s studies, the breakdown by rac</w:t>
      </w:r>
      <w:r w:rsidR="00477C10" w:rsidRPr="00550EF6">
        <w:t>e</w:t>
      </w:r>
      <w:r w:rsidR="006921F1" w:rsidRPr="00550EF6">
        <w:t>, sex, age,</w:t>
      </w:r>
      <w:r w:rsidR="00EF110E" w:rsidRPr="00550EF6">
        <w:t xml:space="preserve"> and ethnic demographic</w:t>
      </w:r>
      <w:r w:rsidR="006A0632">
        <w:t xml:space="preserve"> information</w:t>
      </w:r>
      <w:r w:rsidR="00EF110E" w:rsidRPr="00550EF6">
        <w:t xml:space="preserve">, and the enrollment of diverse </w:t>
      </w:r>
      <w:r w:rsidR="00691EF4" w:rsidRPr="00550EF6">
        <w:t>participant</w:t>
      </w:r>
      <w:r w:rsidR="00EF110E" w:rsidRPr="00550EF6">
        <w:t xml:space="preserve">s compared </w:t>
      </w:r>
      <w:r w:rsidR="00CF5315">
        <w:t>with</w:t>
      </w:r>
      <w:r w:rsidR="00EF110E" w:rsidRPr="00550EF6">
        <w:t xml:space="preserve"> the US </w:t>
      </w:r>
      <w:r w:rsidR="00477C10" w:rsidRPr="00550EF6">
        <w:t>C</w:t>
      </w:r>
      <w:r w:rsidR="00EF110E" w:rsidRPr="00550EF6">
        <w:t xml:space="preserve">ensus data for the US county where the site is located. </w:t>
      </w:r>
      <w:r w:rsidR="006921F1" w:rsidRPr="00550EF6">
        <w:t>The reporting tool is updated daily.</w:t>
      </w:r>
    </w:p>
    <w:p w14:paraId="4E8DAF67" w14:textId="15D63700" w:rsidR="00EF110E" w:rsidRPr="00550EF6" w:rsidRDefault="193F027C" w:rsidP="00F5030C">
      <w:pPr>
        <w:pStyle w:val="ListBullet"/>
      </w:pPr>
      <w:r w:rsidRPr="00550EF6">
        <w:t xml:space="preserve">Deidentified EMR and medical claims data: </w:t>
      </w:r>
      <w:r w:rsidR="00E45F44">
        <w:t xml:space="preserve">Used to </w:t>
      </w:r>
      <w:r w:rsidR="002A321E">
        <w:t>i</w:t>
      </w:r>
      <w:r w:rsidR="002A321E" w:rsidRPr="00550EF6">
        <w:t>denti</w:t>
      </w:r>
      <w:r w:rsidR="002A321E">
        <w:t>fy</w:t>
      </w:r>
      <w:r w:rsidRPr="00550EF6">
        <w:t xml:space="preserve"> sites with a diverse population of</w:t>
      </w:r>
      <w:r w:rsidR="0E99F987" w:rsidRPr="00550EF6">
        <w:t xml:space="preserve"> </w:t>
      </w:r>
      <w:r w:rsidRPr="00550EF6">
        <w:t>patients</w:t>
      </w:r>
      <w:r w:rsidR="0E99F987" w:rsidRPr="00550EF6">
        <w:t xml:space="preserve"> with</w:t>
      </w:r>
      <w:r w:rsidR="00DA644C">
        <w:t xml:space="preserve"> la/</w:t>
      </w:r>
      <w:proofErr w:type="spellStart"/>
      <w:r w:rsidR="00DA644C">
        <w:t>mUC</w:t>
      </w:r>
      <w:proofErr w:type="spellEnd"/>
      <w:r w:rsidR="00DA644C">
        <w:t xml:space="preserve"> </w:t>
      </w:r>
      <w:r w:rsidRPr="00550EF6">
        <w:t>to expand the list of potential investigators</w:t>
      </w:r>
      <w:r w:rsidR="52A2AF8F" w:rsidRPr="00550EF6">
        <w:t xml:space="preserve"> </w:t>
      </w:r>
      <w:r w:rsidR="00805850" w:rsidRPr="00550EF6">
        <w:t xml:space="preserve">through geographic mapping, ICD-10 codes, and epidemiology data </w:t>
      </w:r>
      <w:r w:rsidR="52A2AF8F" w:rsidRPr="00550EF6">
        <w:t>(</w:t>
      </w:r>
      <w:proofErr w:type="spellStart"/>
      <w:r w:rsidR="52A2AF8F" w:rsidRPr="00550EF6">
        <w:t>ie</w:t>
      </w:r>
      <w:proofErr w:type="spellEnd"/>
      <w:r w:rsidR="15301C9C" w:rsidRPr="00550EF6">
        <w:t>,</w:t>
      </w:r>
      <w:r w:rsidR="52A2AF8F" w:rsidRPr="00550EF6">
        <w:t xml:space="preserve"> RWD sources based on zip code</w:t>
      </w:r>
      <w:r w:rsidR="009902B5" w:rsidRPr="00550EF6">
        <w:t>,</w:t>
      </w:r>
      <w:r w:rsidR="52A2AF8F" w:rsidRPr="00550EF6">
        <w:t xml:space="preserve"> </w:t>
      </w:r>
      <w:proofErr w:type="spellStart"/>
      <w:r w:rsidR="52A2AF8F" w:rsidRPr="00550EF6">
        <w:t>etc</w:t>
      </w:r>
      <w:proofErr w:type="spellEnd"/>
      <w:r w:rsidR="52A2AF8F" w:rsidRPr="00550EF6">
        <w:t>)</w:t>
      </w:r>
      <w:r w:rsidR="00433EB0">
        <w:t>.</w:t>
      </w:r>
    </w:p>
    <w:p w14:paraId="2C8EDE6E" w14:textId="77777777" w:rsidR="5DBB151B" w:rsidRPr="00550EF6" w:rsidRDefault="5DBB151B" w:rsidP="00F5030C">
      <w:pPr>
        <w:pStyle w:val="ListBullet"/>
      </w:pPr>
      <w:r w:rsidRPr="00550EF6">
        <w:t>Engage CSP/SRM partner sites</w:t>
      </w:r>
      <w:r w:rsidR="001815B3">
        <w:t>.</w:t>
      </w:r>
    </w:p>
    <w:p w14:paraId="7FF7FDE5" w14:textId="46ED97D2" w:rsidR="000C5EFF" w:rsidRPr="00550EF6" w:rsidRDefault="000C5EFF" w:rsidP="00F5030C">
      <w:pPr>
        <w:pStyle w:val="ListBullet"/>
      </w:pPr>
      <w:r w:rsidRPr="00550EF6">
        <w:t>Engage</w:t>
      </w:r>
      <w:r w:rsidR="006A0632">
        <w:t xml:space="preserve"> </w:t>
      </w:r>
      <w:r w:rsidRPr="00550EF6">
        <w:t>with DC</w:t>
      </w:r>
      <w:r w:rsidR="00433EB0">
        <w:t>O</w:t>
      </w:r>
      <w:r w:rsidRPr="00550EF6">
        <w:t>E sites</w:t>
      </w:r>
      <w:r w:rsidR="004C7AB2">
        <w:t xml:space="preserve"> and Veteran Affairs</w:t>
      </w:r>
      <w:r w:rsidR="0071006B">
        <w:t xml:space="preserve"> Medical Centers</w:t>
      </w:r>
      <w:r w:rsidRPr="00550EF6">
        <w:t xml:space="preserve"> when considering study participation. DCOE is a Merck designation for select US sites (academic and community based) with capabilities to serve and increase diverse patient populations.</w:t>
      </w:r>
    </w:p>
    <w:p w14:paraId="67D43585" w14:textId="642BE312" w:rsidR="008F6A36" w:rsidRDefault="008F6A36" w:rsidP="00F5030C">
      <w:pPr>
        <w:pStyle w:val="ListBullet"/>
      </w:pPr>
      <w:r w:rsidRPr="00550EF6">
        <w:t>Identify community-based sites</w:t>
      </w:r>
      <w:r w:rsidR="002E5AD9">
        <w:t xml:space="preserve"> and/or safety net hospitals</w:t>
      </w:r>
      <w:r w:rsidRPr="00550EF6">
        <w:t xml:space="preserve"> with experience treating </w:t>
      </w:r>
      <w:r w:rsidR="00DA644C">
        <w:t>la/</w:t>
      </w:r>
      <w:proofErr w:type="spellStart"/>
      <w:r w:rsidR="00DA644C">
        <w:t>mUC</w:t>
      </w:r>
      <w:proofErr w:type="spellEnd"/>
      <w:r w:rsidR="00DA644C">
        <w:t xml:space="preserve"> t</w:t>
      </w:r>
      <w:r w:rsidRPr="00550EF6">
        <w:t>o increase accessibility for underrepresented racial and ethnic groups.</w:t>
      </w:r>
    </w:p>
    <w:p w14:paraId="53162EEB" w14:textId="77777777" w:rsidR="002D2AA7" w:rsidRPr="00550EF6" w:rsidRDefault="002D2AA7" w:rsidP="00F5030C">
      <w:pPr>
        <w:pStyle w:val="ListBullet"/>
      </w:pPr>
      <w:r w:rsidRPr="002D2AA7">
        <w:t xml:space="preserve">Support sites (with proper monitoring oversight) to </w:t>
      </w:r>
      <w:r>
        <w:t xml:space="preserve">identify and </w:t>
      </w:r>
      <w:r w:rsidRPr="002D2AA7">
        <w:t>activate satellite sites in communities with a diverse patient population.</w:t>
      </w:r>
    </w:p>
    <w:p w14:paraId="1512D407" w14:textId="77777777" w:rsidR="00805850" w:rsidRPr="00550EF6" w:rsidRDefault="00805850" w:rsidP="00F5030C">
      <w:pPr>
        <w:pStyle w:val="ListBullet"/>
      </w:pPr>
      <w:r w:rsidRPr="00550EF6">
        <w:t>Continue to identify new sites that have access to both diverse investigators and diverse patients</w:t>
      </w:r>
      <w:r w:rsidR="001815B3">
        <w:t>.</w:t>
      </w:r>
    </w:p>
    <w:p w14:paraId="0E5CBE2D" w14:textId="77777777" w:rsidR="00EF110E" w:rsidRPr="00A60BEC" w:rsidRDefault="00EF110E" w:rsidP="00071ED1">
      <w:pPr>
        <w:pStyle w:val="ListEnd"/>
        <w:jc w:val="both"/>
      </w:pPr>
    </w:p>
    <w:p w14:paraId="16F88F94" w14:textId="134C9E58" w:rsidR="00EF110E" w:rsidRPr="00DA644C" w:rsidRDefault="00AC24D8" w:rsidP="003D54C3">
      <w:pPr>
        <w:pStyle w:val="Paragraph"/>
      </w:pPr>
      <w:r w:rsidRPr="00DA644C">
        <w:t xml:space="preserve">The evaluation and selection of appropriate study sites will </w:t>
      </w:r>
      <w:r w:rsidR="00D605E4" w:rsidRPr="00DA644C">
        <w:t>consider</w:t>
      </w:r>
      <w:r w:rsidRPr="00DA644C">
        <w:t xml:space="preserve"> the</w:t>
      </w:r>
      <w:r w:rsidR="00283FA9" w:rsidRPr="00DA644C">
        <w:t xml:space="preserve"> site’s</w:t>
      </w:r>
      <w:r w:rsidRPr="00DA644C">
        <w:t xml:space="preserve"> access and ability to enroll diverse </w:t>
      </w:r>
      <w:r w:rsidR="00CF5315" w:rsidRPr="00DA644C">
        <w:t>participant</w:t>
      </w:r>
      <w:r w:rsidRPr="00DA644C">
        <w:t>s and medical and operational capabilities to enroll participants</w:t>
      </w:r>
      <w:r w:rsidR="193F027C" w:rsidRPr="00DA644C">
        <w:t>.</w:t>
      </w:r>
      <w:r w:rsidR="31FED04D" w:rsidRPr="00DA644C">
        <w:t xml:space="preserve"> </w:t>
      </w:r>
      <w:r w:rsidR="00D03C3A" w:rsidRPr="00DA644C">
        <w:t xml:space="preserve">In addition, the </w:t>
      </w:r>
      <w:r w:rsidR="003C116D" w:rsidRPr="00DA644C">
        <w:t>S</w:t>
      </w:r>
      <w:r w:rsidR="00D03C3A" w:rsidRPr="00DA644C">
        <w:t xml:space="preserve">ponsor will prioritize selecting </w:t>
      </w:r>
      <w:r w:rsidR="00800E81">
        <w:t>HCPs</w:t>
      </w:r>
      <w:r w:rsidR="00D03C3A" w:rsidRPr="00DA644C">
        <w:t xml:space="preserve"> and community practices with a large underrepresented racial and ethnic population to help </w:t>
      </w:r>
      <w:r w:rsidR="0020485B" w:rsidRPr="00DA644C">
        <w:t xml:space="preserve">overcome </w:t>
      </w:r>
      <w:r w:rsidR="00D03C3A" w:rsidRPr="00DA644C">
        <w:t>barriers due to geographic location,</w:t>
      </w:r>
      <w:r w:rsidR="00763A2B" w:rsidRPr="00DA644C">
        <w:t xml:space="preserve"> gender, </w:t>
      </w:r>
      <w:r w:rsidR="009E5C0C" w:rsidRPr="00DA644C">
        <w:t>socioeconomic status</w:t>
      </w:r>
      <w:r w:rsidR="00763A2B" w:rsidRPr="00DA644C">
        <w:t>,</w:t>
      </w:r>
      <w:r w:rsidR="00D03C3A" w:rsidRPr="00DA644C">
        <w:t xml:space="preserve"> language, or culture. </w:t>
      </w:r>
      <w:bookmarkStart w:id="189" w:name="_Hlk146280872"/>
      <w:r w:rsidR="00D03C3A" w:rsidRPr="00DA644C">
        <w:t>Historical performance to enroll and the delivery of quality data in previous Sponsor studies will also be considered during site selection</w:t>
      </w:r>
      <w:r w:rsidR="002C0173" w:rsidRPr="00DA644C">
        <w:t>.</w:t>
      </w:r>
      <w:bookmarkEnd w:id="189"/>
    </w:p>
    <w:p w14:paraId="58A8E254" w14:textId="374EA2B2" w:rsidR="00EF110E" w:rsidRPr="000E56FA" w:rsidRDefault="00EF110E" w:rsidP="003D54C3">
      <w:pPr>
        <w:pStyle w:val="Paragraph"/>
      </w:pPr>
      <w:r w:rsidRPr="00553DB1">
        <w:t>The Sponsor’s commitment to enrolling a diverse participant population will be reinforced throughout the study</w:t>
      </w:r>
      <w:r w:rsidR="003C116D">
        <w:t>,</w:t>
      </w:r>
      <w:r w:rsidRPr="00553DB1">
        <w:t xml:space="preserve"> and investigators will be encouraged to participate in the Sponsor’s diversity initiatives as outlined in</w:t>
      </w:r>
      <w:r w:rsidR="00553DB1">
        <w:t xml:space="preserve"> </w:t>
      </w:r>
      <w:r w:rsidR="00BA0523">
        <w:t>[</w:t>
      </w:r>
      <w:r w:rsidRPr="00553DB1">
        <w:t>Sec</w:t>
      </w:r>
      <w:r w:rsidR="00BA0523">
        <w:t>.</w:t>
      </w:r>
      <w:r w:rsidR="00553DB1">
        <w:t xml:space="preserve"> </w:t>
      </w:r>
      <w:r w:rsidR="00BB2446">
        <w:t>4.2</w:t>
      </w:r>
      <w:r w:rsidR="00BA0523">
        <w:t>]</w:t>
      </w:r>
      <w:r w:rsidR="00764C1D" w:rsidRPr="00553DB1">
        <w:t xml:space="preserve"> </w:t>
      </w:r>
      <w:r w:rsidRPr="00553DB1">
        <w:t xml:space="preserve">of this Diversity Plan. The importance of enrolling a diverse participant population </w:t>
      </w:r>
      <w:r w:rsidR="002908E8" w:rsidRPr="00553DB1">
        <w:t xml:space="preserve">will be </w:t>
      </w:r>
      <w:r w:rsidRPr="00553DB1">
        <w:t xml:space="preserve">discussed </w:t>
      </w:r>
      <w:r w:rsidR="00CF5315">
        <w:t>before</w:t>
      </w:r>
      <w:r w:rsidRPr="00553DB1">
        <w:t xml:space="preserve"> final site selection with participating investigators. At the </w:t>
      </w:r>
      <w:r w:rsidR="003C116D">
        <w:t>i</w:t>
      </w:r>
      <w:r w:rsidR="003C116D" w:rsidRPr="00553DB1">
        <w:t xml:space="preserve">nvestigator’s </w:t>
      </w:r>
      <w:r w:rsidR="003C116D">
        <w:t>m</w:t>
      </w:r>
      <w:r w:rsidRPr="00553DB1">
        <w:t xml:space="preserve">eeting and subsequent investigator interactions, CRAs will meet with site staff to review their diversity strategy and provide tools to support the </w:t>
      </w:r>
      <w:bookmarkStart w:id="190" w:name="_Hlk113614592"/>
      <w:r w:rsidR="0093755D" w:rsidRPr="00553DB1">
        <w:t>identification,</w:t>
      </w:r>
      <w:bookmarkEnd w:id="190"/>
      <w:r w:rsidR="0093755D" w:rsidRPr="00553DB1">
        <w:t xml:space="preserve"> </w:t>
      </w:r>
      <w:r w:rsidRPr="00553DB1">
        <w:t>recruitment</w:t>
      </w:r>
      <w:r w:rsidR="0093755D" w:rsidRPr="00553DB1">
        <w:t>,</w:t>
      </w:r>
      <w:r w:rsidRPr="00553DB1">
        <w:t xml:space="preserve"> </w:t>
      </w:r>
      <w:r w:rsidR="0093755D" w:rsidRPr="00553DB1">
        <w:t xml:space="preserve">and retention </w:t>
      </w:r>
      <w:r w:rsidRPr="00553DB1">
        <w:t xml:space="preserve">of diverse </w:t>
      </w:r>
      <w:r w:rsidR="00691EF4" w:rsidRPr="00553DB1">
        <w:t>participant</w:t>
      </w:r>
      <w:r w:rsidRPr="00553DB1">
        <w:t>s.</w:t>
      </w:r>
    </w:p>
    <w:p w14:paraId="61FF87E1" w14:textId="21B5C6CE" w:rsidR="008C5377" w:rsidRPr="00056228" w:rsidRDefault="008C5377" w:rsidP="00F5030C">
      <w:pPr>
        <w:pStyle w:val="Heading2"/>
      </w:pPr>
      <w:bookmarkStart w:id="191" w:name="_Ref100645021"/>
      <w:bookmarkStart w:id="192" w:name="_Ref100647101"/>
      <w:bookmarkStart w:id="193" w:name="_Ref88645928"/>
      <w:bookmarkStart w:id="194" w:name="_Ref88491557"/>
      <w:bookmarkStart w:id="195" w:name="_Ref89705980"/>
      <w:bookmarkEnd w:id="188"/>
      <w:r w:rsidRPr="00056228">
        <w:t xml:space="preserve">Implement </w:t>
      </w:r>
      <w:r>
        <w:t>A</w:t>
      </w:r>
      <w:r w:rsidRPr="00056228">
        <w:t xml:space="preserve">ctivities </w:t>
      </w:r>
      <w:r>
        <w:t>F</w:t>
      </w:r>
      <w:r w:rsidRPr="00056228">
        <w:t xml:space="preserve">ocused on </w:t>
      </w:r>
      <w:r>
        <w:t>D</w:t>
      </w:r>
      <w:r w:rsidRPr="00056228">
        <w:t xml:space="preserve">iverse </w:t>
      </w:r>
      <w:r>
        <w:t>C</w:t>
      </w:r>
      <w:r w:rsidRPr="00056228">
        <w:t xml:space="preserve">linical </w:t>
      </w:r>
      <w:r w:rsidR="00AD3C71">
        <w:t>Study</w:t>
      </w:r>
      <w:r w:rsidR="00AD3C71" w:rsidRPr="00056228">
        <w:t xml:space="preserve"> </w:t>
      </w:r>
      <w:r>
        <w:t>E</w:t>
      </w:r>
      <w:r w:rsidRPr="00056228">
        <w:t>nrollment</w:t>
      </w:r>
      <w:bookmarkEnd w:id="191"/>
      <w:bookmarkEnd w:id="192"/>
    </w:p>
    <w:p w14:paraId="18C31CD1" w14:textId="52DE2240" w:rsidR="008C5377" w:rsidRPr="00DA644C" w:rsidRDefault="00DF190F" w:rsidP="00537B3A">
      <w:pPr>
        <w:pStyle w:val="Paragraph"/>
      </w:pPr>
      <w:r w:rsidRPr="00DA644C">
        <w:t xml:space="preserve">Strategies to enroll and retain a diverse participant population representative of the </w:t>
      </w:r>
      <w:r w:rsidR="0058478E" w:rsidRPr="00DA644C">
        <w:t>patients bearing the burden of disease must consider the various barriers to participat</w:t>
      </w:r>
      <w:r w:rsidR="007B6F33" w:rsidRPr="00DA644C">
        <w:t>ing</w:t>
      </w:r>
      <w:r w:rsidR="0058478E" w:rsidRPr="00DA644C">
        <w:t xml:space="preserve"> in clinical studies related to race, ethnicity, age, </w:t>
      </w:r>
      <w:r w:rsidR="0096032D" w:rsidRPr="00DA644C">
        <w:t>sex</w:t>
      </w:r>
      <w:r w:rsidR="007B6F33" w:rsidRPr="00DA644C">
        <w:t>,</w:t>
      </w:r>
      <w:r w:rsidR="0096032D" w:rsidRPr="00DA644C">
        <w:t xml:space="preserve"> </w:t>
      </w:r>
      <w:r w:rsidR="00575CC9" w:rsidRPr="00DA644C">
        <w:t xml:space="preserve">and </w:t>
      </w:r>
      <w:r w:rsidR="0096032D" w:rsidRPr="00DA644C">
        <w:t xml:space="preserve">gender </w:t>
      </w:r>
      <w:r w:rsidR="00BD3410" w:rsidRPr="00DA644C">
        <w:t>identity</w:t>
      </w:r>
      <w:r w:rsidR="0058478E" w:rsidRPr="00DA644C">
        <w:t>. The planned strategies to reach diverse populations for</w:t>
      </w:r>
      <w:r w:rsidRPr="00DA644C">
        <w:t xml:space="preserve"> </w:t>
      </w:r>
      <w:proofErr w:type="spellStart"/>
      <w:r w:rsidR="00CE7903" w:rsidRPr="00DA644C">
        <w:t>sacituzumab</w:t>
      </w:r>
      <w:proofErr w:type="spellEnd"/>
      <w:r w:rsidR="00CE7903" w:rsidRPr="00DA644C">
        <w:t xml:space="preserve"> </w:t>
      </w:r>
      <w:proofErr w:type="spellStart"/>
      <w:r w:rsidR="00CE7903" w:rsidRPr="00DA644C">
        <w:t>tirumotecan</w:t>
      </w:r>
      <w:proofErr w:type="spellEnd"/>
      <w:r w:rsidR="00235FB8" w:rsidRPr="00DA644C">
        <w:t xml:space="preserve"> </w:t>
      </w:r>
      <w:r w:rsidR="0053205C" w:rsidRPr="00DA644C">
        <w:t xml:space="preserve">studies are outlined </w:t>
      </w:r>
      <w:r w:rsidR="00283FA9" w:rsidRPr="00DA644C">
        <w:t xml:space="preserve">in </w:t>
      </w:r>
      <w:r w:rsidR="00800E81">
        <w:t>[</w:t>
      </w:r>
      <w:r w:rsidR="00BB2446" w:rsidRPr="007F5B99">
        <w:t>Table </w:t>
      </w:r>
      <w:r w:rsidR="00BB2446">
        <w:rPr>
          <w:noProof/>
        </w:rPr>
        <w:t>3</w:t>
      </w:r>
      <w:r w:rsidR="00800E81">
        <w:t>]</w:t>
      </w:r>
      <w:r w:rsidR="00283FA9" w:rsidRPr="00DA644C">
        <w:t xml:space="preserve"> </w:t>
      </w:r>
      <w:r w:rsidR="0053205C" w:rsidRPr="00DA644C">
        <w:t>below. Additional initiatives will be considered to mitigate unforeseen challenges throughout the life of the program</w:t>
      </w:r>
      <w:r w:rsidR="00A14A24" w:rsidRPr="00DA644C">
        <w:t>.</w:t>
      </w:r>
    </w:p>
    <w:p w14:paraId="10353F57" w14:textId="77777777" w:rsidR="00E6193F" w:rsidRPr="00DA644C" w:rsidRDefault="00E6193F" w:rsidP="00537B3A">
      <w:pPr>
        <w:pStyle w:val="Paragraph"/>
        <w:sectPr w:rsidR="00E6193F" w:rsidRPr="00DA644C" w:rsidSect="00F5030C">
          <w:pgSz w:w="12240" w:h="15840"/>
          <w:pgMar w:top="1440" w:right="1440" w:bottom="1440" w:left="1800" w:header="720" w:footer="720" w:gutter="0"/>
          <w:cols w:space="720"/>
          <w:docGrid w:linePitch="360"/>
        </w:sectPr>
      </w:pPr>
    </w:p>
    <w:p w14:paraId="184B71A2" w14:textId="381758F7" w:rsidR="00866D0E" w:rsidRPr="007F5B99" w:rsidRDefault="00866D0E" w:rsidP="007F5B99">
      <w:pPr>
        <w:pStyle w:val="Caption"/>
      </w:pPr>
      <w:bookmarkStart w:id="196" w:name="_Ref149648791"/>
      <w:r w:rsidRPr="007F5B99">
        <w:lastRenderedPageBreak/>
        <w:t>Table </w:t>
      </w:r>
      <w:r w:rsidR="00BB2446">
        <w:rPr>
          <w:noProof/>
        </w:rPr>
        <w:t>3</w:t>
      </w:r>
      <w:bookmarkEnd w:id="196"/>
      <w:r w:rsidRPr="007F5B99">
        <w:tab/>
        <w:t>Strategies to Enroll and Retain a Diverse Participant Population</w:t>
      </w:r>
    </w:p>
    <w:tbl>
      <w:tblPr>
        <w:tblStyle w:val="TableGrid"/>
        <w:tblW w:w="0" w:type="auto"/>
        <w:jc w:val="center"/>
        <w:tblLook w:val="04A0" w:firstRow="1" w:lastRow="0" w:firstColumn="1" w:lastColumn="0" w:noHBand="0" w:noVBand="1"/>
      </w:tblPr>
      <w:tblGrid>
        <w:gridCol w:w="2802"/>
        <w:gridCol w:w="10148"/>
      </w:tblGrid>
      <w:tr w:rsidR="00866D0E" w:rsidRPr="00866D0E" w14:paraId="54F33B34" w14:textId="77777777" w:rsidTr="007448DA">
        <w:trPr>
          <w:cantSplit/>
          <w:tblHeader/>
          <w:jc w:val="center"/>
        </w:trPr>
        <w:tc>
          <w:tcPr>
            <w:tcW w:w="0" w:type="auto"/>
          </w:tcPr>
          <w:p w14:paraId="7A76B976" w14:textId="77777777" w:rsidR="00866D0E" w:rsidRPr="00866D0E" w:rsidRDefault="00866D0E" w:rsidP="00866D0E">
            <w:pPr>
              <w:pStyle w:val="TableLeft"/>
              <w:rPr>
                <w:b/>
                <w:bCs w:val="0"/>
                <w:sz w:val="20"/>
                <w:szCs w:val="20"/>
              </w:rPr>
            </w:pPr>
            <w:r w:rsidRPr="00866D0E">
              <w:rPr>
                <w:b/>
                <w:bCs w:val="0"/>
                <w:sz w:val="20"/>
                <w:szCs w:val="20"/>
              </w:rPr>
              <w:t>Barriers to Enrolling Diverse Participants</w:t>
            </w:r>
          </w:p>
        </w:tc>
        <w:tc>
          <w:tcPr>
            <w:tcW w:w="0" w:type="auto"/>
          </w:tcPr>
          <w:p w14:paraId="37B5CFD7" w14:textId="77777777" w:rsidR="00866D0E" w:rsidRPr="00866D0E" w:rsidRDefault="00866D0E" w:rsidP="00866D0E">
            <w:pPr>
              <w:pStyle w:val="TableLeft"/>
              <w:rPr>
                <w:b/>
                <w:bCs w:val="0"/>
                <w:sz w:val="20"/>
                <w:szCs w:val="20"/>
              </w:rPr>
            </w:pPr>
            <w:r w:rsidRPr="00866D0E">
              <w:rPr>
                <w:b/>
                <w:bCs w:val="0"/>
                <w:sz w:val="20"/>
                <w:szCs w:val="20"/>
              </w:rPr>
              <w:t>Activity to Promote Diverse Enrollment</w:t>
            </w:r>
          </w:p>
        </w:tc>
      </w:tr>
      <w:tr w:rsidR="00866D0E" w:rsidRPr="00866D0E" w14:paraId="0B7FE9F8" w14:textId="77777777" w:rsidTr="007448DA">
        <w:trPr>
          <w:cantSplit/>
          <w:trHeight w:val="413"/>
          <w:jc w:val="center"/>
        </w:trPr>
        <w:tc>
          <w:tcPr>
            <w:tcW w:w="0" w:type="auto"/>
            <w:vMerge w:val="restart"/>
            <w:vAlign w:val="center"/>
          </w:tcPr>
          <w:p w14:paraId="12331A67" w14:textId="502654A0" w:rsidR="00866D0E" w:rsidRPr="00866D0E" w:rsidRDefault="00866D0E" w:rsidP="00866D0E">
            <w:pPr>
              <w:pStyle w:val="TableLeft"/>
              <w:rPr>
                <w:sz w:val="20"/>
                <w:szCs w:val="20"/>
              </w:rPr>
            </w:pPr>
            <w:r w:rsidRPr="00866D0E">
              <w:rPr>
                <w:sz w:val="20"/>
                <w:szCs w:val="20"/>
              </w:rPr>
              <w:t>Participant Financial, Logistical Burdens and Site Resources Limitations</w:t>
            </w:r>
          </w:p>
        </w:tc>
        <w:tc>
          <w:tcPr>
            <w:tcW w:w="0" w:type="auto"/>
          </w:tcPr>
          <w:p w14:paraId="4D889318" w14:textId="19CBDDB0" w:rsidR="00866D0E" w:rsidRPr="00866D0E" w:rsidRDefault="00866D0E" w:rsidP="00866D0E">
            <w:pPr>
              <w:pStyle w:val="TableLeft"/>
              <w:rPr>
                <w:sz w:val="20"/>
                <w:szCs w:val="20"/>
              </w:rPr>
            </w:pPr>
            <w:r w:rsidRPr="00866D0E">
              <w:rPr>
                <w:sz w:val="20"/>
                <w:szCs w:val="20"/>
              </w:rPr>
              <w:t>Partner with vendors to provide augmentation services to sites</w:t>
            </w:r>
            <w:r w:rsidR="000220CD">
              <w:rPr>
                <w:sz w:val="20"/>
                <w:szCs w:val="20"/>
              </w:rPr>
              <w:t>,</w:t>
            </w:r>
            <w:r w:rsidRPr="00866D0E">
              <w:rPr>
                <w:sz w:val="20"/>
                <w:szCs w:val="20"/>
              </w:rPr>
              <w:t xml:space="preserve"> if needed</w:t>
            </w:r>
            <w:r w:rsidR="000220CD">
              <w:rPr>
                <w:sz w:val="20"/>
                <w:szCs w:val="20"/>
              </w:rPr>
              <w:t>,</w:t>
            </w:r>
            <w:r w:rsidRPr="00866D0E">
              <w:rPr>
                <w:sz w:val="20"/>
                <w:szCs w:val="20"/>
              </w:rPr>
              <w:t xml:space="preserve"> to assist with study-related activities (</w:t>
            </w:r>
            <w:proofErr w:type="spellStart"/>
            <w:r w:rsidRPr="00866D0E">
              <w:rPr>
                <w:sz w:val="20"/>
                <w:szCs w:val="20"/>
              </w:rPr>
              <w:t>eg</w:t>
            </w:r>
            <w:proofErr w:type="spellEnd"/>
            <w:r w:rsidRPr="00866D0E">
              <w:rPr>
                <w:sz w:val="20"/>
                <w:szCs w:val="20"/>
              </w:rPr>
              <w:t>, data entry support, patient or research navigators</w:t>
            </w:r>
            <w:r w:rsidR="00336774">
              <w:rPr>
                <w:sz w:val="20"/>
                <w:szCs w:val="20"/>
              </w:rPr>
              <w:t>,</w:t>
            </w:r>
            <w:r w:rsidRPr="00866D0E">
              <w:rPr>
                <w:sz w:val="20"/>
                <w:szCs w:val="20"/>
              </w:rPr>
              <w:t xml:space="preserve"> additional staff for administrative support</w:t>
            </w:r>
            <w:r w:rsidR="00336774">
              <w:rPr>
                <w:sz w:val="20"/>
                <w:szCs w:val="20"/>
              </w:rPr>
              <w:t>,</w:t>
            </w:r>
            <w:r w:rsidRPr="00866D0E">
              <w:rPr>
                <w:sz w:val="20"/>
                <w:szCs w:val="20"/>
              </w:rPr>
              <w:t xml:space="preserve"> etc</w:t>
            </w:r>
            <w:r w:rsidR="00336774">
              <w:rPr>
                <w:sz w:val="20"/>
                <w:szCs w:val="20"/>
              </w:rPr>
              <w:t>.</w:t>
            </w:r>
            <w:r w:rsidRPr="00866D0E">
              <w:rPr>
                <w:sz w:val="20"/>
                <w:szCs w:val="20"/>
              </w:rPr>
              <w:t>).</w:t>
            </w:r>
          </w:p>
        </w:tc>
      </w:tr>
      <w:tr w:rsidR="00866D0E" w:rsidRPr="00866D0E" w14:paraId="042A9EE8" w14:textId="77777777" w:rsidTr="007448DA">
        <w:trPr>
          <w:cantSplit/>
          <w:trHeight w:val="818"/>
          <w:jc w:val="center"/>
        </w:trPr>
        <w:tc>
          <w:tcPr>
            <w:tcW w:w="0" w:type="auto"/>
            <w:vMerge/>
            <w:vAlign w:val="center"/>
          </w:tcPr>
          <w:p w14:paraId="453F984C" w14:textId="77777777" w:rsidR="00866D0E" w:rsidRPr="00866D0E" w:rsidRDefault="00866D0E" w:rsidP="00866D0E">
            <w:pPr>
              <w:pStyle w:val="Paragraph"/>
              <w:rPr>
                <w:sz w:val="20"/>
                <w:szCs w:val="20"/>
              </w:rPr>
            </w:pPr>
          </w:p>
        </w:tc>
        <w:tc>
          <w:tcPr>
            <w:tcW w:w="0" w:type="auto"/>
          </w:tcPr>
          <w:p w14:paraId="33C28735" w14:textId="77777777" w:rsidR="00866D0E" w:rsidRPr="00866D0E" w:rsidRDefault="00866D0E" w:rsidP="00866D0E">
            <w:pPr>
              <w:pStyle w:val="TableLeft"/>
              <w:rPr>
                <w:sz w:val="20"/>
                <w:szCs w:val="20"/>
              </w:rPr>
            </w:pPr>
            <w:r w:rsidRPr="00866D0E">
              <w:rPr>
                <w:sz w:val="20"/>
                <w:szCs w:val="20"/>
              </w:rPr>
              <w:t>Provide clinical study travel reimbursement, ride share opportunities, overnight hotel reimbursement, and stipends when necessary.</w:t>
            </w:r>
          </w:p>
          <w:p w14:paraId="48C9CFCC" w14:textId="11578904" w:rsidR="00866D0E" w:rsidRPr="00866D0E" w:rsidRDefault="00866D0E" w:rsidP="00866D0E">
            <w:pPr>
              <w:pStyle w:val="TableLeft"/>
              <w:rPr>
                <w:sz w:val="20"/>
                <w:szCs w:val="20"/>
              </w:rPr>
            </w:pPr>
            <w:r w:rsidRPr="00866D0E">
              <w:rPr>
                <w:sz w:val="20"/>
                <w:szCs w:val="20"/>
              </w:rPr>
              <w:t xml:space="preserve">Offer </w:t>
            </w:r>
            <w:proofErr w:type="spellStart"/>
            <w:r w:rsidRPr="00866D0E">
              <w:rPr>
                <w:sz w:val="20"/>
                <w:szCs w:val="20"/>
              </w:rPr>
              <w:t>Greenphire</w:t>
            </w:r>
            <w:proofErr w:type="spellEnd"/>
            <w:r w:rsidRPr="00866D0E">
              <w:rPr>
                <w:sz w:val="20"/>
                <w:szCs w:val="20"/>
              </w:rPr>
              <w:t xml:space="preserve"> vendor support to all site</w:t>
            </w:r>
            <w:r w:rsidR="000220CD">
              <w:rPr>
                <w:sz w:val="20"/>
                <w:szCs w:val="20"/>
              </w:rPr>
              <w:t>s</w:t>
            </w:r>
            <w:r w:rsidRPr="00866D0E">
              <w:rPr>
                <w:sz w:val="20"/>
                <w:szCs w:val="20"/>
              </w:rPr>
              <w:t xml:space="preserve"> </w:t>
            </w:r>
            <w:r w:rsidR="001B7681">
              <w:rPr>
                <w:sz w:val="20"/>
                <w:szCs w:val="20"/>
              </w:rPr>
              <w:t>g</w:t>
            </w:r>
            <w:r w:rsidRPr="00866D0E">
              <w:rPr>
                <w:sz w:val="20"/>
                <w:szCs w:val="20"/>
              </w:rPr>
              <w:t>lobally (w</w:t>
            </w:r>
            <w:r w:rsidR="000220CD">
              <w:rPr>
                <w:sz w:val="20"/>
                <w:szCs w:val="20"/>
              </w:rPr>
              <w:t>h</w:t>
            </w:r>
            <w:r w:rsidRPr="00866D0E">
              <w:rPr>
                <w:sz w:val="20"/>
                <w:szCs w:val="20"/>
              </w:rPr>
              <w:t>ere available), including all US sites to help facilitate participant travel reimbursement, which would allow participants to receive a debit card to cover the cost of out-of-pocket travel.</w:t>
            </w:r>
          </w:p>
          <w:p w14:paraId="0135B342" w14:textId="77777777" w:rsidR="00866D0E" w:rsidRPr="00866D0E" w:rsidRDefault="00866D0E" w:rsidP="00866D0E">
            <w:pPr>
              <w:pStyle w:val="TableLeft"/>
              <w:rPr>
                <w:sz w:val="20"/>
                <w:szCs w:val="20"/>
              </w:rPr>
            </w:pPr>
            <w:r w:rsidRPr="00866D0E">
              <w:rPr>
                <w:sz w:val="20"/>
                <w:szCs w:val="20"/>
              </w:rPr>
              <w:t xml:space="preserve">Inform sites that, by using </w:t>
            </w:r>
            <w:proofErr w:type="spellStart"/>
            <w:r w:rsidRPr="00866D0E">
              <w:rPr>
                <w:sz w:val="20"/>
                <w:szCs w:val="20"/>
              </w:rPr>
              <w:t>Greenphire</w:t>
            </w:r>
            <w:proofErr w:type="spellEnd"/>
            <w:r w:rsidRPr="00866D0E">
              <w:rPr>
                <w:sz w:val="20"/>
                <w:szCs w:val="20"/>
              </w:rPr>
              <w:t>, they can also consider offering stipends to participants for time spent at visits.</w:t>
            </w:r>
          </w:p>
        </w:tc>
      </w:tr>
      <w:tr w:rsidR="00866D0E" w:rsidRPr="00866D0E" w14:paraId="55EBE356" w14:textId="77777777" w:rsidTr="007448DA">
        <w:trPr>
          <w:cantSplit/>
          <w:jc w:val="center"/>
        </w:trPr>
        <w:tc>
          <w:tcPr>
            <w:tcW w:w="0" w:type="auto"/>
            <w:vMerge/>
          </w:tcPr>
          <w:p w14:paraId="721ED909" w14:textId="77777777" w:rsidR="00866D0E" w:rsidRPr="00866D0E" w:rsidRDefault="00866D0E" w:rsidP="00866D0E">
            <w:pPr>
              <w:pStyle w:val="Paragraph"/>
              <w:rPr>
                <w:sz w:val="20"/>
                <w:szCs w:val="20"/>
              </w:rPr>
            </w:pPr>
          </w:p>
        </w:tc>
        <w:tc>
          <w:tcPr>
            <w:tcW w:w="0" w:type="auto"/>
          </w:tcPr>
          <w:p w14:paraId="247920CB" w14:textId="407EE119" w:rsidR="00866D0E" w:rsidRPr="00866D0E" w:rsidRDefault="00866D0E" w:rsidP="00866D0E">
            <w:pPr>
              <w:pStyle w:val="TableLeft"/>
              <w:rPr>
                <w:sz w:val="20"/>
                <w:szCs w:val="20"/>
              </w:rPr>
            </w:pPr>
            <w:r w:rsidRPr="00866D0E">
              <w:rPr>
                <w:sz w:val="20"/>
                <w:szCs w:val="20"/>
              </w:rPr>
              <w:t xml:space="preserve">Increase awareness about the availability of stipends to </w:t>
            </w:r>
            <w:del w:id="197" w:author="Se, Andrew" w:date="2025-05-29T15:55:00Z">
              <w:r w:rsidRPr="00866D0E">
                <w:rPr>
                  <w:sz w:val="20"/>
                  <w:szCs w:val="20"/>
                </w:rPr>
                <w:delText xml:space="preserve">help </w:delText>
              </w:r>
            </w:del>
            <w:r w:rsidRPr="00866D0E">
              <w:rPr>
                <w:sz w:val="20"/>
                <w:szCs w:val="20"/>
              </w:rPr>
              <w:t xml:space="preserve">support patients </w:t>
            </w:r>
            <w:ins w:id="198" w:author="Se, Andrew" w:date="2025-05-29T15:55:00Z">
              <w:r w:rsidR="00CC6943">
                <w:rPr>
                  <w:sz w:val="20"/>
                  <w:szCs w:val="20"/>
                </w:rPr>
                <w:t xml:space="preserve">and caregivers </w:t>
              </w:r>
            </w:ins>
            <w:r w:rsidRPr="00866D0E">
              <w:rPr>
                <w:sz w:val="20"/>
                <w:szCs w:val="20"/>
              </w:rPr>
              <w:t xml:space="preserve">with out-of-pocket expenses, </w:t>
            </w:r>
            <w:del w:id="199" w:author="Se, Andrew" w:date="2025-05-29T15:55:00Z">
              <w:r w:rsidRPr="00866D0E">
                <w:rPr>
                  <w:sz w:val="20"/>
                  <w:szCs w:val="20"/>
                </w:rPr>
                <w:delText xml:space="preserve">which is </w:delText>
              </w:r>
            </w:del>
            <w:r w:rsidRPr="00866D0E">
              <w:rPr>
                <w:sz w:val="20"/>
                <w:szCs w:val="20"/>
              </w:rPr>
              <w:t>in addition to patient reimbursements</w:t>
            </w:r>
            <w:ins w:id="200" w:author="Se, Andrew" w:date="2025-05-29T15:55:00Z">
              <w:r w:rsidR="00304D33">
                <w:rPr>
                  <w:sz w:val="20"/>
                  <w:szCs w:val="20"/>
                </w:rPr>
                <w:t>,</w:t>
              </w:r>
            </w:ins>
            <w:r w:rsidRPr="00866D0E">
              <w:rPr>
                <w:sz w:val="20"/>
                <w:szCs w:val="20"/>
              </w:rPr>
              <w:t xml:space="preserve"> to reduce the financial burdens associated with the participant’s involvement in the clinical study.</w:t>
            </w:r>
          </w:p>
        </w:tc>
      </w:tr>
      <w:tr w:rsidR="007F5B99" w:rsidRPr="00866D0E" w14:paraId="2ED68173" w14:textId="77777777" w:rsidTr="007448DA">
        <w:trPr>
          <w:cantSplit/>
          <w:trHeight w:val="548"/>
          <w:jc w:val="center"/>
        </w:trPr>
        <w:tc>
          <w:tcPr>
            <w:tcW w:w="0" w:type="auto"/>
            <w:vMerge/>
          </w:tcPr>
          <w:p w14:paraId="557D410B" w14:textId="77777777" w:rsidR="007F5B99" w:rsidRPr="00866D0E" w:rsidRDefault="007F5B99" w:rsidP="00866D0E">
            <w:pPr>
              <w:pStyle w:val="Paragraph"/>
              <w:rPr>
                <w:sz w:val="20"/>
                <w:szCs w:val="20"/>
              </w:rPr>
            </w:pPr>
          </w:p>
        </w:tc>
        <w:tc>
          <w:tcPr>
            <w:tcW w:w="0" w:type="auto"/>
          </w:tcPr>
          <w:p w14:paraId="413524ED" w14:textId="77777777" w:rsidR="007F5B99" w:rsidRPr="00866D0E" w:rsidRDefault="007F5B99" w:rsidP="00866D0E">
            <w:pPr>
              <w:pStyle w:val="TableLeft"/>
              <w:rPr>
                <w:sz w:val="20"/>
                <w:szCs w:val="20"/>
              </w:rPr>
            </w:pPr>
            <w:r w:rsidRPr="00866D0E">
              <w:rPr>
                <w:sz w:val="20"/>
                <w:szCs w:val="20"/>
              </w:rPr>
              <w:t>Provide awareness to study sites on how to use their recruitment budget to support local campaign/advertising (</w:t>
            </w:r>
            <w:proofErr w:type="spellStart"/>
            <w:r w:rsidRPr="00866D0E">
              <w:rPr>
                <w:sz w:val="20"/>
                <w:szCs w:val="20"/>
              </w:rPr>
              <w:t>eg</w:t>
            </w:r>
            <w:proofErr w:type="spellEnd"/>
            <w:r w:rsidRPr="00866D0E">
              <w:rPr>
                <w:sz w:val="20"/>
                <w:szCs w:val="20"/>
              </w:rPr>
              <w:t>, physical advertisement in the community, media advertisements and campaigns, social media advertisements, etc.) as well as community outreach efforts.</w:t>
            </w:r>
          </w:p>
        </w:tc>
      </w:tr>
      <w:tr w:rsidR="00866D0E" w:rsidRPr="00866D0E" w14:paraId="72CE88A7" w14:textId="77777777" w:rsidTr="007448DA">
        <w:trPr>
          <w:cantSplit/>
          <w:jc w:val="center"/>
        </w:trPr>
        <w:tc>
          <w:tcPr>
            <w:tcW w:w="0" w:type="auto"/>
            <w:vMerge/>
          </w:tcPr>
          <w:p w14:paraId="374D0905" w14:textId="77777777" w:rsidR="00866D0E" w:rsidRPr="00866D0E" w:rsidRDefault="00866D0E" w:rsidP="00866D0E">
            <w:pPr>
              <w:pStyle w:val="Paragraph"/>
              <w:rPr>
                <w:sz w:val="20"/>
                <w:szCs w:val="20"/>
              </w:rPr>
            </w:pPr>
          </w:p>
        </w:tc>
        <w:tc>
          <w:tcPr>
            <w:tcW w:w="0" w:type="auto"/>
          </w:tcPr>
          <w:p w14:paraId="215FC9D4" w14:textId="77777777" w:rsidR="00866D0E" w:rsidRPr="00866D0E" w:rsidRDefault="00866D0E" w:rsidP="00866D0E">
            <w:pPr>
              <w:pStyle w:val="TableLeft"/>
              <w:rPr>
                <w:sz w:val="20"/>
                <w:szCs w:val="20"/>
              </w:rPr>
            </w:pPr>
            <w:r w:rsidRPr="00866D0E">
              <w:rPr>
                <w:sz w:val="20"/>
                <w:szCs w:val="20"/>
              </w:rPr>
              <w:t>Allow the site to receive initial consent remotely per established processes in the Sponsor SOP, site SOP, and with IRB approval.</w:t>
            </w:r>
          </w:p>
        </w:tc>
      </w:tr>
      <w:tr w:rsidR="00866D0E" w:rsidRPr="00866D0E" w14:paraId="2887AD38" w14:textId="77777777" w:rsidTr="007448DA">
        <w:trPr>
          <w:cantSplit/>
          <w:jc w:val="center"/>
        </w:trPr>
        <w:tc>
          <w:tcPr>
            <w:tcW w:w="0" w:type="auto"/>
            <w:vMerge/>
          </w:tcPr>
          <w:p w14:paraId="785D692C" w14:textId="77777777" w:rsidR="00866D0E" w:rsidRPr="00866D0E" w:rsidRDefault="00866D0E" w:rsidP="00866D0E">
            <w:pPr>
              <w:pStyle w:val="Paragraph"/>
              <w:rPr>
                <w:sz w:val="20"/>
                <w:szCs w:val="20"/>
              </w:rPr>
            </w:pPr>
          </w:p>
        </w:tc>
        <w:tc>
          <w:tcPr>
            <w:tcW w:w="0" w:type="auto"/>
          </w:tcPr>
          <w:p w14:paraId="3298BC97" w14:textId="77777777" w:rsidR="00866D0E" w:rsidRPr="00866D0E" w:rsidRDefault="00866D0E" w:rsidP="00866D0E">
            <w:pPr>
              <w:pStyle w:val="TableLeft"/>
              <w:rPr>
                <w:sz w:val="20"/>
                <w:szCs w:val="20"/>
              </w:rPr>
            </w:pPr>
            <w:r w:rsidRPr="00866D0E">
              <w:rPr>
                <w:sz w:val="20"/>
                <w:szCs w:val="20"/>
              </w:rPr>
              <w:t>Contribute resources (</w:t>
            </w:r>
            <w:proofErr w:type="spellStart"/>
            <w:r w:rsidRPr="00866D0E">
              <w:rPr>
                <w:sz w:val="20"/>
                <w:szCs w:val="20"/>
              </w:rPr>
              <w:t>eg</w:t>
            </w:r>
            <w:proofErr w:type="spellEnd"/>
            <w:r w:rsidRPr="00866D0E">
              <w:rPr>
                <w:sz w:val="20"/>
                <w:szCs w:val="20"/>
              </w:rPr>
              <w:t>, general content and/or funding in the site budget) for site communications provided to keep participants informed and engaged.</w:t>
            </w:r>
          </w:p>
        </w:tc>
      </w:tr>
      <w:tr w:rsidR="00866D0E" w:rsidRPr="00866D0E" w14:paraId="69C3FA6E" w14:textId="77777777" w:rsidTr="007448DA">
        <w:trPr>
          <w:cantSplit/>
          <w:trHeight w:val="755"/>
          <w:jc w:val="center"/>
        </w:trPr>
        <w:tc>
          <w:tcPr>
            <w:tcW w:w="0" w:type="auto"/>
            <w:vMerge w:val="restart"/>
            <w:vAlign w:val="center"/>
          </w:tcPr>
          <w:p w14:paraId="780D184E" w14:textId="77777777" w:rsidR="00866D0E" w:rsidRPr="00866D0E" w:rsidRDefault="00866D0E" w:rsidP="00866D0E">
            <w:pPr>
              <w:pStyle w:val="TableLeft"/>
              <w:rPr>
                <w:sz w:val="20"/>
                <w:szCs w:val="20"/>
              </w:rPr>
            </w:pPr>
            <w:r w:rsidRPr="00866D0E">
              <w:rPr>
                <w:sz w:val="20"/>
                <w:szCs w:val="20"/>
              </w:rPr>
              <w:t>Study-Site and Participant Communication, Engagement, and Awareness</w:t>
            </w:r>
          </w:p>
        </w:tc>
        <w:tc>
          <w:tcPr>
            <w:tcW w:w="0" w:type="auto"/>
          </w:tcPr>
          <w:p w14:paraId="6F6AA835" w14:textId="793D0FC5" w:rsidR="00866D0E" w:rsidRPr="00866D0E" w:rsidRDefault="00866D0E" w:rsidP="00866D0E">
            <w:pPr>
              <w:pStyle w:val="TableLeft"/>
              <w:rPr>
                <w:sz w:val="20"/>
                <w:szCs w:val="20"/>
              </w:rPr>
            </w:pPr>
            <w:r w:rsidRPr="00866D0E">
              <w:rPr>
                <w:sz w:val="20"/>
                <w:szCs w:val="20"/>
              </w:rPr>
              <w:t xml:space="preserve">Provide clinical study awareness materials and video presentation(s) as well as facilitate discussions with study-site personnel at Investigator Meetings to support needs, barriers, and solutions for inclusion of a diverse participant population with study-site personnel at </w:t>
            </w:r>
            <w:r w:rsidR="001B7681">
              <w:rPr>
                <w:sz w:val="20"/>
                <w:szCs w:val="20"/>
              </w:rPr>
              <w:t>I</w:t>
            </w:r>
            <w:r w:rsidRPr="00866D0E">
              <w:rPr>
                <w:sz w:val="20"/>
                <w:szCs w:val="20"/>
              </w:rPr>
              <w:t xml:space="preserve">nvestigator </w:t>
            </w:r>
            <w:r w:rsidR="001B7681">
              <w:rPr>
                <w:sz w:val="20"/>
                <w:szCs w:val="20"/>
              </w:rPr>
              <w:t>M</w:t>
            </w:r>
            <w:r w:rsidRPr="00866D0E">
              <w:rPr>
                <w:sz w:val="20"/>
                <w:szCs w:val="20"/>
              </w:rPr>
              <w:t>eetings</w:t>
            </w:r>
            <w:r>
              <w:rPr>
                <w:sz w:val="20"/>
                <w:szCs w:val="20"/>
              </w:rPr>
              <w:t>.</w:t>
            </w:r>
          </w:p>
        </w:tc>
      </w:tr>
      <w:tr w:rsidR="00866D0E" w:rsidRPr="00866D0E" w14:paraId="09FBFA05" w14:textId="77777777" w:rsidTr="007448DA">
        <w:trPr>
          <w:cantSplit/>
          <w:jc w:val="center"/>
        </w:trPr>
        <w:tc>
          <w:tcPr>
            <w:tcW w:w="0" w:type="auto"/>
            <w:vMerge/>
          </w:tcPr>
          <w:p w14:paraId="1E6B2D7F" w14:textId="77777777" w:rsidR="00866D0E" w:rsidRPr="00866D0E" w:rsidRDefault="00866D0E" w:rsidP="00866D0E">
            <w:pPr>
              <w:pStyle w:val="Paragraph"/>
              <w:rPr>
                <w:sz w:val="20"/>
                <w:szCs w:val="20"/>
              </w:rPr>
            </w:pPr>
          </w:p>
        </w:tc>
        <w:tc>
          <w:tcPr>
            <w:tcW w:w="0" w:type="auto"/>
          </w:tcPr>
          <w:p w14:paraId="10BD2B52" w14:textId="3D045E23" w:rsidR="00866D0E" w:rsidRPr="00866D0E" w:rsidRDefault="00866D0E" w:rsidP="00866D0E">
            <w:pPr>
              <w:pStyle w:val="TableLeft"/>
              <w:rPr>
                <w:sz w:val="20"/>
                <w:szCs w:val="20"/>
              </w:rPr>
            </w:pPr>
            <w:r w:rsidRPr="00866D0E">
              <w:rPr>
                <w:sz w:val="20"/>
                <w:szCs w:val="20"/>
              </w:rPr>
              <w:t>Provide awareness among site staff about the Sponsor’s diversity efforts and study enrollment goals through the site selection letter (in the US) and other communication methods.</w:t>
            </w:r>
          </w:p>
          <w:p w14:paraId="44339585" w14:textId="3891A050" w:rsidR="00866D0E" w:rsidRPr="00866D0E" w:rsidRDefault="00866D0E" w:rsidP="00866D0E">
            <w:pPr>
              <w:pStyle w:val="TableLeft"/>
              <w:rPr>
                <w:sz w:val="20"/>
                <w:szCs w:val="20"/>
              </w:rPr>
            </w:pPr>
            <w:r w:rsidRPr="00866D0E">
              <w:rPr>
                <w:sz w:val="20"/>
                <w:szCs w:val="20"/>
              </w:rPr>
              <w:t>Additionally</w:t>
            </w:r>
            <w:r w:rsidR="00F734A9">
              <w:rPr>
                <w:sz w:val="20"/>
                <w:szCs w:val="20"/>
              </w:rPr>
              <w:t>,</w:t>
            </w:r>
            <w:r w:rsidRPr="00866D0E">
              <w:rPr>
                <w:sz w:val="20"/>
                <w:szCs w:val="20"/>
              </w:rPr>
              <w:t xml:space="preserve"> disseminate study-specific newsletters to inform sites about the study progress, demographic enrollment targets, and ongoing enrollment metrics.</w:t>
            </w:r>
          </w:p>
        </w:tc>
      </w:tr>
      <w:tr w:rsidR="00866D0E" w:rsidRPr="00866D0E" w14:paraId="484A8701" w14:textId="77777777" w:rsidTr="007448DA">
        <w:trPr>
          <w:cantSplit/>
          <w:jc w:val="center"/>
        </w:trPr>
        <w:tc>
          <w:tcPr>
            <w:tcW w:w="0" w:type="auto"/>
            <w:vMerge/>
          </w:tcPr>
          <w:p w14:paraId="22B3381B" w14:textId="77777777" w:rsidR="00866D0E" w:rsidRPr="00866D0E" w:rsidRDefault="00866D0E" w:rsidP="00866D0E">
            <w:pPr>
              <w:pStyle w:val="Paragraph"/>
              <w:rPr>
                <w:sz w:val="20"/>
                <w:szCs w:val="20"/>
              </w:rPr>
            </w:pPr>
          </w:p>
        </w:tc>
        <w:tc>
          <w:tcPr>
            <w:tcW w:w="0" w:type="auto"/>
          </w:tcPr>
          <w:p w14:paraId="507C36AE" w14:textId="20005AA0" w:rsidR="00866D0E" w:rsidRPr="00866D0E" w:rsidRDefault="00866D0E" w:rsidP="00866D0E">
            <w:pPr>
              <w:pStyle w:val="TableLeft"/>
              <w:rPr>
                <w:sz w:val="20"/>
                <w:szCs w:val="20"/>
              </w:rPr>
            </w:pPr>
            <w:r w:rsidRPr="00866D0E">
              <w:rPr>
                <w:sz w:val="20"/>
                <w:szCs w:val="20"/>
              </w:rPr>
              <w:t xml:space="preserve">Provide Physician Pocket Cards that </w:t>
            </w:r>
            <w:r w:rsidR="009C0834" w:rsidRPr="00866D0E">
              <w:rPr>
                <w:sz w:val="20"/>
                <w:szCs w:val="20"/>
              </w:rPr>
              <w:t>outlin</w:t>
            </w:r>
            <w:r w:rsidR="009C0834">
              <w:rPr>
                <w:sz w:val="20"/>
                <w:szCs w:val="20"/>
              </w:rPr>
              <w:t>e</w:t>
            </w:r>
            <w:r w:rsidR="009C0834" w:rsidRPr="00866D0E">
              <w:rPr>
                <w:sz w:val="20"/>
                <w:szCs w:val="20"/>
              </w:rPr>
              <w:t xml:space="preserve"> </w:t>
            </w:r>
            <w:r w:rsidRPr="00866D0E">
              <w:rPr>
                <w:sz w:val="20"/>
                <w:szCs w:val="20"/>
              </w:rPr>
              <w:t>the protocol design, key procedures, and statements</w:t>
            </w:r>
            <w:r w:rsidR="009C0834">
              <w:rPr>
                <w:sz w:val="20"/>
                <w:szCs w:val="20"/>
              </w:rPr>
              <w:t>,</w:t>
            </w:r>
            <w:r w:rsidRPr="00866D0E">
              <w:rPr>
                <w:sz w:val="20"/>
                <w:szCs w:val="20"/>
              </w:rPr>
              <w:t xml:space="preserve"> emphasizing the demographic objectives of the study to support diverse enrollment.</w:t>
            </w:r>
          </w:p>
        </w:tc>
      </w:tr>
      <w:tr w:rsidR="00866D0E" w:rsidRPr="00866D0E" w14:paraId="5D578141" w14:textId="77777777" w:rsidTr="007448DA">
        <w:trPr>
          <w:cantSplit/>
          <w:jc w:val="center"/>
        </w:trPr>
        <w:tc>
          <w:tcPr>
            <w:tcW w:w="0" w:type="auto"/>
            <w:vMerge/>
          </w:tcPr>
          <w:p w14:paraId="6E2A0A60" w14:textId="77777777" w:rsidR="00866D0E" w:rsidRPr="00866D0E" w:rsidRDefault="00866D0E" w:rsidP="00866D0E">
            <w:pPr>
              <w:pStyle w:val="Paragraph"/>
              <w:rPr>
                <w:sz w:val="20"/>
                <w:szCs w:val="20"/>
              </w:rPr>
            </w:pPr>
          </w:p>
        </w:tc>
        <w:tc>
          <w:tcPr>
            <w:tcW w:w="0" w:type="auto"/>
          </w:tcPr>
          <w:p w14:paraId="5DDCFCFC" w14:textId="77777777" w:rsidR="00866D0E" w:rsidRPr="00866D0E" w:rsidRDefault="00866D0E" w:rsidP="00866D0E">
            <w:pPr>
              <w:pStyle w:val="TableLeft"/>
              <w:rPr>
                <w:sz w:val="20"/>
                <w:szCs w:val="20"/>
              </w:rPr>
            </w:pPr>
            <w:r w:rsidRPr="00866D0E">
              <w:rPr>
                <w:sz w:val="20"/>
                <w:szCs w:val="20"/>
              </w:rPr>
              <w:t xml:space="preserve">Review site recruitment plans with study staff throughout </w:t>
            </w:r>
            <w:r w:rsidRPr="00866D0E" w:rsidDel="00942480">
              <w:rPr>
                <w:sz w:val="20"/>
                <w:szCs w:val="20"/>
              </w:rPr>
              <w:t xml:space="preserve">the </w:t>
            </w:r>
            <w:r w:rsidRPr="00866D0E">
              <w:rPr>
                <w:sz w:val="20"/>
                <w:szCs w:val="20"/>
              </w:rPr>
              <w:t>study to support discussion of enrolling underrepresented participant populations, challenges/barriers to enrollment, successful measures sites have used to support recruitment, and retention efforts.</w:t>
            </w:r>
          </w:p>
          <w:p w14:paraId="01E22FFC" w14:textId="77777777" w:rsidR="00866D0E" w:rsidRPr="00866D0E" w:rsidRDefault="00866D0E" w:rsidP="00866D0E">
            <w:pPr>
              <w:pStyle w:val="TableLeft"/>
              <w:rPr>
                <w:sz w:val="20"/>
                <w:szCs w:val="20"/>
              </w:rPr>
            </w:pPr>
            <w:r w:rsidRPr="00866D0E">
              <w:rPr>
                <w:sz w:val="20"/>
                <w:szCs w:val="20"/>
              </w:rPr>
              <w:t>Provide study-specific demographic metrics routinely to study sites to provide awareness of enrollment performance through the life cycle of the studies.</w:t>
            </w:r>
          </w:p>
        </w:tc>
      </w:tr>
      <w:tr w:rsidR="00866D0E" w:rsidRPr="00866D0E" w14:paraId="193B6E4B" w14:textId="77777777" w:rsidTr="007448DA">
        <w:trPr>
          <w:cantSplit/>
          <w:jc w:val="center"/>
        </w:trPr>
        <w:tc>
          <w:tcPr>
            <w:tcW w:w="0" w:type="auto"/>
            <w:vMerge/>
          </w:tcPr>
          <w:p w14:paraId="010688FD" w14:textId="77777777" w:rsidR="00866D0E" w:rsidRPr="00866D0E" w:rsidRDefault="00866D0E" w:rsidP="00866D0E">
            <w:pPr>
              <w:pStyle w:val="Paragraph"/>
              <w:rPr>
                <w:sz w:val="20"/>
                <w:szCs w:val="20"/>
              </w:rPr>
            </w:pPr>
          </w:p>
        </w:tc>
        <w:tc>
          <w:tcPr>
            <w:tcW w:w="0" w:type="auto"/>
          </w:tcPr>
          <w:p w14:paraId="72C20B61" w14:textId="05C3DA8D" w:rsidR="00866D0E" w:rsidRPr="00866D0E" w:rsidRDefault="00866D0E" w:rsidP="00866D0E">
            <w:pPr>
              <w:pStyle w:val="TableLeft"/>
              <w:rPr>
                <w:sz w:val="20"/>
                <w:szCs w:val="20"/>
              </w:rPr>
            </w:pPr>
            <w:r w:rsidRPr="00866D0E">
              <w:rPr>
                <w:sz w:val="20"/>
                <w:szCs w:val="20"/>
              </w:rPr>
              <w:t>Provide optional quarterly non</w:t>
            </w:r>
            <w:r w:rsidR="00FE1376">
              <w:rPr>
                <w:sz w:val="20"/>
                <w:szCs w:val="20"/>
              </w:rPr>
              <w:t>-</w:t>
            </w:r>
            <w:r w:rsidRPr="00866D0E">
              <w:rPr>
                <w:sz w:val="20"/>
                <w:szCs w:val="20"/>
              </w:rPr>
              <w:t>study</w:t>
            </w:r>
            <w:r w:rsidR="00FE1376">
              <w:rPr>
                <w:sz w:val="20"/>
                <w:szCs w:val="20"/>
              </w:rPr>
              <w:t>–</w:t>
            </w:r>
            <w:r w:rsidRPr="00866D0E">
              <w:rPr>
                <w:sz w:val="20"/>
                <w:szCs w:val="20"/>
              </w:rPr>
              <w:t>specific D</w:t>
            </w:r>
            <w:r w:rsidR="007F5B99">
              <w:rPr>
                <w:sz w:val="20"/>
                <w:szCs w:val="20"/>
              </w:rPr>
              <w:t>ICT</w:t>
            </w:r>
            <w:r w:rsidRPr="00866D0E">
              <w:rPr>
                <w:sz w:val="20"/>
                <w:szCs w:val="20"/>
              </w:rPr>
              <w:t xml:space="preserve"> webinar series to educate and raise awareness for site personnel.</w:t>
            </w:r>
          </w:p>
        </w:tc>
      </w:tr>
      <w:tr w:rsidR="00866D0E" w:rsidRPr="00866D0E" w14:paraId="2A8305A0" w14:textId="77777777" w:rsidTr="000B052F">
        <w:trPr>
          <w:cantSplit/>
          <w:trHeight w:val="3725"/>
          <w:jc w:val="center"/>
        </w:trPr>
        <w:tc>
          <w:tcPr>
            <w:tcW w:w="0" w:type="auto"/>
            <w:vMerge/>
          </w:tcPr>
          <w:p w14:paraId="18030166" w14:textId="77777777" w:rsidR="00866D0E" w:rsidRPr="00866D0E" w:rsidRDefault="00866D0E" w:rsidP="00866D0E">
            <w:pPr>
              <w:pStyle w:val="Paragraph"/>
              <w:rPr>
                <w:sz w:val="20"/>
                <w:szCs w:val="20"/>
              </w:rPr>
            </w:pPr>
          </w:p>
        </w:tc>
        <w:tc>
          <w:tcPr>
            <w:tcW w:w="0" w:type="auto"/>
          </w:tcPr>
          <w:p w14:paraId="46596AD7" w14:textId="0E686068" w:rsidR="00866D0E" w:rsidRPr="00866D0E" w:rsidRDefault="00866D0E" w:rsidP="00866D0E">
            <w:pPr>
              <w:pStyle w:val="TableLeft"/>
              <w:rPr>
                <w:sz w:val="20"/>
                <w:szCs w:val="20"/>
              </w:rPr>
            </w:pPr>
            <w:r w:rsidRPr="00866D0E">
              <w:rPr>
                <w:sz w:val="20"/>
                <w:szCs w:val="20"/>
              </w:rPr>
              <w:t>Ship DICT toolkits to all US sites to promote inclusivity in research and support general clinical study awareness of underrepresented patient populations in clinical studies. Site-facing materials within the DICT toolkits include but are not limited to the following:</w:t>
            </w:r>
          </w:p>
          <w:p w14:paraId="6F648A34" w14:textId="0CAC8C0E" w:rsidR="00866D0E" w:rsidRPr="007F5B99" w:rsidRDefault="00866D0E" w:rsidP="00F44D28">
            <w:pPr>
              <w:pStyle w:val="ListBullet"/>
              <w:numPr>
                <w:ilvl w:val="0"/>
                <w:numId w:val="0"/>
              </w:numPr>
              <w:rPr>
                <w:sz w:val="20"/>
              </w:rPr>
            </w:pPr>
            <w:r w:rsidRPr="007F5B99">
              <w:rPr>
                <w:sz w:val="20"/>
              </w:rPr>
              <w:t>Study-Site Supported Resources:</w:t>
            </w:r>
          </w:p>
          <w:p w14:paraId="7F16CD65" w14:textId="77777777" w:rsidR="00866D0E" w:rsidRPr="007F5B99" w:rsidRDefault="00866D0E" w:rsidP="007F5B99">
            <w:pPr>
              <w:pStyle w:val="ListBullet"/>
              <w:rPr>
                <w:sz w:val="20"/>
              </w:rPr>
            </w:pPr>
            <w:r w:rsidRPr="007F5B99">
              <w:rPr>
                <w:sz w:val="20"/>
              </w:rPr>
              <w:t>Cross-cultural communication resources provided to study sites to enhance cultural competency and provide communication guidance when discussing clinical studies with patients of different cultural backgrounds.</w:t>
            </w:r>
          </w:p>
          <w:p w14:paraId="28D29A19" w14:textId="77777777" w:rsidR="00866D0E" w:rsidRPr="007F5B99" w:rsidRDefault="00866D0E" w:rsidP="007F5B99">
            <w:pPr>
              <w:pStyle w:val="ListBullet"/>
              <w:rPr>
                <w:sz w:val="20"/>
              </w:rPr>
            </w:pPr>
            <w:r w:rsidRPr="007F5B99">
              <w:rPr>
                <w:sz w:val="20"/>
              </w:rPr>
              <w:t>Cultural Awareness Self-Assessment Checklist provided to site staff to assess cross-cultural communication capabilities.</w:t>
            </w:r>
          </w:p>
          <w:p w14:paraId="326E750B" w14:textId="5285AF9B" w:rsidR="00866D0E" w:rsidRPr="007F5B99" w:rsidRDefault="00866D0E" w:rsidP="00F44D28">
            <w:pPr>
              <w:pStyle w:val="ListBullet"/>
              <w:numPr>
                <w:ilvl w:val="0"/>
                <w:numId w:val="0"/>
              </w:numPr>
              <w:rPr>
                <w:sz w:val="20"/>
              </w:rPr>
            </w:pPr>
            <w:r w:rsidRPr="007F5B99">
              <w:rPr>
                <w:sz w:val="20"/>
              </w:rPr>
              <w:t>Patient-Supported Resources:</w:t>
            </w:r>
          </w:p>
          <w:p w14:paraId="528CF72B" w14:textId="369EDB4A" w:rsidR="00866D0E" w:rsidRPr="007F5B99" w:rsidRDefault="00866D0E" w:rsidP="007F5B99">
            <w:pPr>
              <w:pStyle w:val="ListBullet"/>
              <w:rPr>
                <w:sz w:val="20"/>
              </w:rPr>
            </w:pPr>
            <w:r w:rsidRPr="007F5B99">
              <w:rPr>
                <w:sz w:val="20"/>
              </w:rPr>
              <w:t>Oncology Clinical Trial Awareness Card.</w:t>
            </w:r>
          </w:p>
          <w:p w14:paraId="04F3141A" w14:textId="39435EC1" w:rsidR="00866D0E" w:rsidRPr="007F5B99" w:rsidRDefault="00866D0E" w:rsidP="007F5B99">
            <w:pPr>
              <w:pStyle w:val="ListBullet"/>
              <w:rPr>
                <w:sz w:val="20"/>
              </w:rPr>
            </w:pPr>
            <w:r w:rsidRPr="007F5B99">
              <w:rPr>
                <w:sz w:val="20"/>
              </w:rPr>
              <w:t>Multi</w:t>
            </w:r>
            <w:r w:rsidR="006C10F9">
              <w:rPr>
                <w:sz w:val="20"/>
              </w:rPr>
              <w:t>c</w:t>
            </w:r>
            <w:r w:rsidRPr="007F5B99">
              <w:rPr>
                <w:sz w:val="20"/>
              </w:rPr>
              <w:t>ultural advocacy cards to support general clinical study awareness and education.</w:t>
            </w:r>
          </w:p>
          <w:p w14:paraId="7C56D700" w14:textId="7210D0DD" w:rsidR="00F950E5" w:rsidRPr="00866D0E" w:rsidRDefault="00866D0E" w:rsidP="00F950E5">
            <w:pPr>
              <w:pStyle w:val="ListBullet"/>
            </w:pPr>
            <w:r w:rsidRPr="007F5B99">
              <w:rPr>
                <w:sz w:val="20"/>
              </w:rPr>
              <w:t>Brochures provided by CISCRP to provide awareness to patients regarding the clinical study process (English and Spanish translation of materials provided).</w:t>
            </w:r>
          </w:p>
        </w:tc>
      </w:tr>
      <w:tr w:rsidR="00866D0E" w:rsidRPr="00866D0E" w14:paraId="2C459343" w14:textId="77777777" w:rsidTr="007448DA">
        <w:trPr>
          <w:cantSplit/>
          <w:jc w:val="center"/>
        </w:trPr>
        <w:tc>
          <w:tcPr>
            <w:tcW w:w="0" w:type="auto"/>
            <w:vMerge/>
          </w:tcPr>
          <w:p w14:paraId="7F7B90E1" w14:textId="77777777" w:rsidR="00866D0E" w:rsidRPr="00866D0E" w:rsidRDefault="00866D0E" w:rsidP="00866D0E">
            <w:pPr>
              <w:pStyle w:val="Paragraph"/>
              <w:rPr>
                <w:sz w:val="20"/>
                <w:szCs w:val="20"/>
              </w:rPr>
            </w:pPr>
          </w:p>
        </w:tc>
        <w:tc>
          <w:tcPr>
            <w:tcW w:w="0" w:type="auto"/>
          </w:tcPr>
          <w:p w14:paraId="42720C10" w14:textId="77777777" w:rsidR="00866D0E" w:rsidRPr="00866D0E" w:rsidRDefault="00866D0E" w:rsidP="00866D0E">
            <w:pPr>
              <w:pStyle w:val="TableLeft"/>
              <w:rPr>
                <w:sz w:val="20"/>
                <w:szCs w:val="20"/>
              </w:rPr>
            </w:pPr>
            <w:r w:rsidRPr="00866D0E">
              <w:rPr>
                <w:sz w:val="20"/>
                <w:szCs w:val="20"/>
              </w:rPr>
              <w:t xml:space="preserve">Consider partnering with vendors to support community engagement and clinical study awareness activities. </w:t>
            </w:r>
          </w:p>
        </w:tc>
      </w:tr>
      <w:tr w:rsidR="00866D0E" w:rsidRPr="00866D0E" w14:paraId="4265A727" w14:textId="77777777" w:rsidTr="007448DA">
        <w:trPr>
          <w:cantSplit/>
          <w:jc w:val="center"/>
        </w:trPr>
        <w:tc>
          <w:tcPr>
            <w:tcW w:w="0" w:type="auto"/>
            <w:vMerge/>
          </w:tcPr>
          <w:p w14:paraId="042F35D4" w14:textId="77777777" w:rsidR="00866D0E" w:rsidRPr="00866D0E" w:rsidRDefault="00866D0E" w:rsidP="00866D0E">
            <w:pPr>
              <w:pStyle w:val="Paragraph"/>
              <w:rPr>
                <w:sz w:val="20"/>
                <w:szCs w:val="20"/>
              </w:rPr>
            </w:pPr>
          </w:p>
        </w:tc>
        <w:tc>
          <w:tcPr>
            <w:tcW w:w="0" w:type="auto"/>
          </w:tcPr>
          <w:p w14:paraId="2230BA3E" w14:textId="3F3DD2FC" w:rsidR="00866D0E" w:rsidRPr="00866D0E" w:rsidRDefault="00866D0E" w:rsidP="00866D0E">
            <w:pPr>
              <w:pStyle w:val="TableLeft"/>
              <w:rPr>
                <w:sz w:val="20"/>
                <w:szCs w:val="20"/>
              </w:rPr>
            </w:pPr>
            <w:r w:rsidRPr="00866D0E">
              <w:rPr>
                <w:sz w:val="20"/>
                <w:szCs w:val="20"/>
              </w:rPr>
              <w:t>Partner with vendors and patient advocacy groups to place clinical study awareness banners on various social media platforms, directing potential participants to the Merck Clinical Trials webpage.</w:t>
            </w:r>
          </w:p>
        </w:tc>
      </w:tr>
      <w:tr w:rsidR="00866D0E" w:rsidRPr="00866D0E" w14:paraId="25C5DA42" w14:textId="77777777" w:rsidTr="007448DA">
        <w:trPr>
          <w:cantSplit/>
          <w:jc w:val="center"/>
        </w:trPr>
        <w:tc>
          <w:tcPr>
            <w:tcW w:w="0" w:type="auto"/>
            <w:vMerge/>
          </w:tcPr>
          <w:p w14:paraId="50CA59B6" w14:textId="77777777" w:rsidR="00866D0E" w:rsidRPr="00866D0E" w:rsidRDefault="00866D0E" w:rsidP="00866D0E">
            <w:pPr>
              <w:pStyle w:val="Paragraph"/>
              <w:rPr>
                <w:sz w:val="20"/>
                <w:szCs w:val="20"/>
              </w:rPr>
            </w:pPr>
          </w:p>
        </w:tc>
        <w:tc>
          <w:tcPr>
            <w:tcW w:w="0" w:type="auto"/>
          </w:tcPr>
          <w:p w14:paraId="7DE06D16" w14:textId="13A429EB" w:rsidR="00866D0E" w:rsidRPr="00866D0E" w:rsidRDefault="00866D0E" w:rsidP="00866D0E">
            <w:pPr>
              <w:pStyle w:val="TableLeft"/>
              <w:rPr>
                <w:sz w:val="20"/>
                <w:szCs w:val="20"/>
              </w:rPr>
            </w:pPr>
            <w:r w:rsidRPr="00866D0E">
              <w:rPr>
                <w:sz w:val="20"/>
                <w:szCs w:val="20"/>
              </w:rPr>
              <w:t>Assess with site personnel which languages are spoken in the community and support translation needs for participant</w:t>
            </w:r>
            <w:r w:rsidRPr="00866D0E">
              <w:rPr>
                <w:sz w:val="20"/>
                <w:szCs w:val="20"/>
              </w:rPr>
              <w:noBreakHyphen/>
              <w:t>facing materials and translator services.</w:t>
            </w:r>
          </w:p>
        </w:tc>
      </w:tr>
      <w:tr w:rsidR="00866D0E" w:rsidRPr="00866D0E" w14:paraId="40ED06D9" w14:textId="77777777" w:rsidTr="007448DA">
        <w:trPr>
          <w:cantSplit/>
          <w:jc w:val="center"/>
        </w:trPr>
        <w:tc>
          <w:tcPr>
            <w:tcW w:w="0" w:type="auto"/>
            <w:vMerge/>
          </w:tcPr>
          <w:p w14:paraId="3252D3CB" w14:textId="77777777" w:rsidR="00866D0E" w:rsidRPr="00866D0E" w:rsidRDefault="00866D0E" w:rsidP="00866D0E">
            <w:pPr>
              <w:pStyle w:val="Paragraph"/>
              <w:rPr>
                <w:sz w:val="20"/>
                <w:szCs w:val="20"/>
              </w:rPr>
            </w:pPr>
          </w:p>
        </w:tc>
        <w:tc>
          <w:tcPr>
            <w:tcW w:w="0" w:type="auto"/>
          </w:tcPr>
          <w:p w14:paraId="2E93E6F8" w14:textId="77777777" w:rsidR="00866D0E" w:rsidRPr="00866D0E" w:rsidRDefault="00866D0E" w:rsidP="00866D0E">
            <w:pPr>
              <w:pStyle w:val="TableLeft"/>
              <w:rPr>
                <w:sz w:val="20"/>
                <w:szCs w:val="20"/>
              </w:rPr>
            </w:pPr>
            <w:r w:rsidRPr="00866D0E">
              <w:rPr>
                <w:sz w:val="20"/>
                <w:szCs w:val="20"/>
              </w:rPr>
              <w:t>Provide study-specific enrollment support materials (</w:t>
            </w:r>
            <w:proofErr w:type="spellStart"/>
            <w:r w:rsidRPr="00866D0E">
              <w:rPr>
                <w:sz w:val="20"/>
                <w:szCs w:val="20"/>
              </w:rPr>
              <w:t>eg</w:t>
            </w:r>
            <w:proofErr w:type="spellEnd"/>
            <w:r w:rsidRPr="00866D0E">
              <w:rPr>
                <w:sz w:val="20"/>
                <w:szCs w:val="20"/>
              </w:rPr>
              <w:t>, patient brochure, appointment reminder cards) to prospective participants to support clinical study education and awareness.</w:t>
            </w:r>
          </w:p>
          <w:p w14:paraId="7B1071DC" w14:textId="04E8850E" w:rsidR="00866D0E" w:rsidRPr="00866D0E" w:rsidRDefault="00866D0E" w:rsidP="00866D0E">
            <w:pPr>
              <w:pStyle w:val="TableLeft"/>
              <w:rPr>
                <w:sz w:val="20"/>
                <w:szCs w:val="20"/>
              </w:rPr>
            </w:pPr>
            <w:r w:rsidRPr="00866D0E">
              <w:rPr>
                <w:sz w:val="20"/>
                <w:szCs w:val="20"/>
              </w:rPr>
              <w:t>Site staff may provide these materials to prospective participants and their families to enhance their understanding of and support their involvement in the clinical study should they choose to participate. Materials can be reviewed by Health Literacy Media to ensure language is written at an eighth</w:t>
            </w:r>
            <w:r w:rsidR="00EE0E17">
              <w:rPr>
                <w:sz w:val="20"/>
                <w:szCs w:val="20"/>
              </w:rPr>
              <w:t xml:space="preserve"> </w:t>
            </w:r>
            <w:r w:rsidRPr="00866D0E">
              <w:rPr>
                <w:sz w:val="20"/>
                <w:szCs w:val="20"/>
              </w:rPr>
              <w:t>grade reading level and in the prospective participant’s language as requested.</w:t>
            </w:r>
          </w:p>
        </w:tc>
      </w:tr>
      <w:tr w:rsidR="00866D0E" w:rsidRPr="00866D0E" w14:paraId="51F157B7" w14:textId="77777777" w:rsidTr="007448DA">
        <w:trPr>
          <w:cantSplit/>
          <w:jc w:val="center"/>
        </w:trPr>
        <w:tc>
          <w:tcPr>
            <w:tcW w:w="0" w:type="auto"/>
            <w:vMerge/>
          </w:tcPr>
          <w:p w14:paraId="602C8B78" w14:textId="77777777" w:rsidR="00866D0E" w:rsidRPr="00866D0E" w:rsidRDefault="00866D0E" w:rsidP="00866D0E">
            <w:pPr>
              <w:pStyle w:val="Paragraph"/>
              <w:rPr>
                <w:sz w:val="20"/>
                <w:szCs w:val="20"/>
              </w:rPr>
            </w:pPr>
          </w:p>
        </w:tc>
        <w:tc>
          <w:tcPr>
            <w:tcW w:w="0" w:type="auto"/>
          </w:tcPr>
          <w:p w14:paraId="28975DAC" w14:textId="641F4067" w:rsidR="00866D0E" w:rsidRPr="00866D0E" w:rsidRDefault="00866D0E" w:rsidP="00866D0E">
            <w:pPr>
              <w:pStyle w:val="TableLeft"/>
              <w:rPr>
                <w:sz w:val="20"/>
                <w:szCs w:val="20"/>
              </w:rPr>
            </w:pPr>
            <w:r w:rsidRPr="00866D0E">
              <w:rPr>
                <w:sz w:val="20"/>
                <w:szCs w:val="20"/>
              </w:rPr>
              <w:t>To express gratitude for the participants</w:t>
            </w:r>
            <w:r w:rsidR="00F950E5">
              <w:rPr>
                <w:sz w:val="20"/>
                <w:szCs w:val="20"/>
              </w:rPr>
              <w:t>’</w:t>
            </w:r>
            <w:r w:rsidRPr="00866D0E">
              <w:rPr>
                <w:sz w:val="20"/>
                <w:szCs w:val="20"/>
              </w:rPr>
              <w:t xml:space="preserve"> time during the study, issue thank you cards to site staff to distribute to the study participants for their time commitment to the study.</w:t>
            </w:r>
          </w:p>
        </w:tc>
      </w:tr>
      <w:tr w:rsidR="00866D0E" w:rsidRPr="00866D0E" w14:paraId="36888292" w14:textId="77777777" w:rsidTr="007448DA">
        <w:trPr>
          <w:cantSplit/>
          <w:trHeight w:val="530"/>
          <w:jc w:val="center"/>
        </w:trPr>
        <w:tc>
          <w:tcPr>
            <w:tcW w:w="0" w:type="auto"/>
            <w:vMerge w:val="restart"/>
            <w:vAlign w:val="center"/>
          </w:tcPr>
          <w:p w14:paraId="32BEE538" w14:textId="77777777" w:rsidR="00866D0E" w:rsidRPr="00866D0E" w:rsidRDefault="00866D0E" w:rsidP="00866D0E">
            <w:pPr>
              <w:pStyle w:val="TableLeft"/>
              <w:rPr>
                <w:sz w:val="20"/>
                <w:szCs w:val="20"/>
              </w:rPr>
            </w:pPr>
            <w:r w:rsidRPr="00866D0E">
              <w:rPr>
                <w:sz w:val="20"/>
                <w:szCs w:val="20"/>
              </w:rPr>
              <w:t>Recruitment and Retention of Diverse Participants</w:t>
            </w:r>
          </w:p>
        </w:tc>
        <w:tc>
          <w:tcPr>
            <w:tcW w:w="0" w:type="auto"/>
          </w:tcPr>
          <w:p w14:paraId="606C51BC" w14:textId="500B5350" w:rsidR="00866D0E" w:rsidRPr="00866D0E" w:rsidRDefault="00866D0E" w:rsidP="00866D0E">
            <w:pPr>
              <w:pStyle w:val="TableLeft"/>
              <w:rPr>
                <w:sz w:val="20"/>
                <w:szCs w:val="20"/>
              </w:rPr>
            </w:pPr>
            <w:r w:rsidRPr="00866D0E">
              <w:rPr>
                <w:sz w:val="20"/>
                <w:szCs w:val="20"/>
              </w:rPr>
              <w:t>Include images of diverse patients reflective of the planned study population in participant- and site-facing study-specific materials</w:t>
            </w:r>
            <w:r w:rsidR="00A404EE">
              <w:rPr>
                <w:sz w:val="20"/>
                <w:szCs w:val="20"/>
              </w:rPr>
              <w:t>.</w:t>
            </w:r>
          </w:p>
        </w:tc>
      </w:tr>
      <w:tr w:rsidR="00866D0E" w:rsidRPr="00866D0E" w14:paraId="320C5D0E" w14:textId="77777777" w:rsidTr="007448DA">
        <w:trPr>
          <w:cantSplit/>
          <w:trHeight w:val="530"/>
          <w:jc w:val="center"/>
        </w:trPr>
        <w:tc>
          <w:tcPr>
            <w:tcW w:w="0" w:type="auto"/>
            <w:vMerge/>
            <w:vAlign w:val="center"/>
          </w:tcPr>
          <w:p w14:paraId="2E05FCBF" w14:textId="77777777" w:rsidR="00866D0E" w:rsidRPr="00866D0E" w:rsidRDefault="00866D0E" w:rsidP="00866D0E">
            <w:pPr>
              <w:pStyle w:val="Paragraph"/>
              <w:rPr>
                <w:sz w:val="20"/>
                <w:szCs w:val="20"/>
              </w:rPr>
            </w:pPr>
          </w:p>
        </w:tc>
        <w:tc>
          <w:tcPr>
            <w:tcW w:w="0" w:type="auto"/>
          </w:tcPr>
          <w:p w14:paraId="36BDFFD5" w14:textId="567CDC07" w:rsidR="00866D0E" w:rsidRPr="00866D0E" w:rsidRDefault="00866D0E" w:rsidP="00866D0E">
            <w:pPr>
              <w:pStyle w:val="TableLeft"/>
              <w:rPr>
                <w:sz w:val="20"/>
                <w:szCs w:val="20"/>
              </w:rPr>
            </w:pPr>
            <w:r w:rsidRPr="00866D0E">
              <w:rPr>
                <w:sz w:val="20"/>
                <w:szCs w:val="20"/>
              </w:rPr>
              <w:t>Partner with preferred vendors and patient advocacy organizations, including but not limited to Continuum Clinical, BCAN, BDO,</w:t>
            </w:r>
            <w:r w:rsidR="00604556">
              <w:rPr>
                <w:sz w:val="20"/>
                <w:szCs w:val="20"/>
              </w:rPr>
              <w:t xml:space="preserve"> </w:t>
            </w:r>
            <w:r w:rsidRPr="00866D0E">
              <w:rPr>
                <w:sz w:val="20"/>
                <w:szCs w:val="20"/>
              </w:rPr>
              <w:t>ACS</w:t>
            </w:r>
            <w:r w:rsidR="00EE0E17">
              <w:rPr>
                <w:sz w:val="20"/>
                <w:szCs w:val="20"/>
              </w:rPr>
              <w:t>,</w:t>
            </w:r>
            <w:r w:rsidRPr="00866D0E">
              <w:rPr>
                <w:sz w:val="20"/>
                <w:szCs w:val="20"/>
              </w:rPr>
              <w:t xml:space="preserve"> etc</w:t>
            </w:r>
            <w:r w:rsidR="00EE0E17">
              <w:rPr>
                <w:sz w:val="20"/>
                <w:szCs w:val="20"/>
              </w:rPr>
              <w:t>.,</w:t>
            </w:r>
            <w:r w:rsidRPr="00866D0E">
              <w:rPr>
                <w:sz w:val="20"/>
                <w:szCs w:val="20"/>
              </w:rPr>
              <w:t xml:space="preserve"> to place study-related digital advertisements across search engines and various social media platforms. The aim is to support awareness and engage with underrepresented communities regarding clinical study availability and the importance of participating in clinical studies.</w:t>
            </w:r>
          </w:p>
        </w:tc>
      </w:tr>
      <w:tr w:rsidR="00866D0E" w:rsidRPr="00866D0E" w14:paraId="1C94567C" w14:textId="77777777" w:rsidTr="007448DA">
        <w:trPr>
          <w:cantSplit/>
          <w:trHeight w:val="530"/>
          <w:jc w:val="center"/>
        </w:trPr>
        <w:tc>
          <w:tcPr>
            <w:tcW w:w="0" w:type="auto"/>
            <w:vMerge/>
            <w:vAlign w:val="center"/>
          </w:tcPr>
          <w:p w14:paraId="1F5AB14A" w14:textId="77777777" w:rsidR="00866D0E" w:rsidRPr="00866D0E" w:rsidRDefault="00866D0E" w:rsidP="00866D0E">
            <w:pPr>
              <w:pStyle w:val="Paragraph"/>
              <w:rPr>
                <w:sz w:val="20"/>
                <w:szCs w:val="20"/>
              </w:rPr>
            </w:pPr>
          </w:p>
        </w:tc>
        <w:tc>
          <w:tcPr>
            <w:tcW w:w="0" w:type="auto"/>
          </w:tcPr>
          <w:p w14:paraId="75501721" w14:textId="77777777" w:rsidR="00866D0E" w:rsidRPr="00866D0E" w:rsidRDefault="00866D0E" w:rsidP="00866D0E">
            <w:pPr>
              <w:pStyle w:val="TableLeft"/>
              <w:rPr>
                <w:sz w:val="20"/>
                <w:szCs w:val="20"/>
              </w:rPr>
            </w:pPr>
            <w:r w:rsidRPr="00866D0E">
              <w:rPr>
                <w:sz w:val="20"/>
                <w:szCs w:val="20"/>
              </w:rPr>
              <w:t>Offer and recommend study-site personnel to use the protocol-specific One Study Team application to support prescreening and screening activities to identify enrollment trends. The portal will facilitate prescreening data entry including race and ethnicity data to identify site trends in prescreening failure of UREG participants and assess trends in prescreening failure in UREG or of implicit bias at the site (</w:t>
            </w:r>
            <w:proofErr w:type="spellStart"/>
            <w:r w:rsidRPr="00866D0E">
              <w:rPr>
                <w:sz w:val="20"/>
                <w:szCs w:val="20"/>
              </w:rPr>
              <w:t>eg</w:t>
            </w:r>
            <w:proofErr w:type="spellEnd"/>
            <w:r w:rsidRPr="00866D0E">
              <w:rPr>
                <w:sz w:val="20"/>
                <w:szCs w:val="20"/>
              </w:rPr>
              <w:t>, trends in UREG participants not being approached for consideration in the study or higher rates of disinterest in clinical study participation in UREG participants).</w:t>
            </w:r>
          </w:p>
        </w:tc>
      </w:tr>
      <w:tr w:rsidR="00866D0E" w:rsidRPr="00866D0E" w14:paraId="586AEA60" w14:textId="77777777" w:rsidTr="007448DA">
        <w:trPr>
          <w:cantSplit/>
          <w:jc w:val="center"/>
        </w:trPr>
        <w:tc>
          <w:tcPr>
            <w:tcW w:w="0" w:type="auto"/>
          </w:tcPr>
          <w:p w14:paraId="01C69284" w14:textId="77777777" w:rsidR="00866D0E" w:rsidRPr="00866D0E" w:rsidRDefault="00866D0E" w:rsidP="00866D0E">
            <w:pPr>
              <w:pStyle w:val="TableLeft"/>
              <w:rPr>
                <w:sz w:val="20"/>
                <w:szCs w:val="20"/>
              </w:rPr>
            </w:pPr>
            <w:r w:rsidRPr="00866D0E">
              <w:rPr>
                <w:sz w:val="20"/>
                <w:szCs w:val="20"/>
              </w:rPr>
              <w:lastRenderedPageBreak/>
              <w:t>Internal Monitoring and Tracking of Enrollment</w:t>
            </w:r>
          </w:p>
        </w:tc>
        <w:tc>
          <w:tcPr>
            <w:tcW w:w="0" w:type="auto"/>
          </w:tcPr>
          <w:p w14:paraId="39EF7FA9" w14:textId="6B36D6AD" w:rsidR="00866D0E" w:rsidRPr="00866D0E" w:rsidRDefault="00866D0E" w:rsidP="00866D0E">
            <w:pPr>
              <w:pStyle w:val="TableLeft"/>
              <w:rPr>
                <w:sz w:val="20"/>
                <w:szCs w:val="20"/>
              </w:rPr>
            </w:pPr>
            <w:r w:rsidRPr="00866D0E">
              <w:rPr>
                <w:sz w:val="20"/>
                <w:szCs w:val="20"/>
              </w:rPr>
              <w:t xml:space="preserve">Use internal data analytic systems to support diversity planning, site selection activities, and consistent monitoring of demographic enrollment against diversity goals throughout the lifecycle of </w:t>
            </w:r>
            <w:r w:rsidR="006C10F9">
              <w:rPr>
                <w:sz w:val="20"/>
                <w:szCs w:val="20"/>
              </w:rPr>
              <w:t>study</w:t>
            </w:r>
            <w:r w:rsidRPr="00866D0E">
              <w:rPr>
                <w:sz w:val="20"/>
                <w:szCs w:val="20"/>
              </w:rPr>
              <w:t xml:space="preserve"> enrollment (Note: Where applicable </w:t>
            </w:r>
            <w:r w:rsidR="00FE1376">
              <w:rPr>
                <w:sz w:val="20"/>
                <w:szCs w:val="20"/>
              </w:rPr>
              <w:t>and permitted</w:t>
            </w:r>
            <w:r w:rsidRPr="00866D0E">
              <w:rPr>
                <w:sz w:val="20"/>
                <w:szCs w:val="20"/>
              </w:rPr>
              <w:t xml:space="preserve"> by regional law).</w:t>
            </w:r>
          </w:p>
          <w:p w14:paraId="34014898" w14:textId="2471B644" w:rsidR="00866D0E" w:rsidRPr="00866D0E" w:rsidRDefault="00866D0E" w:rsidP="00866D0E">
            <w:pPr>
              <w:pStyle w:val="TableLeft"/>
              <w:rPr>
                <w:sz w:val="20"/>
                <w:szCs w:val="20"/>
              </w:rPr>
            </w:pPr>
            <w:r w:rsidRPr="00866D0E">
              <w:rPr>
                <w:sz w:val="20"/>
                <w:szCs w:val="20"/>
              </w:rPr>
              <w:t xml:space="preserve">The Sponsors internal demographics reporting tools/dashboards provide demographic information for the company’s clinical </w:t>
            </w:r>
            <w:r w:rsidR="006C10F9">
              <w:rPr>
                <w:sz w:val="20"/>
                <w:szCs w:val="20"/>
              </w:rPr>
              <w:t>studies</w:t>
            </w:r>
            <w:r w:rsidRPr="00866D0E">
              <w:rPr>
                <w:sz w:val="20"/>
                <w:szCs w:val="20"/>
              </w:rPr>
              <w:t xml:space="preserve"> over time. The dashboard also provides demographic comparison across therapeutic areas and regions, and by demographics at the study level and site level. Additionally, the dashboard has the capability to compare site-level demographic enrollment performance to US Census demographic data.</w:t>
            </w:r>
          </w:p>
          <w:p w14:paraId="304AC3AA" w14:textId="5F17EB77" w:rsidR="00866D0E" w:rsidRPr="00866D0E" w:rsidRDefault="00866D0E" w:rsidP="00866D0E">
            <w:pPr>
              <w:pStyle w:val="TableLeft"/>
              <w:rPr>
                <w:sz w:val="20"/>
                <w:szCs w:val="20"/>
              </w:rPr>
            </w:pPr>
            <w:r w:rsidRPr="00866D0E">
              <w:rPr>
                <w:sz w:val="20"/>
                <w:szCs w:val="20"/>
              </w:rPr>
              <w:t xml:space="preserve">Monitor screen failure and early termination activities to address reasons for the </w:t>
            </w:r>
            <w:proofErr w:type="spellStart"/>
            <w:r w:rsidR="006C10F9">
              <w:rPr>
                <w:sz w:val="20"/>
                <w:szCs w:val="20"/>
              </w:rPr>
              <w:t>non</w:t>
            </w:r>
            <w:r w:rsidRPr="00866D0E">
              <w:rPr>
                <w:sz w:val="20"/>
                <w:szCs w:val="20"/>
              </w:rPr>
              <w:t>inclusion</w:t>
            </w:r>
            <w:proofErr w:type="spellEnd"/>
            <w:r w:rsidRPr="00866D0E">
              <w:rPr>
                <w:sz w:val="20"/>
                <w:szCs w:val="20"/>
              </w:rPr>
              <w:t xml:space="preserve"> of diverse patients.</w:t>
            </w:r>
          </w:p>
          <w:p w14:paraId="3F411F6F" w14:textId="77777777" w:rsidR="00866D0E" w:rsidRPr="00866D0E" w:rsidRDefault="00866D0E" w:rsidP="00866D0E">
            <w:pPr>
              <w:pStyle w:val="TableLeft"/>
              <w:rPr>
                <w:sz w:val="20"/>
                <w:szCs w:val="20"/>
              </w:rPr>
            </w:pPr>
            <w:r w:rsidRPr="00866D0E">
              <w:rPr>
                <w:sz w:val="20"/>
                <w:szCs w:val="20"/>
              </w:rPr>
              <w:t>Review the protocol on an ongoing basis to identify amendment needs based on screen failure and early discontinuation evaluation.</w:t>
            </w:r>
          </w:p>
          <w:p w14:paraId="405FB486" w14:textId="36F5E170" w:rsidR="00866D0E" w:rsidRPr="00866D0E" w:rsidRDefault="00866D0E" w:rsidP="00866D0E">
            <w:pPr>
              <w:pStyle w:val="TableLeft"/>
              <w:rPr>
                <w:sz w:val="20"/>
                <w:szCs w:val="20"/>
              </w:rPr>
            </w:pPr>
            <w:r w:rsidRPr="00866D0E">
              <w:rPr>
                <w:sz w:val="20"/>
                <w:szCs w:val="20"/>
              </w:rPr>
              <w:t xml:space="preserve">Use diversity storyboards in US Country Operations group to capture demographic enrollment metrics, supportive activities, challenges, and mitigations implemented during enrollment of the </w:t>
            </w:r>
            <w:r w:rsidR="006C10F9">
              <w:rPr>
                <w:sz w:val="20"/>
                <w:szCs w:val="20"/>
              </w:rPr>
              <w:t>studies</w:t>
            </w:r>
            <w:r w:rsidRPr="00866D0E">
              <w:rPr>
                <w:sz w:val="20"/>
                <w:szCs w:val="20"/>
              </w:rPr>
              <w:t>.</w:t>
            </w:r>
          </w:p>
          <w:p w14:paraId="329D524C" w14:textId="77777777" w:rsidR="00866D0E" w:rsidRPr="00866D0E" w:rsidRDefault="00866D0E" w:rsidP="00866D0E">
            <w:pPr>
              <w:pStyle w:val="TableLeft"/>
              <w:rPr>
                <w:sz w:val="20"/>
                <w:szCs w:val="20"/>
              </w:rPr>
            </w:pPr>
            <w:r w:rsidRPr="00866D0E">
              <w:rPr>
                <w:sz w:val="20"/>
                <w:szCs w:val="20"/>
              </w:rPr>
              <w:t>Capture demographic enrollment metrics, supportive activities, challenges, and mitigations implemented throughout the lifecycle of the studies.</w:t>
            </w:r>
          </w:p>
        </w:tc>
      </w:tr>
      <w:tr w:rsidR="007F5B99" w:rsidRPr="00866D0E" w14:paraId="1E588D9C" w14:textId="77777777" w:rsidTr="007448DA">
        <w:trPr>
          <w:cantSplit/>
          <w:jc w:val="center"/>
        </w:trPr>
        <w:tc>
          <w:tcPr>
            <w:tcW w:w="0" w:type="auto"/>
            <w:gridSpan w:val="2"/>
          </w:tcPr>
          <w:p w14:paraId="10F83D69" w14:textId="425A79AC" w:rsidR="007F5B99" w:rsidRPr="00866D0E" w:rsidRDefault="00F950E5" w:rsidP="00866D0E">
            <w:pPr>
              <w:pStyle w:val="TableLeft"/>
              <w:rPr>
                <w:sz w:val="20"/>
                <w:szCs w:val="20"/>
              </w:rPr>
            </w:pPr>
            <w:bookmarkStart w:id="201" w:name="_Ref100647108"/>
            <w:r w:rsidRPr="00E84D71">
              <w:rPr>
                <w:sz w:val="18"/>
                <w:szCs w:val="18"/>
              </w:rPr>
              <w:t xml:space="preserve">ACS=American Cancer Society; BCAN=Bladder Cancer Advocacy Network; BDO=Black Doctor.Org; </w:t>
            </w:r>
            <w:r w:rsidR="007F5B99" w:rsidRPr="00E84D71">
              <w:rPr>
                <w:sz w:val="18"/>
                <w:szCs w:val="18"/>
              </w:rPr>
              <w:t>CISCRP</w:t>
            </w:r>
            <w:r w:rsidRPr="00E84D71">
              <w:rPr>
                <w:sz w:val="18"/>
                <w:szCs w:val="18"/>
              </w:rPr>
              <w:t xml:space="preserve">=Center for Information and Study on Clinical Research Participation; </w:t>
            </w:r>
            <w:r w:rsidR="007F5B99" w:rsidRPr="00E84D71">
              <w:rPr>
                <w:sz w:val="18"/>
                <w:szCs w:val="18"/>
              </w:rPr>
              <w:t xml:space="preserve">DICT=Diversity &amp; Inclusion in Clinical Trials; IRB=Institutional Review Board; SOP=standard operating procedure; </w:t>
            </w:r>
            <w:r w:rsidRPr="00E84D71">
              <w:rPr>
                <w:sz w:val="18"/>
                <w:szCs w:val="18"/>
              </w:rPr>
              <w:t>UREG=</w:t>
            </w:r>
            <w:r w:rsidR="006C10F9" w:rsidRPr="00E84D71">
              <w:rPr>
                <w:sz w:val="18"/>
                <w:szCs w:val="18"/>
              </w:rPr>
              <w:t xml:space="preserve">underrepresented racial ethnic group; </w:t>
            </w:r>
            <w:r w:rsidR="007F5B99" w:rsidRPr="00E84D71">
              <w:rPr>
                <w:sz w:val="18"/>
                <w:szCs w:val="18"/>
              </w:rPr>
              <w:t>US=United States</w:t>
            </w:r>
            <w:r w:rsidRPr="00E84D71">
              <w:rPr>
                <w:sz w:val="18"/>
                <w:szCs w:val="18"/>
              </w:rPr>
              <w:t>.</w:t>
            </w:r>
          </w:p>
        </w:tc>
      </w:tr>
    </w:tbl>
    <w:p w14:paraId="0FE2F44C" w14:textId="77777777" w:rsidR="008329DB" w:rsidRDefault="008329DB" w:rsidP="00537B3A">
      <w:pPr>
        <w:pStyle w:val="Paragraph"/>
      </w:pPr>
    </w:p>
    <w:p w14:paraId="023F51DF" w14:textId="77777777" w:rsidR="00765A66" w:rsidRDefault="00765A66" w:rsidP="00537B3A">
      <w:pPr>
        <w:pStyle w:val="Paragraph"/>
        <w:sectPr w:rsidR="00765A66" w:rsidSect="00531774">
          <w:headerReference w:type="default" r:id="rId15"/>
          <w:pgSz w:w="15840" w:h="12240" w:orient="landscape"/>
          <w:pgMar w:top="1800" w:right="1440" w:bottom="1440" w:left="1440" w:header="720" w:footer="720" w:gutter="0"/>
          <w:cols w:space="720"/>
          <w:docGrid w:linePitch="360"/>
        </w:sectPr>
      </w:pPr>
    </w:p>
    <w:p w14:paraId="523495AD" w14:textId="2459D901" w:rsidR="002C150B" w:rsidRPr="00310397" w:rsidRDefault="00490690" w:rsidP="00F5030C">
      <w:pPr>
        <w:pStyle w:val="Heading2"/>
      </w:pPr>
      <w:r>
        <w:lastRenderedPageBreak/>
        <w:t xml:space="preserve">Key Partnerships and </w:t>
      </w:r>
      <w:r w:rsidR="00F44522">
        <w:t>Patient Engagement Plan</w:t>
      </w:r>
      <w:bookmarkEnd w:id="193"/>
      <w:bookmarkEnd w:id="194"/>
      <w:bookmarkEnd w:id="195"/>
      <w:bookmarkEnd w:id="201"/>
    </w:p>
    <w:p w14:paraId="0B5CE15E" w14:textId="08E197A7" w:rsidR="00647AA2" w:rsidRPr="00866D0E" w:rsidRDefault="0F36CF4C" w:rsidP="00071ED1">
      <w:pPr>
        <w:pStyle w:val="Paragraph"/>
      </w:pPr>
      <w:r w:rsidRPr="00866D0E">
        <w:t>E</w:t>
      </w:r>
      <w:r w:rsidR="56891B68" w:rsidRPr="00866D0E">
        <w:t xml:space="preserve">ngagement with </w:t>
      </w:r>
      <w:r w:rsidR="6455AB94" w:rsidRPr="00866D0E">
        <w:t>prospective participants,</w:t>
      </w:r>
      <w:r w:rsidR="7E0AFD7E" w:rsidRPr="00866D0E">
        <w:t xml:space="preserve"> </w:t>
      </w:r>
      <w:bookmarkStart w:id="204" w:name="_Hlk108495730"/>
      <w:r w:rsidR="00BB06EA" w:rsidRPr="00866D0E">
        <w:t>PAOs</w:t>
      </w:r>
      <w:r w:rsidR="00A42963" w:rsidRPr="00866D0E">
        <w:t>,</w:t>
      </w:r>
      <w:r w:rsidR="00BB06EA" w:rsidRPr="00866D0E">
        <w:t xml:space="preserve"> </w:t>
      </w:r>
      <w:r w:rsidR="19CEE2B5" w:rsidRPr="00866D0E">
        <w:t>and</w:t>
      </w:r>
      <w:r w:rsidR="00C14C26" w:rsidRPr="00866D0E">
        <w:t>/or</w:t>
      </w:r>
      <w:r w:rsidR="19CEE2B5" w:rsidRPr="00866D0E">
        <w:t xml:space="preserve"> </w:t>
      </w:r>
      <w:r w:rsidR="00BB06EA" w:rsidRPr="00866D0E">
        <w:t>CBOs</w:t>
      </w:r>
      <w:r w:rsidR="19CEE2B5" w:rsidRPr="00866D0E">
        <w:t xml:space="preserve"> </w:t>
      </w:r>
      <w:bookmarkEnd w:id="204"/>
      <w:r w:rsidR="78FF64F2" w:rsidRPr="00866D0E">
        <w:t xml:space="preserve">may </w:t>
      </w:r>
      <w:r w:rsidR="3A7E5FEE" w:rsidRPr="00866D0E">
        <w:t>be</w:t>
      </w:r>
      <w:r w:rsidR="713A74EA" w:rsidRPr="00866D0E">
        <w:t xml:space="preserve"> u</w:t>
      </w:r>
      <w:r w:rsidR="00CF5315" w:rsidRPr="00866D0E">
        <w:t>sed</w:t>
      </w:r>
      <w:r w:rsidR="713A74EA" w:rsidRPr="00866D0E">
        <w:t xml:space="preserve"> early on </w:t>
      </w:r>
      <w:r w:rsidR="00917F74" w:rsidRPr="00866D0E">
        <w:t xml:space="preserve">and throughout the lifecycle of the program </w:t>
      </w:r>
      <w:r w:rsidR="713A74EA" w:rsidRPr="00866D0E">
        <w:t xml:space="preserve">to provide operational insights both during protocol development and </w:t>
      </w:r>
      <w:r w:rsidR="00680419" w:rsidRPr="00866D0E">
        <w:t>study</w:t>
      </w:r>
      <w:r w:rsidR="713A74EA" w:rsidRPr="00866D0E">
        <w:t xml:space="preserve"> operation </w:t>
      </w:r>
      <w:r w:rsidR="5313A34C" w:rsidRPr="00866D0E">
        <w:t xml:space="preserve">to </w:t>
      </w:r>
      <w:r w:rsidR="56891B68" w:rsidRPr="00866D0E">
        <w:t>increase</w:t>
      </w:r>
      <w:r w:rsidR="713A74EA" w:rsidRPr="00866D0E">
        <w:t xml:space="preserve"> patient</w:t>
      </w:r>
      <w:r w:rsidR="56891B68" w:rsidRPr="00866D0E">
        <w:t xml:space="preserve"> awareness of the clinical </w:t>
      </w:r>
      <w:r w:rsidR="5313A34C" w:rsidRPr="00866D0E">
        <w:t>study</w:t>
      </w:r>
      <w:r w:rsidR="713A74EA" w:rsidRPr="00866D0E">
        <w:t>,</w:t>
      </w:r>
      <w:r w:rsidR="56891B68" w:rsidRPr="00866D0E">
        <w:t xml:space="preserve"> and support recruitment and retention efforts.</w:t>
      </w:r>
    </w:p>
    <w:p w14:paraId="053E9D42" w14:textId="0221A11F" w:rsidR="00647AA2" w:rsidRPr="00866D0E" w:rsidRDefault="00647AA2" w:rsidP="00647AA2">
      <w:pPr>
        <w:pStyle w:val="Paragraph"/>
      </w:pPr>
      <w:r w:rsidRPr="00866D0E">
        <w:t xml:space="preserve">Partnerships with </w:t>
      </w:r>
      <w:r w:rsidR="00FE050F" w:rsidRPr="00866D0E">
        <w:t>PAOs</w:t>
      </w:r>
      <w:r w:rsidRPr="00866D0E">
        <w:t xml:space="preserve"> and</w:t>
      </w:r>
      <w:r w:rsidR="00C14C26" w:rsidRPr="00866D0E">
        <w:t>/or</w:t>
      </w:r>
      <w:r w:rsidRPr="00866D0E">
        <w:t xml:space="preserve"> </w:t>
      </w:r>
      <w:r w:rsidR="005805F3" w:rsidRPr="00866D0E">
        <w:t>CBOs</w:t>
      </w:r>
      <w:r w:rsidRPr="00866D0E">
        <w:t xml:space="preserve"> allow the Sponsor to share information about the </w:t>
      </w:r>
      <w:r w:rsidR="00DA644C" w:rsidRPr="00866D0E">
        <w:t>la/</w:t>
      </w:r>
      <w:proofErr w:type="spellStart"/>
      <w:r w:rsidR="00DA644C" w:rsidRPr="00866D0E">
        <w:t>mUC</w:t>
      </w:r>
      <w:proofErr w:type="spellEnd"/>
      <w:r w:rsidRPr="00866D0E">
        <w:t xml:space="preserve"> clinical development program</w:t>
      </w:r>
      <w:r w:rsidR="00B5664E" w:rsidRPr="00866D0E">
        <w:t xml:space="preserve"> </w:t>
      </w:r>
      <w:r w:rsidRPr="00866D0E">
        <w:t>with these organizations, who can then share this information with their communities.</w:t>
      </w:r>
      <w:r w:rsidR="00C14C26" w:rsidRPr="00866D0E">
        <w:t xml:space="preserve"> The Sponsor will also consider obtaining and leveraging existing patient insights to learn about the needs of diverse populations that are directly or indirectly impacted by </w:t>
      </w:r>
      <w:r w:rsidR="00866D0E">
        <w:t>la/</w:t>
      </w:r>
      <w:proofErr w:type="spellStart"/>
      <w:r w:rsidR="00866D0E">
        <w:t>mUC</w:t>
      </w:r>
      <w:proofErr w:type="spellEnd"/>
      <w:r w:rsidR="00C14C26" w:rsidRPr="00866D0E">
        <w:t xml:space="preserve"> and gather feedback on their perception, experience, and needs for considering participation in a clinical study.</w:t>
      </w:r>
    </w:p>
    <w:p w14:paraId="101A9750" w14:textId="77777777" w:rsidR="00647AA2" w:rsidRPr="0017116B" w:rsidRDefault="00647AA2" w:rsidP="00647AA2">
      <w:pPr>
        <w:pStyle w:val="Paragraph"/>
        <w:rPr>
          <w:b/>
          <w:bCs/>
        </w:rPr>
      </w:pPr>
      <w:r w:rsidRPr="0017116B">
        <w:rPr>
          <w:b/>
          <w:bCs/>
        </w:rPr>
        <w:t>Engagement with PAOs</w:t>
      </w:r>
      <w:r w:rsidR="00E319BB" w:rsidRPr="0017116B">
        <w:rPr>
          <w:b/>
          <w:bCs/>
        </w:rPr>
        <w:t>:</w:t>
      </w:r>
    </w:p>
    <w:p w14:paraId="672B85FE" w14:textId="09DC427F" w:rsidR="00647AA2" w:rsidRPr="00866D0E" w:rsidRDefault="00647AA2" w:rsidP="00647AA2">
      <w:pPr>
        <w:pStyle w:val="Paragraph"/>
      </w:pPr>
      <w:r w:rsidRPr="00866D0E">
        <w:t>PAOs have long</w:t>
      </w:r>
      <w:r w:rsidR="00A73068">
        <w:t>-</w:t>
      </w:r>
      <w:r w:rsidRPr="00866D0E">
        <w:t xml:space="preserve">standing relationships with patients serving as trusted partners and educational resources for patients living with specific conditions. PAOs also understand the needs of underrepresented racial and ethnic patients on a local level with an organizational presence in multiple US cities, which helps them create and maintain a climate of inclusion for patients by addressing social determinants such as financial and educational barriers that may limit patient access to care. PAOs also provide education and support to patients who may be interested in clinical study participation. Support services may include access to clinical study finders, patient navigation, and information on the research process provided in a health and digitally literate, culturally sensitive manner. Working with PAOs on local and national levels can help to raise awareness of the clinical study for the target population, caregivers, and </w:t>
      </w:r>
      <w:r w:rsidR="00800E81" w:rsidRPr="00866D0E">
        <w:t>HCP</w:t>
      </w:r>
      <w:r w:rsidRPr="00866D0E">
        <w:t>s.</w:t>
      </w:r>
    </w:p>
    <w:p w14:paraId="0BC04861" w14:textId="3EB72B9C" w:rsidR="00420888" w:rsidRPr="00866D0E" w:rsidRDefault="3904C6B8" w:rsidP="008A0377">
      <w:pPr>
        <w:pStyle w:val="Paragraph"/>
      </w:pPr>
      <w:r w:rsidRPr="00866D0E">
        <w:t>Key</w:t>
      </w:r>
      <w:r w:rsidR="00FB42C2" w:rsidRPr="00866D0E">
        <w:t xml:space="preserve"> partnership and patient advocacy</w:t>
      </w:r>
      <w:r w:rsidRPr="00866D0E">
        <w:t xml:space="preserve"> </w:t>
      </w:r>
      <w:r w:rsidR="56891B68" w:rsidRPr="00866D0E">
        <w:t xml:space="preserve">measures </w:t>
      </w:r>
      <w:r w:rsidR="00647AA2" w:rsidRPr="00866D0E">
        <w:t xml:space="preserve">may </w:t>
      </w:r>
      <w:r w:rsidR="56891B68" w:rsidRPr="00866D0E">
        <w:t>include</w:t>
      </w:r>
      <w:r w:rsidR="0055691A">
        <w:t xml:space="preserve"> but are not limited to</w:t>
      </w:r>
      <w:r w:rsidRPr="00866D0E">
        <w:t>:</w:t>
      </w:r>
    </w:p>
    <w:p w14:paraId="3713851C" w14:textId="5ACEEF53" w:rsidR="00B6135A" w:rsidRPr="00443355" w:rsidRDefault="00B6135A" w:rsidP="00B6135A">
      <w:pPr>
        <w:pStyle w:val="ListBullet"/>
        <w:rPr>
          <w:rStyle w:val="SuggestedOptional"/>
          <w:color w:val="auto"/>
        </w:rPr>
      </w:pPr>
      <w:r w:rsidRPr="00B6135A">
        <w:rPr>
          <w:rStyle w:val="SuggestedOptional"/>
          <w:color w:val="auto"/>
        </w:rPr>
        <w:t xml:space="preserve">Potential to share </w:t>
      </w:r>
      <w:r w:rsidR="00866D0E">
        <w:t>la/</w:t>
      </w:r>
      <w:proofErr w:type="spellStart"/>
      <w:r w:rsidR="00866D0E">
        <w:t>mUC</w:t>
      </w:r>
      <w:proofErr w:type="spellEnd"/>
      <w:r w:rsidRPr="00B6135A">
        <w:rPr>
          <w:rStyle w:val="SuggestedOptional"/>
          <w:color w:val="auto"/>
        </w:rPr>
        <w:t xml:space="preserve">-specific patient resources with PAOs to share on their platforms and broaden awareness of </w:t>
      </w:r>
      <w:r>
        <w:rPr>
          <w:rStyle w:val="SuggestedOptional"/>
          <w:color w:val="auto"/>
        </w:rPr>
        <w:t>MK</w:t>
      </w:r>
      <w:r w:rsidR="006C10F9">
        <w:rPr>
          <w:rStyle w:val="SuggestedOptional"/>
          <w:color w:val="auto"/>
        </w:rPr>
        <w:t>‑2870</w:t>
      </w:r>
      <w:r>
        <w:rPr>
          <w:rStyle w:val="SuggestedOptional"/>
          <w:color w:val="auto"/>
        </w:rPr>
        <w:t xml:space="preserve">-031 clinical </w:t>
      </w:r>
      <w:r w:rsidR="001B7681">
        <w:rPr>
          <w:rStyle w:val="SuggestedOptional"/>
          <w:color w:val="auto"/>
        </w:rPr>
        <w:t>study</w:t>
      </w:r>
      <w:r>
        <w:rPr>
          <w:rStyle w:val="SuggestedOptional"/>
          <w:color w:val="auto"/>
        </w:rPr>
        <w:t>.</w:t>
      </w:r>
    </w:p>
    <w:p w14:paraId="65B9964A" w14:textId="36D423CC" w:rsidR="00AC3394" w:rsidRPr="00866D0E" w:rsidRDefault="00AC3394" w:rsidP="005805F3">
      <w:pPr>
        <w:pStyle w:val="ListBullet"/>
        <w:rPr>
          <w:rStyle w:val="SuggestedOptional"/>
          <w:color w:val="auto"/>
        </w:rPr>
      </w:pPr>
      <w:r w:rsidRPr="00866D0E">
        <w:rPr>
          <w:rStyle w:val="SuggestedOptional"/>
          <w:color w:val="auto"/>
        </w:rPr>
        <w:t xml:space="preserve">Engagement with </w:t>
      </w:r>
      <w:r w:rsidR="00F950E5">
        <w:t>5</w:t>
      </w:r>
      <w:r w:rsidRPr="00604556">
        <w:t xml:space="preserve"> P</w:t>
      </w:r>
      <w:r w:rsidRPr="00866D0E">
        <w:rPr>
          <w:rStyle w:val="SuggestedOptional"/>
          <w:color w:val="auto"/>
        </w:rPr>
        <w:t xml:space="preserve">AOs that are involved with </w:t>
      </w:r>
      <w:r w:rsidR="00F92086" w:rsidRPr="00866D0E">
        <w:t>la/</w:t>
      </w:r>
      <w:proofErr w:type="spellStart"/>
      <w:r w:rsidR="00F92086" w:rsidRPr="00866D0E">
        <w:t>mUC</w:t>
      </w:r>
      <w:proofErr w:type="spellEnd"/>
      <w:r w:rsidR="00F92086" w:rsidRPr="00866D0E">
        <w:t xml:space="preserve"> </w:t>
      </w:r>
      <w:r w:rsidRPr="00866D0E">
        <w:rPr>
          <w:rStyle w:val="SuggestedOptional"/>
          <w:color w:val="auto"/>
        </w:rPr>
        <w:t>patient population, such as the</w:t>
      </w:r>
      <w:r w:rsidR="00B6135A" w:rsidRPr="00866D0E">
        <w:rPr>
          <w:rStyle w:val="SuggestedOptional"/>
          <w:color w:val="auto"/>
        </w:rPr>
        <w:t xml:space="preserve"> BCAN, UCF, ACS, Black Health Matters</w:t>
      </w:r>
      <w:r w:rsidR="00F950E5">
        <w:rPr>
          <w:rStyle w:val="SuggestedOptional"/>
          <w:color w:val="auto"/>
        </w:rPr>
        <w:t>,</w:t>
      </w:r>
      <w:r w:rsidR="00B6135A" w:rsidRPr="00866D0E">
        <w:rPr>
          <w:rStyle w:val="SuggestedOptional"/>
          <w:color w:val="auto"/>
        </w:rPr>
        <w:t xml:space="preserve"> and Black Doctor Org</w:t>
      </w:r>
      <w:r w:rsidRPr="00866D0E">
        <w:rPr>
          <w:rStyle w:val="SuggestedOptional"/>
          <w:color w:val="auto"/>
        </w:rPr>
        <w:t>. Partnering with PAOs can help raise awareness of the clinical study population, identify any recruitment challenges, and understand the needs of underrepresented racial and ethnic patients on a local and national level.</w:t>
      </w:r>
    </w:p>
    <w:p w14:paraId="1BC77F0F" w14:textId="3B780CFE" w:rsidR="00647AA2" w:rsidRPr="00866D0E" w:rsidRDefault="00647AA2" w:rsidP="005805F3">
      <w:pPr>
        <w:pStyle w:val="ListBullet"/>
        <w:rPr>
          <w:rStyle w:val="SuggestedOptional"/>
          <w:color w:val="auto"/>
        </w:rPr>
      </w:pPr>
      <w:r w:rsidRPr="00866D0E">
        <w:rPr>
          <w:rStyle w:val="SuggestedOptional"/>
          <w:color w:val="auto"/>
        </w:rPr>
        <w:t xml:space="preserve">Schedule engagements with PAO leaders and/or nurse/peer/patient navigators/case managers at PAOs to discuss and review </w:t>
      </w:r>
      <w:r w:rsidR="00CF5485" w:rsidRPr="00866D0E">
        <w:rPr>
          <w:rStyle w:val="SuggestedOptional"/>
          <w:color w:val="auto"/>
        </w:rPr>
        <w:t>of the Sponsor’s</w:t>
      </w:r>
      <w:r w:rsidRPr="00866D0E">
        <w:rPr>
          <w:rStyle w:val="SuggestedOptional"/>
          <w:color w:val="auto"/>
        </w:rPr>
        <w:t xml:space="preserve"> ongoing and upcoming </w:t>
      </w:r>
      <w:r w:rsidR="00F92086" w:rsidRPr="00866D0E">
        <w:t>la/</w:t>
      </w:r>
      <w:proofErr w:type="spellStart"/>
      <w:r w:rsidR="00F92086" w:rsidRPr="00866D0E">
        <w:t>mUC</w:t>
      </w:r>
      <w:proofErr w:type="spellEnd"/>
      <w:r w:rsidRPr="00866D0E">
        <w:t xml:space="preserve"> </w:t>
      </w:r>
      <w:r w:rsidRPr="00866D0E">
        <w:rPr>
          <w:rStyle w:val="SuggestedOptional"/>
          <w:color w:val="auto"/>
        </w:rPr>
        <w:t xml:space="preserve">clinical studies. Nurse/peer/patient navigators/case managers play an important role in helping people with </w:t>
      </w:r>
      <w:r w:rsidR="00F92086" w:rsidRPr="00866D0E">
        <w:t>la/</w:t>
      </w:r>
      <w:proofErr w:type="spellStart"/>
      <w:r w:rsidR="00F92086" w:rsidRPr="00866D0E">
        <w:t>mUC</w:t>
      </w:r>
      <w:proofErr w:type="spellEnd"/>
      <w:r w:rsidRPr="00866D0E">
        <w:t xml:space="preserve"> </w:t>
      </w:r>
      <w:r w:rsidRPr="00866D0E">
        <w:rPr>
          <w:rStyle w:val="SuggestedOptional"/>
          <w:color w:val="auto"/>
        </w:rPr>
        <w:t>to understand available treatment options, including Merck clinical studies.</w:t>
      </w:r>
    </w:p>
    <w:p w14:paraId="4F6224AF" w14:textId="77777777" w:rsidR="00647AA2" w:rsidRPr="00866D0E" w:rsidRDefault="00647AA2" w:rsidP="005805F3">
      <w:pPr>
        <w:pStyle w:val="ListBullet"/>
        <w:rPr>
          <w:rStyle w:val="SuggestedOptional"/>
          <w:color w:val="auto"/>
        </w:rPr>
      </w:pPr>
      <w:r w:rsidRPr="00866D0E">
        <w:rPr>
          <w:rStyle w:val="SuggestedOptional"/>
          <w:color w:val="auto"/>
        </w:rPr>
        <w:t>Outreach for clinical study awareness with PAOs on printed and digital materials that will direct patients to the Merck Clinical Trials webpage.</w:t>
      </w:r>
    </w:p>
    <w:p w14:paraId="40A87D6C" w14:textId="77777777" w:rsidR="002A321E" w:rsidRPr="002A321E" w:rsidRDefault="002A321E" w:rsidP="002A321E">
      <w:pPr>
        <w:pStyle w:val="Paragraph"/>
      </w:pPr>
    </w:p>
    <w:p w14:paraId="03263D4C" w14:textId="6A4A9A51" w:rsidR="00257B1E" w:rsidRPr="0017116B" w:rsidRDefault="00D05908" w:rsidP="000B052F">
      <w:pPr>
        <w:pStyle w:val="Paragraph"/>
        <w:pageBreakBefore/>
        <w:rPr>
          <w:b/>
          <w:bCs/>
        </w:rPr>
      </w:pPr>
      <w:r w:rsidRPr="0017116B">
        <w:rPr>
          <w:b/>
          <w:bCs/>
        </w:rPr>
        <w:lastRenderedPageBreak/>
        <w:t xml:space="preserve">Engagement with </w:t>
      </w:r>
      <w:r w:rsidR="006D689B" w:rsidRPr="0017116B">
        <w:rPr>
          <w:b/>
          <w:bCs/>
        </w:rPr>
        <w:t>CBOs</w:t>
      </w:r>
      <w:r w:rsidR="00E319BB" w:rsidRPr="0017116B">
        <w:rPr>
          <w:b/>
          <w:bCs/>
        </w:rPr>
        <w:t>:</w:t>
      </w:r>
    </w:p>
    <w:p w14:paraId="4EBF3F3D" w14:textId="77777777" w:rsidR="000B052F" w:rsidRDefault="006D689B" w:rsidP="000B052F">
      <w:pPr>
        <w:pStyle w:val="Paragraph"/>
      </w:pPr>
      <w:r w:rsidRPr="00866D0E">
        <w:t>CBOs</w:t>
      </w:r>
      <w:r w:rsidR="00257B1E" w:rsidRPr="00866D0E">
        <w:t xml:space="preserve"> are groups that connect with individuals based on common interest or a shared value (</w:t>
      </w:r>
      <w:proofErr w:type="spellStart"/>
      <w:r w:rsidR="00257B1E" w:rsidRPr="00866D0E">
        <w:t>ie</w:t>
      </w:r>
      <w:proofErr w:type="spellEnd"/>
      <w:r w:rsidR="00E319BB" w:rsidRPr="00866D0E">
        <w:t>,</w:t>
      </w:r>
      <w:r w:rsidR="00257B1E" w:rsidRPr="00866D0E">
        <w:t xml:space="preserve"> church</w:t>
      </w:r>
      <w:r w:rsidR="00E319BB" w:rsidRPr="00866D0E">
        <w:t>-</w:t>
      </w:r>
      <w:r w:rsidR="00257B1E" w:rsidRPr="00866D0E">
        <w:t xml:space="preserve">based organizations, lifestyle groups). Partnering with CBOs creates the opportunity to work with trusted community leaders to educate potential participants, establish communication between leaders and the local </w:t>
      </w:r>
      <w:r w:rsidR="008D4C29" w:rsidRPr="00866D0E">
        <w:t>study</w:t>
      </w:r>
      <w:r w:rsidR="00257B1E" w:rsidRPr="00866D0E">
        <w:t xml:space="preserve"> sites</w:t>
      </w:r>
      <w:r w:rsidR="00E514A1" w:rsidRPr="00866D0E">
        <w:t>,</w:t>
      </w:r>
      <w:r w:rsidR="00257B1E" w:rsidRPr="00866D0E">
        <w:t xml:space="preserve"> and may facilitate in the handoff of interested participants to </w:t>
      </w:r>
      <w:r w:rsidR="008D4C29" w:rsidRPr="00866D0E">
        <w:t>study</w:t>
      </w:r>
      <w:r w:rsidR="00257B1E" w:rsidRPr="00866D0E">
        <w:t xml:space="preserve"> sites to discuss the study and potentially enroll. CBOs may also offer access to clinical </w:t>
      </w:r>
      <w:r w:rsidR="008D4C29" w:rsidRPr="00866D0E">
        <w:t>study</w:t>
      </w:r>
      <w:r w:rsidR="00257B1E" w:rsidRPr="00866D0E">
        <w:t xml:space="preserve"> finders, patient navigation, and health</w:t>
      </w:r>
      <w:r w:rsidR="005A12D3" w:rsidRPr="00866D0E">
        <w:t>-</w:t>
      </w:r>
      <w:r w:rsidR="00257B1E" w:rsidRPr="00866D0E">
        <w:t xml:space="preserve">literate, culturally sensitive education about clinical research, </w:t>
      </w:r>
      <w:r w:rsidR="005A12D3" w:rsidRPr="00866D0E">
        <w:t xml:space="preserve">disease </w:t>
      </w:r>
      <w:r w:rsidR="00257B1E" w:rsidRPr="00866D0E">
        <w:t xml:space="preserve">risk factors, as well as </w:t>
      </w:r>
      <w:r w:rsidR="005A12D3" w:rsidRPr="00866D0E">
        <w:t>assist</w:t>
      </w:r>
      <w:r w:rsidR="00257B1E" w:rsidRPr="00866D0E">
        <w:t xml:space="preserve"> with visit scheduling and attendance</w:t>
      </w:r>
      <w:r w:rsidR="00B5664E" w:rsidRPr="00866D0E">
        <w:t>.</w:t>
      </w:r>
    </w:p>
    <w:p w14:paraId="6C2062E1" w14:textId="58EE7304" w:rsidR="00257B1E" w:rsidRPr="00866D0E" w:rsidRDefault="00257B1E" w:rsidP="000B052F">
      <w:pPr>
        <w:pStyle w:val="Paragraph"/>
      </w:pPr>
      <w:r w:rsidRPr="00866D0E">
        <w:t xml:space="preserve">Engagement opportunities with local communities </w:t>
      </w:r>
      <w:r w:rsidR="002C1DDA" w:rsidRPr="00866D0E">
        <w:t>may</w:t>
      </w:r>
      <w:r w:rsidRPr="00866D0E">
        <w:t xml:space="preserve"> include:</w:t>
      </w:r>
    </w:p>
    <w:p w14:paraId="317E4248" w14:textId="77777777" w:rsidR="00257B1E" w:rsidRPr="00866D0E" w:rsidRDefault="00257B1E" w:rsidP="006D689B">
      <w:pPr>
        <w:pStyle w:val="ListBullet"/>
        <w:keepNext/>
      </w:pPr>
      <w:r w:rsidRPr="00866D0E">
        <w:t>Investigate opportunities for engagement with community-based sites and/or organizations in areas that represent highest disease burden.</w:t>
      </w:r>
    </w:p>
    <w:p w14:paraId="53C19767" w14:textId="344B976A" w:rsidR="00257B1E" w:rsidRPr="00866D0E" w:rsidRDefault="00CF5315" w:rsidP="00F5030C">
      <w:pPr>
        <w:pStyle w:val="ListBullet"/>
      </w:pPr>
      <w:r w:rsidRPr="00866D0E">
        <w:t>Leverage</w:t>
      </w:r>
      <w:r w:rsidR="00257B1E" w:rsidRPr="00866D0E">
        <w:t xml:space="preserve"> US</w:t>
      </w:r>
      <w:r w:rsidR="00E514A1" w:rsidRPr="00866D0E">
        <w:t xml:space="preserve"> Patient Advocacy</w:t>
      </w:r>
      <w:r w:rsidR="00257B1E" w:rsidRPr="00866D0E">
        <w:t xml:space="preserve"> team connections to CBOs via larger network of PAOs and local affiliates</w:t>
      </w:r>
      <w:r w:rsidR="00B5664E" w:rsidRPr="00866D0E">
        <w:t>.</w:t>
      </w:r>
    </w:p>
    <w:p w14:paraId="7E8B76B5" w14:textId="77777777" w:rsidR="00257B1E" w:rsidRPr="00866D0E" w:rsidRDefault="00257B1E" w:rsidP="00866D0E">
      <w:pPr>
        <w:pStyle w:val="ListEnd"/>
      </w:pPr>
    </w:p>
    <w:p w14:paraId="4755F7BD" w14:textId="77777777" w:rsidR="007F0CF3" w:rsidRPr="00056228" w:rsidRDefault="00F05E26" w:rsidP="00F5030C">
      <w:pPr>
        <w:pStyle w:val="Heading2"/>
      </w:pPr>
      <w:r w:rsidRPr="28AF031B">
        <w:t xml:space="preserve">Study </w:t>
      </w:r>
      <w:r w:rsidR="002A1330">
        <w:t xml:space="preserve">Design and </w:t>
      </w:r>
      <w:r w:rsidRPr="28AF031B">
        <w:t>Procedure Considerations</w:t>
      </w:r>
    </w:p>
    <w:p w14:paraId="66D64B96" w14:textId="14239234" w:rsidR="6D480C54" w:rsidRPr="00866D0E" w:rsidRDefault="6D480C54" w:rsidP="00537B3A">
      <w:pPr>
        <w:pStyle w:val="Paragraph"/>
      </w:pPr>
      <w:r w:rsidRPr="00866D0E">
        <w:t xml:space="preserve">The everyday lives of the study participants were carefully considered when designing the </w:t>
      </w:r>
      <w:proofErr w:type="spellStart"/>
      <w:r w:rsidR="00F92086" w:rsidRPr="00866D0E">
        <w:t>sacituzumab</w:t>
      </w:r>
      <w:proofErr w:type="spellEnd"/>
      <w:r w:rsidR="00F92086" w:rsidRPr="00866D0E">
        <w:t xml:space="preserve"> </w:t>
      </w:r>
      <w:proofErr w:type="spellStart"/>
      <w:r w:rsidR="00F92086" w:rsidRPr="00866D0E">
        <w:t>tirumotecan</w:t>
      </w:r>
      <w:proofErr w:type="spellEnd"/>
      <w:r w:rsidR="00F92086" w:rsidRPr="00866D0E">
        <w:t xml:space="preserve"> </w:t>
      </w:r>
      <w:r w:rsidRPr="00866D0E">
        <w:t xml:space="preserve">clinical studies for </w:t>
      </w:r>
      <w:r w:rsidR="00CF5315" w:rsidRPr="00866D0E">
        <w:t>participants</w:t>
      </w:r>
      <w:r w:rsidRPr="00866D0E">
        <w:t xml:space="preserve"> with</w:t>
      </w:r>
      <w:r w:rsidR="00F92086" w:rsidRPr="00866D0E">
        <w:t xml:space="preserve"> la/</w:t>
      </w:r>
      <w:proofErr w:type="spellStart"/>
      <w:r w:rsidR="00F92086" w:rsidRPr="00866D0E">
        <w:t>mUC</w:t>
      </w:r>
      <w:proofErr w:type="spellEnd"/>
      <w:r w:rsidRPr="00866D0E">
        <w:t xml:space="preserve">. To support participant engagement, lower study-related visit burden, and enhance study participation for study participants, including but not limited to participants with disabilities, the following factors </w:t>
      </w:r>
      <w:r w:rsidR="00811DA4" w:rsidRPr="00866D0E">
        <w:t>will be</w:t>
      </w:r>
      <w:r w:rsidRPr="00866D0E">
        <w:t xml:space="preserve"> implemented in the study protocols:</w:t>
      </w:r>
    </w:p>
    <w:p w14:paraId="461E985B" w14:textId="43BE592E" w:rsidR="00933002" w:rsidRPr="00866D0E" w:rsidRDefault="00933002" w:rsidP="00F5030C">
      <w:pPr>
        <w:pStyle w:val="ListBullet"/>
      </w:pPr>
      <w:r w:rsidRPr="00866D0E">
        <w:t>Evaluate the impact of specific inclusion and exclusion criteria that may limit participation of underrepresented populations and broaden the criteria where possible.</w:t>
      </w:r>
    </w:p>
    <w:p w14:paraId="64583D86" w14:textId="0C706AB4" w:rsidR="00F315C8" w:rsidRPr="00866D0E" w:rsidRDefault="00F315C8" w:rsidP="00F5030C">
      <w:pPr>
        <w:pStyle w:val="ListBullet"/>
      </w:pPr>
      <w:r w:rsidRPr="00866D0E">
        <w:t xml:space="preserve">The Sponsor developed the study inclusion and exclusion criteria to reduce limitations to participation of underrepresented populations, which include allowing participants with well controlled </w:t>
      </w:r>
      <w:r w:rsidR="00F950E5">
        <w:t>hepatitis B virus</w:t>
      </w:r>
      <w:r w:rsidRPr="00866D0E">
        <w:t xml:space="preserve">, </w:t>
      </w:r>
      <w:r w:rsidR="00F950E5">
        <w:t>hepatitis C virus</w:t>
      </w:r>
      <w:r w:rsidRPr="00866D0E">
        <w:t xml:space="preserve">, and </w:t>
      </w:r>
      <w:r w:rsidR="00F950E5" w:rsidRPr="00F950E5">
        <w:t>human immunodeficiency virus</w:t>
      </w:r>
      <w:r w:rsidR="00F950E5">
        <w:t xml:space="preserve"> </w:t>
      </w:r>
      <w:r w:rsidRPr="00866D0E">
        <w:t>infections to participate in the study.</w:t>
      </w:r>
      <w:r w:rsidR="00CE7CA2" w:rsidRPr="00866D0E">
        <w:t xml:space="preserve"> </w:t>
      </w:r>
      <w:r w:rsidR="00604556">
        <w:t>Participants</w:t>
      </w:r>
      <w:r w:rsidR="00CE7CA2" w:rsidRPr="00866D0E">
        <w:t xml:space="preserve"> with total bilirubin levels &gt;1.5 × ULN are eligible for the study if direct bilirubin is ≤ULN, which will ensure patients with Gilbert syndrome </w:t>
      </w:r>
      <w:r w:rsidR="009A7964" w:rsidRPr="00866D0E">
        <w:t xml:space="preserve">who have isolated, asymptomatic indirect hyperbilirubinemia </w:t>
      </w:r>
      <w:r w:rsidR="00CE7CA2" w:rsidRPr="00866D0E">
        <w:t xml:space="preserve">can </w:t>
      </w:r>
      <w:r w:rsidR="009A7964" w:rsidRPr="00866D0E">
        <w:t>participate in the study</w:t>
      </w:r>
      <w:r w:rsidR="00CE7CA2" w:rsidRPr="00866D0E">
        <w:t>.</w:t>
      </w:r>
    </w:p>
    <w:p w14:paraId="1EC7A3E4" w14:textId="0BD2AA85" w:rsidR="00933002" w:rsidRPr="00866D0E" w:rsidRDefault="009A7964" w:rsidP="00F5030C">
      <w:pPr>
        <w:pStyle w:val="ListBullet"/>
      </w:pPr>
      <w:r w:rsidRPr="00866D0E">
        <w:t>To reduce the burden of repeated examinations for participants in the study, the protocol requires a directed physical exam</w:t>
      </w:r>
      <w:r w:rsidR="007362F5" w:rsidRPr="00866D0E">
        <w:t>ination</w:t>
      </w:r>
      <w:r w:rsidRPr="00866D0E">
        <w:t xml:space="preserve"> only as clinically indicated per investigator assessment.</w:t>
      </w:r>
    </w:p>
    <w:p w14:paraId="6BE72A95" w14:textId="77777777" w:rsidR="00933002" w:rsidRPr="00866D0E" w:rsidRDefault="00933002" w:rsidP="00F5030C">
      <w:pPr>
        <w:pStyle w:val="ListBullet"/>
      </w:pPr>
      <w:r w:rsidRPr="00866D0E">
        <w:t>Use gender-neutral language throughout the protocol to foster inclusivity.</w:t>
      </w:r>
    </w:p>
    <w:p w14:paraId="2869EF84" w14:textId="0FB0A233" w:rsidR="00502BAA" w:rsidRPr="00866D0E" w:rsidRDefault="00502BAA" w:rsidP="00502BAA">
      <w:pPr>
        <w:pStyle w:val="ListBullet"/>
      </w:pPr>
      <w:r w:rsidRPr="00866D0E">
        <w:t>Alternative methods of administering PRO questionnaires (such as approved interviewer scripts) may be offered to enable participation of individuals when PRO collection via electronic administration (</w:t>
      </w:r>
      <w:proofErr w:type="spellStart"/>
      <w:r w:rsidRPr="00866D0E">
        <w:t>ie</w:t>
      </w:r>
      <w:proofErr w:type="spellEnd"/>
      <w:r w:rsidRPr="00866D0E">
        <w:t>, via tablet or web-based backup) is not feasible (</w:t>
      </w:r>
      <w:proofErr w:type="spellStart"/>
      <w:r w:rsidRPr="00866D0E">
        <w:t>eg</w:t>
      </w:r>
      <w:proofErr w:type="spellEnd"/>
      <w:r w:rsidRPr="00866D0E">
        <w:t>, during a global pandemic, participants are visually impaired, illiterate [unable to read or write], or physically unable to complete the questionnaire). All site personnel must be trained on alternative data collection methods.</w:t>
      </w:r>
    </w:p>
    <w:p w14:paraId="7867FC48" w14:textId="77777777" w:rsidR="00336774" w:rsidRDefault="00BF2FAA" w:rsidP="00F950E5">
      <w:pPr>
        <w:pStyle w:val="ListBullet"/>
      </w:pPr>
      <w:r w:rsidRPr="00866D0E">
        <w:lastRenderedPageBreak/>
        <w:t>Study intervention, collection of laboratory samples, and procedures (</w:t>
      </w:r>
      <w:proofErr w:type="spellStart"/>
      <w:r w:rsidRPr="00866D0E">
        <w:t>eg</w:t>
      </w:r>
      <w:proofErr w:type="spellEnd"/>
      <w:r w:rsidRPr="00866D0E">
        <w:t>, laboratory testing and imaging scans) during study visits are pertinent to those that will directly address the study objectives.</w:t>
      </w:r>
    </w:p>
    <w:p w14:paraId="16FED00E" w14:textId="321A3835" w:rsidR="00F9139C" w:rsidRDefault="002C68D1" w:rsidP="00F950E5">
      <w:pPr>
        <w:pStyle w:val="ListBullet"/>
      </w:pPr>
      <w:r w:rsidRPr="00866D0E">
        <w:t xml:space="preserve">Infographic </w:t>
      </w:r>
      <w:r w:rsidR="00336774">
        <w:t xml:space="preserve">will be </w:t>
      </w:r>
      <w:r w:rsidRPr="00866D0E">
        <w:t xml:space="preserve">provided to clinical sites to distribute to participants to promote awareness and education about the stomatitis side effect associated with investigational drug </w:t>
      </w:r>
      <w:proofErr w:type="spellStart"/>
      <w:r w:rsidR="00CE7903" w:rsidRPr="00866D0E">
        <w:t>sacituzumab</w:t>
      </w:r>
      <w:proofErr w:type="spellEnd"/>
      <w:r w:rsidR="00CE7903" w:rsidRPr="00866D0E">
        <w:t xml:space="preserve"> </w:t>
      </w:r>
      <w:proofErr w:type="spellStart"/>
      <w:r w:rsidR="00CE7903" w:rsidRPr="00866D0E">
        <w:t>tirumotecan</w:t>
      </w:r>
      <w:proofErr w:type="spellEnd"/>
      <w:r w:rsidRPr="00866D0E">
        <w:t>.</w:t>
      </w:r>
    </w:p>
    <w:p w14:paraId="7F527C8C" w14:textId="77777777" w:rsidR="00336774" w:rsidRPr="00F36432" w:rsidRDefault="00336774" w:rsidP="00336774">
      <w:pPr>
        <w:pStyle w:val="ListEnd"/>
      </w:pPr>
    </w:p>
    <w:p w14:paraId="48805777" w14:textId="77777777" w:rsidR="0023323F" w:rsidRDefault="4D886B9D" w:rsidP="00F5030C">
      <w:pPr>
        <w:pStyle w:val="Heading2"/>
      </w:pPr>
      <w:r>
        <w:t xml:space="preserve">Planned </w:t>
      </w:r>
      <w:r w:rsidR="185B6650">
        <w:t>U</w:t>
      </w:r>
      <w:r>
        <w:t xml:space="preserve">se of </w:t>
      </w:r>
      <w:r w:rsidR="185B6650">
        <w:t>D</w:t>
      </w:r>
      <w:r>
        <w:t xml:space="preserve">ata </w:t>
      </w:r>
      <w:r w:rsidR="185B6650">
        <w:t>F</w:t>
      </w:r>
      <w:r>
        <w:t xml:space="preserve">rom </w:t>
      </w:r>
      <w:r w:rsidR="4B4EA6BD">
        <w:t xml:space="preserve">Underrepresented Racial and Ethnic </w:t>
      </w:r>
      <w:r w:rsidR="185B6650">
        <w:t>P</w:t>
      </w:r>
      <w:r>
        <w:t>articipants</w:t>
      </w:r>
    </w:p>
    <w:p w14:paraId="0DA77B0B" w14:textId="5E8E462F" w:rsidR="00A9735C" w:rsidRPr="00800E81" w:rsidRDefault="00A9735C" w:rsidP="00A9735C">
      <w:pPr>
        <w:pStyle w:val="Paragraph"/>
      </w:pPr>
      <w:r w:rsidRPr="00800E81">
        <w:t>Demographic variables (</w:t>
      </w:r>
      <w:proofErr w:type="spellStart"/>
      <w:r w:rsidRPr="00800E81">
        <w:t>eg</w:t>
      </w:r>
      <w:proofErr w:type="spellEnd"/>
      <w:r w:rsidRPr="00800E81">
        <w:t>, age, race, sex, and gender) and baseline characteristics will be collected. These data will be tabulated as descriptive statistics (</w:t>
      </w:r>
      <w:proofErr w:type="spellStart"/>
      <w:r w:rsidRPr="00800E81">
        <w:t>eg</w:t>
      </w:r>
      <w:proofErr w:type="spellEnd"/>
      <w:r w:rsidRPr="00800E81">
        <w:t>, counts and percentages) to describe the population studied. The comparability of the treatment groups for each relevant demographic and baseline characteristic will be assessed by table or graph. No statistical hypothesis testing will be performed on these characteristics. Subgroup analyses by age</w:t>
      </w:r>
      <w:r w:rsidR="00D66DAF" w:rsidRPr="00800E81">
        <w:t xml:space="preserve"> category (&lt;65 years, ≥65 years)</w:t>
      </w:r>
      <w:r w:rsidRPr="00800E81">
        <w:t>, race</w:t>
      </w:r>
      <w:r w:rsidR="00D66DAF" w:rsidRPr="00800E81">
        <w:t xml:space="preserve"> (</w:t>
      </w:r>
      <w:r w:rsidR="00550F65">
        <w:t>W</w:t>
      </w:r>
      <w:r w:rsidR="00D66DAF" w:rsidRPr="00800E81">
        <w:t>hite, all others)</w:t>
      </w:r>
      <w:r w:rsidRPr="00800E81">
        <w:t xml:space="preserve">, </w:t>
      </w:r>
      <w:r w:rsidR="00D66DAF" w:rsidRPr="00800E81">
        <w:t xml:space="preserve">and </w:t>
      </w:r>
      <w:r w:rsidRPr="00800E81">
        <w:t>sex</w:t>
      </w:r>
      <w:r w:rsidR="00D66DAF" w:rsidRPr="00800E81">
        <w:t xml:space="preserve"> (female, male) </w:t>
      </w:r>
      <w:del w:id="205" w:author="Se, Andrew" w:date="2025-05-29T15:55:00Z">
        <w:r w:rsidRPr="00800E81">
          <w:delText>will</w:delText>
        </w:r>
      </w:del>
      <w:ins w:id="206" w:author="Se, Andrew" w:date="2025-05-29T15:55:00Z">
        <w:r w:rsidR="00397D63">
          <w:t>may</w:t>
        </w:r>
      </w:ins>
      <w:r w:rsidRPr="00800E81">
        <w:t xml:space="preserve"> be performed for the primary </w:t>
      </w:r>
      <w:r w:rsidR="00D66DAF" w:rsidRPr="00800E81">
        <w:t xml:space="preserve">and secondary </w:t>
      </w:r>
      <w:r w:rsidRPr="00800E81">
        <w:t>efficacy endpoints</w:t>
      </w:r>
      <w:r w:rsidR="00F92086" w:rsidRPr="00800E81">
        <w:t xml:space="preserve"> </w:t>
      </w:r>
      <w:r w:rsidRPr="00800E81">
        <w:t>as per the SAP for each study. Results of the subgroup analyses will be summarized as part of the CSR for each study.</w:t>
      </w:r>
    </w:p>
    <w:p w14:paraId="6D280A91" w14:textId="61E2FA9D" w:rsidR="00EB4F0E" w:rsidRPr="00800E81" w:rsidRDefault="00A9735C" w:rsidP="00EB4F0E">
      <w:pPr>
        <w:pStyle w:val="Paragraph"/>
      </w:pPr>
      <w:r w:rsidRPr="00800E81">
        <w:t>Any differences observed in efficacy across the treatment groups by subgroup will be assessed and characterized further by the Sponsor.</w:t>
      </w:r>
    </w:p>
    <w:p w14:paraId="342A5802" w14:textId="77777777" w:rsidR="00E85AEB" w:rsidRDefault="377E4AFA" w:rsidP="00F5030C">
      <w:pPr>
        <w:pStyle w:val="Heading2"/>
      </w:pPr>
      <w:r>
        <w:t>Study Oversight of Underrepresented Racial and Ethnic Enrollment</w:t>
      </w:r>
    </w:p>
    <w:p w14:paraId="3EAA9ACF" w14:textId="02714606" w:rsidR="00E85AEB" w:rsidRPr="008F6EF5" w:rsidRDefault="00E85AEB" w:rsidP="00E85AEB">
      <w:pPr>
        <w:pStyle w:val="Paragraph"/>
      </w:pPr>
      <w:r>
        <w:t xml:space="preserve">Enrollment metrics to support the inclusion of diverse populations will be monitored regularly throughout the </w:t>
      </w:r>
      <w:r w:rsidR="00684285">
        <w:t>study</w:t>
      </w:r>
      <w:r>
        <w:t xml:space="preserve"> using a Sponsor diversity dashboard that provides demographic information from the </w:t>
      </w:r>
      <w:r w:rsidR="00684285">
        <w:t>studies</w:t>
      </w:r>
      <w:r>
        <w:t xml:space="preserve">. </w:t>
      </w:r>
      <w:r w:rsidR="220A36FD">
        <w:t xml:space="preserve">The diversity dashboard includes a breakdown of enrollment data by race and ethnicity for screened and randomized participants in the Sponsor’s clinical studies. At routine internal US country-level clinical study meetings, the diversity dashboard will provide insight into site-level and country-level diversity and enrollment metrics. After these meetings, enrollment metrics will then be discussed with site personnel and internal team members for additional mitigation and support, with the overall goal of achieving both diverse and total enrollment targets. </w:t>
      </w:r>
      <w:r>
        <w:t xml:space="preserve">The Sponsor will continually engage in discussions and strategy planning with sites to encourage robust diversity-oriented activities designed to provide a diverse </w:t>
      </w:r>
      <w:r w:rsidR="00691EF4">
        <w:t>participant</w:t>
      </w:r>
      <w:r>
        <w:t xml:space="preserve"> population access to the </w:t>
      </w:r>
      <w:r w:rsidR="00564677">
        <w:t>study</w:t>
      </w:r>
      <w:r>
        <w:t>.</w:t>
      </w:r>
      <w:r w:rsidR="00FB30CC">
        <w:t xml:space="preserve"> The Sponsor will also share specific site enrollment performance data to help sites assess their diverse and inclusive recruitment measures throughout the study. </w:t>
      </w:r>
      <w:r>
        <w:t xml:space="preserve">Additionally, activities to ensure increased enrollment of </w:t>
      </w:r>
      <w:r w:rsidR="00E86D1F">
        <w:t>underrepresented racial and ethnic population</w:t>
      </w:r>
      <w:r w:rsidR="00EB4F0E">
        <w:t>s</w:t>
      </w:r>
      <w:r>
        <w:t xml:space="preserve"> will be implemented as described in </w:t>
      </w:r>
      <w:r w:rsidR="009370C2">
        <w:t xml:space="preserve">[Sec. </w:t>
      </w:r>
      <w:r w:rsidR="00BB2446">
        <w:t>4.2</w:t>
      </w:r>
      <w:r w:rsidR="009370C2">
        <w:t>]</w:t>
      </w:r>
      <w:r>
        <w:t>.</w:t>
      </w:r>
      <w:r w:rsidR="6B87F809">
        <w:t xml:space="preserve"> </w:t>
      </w:r>
      <w:r w:rsidR="002E47A0">
        <w:t xml:space="preserve">Enrollment of underrepresented racial and ethnic populations </w:t>
      </w:r>
      <w:r w:rsidR="6B87F809">
        <w:t xml:space="preserve">will be continually </w:t>
      </w:r>
      <w:r w:rsidR="00BC0B56">
        <w:t>evaluated,</w:t>
      </w:r>
      <w:r w:rsidR="6B87F809">
        <w:t xml:space="preserve"> and adjustments made to ensure </w:t>
      </w:r>
      <w:r w:rsidR="00CE52E4">
        <w:t xml:space="preserve">the </w:t>
      </w:r>
      <w:r w:rsidR="6B87F809">
        <w:t>achievement of planned goals.</w:t>
      </w:r>
    </w:p>
    <w:p w14:paraId="5DAE67D7" w14:textId="6DAEA1D3" w:rsidR="008757DF" w:rsidRDefault="008757DF" w:rsidP="003E560A">
      <w:pPr>
        <w:pStyle w:val="Paragraph"/>
        <w:sectPr w:rsidR="008757DF" w:rsidSect="00F5030C">
          <w:headerReference w:type="default" r:id="rId16"/>
          <w:pgSz w:w="12240" w:h="15840"/>
          <w:pgMar w:top="1440" w:right="1440" w:bottom="1440" w:left="1800" w:header="720" w:footer="720" w:gutter="0"/>
          <w:cols w:space="720"/>
          <w:docGrid w:linePitch="360"/>
        </w:sectPr>
      </w:pPr>
      <w:bookmarkStart w:id="209" w:name="_Hlk79568199"/>
    </w:p>
    <w:p w14:paraId="3201DF20" w14:textId="77777777" w:rsidR="00C01A69" w:rsidRDefault="002E47A0" w:rsidP="00F5030C">
      <w:pPr>
        <w:pStyle w:val="Heading1"/>
      </w:pPr>
      <w:r>
        <w:lastRenderedPageBreak/>
        <w:t>STATUS OF MEETING ENROLLMENT GOALS</w:t>
      </w:r>
    </w:p>
    <w:p w14:paraId="0EC0C979" w14:textId="13276B91" w:rsidR="00D10BD4" w:rsidRPr="00D10BD4" w:rsidRDefault="00D10BD4" w:rsidP="00D10BD4">
      <w:pPr>
        <w:pStyle w:val="Paragraph"/>
      </w:pPr>
      <w:r>
        <w:t>Not applicable</w:t>
      </w:r>
      <w:del w:id="210" w:author="Se, Andrew" w:date="2025-05-29T15:55:00Z">
        <w:r>
          <w:delText xml:space="preserve">, as this is the initial Diversity Plan for </w:delText>
        </w:r>
        <w:r w:rsidR="009A251E">
          <w:delText>l</w:delText>
        </w:r>
        <w:r w:rsidR="00F92086">
          <w:delText xml:space="preserve">a/mUC </w:delText>
        </w:r>
        <w:r>
          <w:delText xml:space="preserve">in the </w:delText>
        </w:r>
        <w:r w:rsidR="00594366" w:rsidRPr="00594366">
          <w:delText>sacituzumab tirumotecan</w:delText>
        </w:r>
        <w:r>
          <w:delText xml:space="preserve"> program</w:delText>
        </w:r>
      </w:del>
      <w:r>
        <w:t>.</w:t>
      </w:r>
    </w:p>
    <w:bookmarkEnd w:id="209"/>
    <w:p w14:paraId="4872F5BF" w14:textId="77777777" w:rsidR="00B4667E" w:rsidRDefault="6CC15B49" w:rsidP="00F5030C">
      <w:pPr>
        <w:pStyle w:val="Heading1"/>
        <w:pageBreakBefore/>
      </w:pPr>
      <w:r>
        <w:lastRenderedPageBreak/>
        <w:t>REFERENCES</w:t>
      </w:r>
    </w:p>
    <w:tbl>
      <w:tblPr>
        <w:tblW w:w="0" w:type="auto"/>
        <w:jc w:val="center"/>
        <w:tblLayout w:type="fixed"/>
        <w:tblLook w:val="0000" w:firstRow="0" w:lastRow="0" w:firstColumn="0" w:lastColumn="0" w:noHBand="0" w:noVBand="0"/>
      </w:tblPr>
      <w:tblGrid>
        <w:gridCol w:w="2250"/>
        <w:gridCol w:w="6750"/>
      </w:tblGrid>
      <w:tr w:rsidR="005E50CE" w14:paraId="1C178050" w14:textId="77777777" w:rsidTr="005E50CE">
        <w:trPr>
          <w:cantSplit/>
          <w:jc w:val="center"/>
        </w:trPr>
        <w:tc>
          <w:tcPr>
            <w:tcW w:w="2250" w:type="dxa"/>
          </w:tcPr>
          <w:bookmarkEnd w:id="0"/>
          <w:p w14:paraId="78B95641" w14:textId="77777777" w:rsidR="005E50CE" w:rsidRDefault="005E50CE" w:rsidP="005E50CE">
            <w:pPr>
              <w:spacing w:before="60" w:after="240"/>
            </w:pPr>
            <w:r>
              <w:t>[Ref. 5.4: 04T3DT]</w:t>
            </w:r>
          </w:p>
        </w:tc>
        <w:tc>
          <w:tcPr>
            <w:tcW w:w="6750" w:type="dxa"/>
          </w:tcPr>
          <w:p w14:paraId="792F0674" w14:textId="77777777" w:rsidR="005E50CE" w:rsidRDefault="005E50CE" w:rsidP="005E50CE">
            <w:pPr>
              <w:spacing w:before="60" w:after="240"/>
            </w:pPr>
            <w:r>
              <w:t xml:space="preserve">Stein JP, </w:t>
            </w:r>
            <w:proofErr w:type="spellStart"/>
            <w:r>
              <w:t>Lieskovsky</w:t>
            </w:r>
            <w:proofErr w:type="spellEnd"/>
            <w:r>
              <w:t xml:space="preserve"> G, Cote R, </w:t>
            </w:r>
            <w:proofErr w:type="spellStart"/>
            <w:r>
              <w:t>Groshen</w:t>
            </w:r>
            <w:proofErr w:type="spellEnd"/>
            <w:r>
              <w:t xml:space="preserve"> S, Feng AC, Boyd S, et al. Radical cystectomy in the treatment of invasive bladder cancer: long-term results in 1,054 patients. J Clin Oncol. 2001 Feb;19(3):666-75.</w:t>
            </w:r>
          </w:p>
        </w:tc>
      </w:tr>
      <w:tr w:rsidR="005E50CE" w14:paraId="106B2BD2" w14:textId="77777777" w:rsidTr="005E50CE">
        <w:trPr>
          <w:cantSplit/>
          <w:jc w:val="center"/>
        </w:trPr>
        <w:tc>
          <w:tcPr>
            <w:tcW w:w="2250" w:type="dxa"/>
          </w:tcPr>
          <w:p w14:paraId="4CA22D64" w14:textId="77777777" w:rsidR="005E50CE" w:rsidRDefault="005E50CE" w:rsidP="005E50CE">
            <w:pPr>
              <w:spacing w:before="60" w:after="240"/>
            </w:pPr>
            <w:r>
              <w:t>[Ref. 5.4: 050DXR]</w:t>
            </w:r>
          </w:p>
        </w:tc>
        <w:tc>
          <w:tcPr>
            <w:tcW w:w="6750" w:type="dxa"/>
          </w:tcPr>
          <w:p w14:paraId="04B4353E" w14:textId="77777777" w:rsidR="005E50CE" w:rsidRDefault="005E50CE" w:rsidP="005E50CE">
            <w:pPr>
              <w:spacing w:before="60" w:after="240"/>
            </w:pPr>
            <w:r>
              <w:t>Kaufman DS, Shipley WU, Feldman AS. Bladder cancer. Lancet. 2009 Jul 18;374:239-49.</w:t>
            </w:r>
          </w:p>
        </w:tc>
      </w:tr>
      <w:tr w:rsidR="005E50CE" w14:paraId="122D42C5" w14:textId="77777777" w:rsidTr="005E50CE">
        <w:trPr>
          <w:cantSplit/>
          <w:jc w:val="center"/>
        </w:trPr>
        <w:tc>
          <w:tcPr>
            <w:tcW w:w="2250" w:type="dxa"/>
          </w:tcPr>
          <w:p w14:paraId="7A7CD5C7" w14:textId="77777777" w:rsidR="005E50CE" w:rsidRDefault="005E50CE" w:rsidP="005E50CE">
            <w:pPr>
              <w:spacing w:before="60" w:after="240"/>
            </w:pPr>
            <w:r>
              <w:t>[Ref. 5.4: 05PGXB]</w:t>
            </w:r>
          </w:p>
        </w:tc>
        <w:tc>
          <w:tcPr>
            <w:tcW w:w="6750" w:type="dxa"/>
          </w:tcPr>
          <w:p w14:paraId="22221FDE" w14:textId="77777777" w:rsidR="005E50CE" w:rsidRDefault="005E50CE" w:rsidP="005E50CE">
            <w:pPr>
              <w:spacing w:before="60" w:after="240"/>
            </w:pPr>
            <w:r>
              <w:t xml:space="preserve">Freedman ND, Silverman DT, Hollenbeck AR, </w:t>
            </w:r>
            <w:proofErr w:type="spellStart"/>
            <w:r>
              <w:t>Schatzkin</w:t>
            </w:r>
            <w:proofErr w:type="spellEnd"/>
            <w:r>
              <w:t xml:space="preserve"> A, </w:t>
            </w:r>
            <w:proofErr w:type="spellStart"/>
            <w:r>
              <w:t>Abnet</w:t>
            </w:r>
            <w:proofErr w:type="spellEnd"/>
            <w:r>
              <w:t xml:space="preserve"> CC. Association between smoking and risk of bladder cancer among men and women. JAMA. 2011 Aug 17;306(7):737-45. Erratum in: JAMA. 2011 Nov 23/30;306(20):2220.</w:t>
            </w:r>
          </w:p>
        </w:tc>
      </w:tr>
      <w:tr w:rsidR="005E50CE" w14:paraId="130857FC" w14:textId="77777777" w:rsidTr="005E50CE">
        <w:trPr>
          <w:cantSplit/>
          <w:jc w:val="center"/>
        </w:trPr>
        <w:tc>
          <w:tcPr>
            <w:tcW w:w="2250" w:type="dxa"/>
          </w:tcPr>
          <w:p w14:paraId="6D673F1A" w14:textId="77777777" w:rsidR="005E50CE" w:rsidRDefault="005E50CE" w:rsidP="005E50CE">
            <w:pPr>
              <w:spacing w:before="60" w:after="240"/>
            </w:pPr>
            <w:r>
              <w:t>[Ref. 5.4: 082XZK]</w:t>
            </w:r>
          </w:p>
        </w:tc>
        <w:tc>
          <w:tcPr>
            <w:tcW w:w="6750" w:type="dxa"/>
          </w:tcPr>
          <w:p w14:paraId="2CECC9D9" w14:textId="77777777" w:rsidR="005E50CE" w:rsidRDefault="005E50CE" w:rsidP="005E50CE">
            <w:pPr>
              <w:spacing w:before="60" w:after="240"/>
            </w:pPr>
            <w:r>
              <w:t xml:space="preserve">Lenis AT, </w:t>
            </w:r>
            <w:proofErr w:type="spellStart"/>
            <w:r>
              <w:t>Lec</w:t>
            </w:r>
            <w:proofErr w:type="spellEnd"/>
            <w:r>
              <w:t xml:space="preserve"> PM, </w:t>
            </w:r>
            <w:proofErr w:type="spellStart"/>
            <w:r>
              <w:t>Chamie</w:t>
            </w:r>
            <w:proofErr w:type="spellEnd"/>
            <w:r>
              <w:t xml:space="preserve"> K, </w:t>
            </w:r>
            <w:proofErr w:type="spellStart"/>
            <w:r>
              <w:t>Mshs</w:t>
            </w:r>
            <w:proofErr w:type="spellEnd"/>
            <w:r>
              <w:t xml:space="preserve"> MD. Bladder cancer: a review. JAMA. 2020 Nov 17;324(19):1980-91.</w:t>
            </w:r>
          </w:p>
        </w:tc>
      </w:tr>
      <w:tr w:rsidR="005E50CE" w14:paraId="7778AE53" w14:textId="77777777" w:rsidTr="005E50CE">
        <w:trPr>
          <w:cantSplit/>
          <w:jc w:val="center"/>
        </w:trPr>
        <w:tc>
          <w:tcPr>
            <w:tcW w:w="2250" w:type="dxa"/>
          </w:tcPr>
          <w:p w14:paraId="42242355" w14:textId="77777777" w:rsidR="005E50CE" w:rsidRDefault="005E50CE" w:rsidP="005E50CE">
            <w:pPr>
              <w:spacing w:before="60" w:after="240"/>
            </w:pPr>
            <w:r>
              <w:t>[Ref. 5.4: 08CW5S]</w:t>
            </w:r>
          </w:p>
        </w:tc>
        <w:tc>
          <w:tcPr>
            <w:tcW w:w="6750" w:type="dxa"/>
          </w:tcPr>
          <w:p w14:paraId="7F6C43F9" w14:textId="77777777" w:rsidR="005E50CE" w:rsidRDefault="005E50CE" w:rsidP="005E50CE">
            <w:pPr>
              <w:spacing w:before="60" w:after="240"/>
            </w:pPr>
            <w:r>
              <w:t xml:space="preserve">Butler SS, </w:t>
            </w:r>
            <w:proofErr w:type="spellStart"/>
            <w:r>
              <w:t>Winkfield</w:t>
            </w:r>
            <w:proofErr w:type="spellEnd"/>
            <w:r>
              <w:t xml:space="preserve"> KM, Ahn C, Song Z, Dee EC, Mahal BA, et al. Racial disparities in patient-reported measures of physician cultural competency among cancer survivors in the United States [letter]. JAMA Oncol. 2020 Jan;6(1):152-4.</w:t>
            </w:r>
          </w:p>
        </w:tc>
      </w:tr>
      <w:tr w:rsidR="005E50CE" w14:paraId="305A4BE5" w14:textId="77777777" w:rsidTr="005E50CE">
        <w:trPr>
          <w:cantSplit/>
          <w:jc w:val="center"/>
        </w:trPr>
        <w:tc>
          <w:tcPr>
            <w:tcW w:w="2250" w:type="dxa"/>
          </w:tcPr>
          <w:p w14:paraId="6BC4A48E" w14:textId="77777777" w:rsidR="005E50CE" w:rsidRDefault="005E50CE" w:rsidP="005E50CE">
            <w:pPr>
              <w:spacing w:before="60" w:after="240"/>
            </w:pPr>
            <w:r>
              <w:t>[Ref. 5.4: 08CWNK]</w:t>
            </w:r>
          </w:p>
        </w:tc>
        <w:tc>
          <w:tcPr>
            <w:tcW w:w="6750" w:type="dxa"/>
          </w:tcPr>
          <w:p w14:paraId="71E9C5E8" w14:textId="77777777" w:rsidR="005E50CE" w:rsidRDefault="005E50CE" w:rsidP="005E50CE">
            <w:pPr>
              <w:spacing w:before="60" w:after="240"/>
            </w:pPr>
            <w:proofErr w:type="spellStart"/>
            <w:r>
              <w:t>Alsan</w:t>
            </w:r>
            <w:proofErr w:type="spellEnd"/>
            <w:r>
              <w:t xml:space="preserve"> M, Garrick O, Graziani G. Does diversity matter for health? experimental evidence from Oakland. Am Econ Rev. 2019 Dec;109(12):4071–111. Additional material; 1 p.</w:t>
            </w:r>
          </w:p>
        </w:tc>
      </w:tr>
      <w:tr w:rsidR="005E50CE" w14:paraId="680C16F5" w14:textId="77777777" w:rsidTr="005E50CE">
        <w:trPr>
          <w:cantSplit/>
          <w:jc w:val="center"/>
        </w:trPr>
        <w:tc>
          <w:tcPr>
            <w:tcW w:w="2250" w:type="dxa"/>
          </w:tcPr>
          <w:p w14:paraId="131E585A" w14:textId="77777777" w:rsidR="005E50CE" w:rsidRDefault="005E50CE" w:rsidP="005E50CE">
            <w:pPr>
              <w:spacing w:before="60" w:after="240"/>
            </w:pPr>
            <w:r>
              <w:t>[Ref. 5.4: 08HZXM]</w:t>
            </w:r>
          </w:p>
        </w:tc>
        <w:tc>
          <w:tcPr>
            <w:tcW w:w="6750" w:type="dxa"/>
          </w:tcPr>
          <w:p w14:paraId="0E30251A" w14:textId="77777777" w:rsidR="005E50CE" w:rsidRDefault="005E50CE" w:rsidP="005E50CE">
            <w:pPr>
              <w:spacing w:before="60" w:after="240"/>
            </w:pPr>
            <w:r>
              <w:t xml:space="preserve">Siegel RL, </w:t>
            </w:r>
            <w:proofErr w:type="spellStart"/>
            <w:r>
              <w:t>Giaquinto</w:t>
            </w:r>
            <w:proofErr w:type="spellEnd"/>
            <w:r>
              <w:t xml:space="preserve"> AN, Jemal A. Cancer statistics, 2024. CA Cancer J Clin. 2024;74:12-49.</w:t>
            </w:r>
          </w:p>
        </w:tc>
      </w:tr>
      <w:tr w:rsidR="005E50CE" w14:paraId="418C507E" w14:textId="77777777" w:rsidTr="005E50CE">
        <w:trPr>
          <w:cantSplit/>
          <w:jc w:val="center"/>
        </w:trPr>
        <w:tc>
          <w:tcPr>
            <w:tcW w:w="2250" w:type="dxa"/>
          </w:tcPr>
          <w:p w14:paraId="32D99DE8" w14:textId="77777777" w:rsidR="005E50CE" w:rsidRDefault="005E50CE" w:rsidP="005E50CE">
            <w:pPr>
              <w:spacing w:before="60" w:after="240"/>
            </w:pPr>
            <w:r>
              <w:t>[Ref. 5.4: 08PTKW]</w:t>
            </w:r>
          </w:p>
        </w:tc>
        <w:tc>
          <w:tcPr>
            <w:tcW w:w="6750" w:type="dxa"/>
          </w:tcPr>
          <w:p w14:paraId="618B8C25" w14:textId="77777777" w:rsidR="005E50CE" w:rsidRDefault="005E50CE" w:rsidP="005E50CE">
            <w:pPr>
              <w:spacing w:before="60" w:after="240"/>
            </w:pPr>
            <w:r>
              <w:t>Surveillance, Epidemiology, and End Results Program [Internet]. Bethesda (MD): National Cancer Institute (NCI). Cancer stat facts: bladder cancer; [cited 2024 Oct 27]; [about 19 screens]. Available from: https://seer.cancer.gov/statfacts/html/urinb.html.</w:t>
            </w:r>
          </w:p>
        </w:tc>
      </w:tr>
      <w:tr w:rsidR="005E50CE" w14:paraId="7CC65B2A" w14:textId="77777777" w:rsidTr="005E50CE">
        <w:trPr>
          <w:cantSplit/>
          <w:jc w:val="center"/>
        </w:trPr>
        <w:tc>
          <w:tcPr>
            <w:tcW w:w="2250" w:type="dxa"/>
          </w:tcPr>
          <w:p w14:paraId="3EF8BE93" w14:textId="77777777" w:rsidR="005E50CE" w:rsidRDefault="005E50CE" w:rsidP="005E50CE">
            <w:pPr>
              <w:spacing w:before="60" w:after="240"/>
            </w:pPr>
            <w:r>
              <w:t>[Ref. 5.4: 08PZLB]</w:t>
            </w:r>
          </w:p>
        </w:tc>
        <w:tc>
          <w:tcPr>
            <w:tcW w:w="6750" w:type="dxa"/>
          </w:tcPr>
          <w:p w14:paraId="67B3EE35" w14:textId="77777777" w:rsidR="005E50CE" w:rsidRDefault="005E50CE" w:rsidP="005E50CE">
            <w:pPr>
              <w:spacing w:before="60" w:after="240"/>
            </w:pPr>
            <w:r>
              <w:t>National Comprehensive Cancer Network. NCCN clinical practice guidelines in oncology: bladder cancer; version 5.2024. Plymouth Meeting (PA): National Comprehensive Cancer Network (NCCN); 2024. 136 p.</w:t>
            </w:r>
          </w:p>
        </w:tc>
      </w:tr>
      <w:tr w:rsidR="005E50CE" w14:paraId="6B72075F" w14:textId="77777777" w:rsidTr="005E50CE">
        <w:trPr>
          <w:cantSplit/>
          <w:jc w:val="center"/>
        </w:trPr>
        <w:tc>
          <w:tcPr>
            <w:tcW w:w="2250" w:type="dxa"/>
          </w:tcPr>
          <w:p w14:paraId="60A45A62" w14:textId="77777777" w:rsidR="005E50CE" w:rsidRDefault="005E50CE" w:rsidP="005E50CE">
            <w:pPr>
              <w:spacing w:before="60" w:after="240"/>
            </w:pPr>
            <w:r>
              <w:t>[Ref. 5.4: 08QDBN]</w:t>
            </w:r>
          </w:p>
        </w:tc>
        <w:tc>
          <w:tcPr>
            <w:tcW w:w="6750" w:type="dxa"/>
          </w:tcPr>
          <w:p w14:paraId="1C2C52D2" w14:textId="77777777" w:rsidR="005E50CE" w:rsidRDefault="005E50CE" w:rsidP="005E50CE">
            <w:pPr>
              <w:spacing w:before="60" w:after="240"/>
            </w:pPr>
            <w:proofErr w:type="spellStart"/>
            <w:r>
              <w:t>Schrag</w:t>
            </w:r>
            <w:proofErr w:type="spellEnd"/>
            <w:r>
              <w:t xml:space="preserve"> D, Hsieh LJ, Rabbani F, Bach PB, Herr H, </w:t>
            </w:r>
            <w:proofErr w:type="spellStart"/>
            <w:r>
              <w:t>Begg</w:t>
            </w:r>
            <w:proofErr w:type="spellEnd"/>
            <w:r>
              <w:t xml:space="preserve"> CB. Adherence to surveillance among patients with superficial bladder cancer. J Natl Cancer Inst. 2003 Apr 16;95(8):588-97.</w:t>
            </w:r>
          </w:p>
        </w:tc>
      </w:tr>
      <w:tr w:rsidR="005E50CE" w14:paraId="3F04A7F3" w14:textId="77777777" w:rsidTr="005E50CE">
        <w:trPr>
          <w:cantSplit/>
          <w:jc w:val="center"/>
        </w:trPr>
        <w:tc>
          <w:tcPr>
            <w:tcW w:w="2250" w:type="dxa"/>
          </w:tcPr>
          <w:p w14:paraId="1091B37D" w14:textId="77777777" w:rsidR="005E50CE" w:rsidRDefault="005E50CE" w:rsidP="005E50CE">
            <w:pPr>
              <w:spacing w:before="60" w:after="240"/>
            </w:pPr>
            <w:r>
              <w:lastRenderedPageBreak/>
              <w:t>[Ref. 5.4: 08QDBP]</w:t>
            </w:r>
          </w:p>
        </w:tc>
        <w:tc>
          <w:tcPr>
            <w:tcW w:w="6750" w:type="dxa"/>
          </w:tcPr>
          <w:p w14:paraId="409F6C25" w14:textId="77777777" w:rsidR="005E50CE" w:rsidRDefault="005E50CE" w:rsidP="005E50CE">
            <w:pPr>
              <w:spacing w:before="60" w:after="240"/>
            </w:pPr>
            <w:r>
              <w:t xml:space="preserve">Washington SL 3rd, Neuhaus J, Meng MV, </w:t>
            </w:r>
            <w:proofErr w:type="spellStart"/>
            <w:r>
              <w:t>Porten</w:t>
            </w:r>
            <w:proofErr w:type="spellEnd"/>
            <w:r>
              <w:t xml:space="preserve"> SP. Social Determinants of appropriate treatment for muscle-invasive bladder cancer. Cancer Epidemiol Biomarkers Prev. 2019 Aug;28(8):1339-44.</w:t>
            </w:r>
          </w:p>
        </w:tc>
      </w:tr>
      <w:tr w:rsidR="005E50CE" w14:paraId="2324840E" w14:textId="77777777" w:rsidTr="005E50CE">
        <w:trPr>
          <w:cantSplit/>
          <w:jc w:val="center"/>
        </w:trPr>
        <w:tc>
          <w:tcPr>
            <w:tcW w:w="2250" w:type="dxa"/>
          </w:tcPr>
          <w:p w14:paraId="30ABED52" w14:textId="77777777" w:rsidR="005E50CE" w:rsidRDefault="005E50CE" w:rsidP="005E50CE">
            <w:pPr>
              <w:spacing w:before="60" w:after="240"/>
            </w:pPr>
            <w:r>
              <w:t>[Ref. 5.4: 08QDBT]</w:t>
            </w:r>
          </w:p>
        </w:tc>
        <w:tc>
          <w:tcPr>
            <w:tcW w:w="6750" w:type="dxa"/>
          </w:tcPr>
          <w:p w14:paraId="4EBC26AC" w14:textId="77777777" w:rsidR="005E50CE" w:rsidRDefault="005E50CE" w:rsidP="005E50CE">
            <w:pPr>
              <w:spacing w:before="60" w:after="240"/>
            </w:pPr>
            <w:r>
              <w:t xml:space="preserve">Williams SB, Huo J, </w:t>
            </w:r>
            <w:proofErr w:type="spellStart"/>
            <w:r>
              <w:t>Kosarek</w:t>
            </w:r>
            <w:proofErr w:type="spellEnd"/>
            <w:r>
              <w:t xml:space="preserve"> CD, </w:t>
            </w:r>
            <w:proofErr w:type="spellStart"/>
            <w:r>
              <w:t>Chamie</w:t>
            </w:r>
            <w:proofErr w:type="spellEnd"/>
            <w:r>
              <w:t xml:space="preserve"> K, Rogers SO Jr, Williams MA, et al. Population-based assessment of racial/ethnic differences in utilization of radical cystectomy for patients diagnosed with bladder cancer. Cancer Causes Control. 2017;28:755-66.</w:t>
            </w:r>
          </w:p>
        </w:tc>
      </w:tr>
      <w:tr w:rsidR="005E50CE" w14:paraId="0AF01607" w14:textId="77777777" w:rsidTr="005E50CE">
        <w:trPr>
          <w:cantSplit/>
          <w:jc w:val="center"/>
        </w:trPr>
        <w:tc>
          <w:tcPr>
            <w:tcW w:w="2250" w:type="dxa"/>
          </w:tcPr>
          <w:p w14:paraId="4AEAD252" w14:textId="77777777" w:rsidR="005E50CE" w:rsidRDefault="005E50CE" w:rsidP="005E50CE">
            <w:pPr>
              <w:spacing w:before="60" w:after="240"/>
            </w:pPr>
            <w:r>
              <w:t>[Ref. 5.4: 08QN0L]</w:t>
            </w:r>
          </w:p>
        </w:tc>
        <w:tc>
          <w:tcPr>
            <w:tcW w:w="6750" w:type="dxa"/>
          </w:tcPr>
          <w:p w14:paraId="2D936756" w14:textId="77777777" w:rsidR="005E50CE" w:rsidRDefault="005E50CE" w:rsidP="005E50CE">
            <w:pPr>
              <w:spacing w:before="60" w:after="240"/>
            </w:pPr>
            <w:r>
              <w:t xml:space="preserve">Jacobs BL, Montgomery JS, Zhang Y, </w:t>
            </w:r>
            <w:proofErr w:type="spellStart"/>
            <w:r>
              <w:t>Skolarus</w:t>
            </w:r>
            <w:proofErr w:type="spellEnd"/>
            <w:r>
              <w:t xml:space="preserve"> TA, </w:t>
            </w:r>
            <w:proofErr w:type="spellStart"/>
            <w:r>
              <w:t>Weizer</w:t>
            </w:r>
            <w:proofErr w:type="spellEnd"/>
            <w:r>
              <w:t xml:space="preserve"> AZ, Hollenbeck BK. Disparities in bladder cancer. </w:t>
            </w:r>
            <w:proofErr w:type="spellStart"/>
            <w:r>
              <w:t>Urol</w:t>
            </w:r>
            <w:proofErr w:type="spellEnd"/>
            <w:r>
              <w:t xml:space="preserve"> Oncol. 2012;30:81-8.</w:t>
            </w:r>
          </w:p>
        </w:tc>
      </w:tr>
      <w:tr w:rsidR="005E50CE" w14:paraId="16A5EB25" w14:textId="77777777" w:rsidTr="005E50CE">
        <w:trPr>
          <w:cantSplit/>
          <w:jc w:val="center"/>
        </w:trPr>
        <w:tc>
          <w:tcPr>
            <w:tcW w:w="2250" w:type="dxa"/>
          </w:tcPr>
          <w:p w14:paraId="3789BE78" w14:textId="77777777" w:rsidR="005E50CE" w:rsidRDefault="005E50CE" w:rsidP="005E50CE">
            <w:pPr>
              <w:spacing w:before="60" w:after="240"/>
            </w:pPr>
            <w:r>
              <w:t>[Ref. 5.4: 08QN0N]</w:t>
            </w:r>
          </w:p>
        </w:tc>
        <w:tc>
          <w:tcPr>
            <w:tcW w:w="6750" w:type="dxa"/>
          </w:tcPr>
          <w:p w14:paraId="3A5CD6B7" w14:textId="77777777" w:rsidR="005E50CE" w:rsidRDefault="005E50CE" w:rsidP="005E50CE">
            <w:pPr>
              <w:spacing w:before="60" w:after="240"/>
            </w:pPr>
            <w:r>
              <w:t xml:space="preserve">Lindner AK, </w:t>
            </w:r>
            <w:proofErr w:type="spellStart"/>
            <w:r>
              <w:t>Schachtner</w:t>
            </w:r>
            <w:proofErr w:type="spellEnd"/>
            <w:r>
              <w:t xml:space="preserve"> G, </w:t>
            </w:r>
            <w:proofErr w:type="spellStart"/>
            <w:r>
              <w:t>Tulchiner</w:t>
            </w:r>
            <w:proofErr w:type="spellEnd"/>
            <w:r>
              <w:t xml:space="preserve"> G, </w:t>
            </w:r>
            <w:proofErr w:type="spellStart"/>
            <w:r>
              <w:t>Thurnher</w:t>
            </w:r>
            <w:proofErr w:type="spellEnd"/>
            <w:r>
              <w:t xml:space="preserve"> M, </w:t>
            </w:r>
            <w:proofErr w:type="spellStart"/>
            <w:r>
              <w:t>Untergasser</w:t>
            </w:r>
            <w:proofErr w:type="spellEnd"/>
            <w:r>
              <w:t xml:space="preserve"> G, Obrist P, et al. Lynch syndrome: its impact on urothelial carcinoma. Int J Mol Sci. 2021 Jan 7;22:531.</w:t>
            </w:r>
          </w:p>
        </w:tc>
      </w:tr>
      <w:tr w:rsidR="005E50CE" w14:paraId="0E381D27" w14:textId="77777777" w:rsidTr="005E50CE">
        <w:trPr>
          <w:cantSplit/>
          <w:jc w:val="center"/>
        </w:trPr>
        <w:tc>
          <w:tcPr>
            <w:tcW w:w="2250" w:type="dxa"/>
          </w:tcPr>
          <w:p w14:paraId="763ABAE9" w14:textId="77777777" w:rsidR="005E50CE" w:rsidRDefault="005E50CE" w:rsidP="005E50CE">
            <w:pPr>
              <w:spacing w:before="60" w:after="240"/>
            </w:pPr>
            <w:r>
              <w:t>[Ref. 5.4: 08QPHJ]</w:t>
            </w:r>
          </w:p>
        </w:tc>
        <w:tc>
          <w:tcPr>
            <w:tcW w:w="6750" w:type="dxa"/>
          </w:tcPr>
          <w:p w14:paraId="46217FFE" w14:textId="77777777" w:rsidR="005E50CE" w:rsidRDefault="005E50CE" w:rsidP="005E50CE">
            <w:pPr>
              <w:spacing w:before="60" w:after="240"/>
            </w:pPr>
            <w:proofErr w:type="spellStart"/>
            <w:r>
              <w:t>Scosyrev</w:t>
            </w:r>
            <w:proofErr w:type="spellEnd"/>
            <w:r>
              <w:t xml:space="preserve"> E, Noyes K, Feng C, Messing E. Sex and racial differences in bladder cancer presentation and mortality in the US. Cancer. 2009 Jan 1;115:68-74.</w:t>
            </w:r>
          </w:p>
        </w:tc>
      </w:tr>
      <w:tr w:rsidR="005E50CE" w14:paraId="5436308F" w14:textId="77777777" w:rsidTr="005E50CE">
        <w:trPr>
          <w:cantSplit/>
          <w:jc w:val="center"/>
        </w:trPr>
        <w:tc>
          <w:tcPr>
            <w:tcW w:w="2250" w:type="dxa"/>
          </w:tcPr>
          <w:p w14:paraId="19C30789" w14:textId="77777777" w:rsidR="005E50CE" w:rsidRDefault="005E50CE" w:rsidP="005E50CE">
            <w:pPr>
              <w:spacing w:before="60" w:after="240"/>
            </w:pPr>
            <w:r>
              <w:t>[Ref. 5.4: 08QPHK]</w:t>
            </w:r>
          </w:p>
        </w:tc>
        <w:tc>
          <w:tcPr>
            <w:tcW w:w="6750" w:type="dxa"/>
          </w:tcPr>
          <w:p w14:paraId="6A04C63E" w14:textId="77777777" w:rsidR="005E50CE" w:rsidRDefault="005E50CE" w:rsidP="005E50CE">
            <w:pPr>
              <w:spacing w:before="60" w:after="240"/>
            </w:pPr>
            <w:r>
              <w:t xml:space="preserve">Gild P, </w:t>
            </w:r>
            <w:proofErr w:type="spellStart"/>
            <w:r>
              <w:t>Wankowicz</w:t>
            </w:r>
            <w:proofErr w:type="spellEnd"/>
            <w:r>
              <w:t xml:space="preserve"> SA, Sood A, von Landenberg N, Friedlander DF, </w:t>
            </w:r>
            <w:proofErr w:type="spellStart"/>
            <w:r>
              <w:t>Alanee</w:t>
            </w:r>
            <w:proofErr w:type="spellEnd"/>
            <w:r>
              <w:t xml:space="preserve"> S, et al. Racial disparity in quality of care and overall survival among black vs. white patients with muscle-invasive bladder cancer treated with radical cystectomy: a national cancer database analysis. </w:t>
            </w:r>
            <w:proofErr w:type="spellStart"/>
            <w:r>
              <w:t>Urol</w:t>
            </w:r>
            <w:proofErr w:type="spellEnd"/>
            <w:r>
              <w:t xml:space="preserve"> Oncol. 2018;36:469.e1-11.</w:t>
            </w:r>
          </w:p>
        </w:tc>
      </w:tr>
      <w:tr w:rsidR="005E50CE" w14:paraId="695D8121" w14:textId="77777777" w:rsidTr="005E50CE">
        <w:trPr>
          <w:cantSplit/>
          <w:jc w:val="center"/>
        </w:trPr>
        <w:tc>
          <w:tcPr>
            <w:tcW w:w="2250" w:type="dxa"/>
          </w:tcPr>
          <w:p w14:paraId="3DF1B757" w14:textId="77777777" w:rsidR="005E50CE" w:rsidRDefault="005E50CE" w:rsidP="005E50CE">
            <w:pPr>
              <w:spacing w:before="60" w:after="240"/>
            </w:pPr>
            <w:r>
              <w:t>[Ref. 5.4: 08QPHP]</w:t>
            </w:r>
          </w:p>
        </w:tc>
        <w:tc>
          <w:tcPr>
            <w:tcW w:w="6750" w:type="dxa"/>
          </w:tcPr>
          <w:p w14:paraId="7D1352D4" w14:textId="77777777" w:rsidR="005E50CE" w:rsidRDefault="005E50CE" w:rsidP="005E50CE">
            <w:pPr>
              <w:spacing w:before="60" w:after="240"/>
            </w:pPr>
            <w:proofErr w:type="spellStart"/>
            <w:r>
              <w:t>Jubber</w:t>
            </w:r>
            <w:proofErr w:type="spellEnd"/>
            <w:r>
              <w:t xml:space="preserve"> I, Ong S, </w:t>
            </w:r>
            <w:proofErr w:type="spellStart"/>
            <w:r>
              <w:t>Bukavina</w:t>
            </w:r>
            <w:proofErr w:type="spellEnd"/>
            <w:r>
              <w:t xml:space="preserve"> L, Black PC, </w:t>
            </w:r>
            <w:proofErr w:type="spellStart"/>
            <w:r>
              <w:t>Comperat</w:t>
            </w:r>
            <w:proofErr w:type="spellEnd"/>
            <w:r>
              <w:t xml:space="preserve"> E, </w:t>
            </w:r>
            <w:proofErr w:type="spellStart"/>
            <w:r>
              <w:t>Kamat</w:t>
            </w:r>
            <w:proofErr w:type="spellEnd"/>
            <w:r>
              <w:t xml:space="preserve"> AM, et al. Epidemiology of bladder cancer in 2023: a systematic review of risk factors. </w:t>
            </w:r>
            <w:proofErr w:type="spellStart"/>
            <w:r>
              <w:t>Eur</w:t>
            </w:r>
            <w:proofErr w:type="spellEnd"/>
            <w:r>
              <w:t xml:space="preserve"> Urol. 2023;84:176-90.</w:t>
            </w:r>
          </w:p>
        </w:tc>
      </w:tr>
      <w:tr w:rsidR="005E50CE" w14:paraId="2A484B77" w14:textId="77777777" w:rsidTr="005E50CE">
        <w:trPr>
          <w:cantSplit/>
          <w:jc w:val="center"/>
        </w:trPr>
        <w:tc>
          <w:tcPr>
            <w:tcW w:w="2250" w:type="dxa"/>
          </w:tcPr>
          <w:p w14:paraId="432FC167" w14:textId="77777777" w:rsidR="005E50CE" w:rsidRDefault="005E50CE" w:rsidP="005E50CE">
            <w:pPr>
              <w:spacing w:before="60" w:after="240"/>
            </w:pPr>
            <w:r>
              <w:t>[Ref. 5.4: 08QPHT]</w:t>
            </w:r>
          </w:p>
        </w:tc>
        <w:tc>
          <w:tcPr>
            <w:tcW w:w="6750" w:type="dxa"/>
          </w:tcPr>
          <w:p w14:paraId="1A1B7445" w14:textId="77777777" w:rsidR="005E50CE" w:rsidRDefault="005E50CE" w:rsidP="005E50CE">
            <w:pPr>
              <w:spacing w:before="60" w:after="240"/>
            </w:pPr>
            <w:r>
              <w:t xml:space="preserve">Michaud DS, Clinton SK, </w:t>
            </w:r>
            <w:proofErr w:type="spellStart"/>
            <w:r>
              <w:t>Rimm</w:t>
            </w:r>
            <w:proofErr w:type="spellEnd"/>
            <w:r>
              <w:t xml:space="preserve"> EB, Willett WC, Giovannucci E. Risk of bladder cancer by geographic region in a U.S. cohort of male health professionals. Epidemiology. 2001 Nov;12(6):719-26.</w:t>
            </w:r>
          </w:p>
        </w:tc>
      </w:tr>
      <w:tr w:rsidR="005E50CE" w14:paraId="6794AA95" w14:textId="77777777" w:rsidTr="005E50CE">
        <w:trPr>
          <w:cantSplit/>
          <w:jc w:val="center"/>
        </w:trPr>
        <w:tc>
          <w:tcPr>
            <w:tcW w:w="2250" w:type="dxa"/>
          </w:tcPr>
          <w:p w14:paraId="3283EA40" w14:textId="77777777" w:rsidR="005E50CE" w:rsidRDefault="005E50CE" w:rsidP="005E50CE">
            <w:pPr>
              <w:spacing w:before="60" w:after="240"/>
            </w:pPr>
            <w:r>
              <w:t>[Ref. 5.4: 08QPHV]</w:t>
            </w:r>
          </w:p>
        </w:tc>
        <w:tc>
          <w:tcPr>
            <w:tcW w:w="6750" w:type="dxa"/>
          </w:tcPr>
          <w:p w14:paraId="09BE60CF" w14:textId="77777777" w:rsidR="005E50CE" w:rsidRDefault="005E50CE" w:rsidP="005E50CE">
            <w:pPr>
              <w:spacing w:before="60" w:after="240"/>
            </w:pPr>
            <w:r>
              <w:t xml:space="preserve">Ritch CR, Velasquez MC, Kwon D, Becerra MF, </w:t>
            </w:r>
            <w:proofErr w:type="spellStart"/>
            <w:r>
              <w:t>Soodana</w:t>
            </w:r>
            <w:proofErr w:type="spellEnd"/>
            <w:r>
              <w:t xml:space="preserve">-Prakash N, Atluri VS, et al. Use and validation of the AUA/SUO risk grouping for </w:t>
            </w:r>
            <w:proofErr w:type="spellStart"/>
            <w:r>
              <w:t>nonmuscle</w:t>
            </w:r>
            <w:proofErr w:type="spellEnd"/>
            <w:r>
              <w:t xml:space="preserve"> invasive bladder cancer in a contemporary cohort. J Urol. 2020 Mar;203:505-11.</w:t>
            </w:r>
          </w:p>
        </w:tc>
      </w:tr>
      <w:tr w:rsidR="005E50CE" w14:paraId="7A313F70" w14:textId="77777777" w:rsidTr="005E50CE">
        <w:trPr>
          <w:cantSplit/>
          <w:jc w:val="center"/>
        </w:trPr>
        <w:tc>
          <w:tcPr>
            <w:tcW w:w="2250" w:type="dxa"/>
          </w:tcPr>
          <w:p w14:paraId="4D60F79C" w14:textId="77777777" w:rsidR="005E50CE" w:rsidRDefault="005E50CE" w:rsidP="005E50CE">
            <w:pPr>
              <w:spacing w:before="60" w:after="240"/>
            </w:pPr>
            <w:r>
              <w:lastRenderedPageBreak/>
              <w:t>[Ref. 5.4: 08QPJ3]</w:t>
            </w:r>
          </w:p>
        </w:tc>
        <w:tc>
          <w:tcPr>
            <w:tcW w:w="6750" w:type="dxa"/>
          </w:tcPr>
          <w:p w14:paraId="1C080194" w14:textId="77777777" w:rsidR="005E50CE" w:rsidRDefault="005E50CE" w:rsidP="005E50CE">
            <w:pPr>
              <w:spacing w:before="60" w:after="240"/>
            </w:pPr>
            <w:r>
              <w:t>Surveillance, Epidemiology, and End Results Program [Internet]. Bethesda (MD): National Cancer Institute (NCI). SEER*Explorer: an interactive website for SEER cancer statistics; [updated 2024 Nov 5; cited 2024 Dec 4]; [about 33 screens]. Available from: https://seer.cancer.gov/statistics-network/explorer/.</w:t>
            </w:r>
          </w:p>
        </w:tc>
      </w:tr>
      <w:tr w:rsidR="005E50CE" w14:paraId="1BA8A5CD" w14:textId="77777777" w:rsidTr="005E50CE">
        <w:trPr>
          <w:cantSplit/>
          <w:jc w:val="center"/>
        </w:trPr>
        <w:tc>
          <w:tcPr>
            <w:tcW w:w="2250" w:type="dxa"/>
          </w:tcPr>
          <w:p w14:paraId="4E5BA020" w14:textId="77777777" w:rsidR="005E50CE" w:rsidRDefault="005E50CE" w:rsidP="005E50CE">
            <w:pPr>
              <w:spacing w:before="60" w:after="240"/>
            </w:pPr>
            <w:r>
              <w:t>[Ref. 5.4: 08QPJ8]</w:t>
            </w:r>
          </w:p>
        </w:tc>
        <w:tc>
          <w:tcPr>
            <w:tcW w:w="6750" w:type="dxa"/>
          </w:tcPr>
          <w:p w14:paraId="2C1ACFF5" w14:textId="77777777" w:rsidR="005E50CE" w:rsidRDefault="005E50CE" w:rsidP="005E50CE">
            <w:pPr>
              <w:spacing w:before="60" w:after="240"/>
            </w:pPr>
            <w:proofErr w:type="spellStart"/>
            <w:r>
              <w:t>Tonorezos</w:t>
            </w:r>
            <w:proofErr w:type="spellEnd"/>
            <w:r>
              <w:t xml:space="preserve"> E, </w:t>
            </w:r>
            <w:proofErr w:type="spellStart"/>
            <w:r>
              <w:t>Devasia</w:t>
            </w:r>
            <w:proofErr w:type="spellEnd"/>
            <w:r>
              <w:t xml:space="preserve"> T, </w:t>
            </w:r>
            <w:proofErr w:type="spellStart"/>
            <w:r>
              <w:t>Mariotto</w:t>
            </w:r>
            <w:proofErr w:type="spellEnd"/>
            <w:r>
              <w:t xml:space="preserve"> AB, </w:t>
            </w:r>
            <w:proofErr w:type="spellStart"/>
            <w:r>
              <w:t>Mollica</w:t>
            </w:r>
            <w:proofErr w:type="spellEnd"/>
            <w:r>
              <w:t xml:space="preserve"> MA, </w:t>
            </w:r>
            <w:proofErr w:type="spellStart"/>
            <w:r>
              <w:t>Gallicchio</w:t>
            </w:r>
            <w:proofErr w:type="spellEnd"/>
            <w:r>
              <w:t xml:space="preserve"> L, Green P, et al. Prevalence of cancer survivors in the United States. J Natl Cancer Inst. 2024;116(11):1784-90.</w:t>
            </w:r>
          </w:p>
        </w:tc>
      </w:tr>
      <w:tr w:rsidR="005E50CE" w14:paraId="19F82D83" w14:textId="77777777" w:rsidTr="005E50CE">
        <w:trPr>
          <w:cantSplit/>
          <w:jc w:val="center"/>
        </w:trPr>
        <w:tc>
          <w:tcPr>
            <w:tcW w:w="2250" w:type="dxa"/>
          </w:tcPr>
          <w:p w14:paraId="2FED5B00" w14:textId="77777777" w:rsidR="005E50CE" w:rsidRDefault="005E50CE" w:rsidP="005E50CE">
            <w:pPr>
              <w:spacing w:before="60" w:after="240"/>
            </w:pPr>
            <w:r>
              <w:t>[Ref. 5.4: 08QPJ9]</w:t>
            </w:r>
          </w:p>
        </w:tc>
        <w:tc>
          <w:tcPr>
            <w:tcW w:w="6750" w:type="dxa"/>
          </w:tcPr>
          <w:p w14:paraId="3FC8EB50" w14:textId="77777777" w:rsidR="005E50CE" w:rsidRDefault="005E50CE" w:rsidP="005E50CE">
            <w:pPr>
              <w:spacing w:before="60" w:after="240"/>
            </w:pPr>
            <w:r>
              <w:t>Wang Y, Chang Q, Li Y. Racial differences in urinary bladder cancer in the United States. Sci Rep. 2018;8:12521.</w:t>
            </w:r>
          </w:p>
        </w:tc>
      </w:tr>
      <w:tr w:rsidR="005E50CE" w14:paraId="1224AA68" w14:textId="77777777" w:rsidTr="005E50CE">
        <w:trPr>
          <w:cantSplit/>
          <w:jc w:val="center"/>
        </w:trPr>
        <w:tc>
          <w:tcPr>
            <w:tcW w:w="2250" w:type="dxa"/>
          </w:tcPr>
          <w:p w14:paraId="60F6BF13" w14:textId="77777777" w:rsidR="005E50CE" w:rsidRDefault="005E50CE" w:rsidP="005E50CE">
            <w:pPr>
              <w:spacing w:before="60" w:after="240"/>
            </w:pPr>
            <w:r>
              <w:t>[Ref. 5.4: 08QPTC]</w:t>
            </w:r>
          </w:p>
        </w:tc>
        <w:tc>
          <w:tcPr>
            <w:tcW w:w="6750" w:type="dxa"/>
          </w:tcPr>
          <w:p w14:paraId="750D167D" w14:textId="77777777" w:rsidR="005E50CE" w:rsidRDefault="005E50CE" w:rsidP="005E50CE">
            <w:pPr>
              <w:spacing w:before="60" w:after="240"/>
            </w:pPr>
            <w:r>
              <w:t>Surveillance, Epidemiology, and End Results Program [Internet]. Bethesda (MD): National Cancer Institute (NCI). SEER*Stat database: incidence - SEER research data, 17 registries, Nov 2023 Sub (2000-2021); [cited 2024 Dec 4]; 9 p. Available from: http://www.seer.cancer.gov/.</w:t>
            </w:r>
          </w:p>
        </w:tc>
      </w:tr>
    </w:tbl>
    <w:p w14:paraId="7D4A8F21" w14:textId="34F9DD20" w:rsidR="00B4667E" w:rsidRPr="00D10BD4" w:rsidRDefault="00B4667E" w:rsidP="00B1720F">
      <w:pPr>
        <w:pStyle w:val="Paragraph"/>
      </w:pPr>
    </w:p>
    <w:sectPr w:rsidR="00B4667E" w:rsidRPr="00D10BD4" w:rsidSect="00F5030C">
      <w:headerReference w:type="default" r:id="rId17"/>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EDA79" w14:textId="77777777" w:rsidR="00923B79" w:rsidRDefault="00923B79" w:rsidP="00C01A69">
      <w:r>
        <w:separator/>
      </w:r>
    </w:p>
  </w:endnote>
  <w:endnote w:type="continuationSeparator" w:id="0">
    <w:p w14:paraId="340B4279" w14:textId="77777777" w:rsidR="00923B79" w:rsidRDefault="00923B79" w:rsidP="00C01A69">
      <w:r>
        <w:continuationSeparator/>
      </w:r>
    </w:p>
  </w:endnote>
  <w:endnote w:type="continuationNotice" w:id="1">
    <w:p w14:paraId="77A17767" w14:textId="77777777" w:rsidR="00923B79" w:rsidRDefault="00923B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Times New Roman Bold">
    <w:altName w:val="Times New Roman"/>
    <w:panose1 w:val="02020803070505020304"/>
    <w:charset w:val="00"/>
    <w:family w:val="roman"/>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72917" w14:textId="77777777" w:rsidR="0089157A" w:rsidRDefault="006C2655" w:rsidP="009E15F4">
    <w:pPr>
      <w:pStyle w:val="Footer"/>
      <w:jc w:val="center"/>
      <w:rPr>
        <w:szCs w:val="16"/>
      </w:rPr>
    </w:pPr>
    <w:r>
      <w:rPr>
        <w:noProof/>
      </w:rPr>
      <w:drawing>
        <wp:inline distT="0" distB="0" distL="0" distR="0" wp14:anchorId="1B6B18B7" wp14:editId="769FF58D">
          <wp:extent cx="1017905" cy="149225"/>
          <wp:effectExtent l="0" t="0" r="0" b="3175"/>
          <wp:docPr id="677623" name="Picture 67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7905" cy="1492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515C2" w14:textId="77777777" w:rsidR="00923B79" w:rsidRDefault="00923B79" w:rsidP="00C01A69">
      <w:r>
        <w:separator/>
      </w:r>
    </w:p>
  </w:footnote>
  <w:footnote w:type="continuationSeparator" w:id="0">
    <w:p w14:paraId="1447D0C3" w14:textId="77777777" w:rsidR="00923B79" w:rsidRDefault="00923B79" w:rsidP="00C01A69">
      <w:r>
        <w:continuationSeparator/>
      </w:r>
    </w:p>
  </w:footnote>
  <w:footnote w:type="continuationNotice" w:id="1">
    <w:p w14:paraId="520C0F95" w14:textId="77777777" w:rsidR="00923B79" w:rsidRDefault="00923B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F5398" w14:textId="0CE7FD2E" w:rsidR="00F03BD1" w:rsidRDefault="00E63255" w:rsidP="00F03BD1">
    <w:pPr>
      <w:pStyle w:val="Header"/>
    </w:pPr>
    <w:r w:rsidRPr="00E63255">
      <w:t>MK-</w:t>
    </w:r>
    <w:r w:rsidR="00D10BD4">
      <w:t>2870</w:t>
    </w:r>
    <w:r w:rsidR="002254AB">
      <w:t xml:space="preserve"> </w:t>
    </w:r>
    <w:r w:rsidR="001B7681">
      <w:t>(</w:t>
    </w:r>
    <w:r w:rsidR="00D10BD4" w:rsidRPr="00D10BD4">
      <w:t>Sacituzumab tirumotecan</w:t>
    </w:r>
    <w:r w:rsidR="001B7681">
      <w:t>)</w:t>
    </w:r>
    <w:r w:rsidR="00F03BD1">
      <w:rPr>
        <w:b/>
        <w:bCs/>
      </w:rPr>
      <w:tab/>
    </w:r>
    <w:r w:rsidR="00F03BD1">
      <w:t xml:space="preserve">PAGE </w:t>
    </w:r>
    <w:r w:rsidR="00F03BD1">
      <w:fldChar w:fldCharType="begin"/>
    </w:r>
    <w:r w:rsidR="00F03BD1">
      <w:instrText xml:space="preserve"> PAGE  \* Arabic  \* MERGEFORMAT </w:instrText>
    </w:r>
    <w:r w:rsidR="00F03BD1">
      <w:fldChar w:fldCharType="separate"/>
    </w:r>
    <w:r w:rsidR="00F03BD1">
      <w:rPr>
        <w:noProof/>
      </w:rPr>
      <w:t>1</w:t>
    </w:r>
    <w:r w:rsidR="00F03BD1">
      <w:fldChar w:fldCharType="end"/>
    </w:r>
  </w:p>
  <w:p w14:paraId="0206E3DC" w14:textId="4236DB87" w:rsidR="00F03BD1" w:rsidRPr="00F03BD1" w:rsidRDefault="00F03BD1" w:rsidP="00456D95">
    <w:pPr>
      <w:pStyle w:val="Header"/>
      <w:pBdr>
        <w:bottom w:val="single" w:sz="4" w:space="1" w:color="auto"/>
      </w:pBdr>
    </w:pPr>
    <w:r>
      <w:t>DIVERSITY PlaN</w:t>
    </w:r>
    <w:r w:rsidR="009A251E">
      <w:ptab w:relativeTo="margin" w:alignment="right" w:leader="none"/>
    </w:r>
    <w:r w:rsidR="009A251E">
      <w:t>locally advanced or metastatic urothelial carcinoma</w:t>
    </w:r>
    <w:r w:rsidR="00C32C28">
      <w:t xml:space="preserve"> – VERSION </w:t>
    </w:r>
    <w:del w:id="44" w:author="Se, Andrew" w:date="2025-05-29T15:55:00Z">
      <w:r w:rsidR="00D10BD4">
        <w:delText>1</w:delText>
      </w:r>
    </w:del>
    <w:ins w:id="45" w:author="Se, Andrew" w:date="2025-05-29T15:55:00Z">
      <w:r w:rsidR="001B5659">
        <w:t>2</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9C813" w14:textId="3E81E294" w:rsidR="00466412" w:rsidRDefault="00466412" w:rsidP="00E84D71">
    <w:pPr>
      <w:pStyle w:val="Header"/>
      <w:tabs>
        <w:tab w:val="clear" w:pos="4507"/>
        <w:tab w:val="center" w:pos="6480"/>
      </w:tabs>
    </w:pPr>
    <w:r w:rsidRPr="00E63255">
      <w:t>MK-</w:t>
    </w:r>
    <w:r>
      <w:t xml:space="preserve">2870 </w:t>
    </w:r>
    <w:r w:rsidR="000C1046">
      <w:t>(</w:t>
    </w:r>
    <w:r w:rsidRPr="00D10BD4">
      <w:t>Sacituzumab tirumotecan</w:t>
    </w:r>
    <w:r w:rsidR="000C1046">
      <w:t>)</w:t>
    </w:r>
    <w:r>
      <w:rPr>
        <w:b/>
        <w:bCs/>
      </w:rPr>
      <w:tab/>
    </w:r>
    <w:r>
      <w:t xml:space="preserve">PAGE </w:t>
    </w:r>
    <w:r>
      <w:fldChar w:fldCharType="begin"/>
    </w:r>
    <w:r>
      <w:instrText xml:space="preserve"> PAGE  \* Arabic  \* MERGEFORMAT </w:instrText>
    </w:r>
    <w:r>
      <w:fldChar w:fldCharType="separate"/>
    </w:r>
    <w:r>
      <w:rPr>
        <w:noProof/>
      </w:rPr>
      <w:t>1</w:t>
    </w:r>
    <w:r>
      <w:fldChar w:fldCharType="end"/>
    </w:r>
  </w:p>
  <w:p w14:paraId="2ACD6947" w14:textId="16FC8A32" w:rsidR="00466412" w:rsidRPr="00F03BD1" w:rsidRDefault="00E55768" w:rsidP="00E55768">
    <w:pPr>
      <w:pStyle w:val="Header"/>
      <w:pBdr>
        <w:bottom w:val="single" w:sz="4" w:space="1" w:color="auto"/>
      </w:pBdr>
    </w:pPr>
    <w:r>
      <w:t>DIVERSITY PlaN</w:t>
    </w:r>
    <w:r>
      <w:ptab w:relativeTo="margin" w:alignment="right" w:leader="none"/>
    </w:r>
    <w:r>
      <w:t xml:space="preserve">locally advanced or metastatic urothelial carcinoma – VERSION </w:t>
    </w:r>
    <w:del w:id="202" w:author="Se, Andrew" w:date="2025-05-29T15:55:00Z">
      <w:r>
        <w:delText>1</w:delText>
      </w:r>
    </w:del>
    <w:ins w:id="203" w:author="Se, Andrew" w:date="2025-05-29T15:55:00Z">
      <w:r>
        <w:t>2</w: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CDF8" w14:textId="77777777" w:rsidR="00E55768" w:rsidRDefault="00E55768" w:rsidP="00E55768">
    <w:pPr>
      <w:pStyle w:val="Header"/>
    </w:pPr>
    <w:r w:rsidRPr="00E63255">
      <w:t>MK-</w:t>
    </w:r>
    <w:r>
      <w:t>2870 (</w:t>
    </w:r>
    <w:r w:rsidRPr="00D10BD4">
      <w:t>Sacituzumab tirumotecan</w:t>
    </w:r>
    <w:r>
      <w:t>)</w:t>
    </w:r>
    <w:r>
      <w:rPr>
        <w:b/>
        <w:bCs/>
      </w:rPr>
      <w:tab/>
    </w:r>
    <w:r>
      <w:t xml:space="preserve">PAGE </w:t>
    </w:r>
    <w:r>
      <w:fldChar w:fldCharType="begin"/>
    </w:r>
    <w:r>
      <w:instrText xml:space="preserve"> PAGE  \* Arabic  \* MERGEFORMAT </w:instrText>
    </w:r>
    <w:r>
      <w:fldChar w:fldCharType="separate"/>
    </w:r>
    <w:r>
      <w:t>16</w:t>
    </w:r>
    <w:r>
      <w:fldChar w:fldCharType="end"/>
    </w:r>
  </w:p>
  <w:p w14:paraId="0D459554" w14:textId="2B1C511A" w:rsidR="00EB3066" w:rsidRPr="00E55768" w:rsidRDefault="00E55768" w:rsidP="00E55768">
    <w:pPr>
      <w:pStyle w:val="Header"/>
      <w:pBdr>
        <w:bottom w:val="single" w:sz="4" w:space="1" w:color="auto"/>
      </w:pBdr>
    </w:pPr>
    <w:r>
      <w:t>DIVERSITY PlaN</w:t>
    </w:r>
    <w:r>
      <w:ptab w:relativeTo="margin" w:alignment="right" w:leader="none"/>
    </w:r>
    <w:r>
      <w:t xml:space="preserve">locally advanced or metastatic urothelial carcinoma – VERSION </w:t>
    </w:r>
    <w:del w:id="207" w:author="Se, Andrew" w:date="2025-05-29T15:55:00Z">
      <w:r>
        <w:delText>1</w:delText>
      </w:r>
    </w:del>
    <w:ins w:id="208" w:author="Se, Andrew" w:date="2025-05-29T15:55:00Z">
      <w:r>
        <w:t>2</w: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90BD9" w14:textId="77777777" w:rsidR="00E55768" w:rsidRDefault="00E55768" w:rsidP="00E55768">
    <w:pPr>
      <w:pStyle w:val="Header"/>
    </w:pPr>
    <w:r w:rsidRPr="00E63255">
      <w:t>MK-</w:t>
    </w:r>
    <w:r>
      <w:t>2870 (</w:t>
    </w:r>
    <w:r w:rsidRPr="00D10BD4">
      <w:t>Sacituzumab tirumotecan</w:t>
    </w:r>
    <w:r>
      <w:t>)</w:t>
    </w:r>
    <w:r>
      <w:rPr>
        <w:b/>
        <w:bCs/>
      </w:rPr>
      <w:tab/>
    </w:r>
    <w:r>
      <w:t xml:space="preserve">PAGE </w:t>
    </w:r>
    <w:r>
      <w:fldChar w:fldCharType="begin"/>
    </w:r>
    <w:r>
      <w:instrText xml:space="preserve"> PAGE  \* Arabic  \* MERGEFORMAT </w:instrText>
    </w:r>
    <w:r>
      <w:fldChar w:fldCharType="separate"/>
    </w:r>
    <w:r>
      <w:t>16</w:t>
    </w:r>
    <w:r>
      <w:fldChar w:fldCharType="end"/>
    </w:r>
  </w:p>
  <w:p w14:paraId="4C8FC2F4" w14:textId="329A6952" w:rsidR="00DB55A6" w:rsidRPr="00E55768" w:rsidRDefault="00E55768" w:rsidP="00E55768">
    <w:pPr>
      <w:pStyle w:val="Header"/>
      <w:pBdr>
        <w:bottom w:val="single" w:sz="4" w:space="1" w:color="auto"/>
      </w:pBdr>
    </w:pPr>
    <w:r>
      <w:t>DIVERSITY PlaN</w:t>
    </w:r>
    <w:r>
      <w:ptab w:relativeTo="margin" w:alignment="right" w:leader="none"/>
    </w:r>
    <w:r>
      <w:t xml:space="preserve">locally advanced or metastatic urothelial carcinoma – VERSION </w:t>
    </w:r>
    <w:del w:id="211" w:author="Se, Andrew" w:date="2025-05-29T15:55:00Z">
      <w:r>
        <w:delText>1</w:delText>
      </w:r>
    </w:del>
    <w:ins w:id="212" w:author="Se, Andrew" w:date="2025-05-29T15:55:00Z">
      <w:r>
        <w:t>2</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vanish w:val="0"/>
        <w:color w:val="auto"/>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noFill/>
        </w14:textFill>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A1E5E3A"/>
    <w:multiLevelType w:val="hybridMultilevel"/>
    <w:tmpl w:val="5B96F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C26666"/>
    <w:multiLevelType w:val="singleLevel"/>
    <w:tmpl w:val="4C1AFE78"/>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8"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0C7804D9"/>
    <w:multiLevelType w:val="singleLevel"/>
    <w:tmpl w:val="17DA7A5C"/>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0CD2767F"/>
    <w:multiLevelType w:val="hybridMultilevel"/>
    <w:tmpl w:val="4EB85840"/>
    <w:lvl w:ilvl="0" w:tplc="DF9057DC">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108162F"/>
    <w:multiLevelType w:val="singleLevel"/>
    <w:tmpl w:val="1C0EBF7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3"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6200C82"/>
    <w:multiLevelType w:val="singleLevel"/>
    <w:tmpl w:val="AB7656B0"/>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6" w15:restartNumberingAfterBreak="0">
    <w:nsid w:val="1646397D"/>
    <w:multiLevelType w:val="hybridMultilevel"/>
    <w:tmpl w:val="A350CA8A"/>
    <w:name w:val="WWtfl2"/>
    <w:lvl w:ilvl="0" w:tplc="2788F12E">
      <w:start w:val="1"/>
      <w:numFmt w:val="decimal"/>
      <w:lvlText w:val="Attachment %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16C83DDE"/>
    <w:multiLevelType w:val="singleLevel"/>
    <w:tmpl w:val="34A27B02"/>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8" w15:restartNumberingAfterBreak="0">
    <w:nsid w:val="1C220985"/>
    <w:multiLevelType w:val="singleLevel"/>
    <w:tmpl w:val="6CEAA9B2"/>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9" w15:restartNumberingAfterBreak="0">
    <w:nsid w:val="1D0D31C3"/>
    <w:multiLevelType w:val="singleLevel"/>
    <w:tmpl w:val="5CA8EC8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0" w15:restartNumberingAfterBreak="0">
    <w:nsid w:val="209D654F"/>
    <w:multiLevelType w:val="singleLevel"/>
    <w:tmpl w:val="9BC672E0"/>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1" w15:restartNumberingAfterBreak="0">
    <w:nsid w:val="217E193E"/>
    <w:multiLevelType w:val="singleLevel"/>
    <w:tmpl w:val="F782FB8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228B63DE"/>
    <w:multiLevelType w:val="singleLevel"/>
    <w:tmpl w:val="4004247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3" w15:restartNumberingAfterBreak="0">
    <w:nsid w:val="25DD4932"/>
    <w:multiLevelType w:val="singleLevel"/>
    <w:tmpl w:val="7062EAB6"/>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2AD90243"/>
    <w:multiLevelType w:val="singleLevel"/>
    <w:tmpl w:val="DC009674"/>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5" w15:restartNumberingAfterBreak="0">
    <w:nsid w:val="2C671AB3"/>
    <w:multiLevelType w:val="singleLevel"/>
    <w:tmpl w:val="32E6EB86"/>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6" w15:restartNumberingAfterBreak="0">
    <w:nsid w:val="2DD1679B"/>
    <w:multiLevelType w:val="singleLevel"/>
    <w:tmpl w:val="BFA83E1C"/>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7" w15:restartNumberingAfterBreak="0">
    <w:nsid w:val="30352676"/>
    <w:multiLevelType w:val="singleLevel"/>
    <w:tmpl w:val="D6EC99C2"/>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8" w15:restartNumberingAfterBreak="0">
    <w:nsid w:val="32534C21"/>
    <w:multiLevelType w:val="hybridMultilevel"/>
    <w:tmpl w:val="D7A2ED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8C5285"/>
    <w:multiLevelType w:val="singleLevel"/>
    <w:tmpl w:val="F7889D02"/>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30" w15:restartNumberingAfterBreak="0">
    <w:nsid w:val="359A2199"/>
    <w:multiLevelType w:val="singleLevel"/>
    <w:tmpl w:val="256AA206"/>
    <w:name w:val="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1" w15:restartNumberingAfterBreak="0">
    <w:nsid w:val="376B42B2"/>
    <w:multiLevelType w:val="hybridMultilevel"/>
    <w:tmpl w:val="DEA861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7CD7358"/>
    <w:multiLevelType w:val="singleLevel"/>
    <w:tmpl w:val="A4DE7A3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3" w15:restartNumberingAfterBreak="0">
    <w:nsid w:val="381E0B62"/>
    <w:multiLevelType w:val="hybridMultilevel"/>
    <w:tmpl w:val="A552E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5" w15:restartNumberingAfterBreak="0">
    <w:nsid w:val="3E545C81"/>
    <w:multiLevelType w:val="singleLevel"/>
    <w:tmpl w:val="E1C01014"/>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6" w15:restartNumberingAfterBreak="0">
    <w:nsid w:val="3FD33ED7"/>
    <w:multiLevelType w:val="singleLevel"/>
    <w:tmpl w:val="617073DE"/>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16"/>
        <w:u w:val="none"/>
        <w:vertAlign w:val="baseline"/>
      </w:rPr>
    </w:lvl>
  </w:abstractNum>
  <w:abstractNum w:abstractNumId="37" w15:restartNumberingAfterBreak="0">
    <w:nsid w:val="45FB7F07"/>
    <w:multiLevelType w:val="singleLevel"/>
    <w:tmpl w:val="DCF66D02"/>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8"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9" w15:restartNumberingAfterBreak="0">
    <w:nsid w:val="46ED2823"/>
    <w:multiLevelType w:val="singleLevel"/>
    <w:tmpl w:val="ABB01566"/>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0" w15:restartNumberingAfterBreak="0">
    <w:nsid w:val="47F425B3"/>
    <w:multiLevelType w:val="singleLevel"/>
    <w:tmpl w:val="CFA228D4"/>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1"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4CA52C28"/>
    <w:multiLevelType w:val="singleLevel"/>
    <w:tmpl w:val="FE6E516A"/>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43" w15:restartNumberingAfterBreak="0">
    <w:nsid w:val="4E571DF2"/>
    <w:multiLevelType w:val="singleLevel"/>
    <w:tmpl w:val="C30E949A"/>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4" w15:restartNumberingAfterBreak="0">
    <w:nsid w:val="530A60E5"/>
    <w:multiLevelType w:val="singleLevel"/>
    <w:tmpl w:val="1832B15E"/>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5"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E2D3535"/>
    <w:multiLevelType w:val="singleLevel"/>
    <w:tmpl w:val="9CE2245E"/>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7" w15:restartNumberingAfterBreak="0">
    <w:nsid w:val="600F71FA"/>
    <w:multiLevelType w:val="singleLevel"/>
    <w:tmpl w:val="7A04461E"/>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8" w15:restartNumberingAfterBreak="0">
    <w:nsid w:val="62B63A25"/>
    <w:multiLevelType w:val="multilevel"/>
    <w:tmpl w:val="27346F06"/>
    <w:name w:val="WWH"/>
    <w:lvl w:ilvl="0">
      <w:start w:val="1"/>
      <w:numFmt w:val="decimal"/>
      <w:lvlRestart w:val="0"/>
      <w:pStyle w:val="Heading1"/>
      <w:lvlText w:val="%1"/>
      <w:lvlJc w:val="left"/>
      <w:pPr>
        <w:tabs>
          <w:tab w:val="num" w:pos="480"/>
        </w:tabs>
        <w:ind w:left="480" w:hanging="480"/>
      </w:pPr>
      <w:rPr>
        <w:rFonts w:ascii="Times New Roman" w:hAnsi="Times New Roman" w:cs="Times New Roman"/>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b/>
        <w:i w:val="0"/>
        <w:caps w:val="0"/>
        <w:sz w:val="24"/>
        <w:u w:val="none"/>
        <w:vertAlign w:val="baseline"/>
      </w:rPr>
    </w:lvl>
  </w:abstractNum>
  <w:abstractNum w:abstractNumId="49"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86D6D1F"/>
    <w:multiLevelType w:val="singleLevel"/>
    <w:tmpl w:val="5218B392"/>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3" w15:restartNumberingAfterBreak="0">
    <w:nsid w:val="6DA93C6D"/>
    <w:multiLevelType w:val="singleLevel"/>
    <w:tmpl w:val="95CEA6C4"/>
    <w:name w:val="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54"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5" w15:restartNumberingAfterBreak="0">
    <w:nsid w:val="6FEF7E2F"/>
    <w:multiLevelType w:val="hybridMultilevel"/>
    <w:tmpl w:val="3A8428BE"/>
    <w:lvl w:ilvl="0" w:tplc="EE6A0EEC">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723773B9"/>
    <w:multiLevelType w:val="singleLevel"/>
    <w:tmpl w:val="87A67232"/>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7" w15:restartNumberingAfterBreak="0">
    <w:nsid w:val="756038F4"/>
    <w:multiLevelType w:val="singleLevel"/>
    <w:tmpl w:val="E658767E"/>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8"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9"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0" w15:restartNumberingAfterBreak="0">
    <w:nsid w:val="7E333743"/>
    <w:multiLevelType w:val="singleLevel"/>
    <w:tmpl w:val="E1AC44F6"/>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61"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vanish w:val="0"/>
        <w:color w:val="auto"/>
        <w:sz w:val="22"/>
        <w:u w:val="none"/>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35652740">
    <w:abstractNumId w:val="35"/>
  </w:num>
  <w:num w:numId="2" w16cid:durableId="404761628">
    <w:abstractNumId w:val="32"/>
  </w:num>
  <w:num w:numId="3" w16cid:durableId="1366831909">
    <w:abstractNumId w:val="22"/>
  </w:num>
  <w:num w:numId="4" w16cid:durableId="1884248897">
    <w:abstractNumId w:val="57"/>
  </w:num>
  <w:num w:numId="5" w16cid:durableId="1664813421">
    <w:abstractNumId w:val="58"/>
  </w:num>
  <w:num w:numId="6" w16cid:durableId="1802191090">
    <w:abstractNumId w:val="50"/>
  </w:num>
  <w:num w:numId="7" w16cid:durableId="265579210">
    <w:abstractNumId w:val="54"/>
  </w:num>
  <w:num w:numId="8" w16cid:durableId="59526179">
    <w:abstractNumId w:val="36"/>
  </w:num>
  <w:num w:numId="9" w16cid:durableId="829445545">
    <w:abstractNumId w:val="29"/>
  </w:num>
  <w:num w:numId="10" w16cid:durableId="446698612">
    <w:abstractNumId w:val="47"/>
  </w:num>
  <w:num w:numId="11" w16cid:durableId="227376985">
    <w:abstractNumId w:val="23"/>
  </w:num>
  <w:num w:numId="12" w16cid:durableId="1799567080">
    <w:abstractNumId w:val="17"/>
  </w:num>
  <w:num w:numId="13" w16cid:durableId="1016469320">
    <w:abstractNumId w:val="40"/>
  </w:num>
  <w:num w:numId="14" w16cid:durableId="520970273">
    <w:abstractNumId w:val="48"/>
  </w:num>
  <w:num w:numId="15" w16cid:durableId="494153244">
    <w:abstractNumId w:val="37"/>
  </w:num>
  <w:num w:numId="16" w16cid:durableId="533006913">
    <w:abstractNumId w:val="20"/>
  </w:num>
  <w:num w:numId="17" w16cid:durableId="2034916505">
    <w:abstractNumId w:val="1"/>
  </w:num>
  <w:num w:numId="18" w16cid:durableId="808984001">
    <w:abstractNumId w:val="0"/>
  </w:num>
  <w:num w:numId="19" w16cid:durableId="718163010">
    <w:abstractNumId w:val="12"/>
  </w:num>
  <w:num w:numId="20" w16cid:durableId="1386489680">
    <w:abstractNumId w:val="38"/>
  </w:num>
  <w:num w:numId="21" w16cid:durableId="1354065871">
    <w:abstractNumId w:val="14"/>
  </w:num>
  <w:num w:numId="22" w16cid:durableId="892889596">
    <w:abstractNumId w:val="3"/>
  </w:num>
  <w:num w:numId="23" w16cid:durableId="1117024540">
    <w:abstractNumId w:val="41"/>
  </w:num>
  <w:num w:numId="24" w16cid:durableId="1596936749">
    <w:abstractNumId w:val="10"/>
  </w:num>
  <w:num w:numId="25" w16cid:durableId="1100174186">
    <w:abstractNumId w:val="4"/>
  </w:num>
  <w:num w:numId="26" w16cid:durableId="1112670927">
    <w:abstractNumId w:val="55"/>
  </w:num>
  <w:num w:numId="27" w16cid:durableId="2003970109">
    <w:abstractNumId w:val="45"/>
  </w:num>
  <w:num w:numId="28" w16cid:durableId="1235974456">
    <w:abstractNumId w:val="5"/>
  </w:num>
  <w:num w:numId="29" w16cid:durableId="1368720201">
    <w:abstractNumId w:val="52"/>
  </w:num>
  <w:num w:numId="30" w16cid:durableId="851337821">
    <w:abstractNumId w:val="8"/>
  </w:num>
  <w:num w:numId="31" w16cid:durableId="180847589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65985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3169951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590059">
    <w:abstractNumId w:val="60"/>
  </w:num>
  <w:num w:numId="35" w16cid:durableId="383793787">
    <w:abstractNumId w:val="60"/>
    <w:lvlOverride w:ilvl="0">
      <w:startOverride w:val="1"/>
    </w:lvlOverride>
  </w:num>
  <w:num w:numId="36" w16cid:durableId="1285771582">
    <w:abstractNumId w:val="48"/>
  </w:num>
  <w:num w:numId="37" w16cid:durableId="51009439">
    <w:abstractNumId w:val="33"/>
  </w:num>
  <w:num w:numId="38" w16cid:durableId="1403024675">
    <w:abstractNumId w:val="6"/>
  </w:num>
  <w:num w:numId="39" w16cid:durableId="76441370">
    <w:abstractNumId w:val="2"/>
  </w:num>
  <w:num w:numId="40" w16cid:durableId="520441175">
    <w:abstractNumId w:val="31"/>
  </w:num>
  <w:num w:numId="41" w16cid:durableId="697006057">
    <w:abstractNumId w:val="28"/>
  </w:num>
  <w:num w:numId="42" w16cid:durableId="209463088">
    <w:abstractNumId w:val="60"/>
    <w:lvlOverride w:ilvl="0">
      <w:startOverride w:val="1"/>
    </w:lvlOverride>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 Andrew">
    <w15:presenceInfo w15:providerId="AD" w15:userId="S::sea@merck.com::70bef362-13a9-44d9-8936-3fc6ce10cd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6/29/2021"/>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HeaderType" w:val="0"/>
    <w:docVar w:name="HeadingLevels" w:val="9"/>
    <w:docVar w:name="IsCustomized" w:val="YES"/>
    <w:docVar w:name="NoIndentIncrease" w:val="0"/>
    <w:docVar w:name="PeriodAfter" w:val="0"/>
    <w:docVar w:name="RefListStyle" w:val="2"/>
    <w:docVar w:name="refmgr-04T3DT" w:val="[Ref. 5.4: 04T3DT]"/>
    <w:docVar w:name="refmgr-050DXR" w:val="[Ref. 5.4: 050DXR]"/>
    <w:docVar w:name="refmgr-05PGXB" w:val="[Ref. 5.4: 05PGXB]"/>
    <w:docVar w:name="refmgr-05PGXB,08QPHP" w:val="[Ref. 5.4: 05PGXB, 08QPHP]"/>
    <w:docVar w:name="refmgr-082XZK" w:val="[Ref. 5.4: 082XZK]"/>
    <w:docVar w:name="refmgr-082XZK,04T3DT" w:val="[Ref. 5.4: 082XZK, 04T3DT]"/>
    <w:docVar w:name="refmgr-08CW5S" w:val="[Ref. 5.4: 08CW5S]"/>
    <w:docVar w:name="refmgr-08CWNK" w:val="[Ref. 5.4: 08CWNK]"/>
    <w:docVar w:name="refmgr-08CWNK,08CW5S" w:val="[Ref. 5.4: 08CWNK, 08CW5S]"/>
    <w:docVar w:name="refmgr-08HZXM" w:val="[Ref. 5.4: 08HZXM]"/>
    <w:docVar w:name="refmgr-08PTKW" w:val="[Ref. 5.4: 08PTKW]"/>
    <w:docVar w:name="refmgr-08PZLB" w:val="[Ref. 5.4: 08PZLB]"/>
    <w:docVar w:name="refmgr-08QDBN" w:val="[Ref. 5.4: 08QDBN]"/>
    <w:docVar w:name="refmgr-08QDBP" w:val="[Ref. 5.4: 08QDBP]"/>
    <w:docVar w:name="refmgr-08QDBT" w:val="[Ref. 5.4: 08QDBT]"/>
    <w:docVar w:name="refmgr-08QN0L" w:val="[Ref. 5.4: 08QN0L]"/>
    <w:docVar w:name="refmgr-08QN0N" w:val="[Ref. 5.4: 08QN0N]"/>
    <w:docVar w:name="refmgr-08QPHJ" w:val="[Ref. 5.4: 08QPHJ]"/>
    <w:docVar w:name="refmgr-08QPHK" w:val="[Ref. 5.4: 08QPHK]"/>
    <w:docVar w:name="refmgr-08QPHP" w:val="[Ref. 5.4: 08QPHP]"/>
    <w:docVar w:name="refmgr-08QPHP,08QPHK,08QPJ9,08QPHJ" w:val="[Ref. 5.4: 08QPHP, 08QPHK, 08QPJ9, 08QPHJ]"/>
    <w:docVar w:name="refmgr-08QPHT" w:val="[Ref. 5.4: 08QPHT]"/>
    <w:docVar w:name="refmgr-08QPHV" w:val="[Ref. 5.4: 08QPHV]"/>
    <w:docVar w:name="refmgr-08QPJ3" w:val="[Ref. 5.4: 08QPJ3]"/>
    <w:docVar w:name="refmgr-08QPJ8" w:val="[Ref. 5.4: 08QPJ8]"/>
    <w:docVar w:name="refmgr-08QPJ9" w:val="[Ref. 5.4: 08QPJ9]"/>
    <w:docVar w:name="refmgr-08QPTC" w:val="[Ref. 5.4: 08QPTC]"/>
    <w:docVar w:name="refmgr-biblio-04T3DT" w:val="Stein JP, Lieskovsky G, Cote R, Groshen S, Feng AC, Boyd S, et al. Radical cystectomy in the treatment of invasive bladder cancer: long-term results in 1,054 patients. J Clin Oncol. 2001 Feb;19(3):666-75."/>
    <w:docVar w:name="refmgr-biblio-050DXR" w:val="Kaufman DS, Shipley WU, Feldman AS. Bladder cancer. Lancet. 2009 Jul 18;374:239-49."/>
    <w:docVar w:name="refmgr-biblio-05PGXB" w:val="Freedman ND, Silverman DT, Hollenbeck AR, Schatzkin A, Abnet CC. Association between smoking and risk of bladder cancer among men and women. JAMA. 2011 Aug 17;306(7):737-45. Erratum in: JAMA. 2011 Nov 23/30;306(20):2220."/>
    <w:docVar w:name="refmgr-biblio-082XZK" w:val="Lenis AT, Lec PM, Chamie K, Mshs MD. Bladder cancer: a review. JAMA. 2020 Nov 17;324(19):1980-91."/>
    <w:docVar w:name="refmgr-biblio-08CW5S" w:val="Butler SS, Winkfield KM, Ahn C, Song Z, Dee EC, Mahal BA, et al. Racial disparities in patient-reported measures of physician cultural competency among cancer survivors in the United States [letter]. JAMA Oncol. 2020 Jan;6(1):152-4."/>
    <w:docVar w:name="refmgr-biblio-08CWNK" w:val="Alsan M, Garrick O, Graziani G. Does diversity matter for health? experimental evidence from Oakland. Am Econ Rev. 2019 Dec;109(12):4071–111. Additional material; 1 p."/>
    <w:docVar w:name="refmgr-biblio-08HZXM" w:val="Siegel RL, Giaquinto AN, Jemal A. Cancer statistics, 2024. CA Cancer J Clin. 2024;74:12-49."/>
    <w:docVar w:name="refmgr-biblio-08PTKW" w:val="Surveillance, Epidemiology, and End Results Program [Internet]. Bethesda (MD): National Cancer Institute (NCI). Cancer stat facts: bladder cancer; [cited 2024 Oct 27]; [about 19 screens]. Available from: https://seer.cancer.gov/statfacts/html/urinb.html."/>
    <w:docVar w:name="refmgr-biblio-08PZLB" w:val="National Comprehensive Cancer Network. NCCN clinical practice guidelines in oncology: bladder cancer; version 5.2024. Plymouth Meeting (PA): National Comprehensive Cancer Network (NCCN); 2024. 136 p."/>
    <w:docVar w:name="refmgr-biblio-08QDBN" w:val="Schrag D, Hsieh LJ, Rabbani F, Bach PB, Herr H, Begg CB. Adherence to surveillance among patients with superficial bladder cancer. J Natl Cancer Inst. 2003 Apr 16;95(8):588-97."/>
    <w:docVar w:name="refmgr-biblio-08QDBP" w:val="Washington SL 3rd, Neuhaus J, Meng MV, Porten SP. Social Determinants of appropriate treatment for muscle-invasive bladder cancer. Cancer Epidemiol Biomarkers Prev. 2019 Aug;28(8):1339-44."/>
    <w:docVar w:name="refmgr-biblio-08QDBT" w:val="Williams SB, Huo J, Kosarek CD, Chamie K, Rogers SO Jr, Williams MA, et al. Population-based assessment of racial/ethnic differences in utilization of radical cystectomy for patients diagnosed with bladder cancer. Cancer Causes Control. 2017;28:755-66."/>
    <w:docVar w:name="refmgr-biblio-08QN0L" w:val="Jacobs BL, Montgomery JS, Zhang Y, Skolarus TA, Weizer AZ, Hollenbeck BK. Disparities in bladder cancer. Urol Oncol. 2012;30:81-8."/>
    <w:docVar w:name="refmgr-biblio-08QN0N" w:val="Lindner AK, Schachtner G, Tulchiner G, Thurnher M, Untergasser G, Obrist P, et al. Lynch syndrome: its impact on urothelial carcinoma. Int J Mol Sci. 2021 Jan 7;22:531."/>
    <w:docVar w:name="refmgr-biblio-08QPHJ" w:val="Scosyrev E, Noyes K, Feng C, Messing E. Sex and racial differences in bladder cancer presentation and mortality in the US. Cancer. 2009 Jan 1;115:68-74."/>
    <w:docVar w:name="refmgr-biblio-08QPHK" w:val="Gild P, Wankowicz SA, Sood A, von Landenberg N, Friedlander DF, Alanee S, et al. Racial disparity in quality of care and overall survival among black vs. white patients with muscle-invasive bladder cancer treated with radical cystectomy: a national cancer database analysis. Urol Oncol. 2018;36:469.e1-11."/>
    <w:docVar w:name="refmgr-biblio-08QPHP" w:val="Jubber I, Ong S, Bukavina L, Black PC, Comperat E, Kamat AM, et al. Epidemiology of bladder cancer in 2023: a systematic review of risk factors. Eur Urol. 2023;84:176-90."/>
    <w:docVar w:name="refmgr-biblio-08QPHT" w:val="Michaud DS, Clinton SK, Rimm EB, Willett WC, Giovannucci E. Risk of bladder cancer by geographic region in a U.S. cohort of male health professionals. Epidemiology. 2001 Nov;12(6):719-26."/>
    <w:docVar w:name="refmgr-biblio-08QPHV" w:val="Ritch CR, Velasquez MC, Kwon D, Becerra MF, Soodana-Prakash N, Atluri VS, et al. Use and validation of the AUA/SUO risk grouping for nonmuscle invasive bladder cancer in a contemporary cohort. J Urol. 2020 Mar;203:505-11."/>
    <w:docVar w:name="refmgr-biblio-08QPJ3" w:val="Surveillance, Epidemiology, and End Results Program [Internet]. Bethesda (MD): National Cancer Institute (NCI). SEER*Explorer: an interactive website for SEER cancer statistics; [updated 2024 Nov 5; cited 2024 Dec 4]; [about 33 screens]. Available from: https://seer.cancer.gov/statistics-network/explorer/."/>
    <w:docVar w:name="refmgr-biblio-08QPJ8" w:val="Tonorezos E, Devasia T, Mariotto AB, Mollica MA, Gallicchio L, Green P, et al. Prevalence of cancer survivors in the United States. J Natl Cancer Inst. 2024;116(11):1784-90."/>
    <w:docVar w:name="refmgr-biblio-08QPJ9" w:val="Wang Y, Chang Q, Li Y. Racial differences in urinary bladder cancer in the United States. Sci Rep. 2018;8:12521."/>
    <w:docVar w:name="refmgr-biblio-08QPTC" w:val="Surveillance, Epidemiology, and End Results Program [Internet]. Bethesda (MD): National Cancer Institute (NCI). SEER*Stat database: incidence - SEER research data, 17 registries, Nov 2023 Sub (2000-2021); [cited 2024 Dec 4]; 9 p. Available from: http://www.seer.cancer.gov/."/>
    <w:docVar w:name="refmgr-ctdused-04T3DT" w:val="5.4"/>
    <w:docVar w:name="refmgr-ctdused-050DXR" w:val="5.4"/>
    <w:docVar w:name="refmgr-ctdused-05PGXB" w:val="5.4"/>
    <w:docVar w:name="refmgr-ctdused-082XZK" w:val="5.4"/>
    <w:docVar w:name="refmgr-ctdused-08CW5S" w:val="5.4"/>
    <w:docVar w:name="refmgr-ctdused-08CWNK" w:val="5.4"/>
    <w:docVar w:name="refmgr-ctdused-08HZXM" w:val="5.4"/>
    <w:docVar w:name="refmgr-ctdused-08PTKW" w:val="5.4"/>
    <w:docVar w:name="refmgr-ctdused-08PZLB" w:val="5.4"/>
    <w:docVar w:name="refmgr-ctdused-08QDBN" w:val="5.4"/>
    <w:docVar w:name="refmgr-ctdused-08QDBP" w:val="5.4"/>
    <w:docVar w:name="refmgr-ctdused-08QDBT" w:val="5.4"/>
    <w:docVar w:name="refmgr-ctdused-08QN0L" w:val="5.4"/>
    <w:docVar w:name="refmgr-ctdused-08QN0N" w:val="5.4"/>
    <w:docVar w:name="refmgr-ctdused-08QPHJ" w:val="5.4"/>
    <w:docVar w:name="refmgr-ctdused-08QPHK" w:val="5.4"/>
    <w:docVar w:name="refmgr-ctdused-08QPHP" w:val="5.4"/>
    <w:docVar w:name="refmgr-ctdused-08QPHT" w:val="5.4"/>
    <w:docVar w:name="refmgr-ctdused-08QPHV" w:val="5.4"/>
    <w:docVar w:name="refmgr-ctdused-08QPJ3" w:val="5.4"/>
    <w:docVar w:name="refmgr-ctdused-08QPJ8" w:val="5.4"/>
    <w:docVar w:name="refmgr-ctdused-08QPJ9" w:val="5.4"/>
    <w:docVar w:name="refmgr-ctdused-08QPTC" w:val="5.4"/>
    <w:docVar w:name="refmgr-docid-04T3DT" w:val="04T3DT"/>
    <w:docVar w:name="refmgr-docid-050DXR" w:val="050DXR"/>
    <w:docVar w:name="refmgr-docid-05PGXB" w:val="05PGXB"/>
    <w:docVar w:name="refmgr-docid-082XZK" w:val="082XZK"/>
    <w:docVar w:name="refmgr-docid-08CW5S" w:val="08CW5S"/>
    <w:docVar w:name="refmgr-docid-08CWNK" w:val="08CWNK"/>
    <w:docVar w:name="refmgr-docid-08HZXM" w:val="08HZXM"/>
    <w:docVar w:name="refmgr-docid-08PTKW" w:val="08PTKW"/>
    <w:docVar w:name="refmgr-docid-08PZLB" w:val="08PZLB"/>
    <w:docVar w:name="refmgr-docid-08QDBN" w:val="08QDBN"/>
    <w:docVar w:name="refmgr-docid-08QDBP" w:val="08QDBP"/>
    <w:docVar w:name="refmgr-docid-08QDBT" w:val="08QDBT"/>
    <w:docVar w:name="refmgr-docid-08QN0L" w:val="08QN0L"/>
    <w:docVar w:name="refmgr-docid-08QN0N" w:val="08QN0N"/>
    <w:docVar w:name="refmgr-docid-08QPHJ" w:val="08QPHJ"/>
    <w:docVar w:name="refmgr-docid-08QPHK" w:val="08QPHK"/>
    <w:docVar w:name="refmgr-docid-08QPHP" w:val="08QPHP"/>
    <w:docVar w:name="refmgr-docid-08QPHT" w:val="08QPHT"/>
    <w:docVar w:name="refmgr-docid-08QPHV" w:val="08QPHV"/>
    <w:docVar w:name="refmgr-docid-08QPJ3" w:val="08QPJ3"/>
    <w:docVar w:name="refmgr-docid-08QPJ8" w:val="08QPJ8"/>
    <w:docVar w:name="refmgr-docid-08QPJ9" w:val="08QPJ9"/>
    <w:docVar w:name="refmgr-docid-08QPTC" w:val="08QPTC"/>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UnlinkObjects" w:val="0"/>
    <w:docVar w:name="UpdateFieldsBeforePrinting" w:val="1"/>
    <w:docVar w:name="UpdateFieldsStart" w:val="1"/>
    <w:docVar w:name="WordDocUniqueId" w:val="360c965d-131b-4583-abb5-74333849db8c"/>
  </w:docVars>
  <w:rsids>
    <w:rsidRoot w:val="00C01A69"/>
    <w:rsid w:val="00000428"/>
    <w:rsid w:val="00000456"/>
    <w:rsid w:val="00000EBA"/>
    <w:rsid w:val="000016D0"/>
    <w:rsid w:val="000019D3"/>
    <w:rsid w:val="000019D8"/>
    <w:rsid w:val="00001E63"/>
    <w:rsid w:val="00002E6C"/>
    <w:rsid w:val="00003240"/>
    <w:rsid w:val="000035D5"/>
    <w:rsid w:val="000035EF"/>
    <w:rsid w:val="0000391C"/>
    <w:rsid w:val="00003C0F"/>
    <w:rsid w:val="000044D1"/>
    <w:rsid w:val="00004910"/>
    <w:rsid w:val="00004AE0"/>
    <w:rsid w:val="00005579"/>
    <w:rsid w:val="000055AF"/>
    <w:rsid w:val="00005EE9"/>
    <w:rsid w:val="000060FF"/>
    <w:rsid w:val="000065C0"/>
    <w:rsid w:val="00006CA0"/>
    <w:rsid w:val="00007274"/>
    <w:rsid w:val="000073F9"/>
    <w:rsid w:val="0000789B"/>
    <w:rsid w:val="000100E3"/>
    <w:rsid w:val="00010895"/>
    <w:rsid w:val="00010D67"/>
    <w:rsid w:val="0001219B"/>
    <w:rsid w:val="0001283F"/>
    <w:rsid w:val="00012856"/>
    <w:rsid w:val="000129AA"/>
    <w:rsid w:val="00012D49"/>
    <w:rsid w:val="000134E4"/>
    <w:rsid w:val="00013595"/>
    <w:rsid w:val="000141E2"/>
    <w:rsid w:val="000142AA"/>
    <w:rsid w:val="000146DD"/>
    <w:rsid w:val="00014E87"/>
    <w:rsid w:val="000150BC"/>
    <w:rsid w:val="00015F5D"/>
    <w:rsid w:val="00016870"/>
    <w:rsid w:val="000173CD"/>
    <w:rsid w:val="00017C2E"/>
    <w:rsid w:val="00017C34"/>
    <w:rsid w:val="00017E19"/>
    <w:rsid w:val="0001ABA6"/>
    <w:rsid w:val="00020959"/>
    <w:rsid w:val="00020DF2"/>
    <w:rsid w:val="00021F98"/>
    <w:rsid w:val="000220CD"/>
    <w:rsid w:val="0002270D"/>
    <w:rsid w:val="00022ED9"/>
    <w:rsid w:val="00023093"/>
    <w:rsid w:val="0002346E"/>
    <w:rsid w:val="000236D0"/>
    <w:rsid w:val="00024358"/>
    <w:rsid w:val="0002440B"/>
    <w:rsid w:val="0002464E"/>
    <w:rsid w:val="000247EB"/>
    <w:rsid w:val="000257D4"/>
    <w:rsid w:val="0002591F"/>
    <w:rsid w:val="000259BD"/>
    <w:rsid w:val="000267DD"/>
    <w:rsid w:val="00026890"/>
    <w:rsid w:val="00026B96"/>
    <w:rsid w:val="00026D3E"/>
    <w:rsid w:val="0002703F"/>
    <w:rsid w:val="00027454"/>
    <w:rsid w:val="0002745A"/>
    <w:rsid w:val="00027659"/>
    <w:rsid w:val="00027789"/>
    <w:rsid w:val="00027F70"/>
    <w:rsid w:val="000302E2"/>
    <w:rsid w:val="00030687"/>
    <w:rsid w:val="000315E9"/>
    <w:rsid w:val="00031737"/>
    <w:rsid w:val="000317BD"/>
    <w:rsid w:val="000336AC"/>
    <w:rsid w:val="0003390D"/>
    <w:rsid w:val="00033D86"/>
    <w:rsid w:val="000355D2"/>
    <w:rsid w:val="0003582D"/>
    <w:rsid w:val="00035DE3"/>
    <w:rsid w:val="0003692A"/>
    <w:rsid w:val="00036B92"/>
    <w:rsid w:val="00036B9E"/>
    <w:rsid w:val="000373A9"/>
    <w:rsid w:val="00037521"/>
    <w:rsid w:val="000400A2"/>
    <w:rsid w:val="000400F6"/>
    <w:rsid w:val="000402A3"/>
    <w:rsid w:val="0004037C"/>
    <w:rsid w:val="000406C7"/>
    <w:rsid w:val="000408D7"/>
    <w:rsid w:val="00040909"/>
    <w:rsid w:val="00041150"/>
    <w:rsid w:val="00041A43"/>
    <w:rsid w:val="00041ABE"/>
    <w:rsid w:val="00042227"/>
    <w:rsid w:val="000427CD"/>
    <w:rsid w:val="00042C84"/>
    <w:rsid w:val="00043269"/>
    <w:rsid w:val="000433C8"/>
    <w:rsid w:val="000436A6"/>
    <w:rsid w:val="00043C7E"/>
    <w:rsid w:val="00043CA2"/>
    <w:rsid w:val="000443CB"/>
    <w:rsid w:val="00044CB0"/>
    <w:rsid w:val="0004504D"/>
    <w:rsid w:val="00045264"/>
    <w:rsid w:val="000454F6"/>
    <w:rsid w:val="00045F6D"/>
    <w:rsid w:val="00046F6C"/>
    <w:rsid w:val="000474E9"/>
    <w:rsid w:val="00047571"/>
    <w:rsid w:val="00047688"/>
    <w:rsid w:val="0004774F"/>
    <w:rsid w:val="0004791E"/>
    <w:rsid w:val="00047B3C"/>
    <w:rsid w:val="00047C0C"/>
    <w:rsid w:val="00047CC1"/>
    <w:rsid w:val="00047CEF"/>
    <w:rsid w:val="00047FA9"/>
    <w:rsid w:val="00050ED5"/>
    <w:rsid w:val="00051A66"/>
    <w:rsid w:val="00051BFD"/>
    <w:rsid w:val="0005219A"/>
    <w:rsid w:val="0005239E"/>
    <w:rsid w:val="00052515"/>
    <w:rsid w:val="0005261B"/>
    <w:rsid w:val="00052736"/>
    <w:rsid w:val="00052AD9"/>
    <w:rsid w:val="00052F11"/>
    <w:rsid w:val="0005388F"/>
    <w:rsid w:val="00053F59"/>
    <w:rsid w:val="0005434A"/>
    <w:rsid w:val="000549EF"/>
    <w:rsid w:val="000556B7"/>
    <w:rsid w:val="00055832"/>
    <w:rsid w:val="000560DC"/>
    <w:rsid w:val="00056228"/>
    <w:rsid w:val="00056892"/>
    <w:rsid w:val="0005699A"/>
    <w:rsid w:val="00056F28"/>
    <w:rsid w:val="00057073"/>
    <w:rsid w:val="000574E2"/>
    <w:rsid w:val="000574E3"/>
    <w:rsid w:val="0005752B"/>
    <w:rsid w:val="00057E53"/>
    <w:rsid w:val="00060D08"/>
    <w:rsid w:val="0006107A"/>
    <w:rsid w:val="000611DA"/>
    <w:rsid w:val="000617B4"/>
    <w:rsid w:val="00061C8A"/>
    <w:rsid w:val="000624CC"/>
    <w:rsid w:val="0006254A"/>
    <w:rsid w:val="00062CB8"/>
    <w:rsid w:val="000631C7"/>
    <w:rsid w:val="00064B8F"/>
    <w:rsid w:val="00064EA7"/>
    <w:rsid w:val="000654A5"/>
    <w:rsid w:val="00065598"/>
    <w:rsid w:val="00065728"/>
    <w:rsid w:val="00066204"/>
    <w:rsid w:val="00067268"/>
    <w:rsid w:val="000679DF"/>
    <w:rsid w:val="00067D38"/>
    <w:rsid w:val="00070355"/>
    <w:rsid w:val="000703A1"/>
    <w:rsid w:val="00070485"/>
    <w:rsid w:val="000708BB"/>
    <w:rsid w:val="000709AC"/>
    <w:rsid w:val="00070E1F"/>
    <w:rsid w:val="00070E22"/>
    <w:rsid w:val="000717B2"/>
    <w:rsid w:val="00071D89"/>
    <w:rsid w:val="00071ED1"/>
    <w:rsid w:val="0007241F"/>
    <w:rsid w:val="00072702"/>
    <w:rsid w:val="00072AB6"/>
    <w:rsid w:val="00073617"/>
    <w:rsid w:val="00073843"/>
    <w:rsid w:val="00073B9A"/>
    <w:rsid w:val="00074070"/>
    <w:rsid w:val="00074DD5"/>
    <w:rsid w:val="00075DD6"/>
    <w:rsid w:val="000760EA"/>
    <w:rsid w:val="0007623A"/>
    <w:rsid w:val="000766BF"/>
    <w:rsid w:val="00076A46"/>
    <w:rsid w:val="00076A87"/>
    <w:rsid w:val="00076E61"/>
    <w:rsid w:val="00076E95"/>
    <w:rsid w:val="00076EE7"/>
    <w:rsid w:val="00077052"/>
    <w:rsid w:val="00077BB5"/>
    <w:rsid w:val="0008021F"/>
    <w:rsid w:val="00080583"/>
    <w:rsid w:val="00080AA7"/>
    <w:rsid w:val="0008115B"/>
    <w:rsid w:val="0008117F"/>
    <w:rsid w:val="00081A13"/>
    <w:rsid w:val="000824FA"/>
    <w:rsid w:val="00082F25"/>
    <w:rsid w:val="00083AC3"/>
    <w:rsid w:val="0008472A"/>
    <w:rsid w:val="00085AFC"/>
    <w:rsid w:val="00085B68"/>
    <w:rsid w:val="00085BC9"/>
    <w:rsid w:val="00085C6E"/>
    <w:rsid w:val="00085E0A"/>
    <w:rsid w:val="00086648"/>
    <w:rsid w:val="00086C96"/>
    <w:rsid w:val="000903DC"/>
    <w:rsid w:val="0009085C"/>
    <w:rsid w:val="00090DB8"/>
    <w:rsid w:val="0009128B"/>
    <w:rsid w:val="00091CC7"/>
    <w:rsid w:val="00091DF7"/>
    <w:rsid w:val="00091EDC"/>
    <w:rsid w:val="0009218D"/>
    <w:rsid w:val="000927B5"/>
    <w:rsid w:val="00092B0D"/>
    <w:rsid w:val="00092F1B"/>
    <w:rsid w:val="000932F7"/>
    <w:rsid w:val="00093473"/>
    <w:rsid w:val="00094001"/>
    <w:rsid w:val="000940CE"/>
    <w:rsid w:val="00095C84"/>
    <w:rsid w:val="00095DA0"/>
    <w:rsid w:val="000967B0"/>
    <w:rsid w:val="00096AED"/>
    <w:rsid w:val="00096F83"/>
    <w:rsid w:val="000A02EB"/>
    <w:rsid w:val="000A0A15"/>
    <w:rsid w:val="000A13D3"/>
    <w:rsid w:val="000A145D"/>
    <w:rsid w:val="000A16FC"/>
    <w:rsid w:val="000A1EED"/>
    <w:rsid w:val="000A1FE6"/>
    <w:rsid w:val="000A266F"/>
    <w:rsid w:val="000A38C6"/>
    <w:rsid w:val="000A3A3F"/>
    <w:rsid w:val="000A3A7C"/>
    <w:rsid w:val="000A3CE2"/>
    <w:rsid w:val="000A4420"/>
    <w:rsid w:val="000A5361"/>
    <w:rsid w:val="000A555A"/>
    <w:rsid w:val="000A578D"/>
    <w:rsid w:val="000A5FEA"/>
    <w:rsid w:val="000A69B9"/>
    <w:rsid w:val="000A6EFC"/>
    <w:rsid w:val="000A738E"/>
    <w:rsid w:val="000A768A"/>
    <w:rsid w:val="000A7959"/>
    <w:rsid w:val="000B052F"/>
    <w:rsid w:val="000B0998"/>
    <w:rsid w:val="000B0B83"/>
    <w:rsid w:val="000B23E6"/>
    <w:rsid w:val="000B2744"/>
    <w:rsid w:val="000B2848"/>
    <w:rsid w:val="000B2FFC"/>
    <w:rsid w:val="000B323C"/>
    <w:rsid w:val="000B374B"/>
    <w:rsid w:val="000B4333"/>
    <w:rsid w:val="000B4B3E"/>
    <w:rsid w:val="000B4CEF"/>
    <w:rsid w:val="000B52B7"/>
    <w:rsid w:val="000B56B6"/>
    <w:rsid w:val="000B5CB7"/>
    <w:rsid w:val="000B5DE2"/>
    <w:rsid w:val="000B5DEE"/>
    <w:rsid w:val="000B5F9A"/>
    <w:rsid w:val="000B6125"/>
    <w:rsid w:val="000B68BE"/>
    <w:rsid w:val="000B7CC7"/>
    <w:rsid w:val="000C0022"/>
    <w:rsid w:val="000C01C1"/>
    <w:rsid w:val="000C0B5A"/>
    <w:rsid w:val="000C0D2E"/>
    <w:rsid w:val="000C1046"/>
    <w:rsid w:val="000C18AE"/>
    <w:rsid w:val="000C2679"/>
    <w:rsid w:val="000C2857"/>
    <w:rsid w:val="000C33C7"/>
    <w:rsid w:val="000C3527"/>
    <w:rsid w:val="000C359A"/>
    <w:rsid w:val="000C36F5"/>
    <w:rsid w:val="000C4D39"/>
    <w:rsid w:val="000C5969"/>
    <w:rsid w:val="000C5CDE"/>
    <w:rsid w:val="000C5D48"/>
    <w:rsid w:val="000C5EFF"/>
    <w:rsid w:val="000C61C8"/>
    <w:rsid w:val="000C6265"/>
    <w:rsid w:val="000C67A0"/>
    <w:rsid w:val="000C7690"/>
    <w:rsid w:val="000C7996"/>
    <w:rsid w:val="000C7BFE"/>
    <w:rsid w:val="000D003D"/>
    <w:rsid w:val="000D0805"/>
    <w:rsid w:val="000D11E9"/>
    <w:rsid w:val="000D17F5"/>
    <w:rsid w:val="000D18A2"/>
    <w:rsid w:val="000D1BD7"/>
    <w:rsid w:val="000D1D4F"/>
    <w:rsid w:val="000D1F55"/>
    <w:rsid w:val="000D21AC"/>
    <w:rsid w:val="000D2B6B"/>
    <w:rsid w:val="000D2DBA"/>
    <w:rsid w:val="000D380D"/>
    <w:rsid w:val="000D3932"/>
    <w:rsid w:val="000D3FF8"/>
    <w:rsid w:val="000D451E"/>
    <w:rsid w:val="000D45D7"/>
    <w:rsid w:val="000D4926"/>
    <w:rsid w:val="000D4D9B"/>
    <w:rsid w:val="000D5784"/>
    <w:rsid w:val="000D5DDE"/>
    <w:rsid w:val="000D6312"/>
    <w:rsid w:val="000D6A1F"/>
    <w:rsid w:val="000D6B02"/>
    <w:rsid w:val="000D6E3F"/>
    <w:rsid w:val="000D718C"/>
    <w:rsid w:val="000D7B98"/>
    <w:rsid w:val="000D7B9D"/>
    <w:rsid w:val="000E0244"/>
    <w:rsid w:val="000E058D"/>
    <w:rsid w:val="000E099A"/>
    <w:rsid w:val="000E0EC5"/>
    <w:rsid w:val="000E13D3"/>
    <w:rsid w:val="000E2890"/>
    <w:rsid w:val="000E29B0"/>
    <w:rsid w:val="000E2D34"/>
    <w:rsid w:val="000E3E83"/>
    <w:rsid w:val="000E46E4"/>
    <w:rsid w:val="000E4DE7"/>
    <w:rsid w:val="000E4E07"/>
    <w:rsid w:val="000E4F5C"/>
    <w:rsid w:val="000E50AA"/>
    <w:rsid w:val="000E5522"/>
    <w:rsid w:val="000E56FA"/>
    <w:rsid w:val="000E59FD"/>
    <w:rsid w:val="000E5CB2"/>
    <w:rsid w:val="000E5D21"/>
    <w:rsid w:val="000E65E8"/>
    <w:rsid w:val="000E67CD"/>
    <w:rsid w:val="000E6992"/>
    <w:rsid w:val="000E6FAB"/>
    <w:rsid w:val="000E7279"/>
    <w:rsid w:val="000E730E"/>
    <w:rsid w:val="000E7A75"/>
    <w:rsid w:val="000F0160"/>
    <w:rsid w:val="000F0BEF"/>
    <w:rsid w:val="000F115B"/>
    <w:rsid w:val="000F1763"/>
    <w:rsid w:val="000F1A4F"/>
    <w:rsid w:val="000F1EDB"/>
    <w:rsid w:val="000F1FB6"/>
    <w:rsid w:val="000F24BB"/>
    <w:rsid w:val="000F34B3"/>
    <w:rsid w:val="000F3782"/>
    <w:rsid w:val="000F3837"/>
    <w:rsid w:val="000F4181"/>
    <w:rsid w:val="000F4348"/>
    <w:rsid w:val="000F5402"/>
    <w:rsid w:val="000F5AD1"/>
    <w:rsid w:val="000F5D67"/>
    <w:rsid w:val="000F5DFD"/>
    <w:rsid w:val="000F68DD"/>
    <w:rsid w:val="000F6A47"/>
    <w:rsid w:val="000F6F0D"/>
    <w:rsid w:val="000F7005"/>
    <w:rsid w:val="000F7635"/>
    <w:rsid w:val="000F7978"/>
    <w:rsid w:val="00100180"/>
    <w:rsid w:val="00100734"/>
    <w:rsid w:val="001008B0"/>
    <w:rsid w:val="001015DF"/>
    <w:rsid w:val="00101C46"/>
    <w:rsid w:val="00101D0F"/>
    <w:rsid w:val="001020FC"/>
    <w:rsid w:val="00102413"/>
    <w:rsid w:val="00102767"/>
    <w:rsid w:val="00102B13"/>
    <w:rsid w:val="00103E06"/>
    <w:rsid w:val="00104551"/>
    <w:rsid w:val="0010519E"/>
    <w:rsid w:val="001054AE"/>
    <w:rsid w:val="00105B0B"/>
    <w:rsid w:val="00105BD1"/>
    <w:rsid w:val="00105D42"/>
    <w:rsid w:val="00105FB2"/>
    <w:rsid w:val="00106167"/>
    <w:rsid w:val="0010632D"/>
    <w:rsid w:val="001065B2"/>
    <w:rsid w:val="00106659"/>
    <w:rsid w:val="00106914"/>
    <w:rsid w:val="00106A84"/>
    <w:rsid w:val="00106AA4"/>
    <w:rsid w:val="00106ADC"/>
    <w:rsid w:val="00106F31"/>
    <w:rsid w:val="00106FEA"/>
    <w:rsid w:val="00107005"/>
    <w:rsid w:val="001073C4"/>
    <w:rsid w:val="0010783F"/>
    <w:rsid w:val="00107935"/>
    <w:rsid w:val="0011081B"/>
    <w:rsid w:val="00110A68"/>
    <w:rsid w:val="00111199"/>
    <w:rsid w:val="00111A7E"/>
    <w:rsid w:val="001122B3"/>
    <w:rsid w:val="001122CB"/>
    <w:rsid w:val="001123F0"/>
    <w:rsid w:val="00112C09"/>
    <w:rsid w:val="00112D53"/>
    <w:rsid w:val="00112E7A"/>
    <w:rsid w:val="001133F6"/>
    <w:rsid w:val="001138A6"/>
    <w:rsid w:val="00113E81"/>
    <w:rsid w:val="001147C4"/>
    <w:rsid w:val="00114B6F"/>
    <w:rsid w:val="00114DC8"/>
    <w:rsid w:val="001155C3"/>
    <w:rsid w:val="00115E6E"/>
    <w:rsid w:val="00116E43"/>
    <w:rsid w:val="0011719A"/>
    <w:rsid w:val="001173A2"/>
    <w:rsid w:val="00120D70"/>
    <w:rsid w:val="00121D07"/>
    <w:rsid w:val="00121FFA"/>
    <w:rsid w:val="001225C8"/>
    <w:rsid w:val="00122623"/>
    <w:rsid w:val="001234D7"/>
    <w:rsid w:val="00123725"/>
    <w:rsid w:val="0012393C"/>
    <w:rsid w:val="00124210"/>
    <w:rsid w:val="00124B4B"/>
    <w:rsid w:val="00125920"/>
    <w:rsid w:val="0012610D"/>
    <w:rsid w:val="00126FFC"/>
    <w:rsid w:val="001272E9"/>
    <w:rsid w:val="00127AB1"/>
    <w:rsid w:val="0013035F"/>
    <w:rsid w:val="00130D60"/>
    <w:rsid w:val="00131178"/>
    <w:rsid w:val="0013126E"/>
    <w:rsid w:val="00131B4E"/>
    <w:rsid w:val="00131DAE"/>
    <w:rsid w:val="00131EB8"/>
    <w:rsid w:val="00132038"/>
    <w:rsid w:val="00132A37"/>
    <w:rsid w:val="00133170"/>
    <w:rsid w:val="00133249"/>
    <w:rsid w:val="001333E1"/>
    <w:rsid w:val="001334DB"/>
    <w:rsid w:val="00133B05"/>
    <w:rsid w:val="00133BC8"/>
    <w:rsid w:val="0013415E"/>
    <w:rsid w:val="001347BC"/>
    <w:rsid w:val="00134A45"/>
    <w:rsid w:val="0013547E"/>
    <w:rsid w:val="00135734"/>
    <w:rsid w:val="0013583D"/>
    <w:rsid w:val="00136538"/>
    <w:rsid w:val="0013681F"/>
    <w:rsid w:val="00136A61"/>
    <w:rsid w:val="0013775F"/>
    <w:rsid w:val="00137E2C"/>
    <w:rsid w:val="00140086"/>
    <w:rsid w:val="00140360"/>
    <w:rsid w:val="001403CC"/>
    <w:rsid w:val="001404A0"/>
    <w:rsid w:val="0014070D"/>
    <w:rsid w:val="0014191C"/>
    <w:rsid w:val="00141AD6"/>
    <w:rsid w:val="00141FE2"/>
    <w:rsid w:val="00142343"/>
    <w:rsid w:val="00142594"/>
    <w:rsid w:val="00143028"/>
    <w:rsid w:val="00143B42"/>
    <w:rsid w:val="00143D6E"/>
    <w:rsid w:val="00144338"/>
    <w:rsid w:val="001449DD"/>
    <w:rsid w:val="0014519D"/>
    <w:rsid w:val="001457A9"/>
    <w:rsid w:val="00145912"/>
    <w:rsid w:val="00145ECD"/>
    <w:rsid w:val="001461C5"/>
    <w:rsid w:val="0014657B"/>
    <w:rsid w:val="0014702D"/>
    <w:rsid w:val="00147111"/>
    <w:rsid w:val="0014712E"/>
    <w:rsid w:val="00147807"/>
    <w:rsid w:val="001502C5"/>
    <w:rsid w:val="00150F65"/>
    <w:rsid w:val="0015170C"/>
    <w:rsid w:val="001519BB"/>
    <w:rsid w:val="00151E54"/>
    <w:rsid w:val="00152248"/>
    <w:rsid w:val="0015491F"/>
    <w:rsid w:val="00154CCA"/>
    <w:rsid w:val="001554C6"/>
    <w:rsid w:val="00155600"/>
    <w:rsid w:val="00155658"/>
    <w:rsid w:val="001559AF"/>
    <w:rsid w:val="0015694C"/>
    <w:rsid w:val="00156D68"/>
    <w:rsid w:val="00157225"/>
    <w:rsid w:val="001572B8"/>
    <w:rsid w:val="001577CD"/>
    <w:rsid w:val="0016019F"/>
    <w:rsid w:val="001603A8"/>
    <w:rsid w:val="00160469"/>
    <w:rsid w:val="00160E93"/>
    <w:rsid w:val="00160FBF"/>
    <w:rsid w:val="001614C0"/>
    <w:rsid w:val="00161945"/>
    <w:rsid w:val="001624FC"/>
    <w:rsid w:val="0016274C"/>
    <w:rsid w:val="00163399"/>
    <w:rsid w:val="001636BC"/>
    <w:rsid w:val="001650BF"/>
    <w:rsid w:val="001653DA"/>
    <w:rsid w:val="00165414"/>
    <w:rsid w:val="00165CC0"/>
    <w:rsid w:val="00165FE2"/>
    <w:rsid w:val="0016634C"/>
    <w:rsid w:val="00167DE7"/>
    <w:rsid w:val="00170019"/>
    <w:rsid w:val="001700AE"/>
    <w:rsid w:val="00170106"/>
    <w:rsid w:val="001702A6"/>
    <w:rsid w:val="00170538"/>
    <w:rsid w:val="00170948"/>
    <w:rsid w:val="00170976"/>
    <w:rsid w:val="00170C5D"/>
    <w:rsid w:val="0017116B"/>
    <w:rsid w:val="001718E5"/>
    <w:rsid w:val="00171CE8"/>
    <w:rsid w:val="00172FA1"/>
    <w:rsid w:val="00173533"/>
    <w:rsid w:val="00173656"/>
    <w:rsid w:val="00173918"/>
    <w:rsid w:val="00173D57"/>
    <w:rsid w:val="00174B81"/>
    <w:rsid w:val="00174DE8"/>
    <w:rsid w:val="0017530D"/>
    <w:rsid w:val="00175A93"/>
    <w:rsid w:val="00175FAE"/>
    <w:rsid w:val="00176104"/>
    <w:rsid w:val="00176754"/>
    <w:rsid w:val="00176859"/>
    <w:rsid w:val="001768E2"/>
    <w:rsid w:val="00177243"/>
    <w:rsid w:val="001773A3"/>
    <w:rsid w:val="0017760B"/>
    <w:rsid w:val="0018017C"/>
    <w:rsid w:val="00180DEA"/>
    <w:rsid w:val="00180E9A"/>
    <w:rsid w:val="001811B4"/>
    <w:rsid w:val="001811B8"/>
    <w:rsid w:val="0018147A"/>
    <w:rsid w:val="00181554"/>
    <w:rsid w:val="001815B3"/>
    <w:rsid w:val="001817D2"/>
    <w:rsid w:val="00181FCD"/>
    <w:rsid w:val="001825B0"/>
    <w:rsid w:val="00182C4A"/>
    <w:rsid w:val="001831BF"/>
    <w:rsid w:val="001831ED"/>
    <w:rsid w:val="001839C7"/>
    <w:rsid w:val="00183BCF"/>
    <w:rsid w:val="00183D86"/>
    <w:rsid w:val="00183E62"/>
    <w:rsid w:val="0018402D"/>
    <w:rsid w:val="001845F2"/>
    <w:rsid w:val="001853D5"/>
    <w:rsid w:val="0018581B"/>
    <w:rsid w:val="00185A63"/>
    <w:rsid w:val="00185ACB"/>
    <w:rsid w:val="00185E1F"/>
    <w:rsid w:val="00186098"/>
    <w:rsid w:val="00186D0A"/>
    <w:rsid w:val="00186D48"/>
    <w:rsid w:val="00187060"/>
    <w:rsid w:val="0018728D"/>
    <w:rsid w:val="00187330"/>
    <w:rsid w:val="0018771B"/>
    <w:rsid w:val="00187B03"/>
    <w:rsid w:val="00190ABE"/>
    <w:rsid w:val="00190B58"/>
    <w:rsid w:val="00190B78"/>
    <w:rsid w:val="0019141B"/>
    <w:rsid w:val="00191AA8"/>
    <w:rsid w:val="001920B6"/>
    <w:rsid w:val="00192D7A"/>
    <w:rsid w:val="0019319E"/>
    <w:rsid w:val="001932D2"/>
    <w:rsid w:val="001936B3"/>
    <w:rsid w:val="00193943"/>
    <w:rsid w:val="00193F40"/>
    <w:rsid w:val="00194049"/>
    <w:rsid w:val="00194426"/>
    <w:rsid w:val="0019445A"/>
    <w:rsid w:val="001944AC"/>
    <w:rsid w:val="00194BE1"/>
    <w:rsid w:val="00194D2F"/>
    <w:rsid w:val="001953BE"/>
    <w:rsid w:val="00195DBC"/>
    <w:rsid w:val="0019624D"/>
    <w:rsid w:val="00197395"/>
    <w:rsid w:val="00197524"/>
    <w:rsid w:val="00197906"/>
    <w:rsid w:val="00197FE2"/>
    <w:rsid w:val="001A0658"/>
    <w:rsid w:val="001A097D"/>
    <w:rsid w:val="001A0E01"/>
    <w:rsid w:val="001A0F72"/>
    <w:rsid w:val="001A1091"/>
    <w:rsid w:val="001A10E1"/>
    <w:rsid w:val="001A14F8"/>
    <w:rsid w:val="001A198E"/>
    <w:rsid w:val="001A1FC9"/>
    <w:rsid w:val="001A2471"/>
    <w:rsid w:val="001A247D"/>
    <w:rsid w:val="001A3717"/>
    <w:rsid w:val="001A37F7"/>
    <w:rsid w:val="001A3D1F"/>
    <w:rsid w:val="001A451B"/>
    <w:rsid w:val="001A47B0"/>
    <w:rsid w:val="001A4B48"/>
    <w:rsid w:val="001A4BCD"/>
    <w:rsid w:val="001A5091"/>
    <w:rsid w:val="001A511F"/>
    <w:rsid w:val="001A5381"/>
    <w:rsid w:val="001A5FA0"/>
    <w:rsid w:val="001A7496"/>
    <w:rsid w:val="001A7DBF"/>
    <w:rsid w:val="001A7E42"/>
    <w:rsid w:val="001B0375"/>
    <w:rsid w:val="001B04F7"/>
    <w:rsid w:val="001B09D9"/>
    <w:rsid w:val="001B1B65"/>
    <w:rsid w:val="001B287A"/>
    <w:rsid w:val="001B2B34"/>
    <w:rsid w:val="001B30F1"/>
    <w:rsid w:val="001B32B9"/>
    <w:rsid w:val="001B3BAE"/>
    <w:rsid w:val="001B3BDC"/>
    <w:rsid w:val="001B4529"/>
    <w:rsid w:val="001B4ADC"/>
    <w:rsid w:val="001B4B37"/>
    <w:rsid w:val="001B4F83"/>
    <w:rsid w:val="001B5075"/>
    <w:rsid w:val="001B5659"/>
    <w:rsid w:val="001B592F"/>
    <w:rsid w:val="001B5952"/>
    <w:rsid w:val="001B5B95"/>
    <w:rsid w:val="001B646C"/>
    <w:rsid w:val="001B6837"/>
    <w:rsid w:val="001B6C00"/>
    <w:rsid w:val="001B7681"/>
    <w:rsid w:val="001B7A2F"/>
    <w:rsid w:val="001B7F2F"/>
    <w:rsid w:val="001B7FB7"/>
    <w:rsid w:val="001C1008"/>
    <w:rsid w:val="001C17A5"/>
    <w:rsid w:val="001C21CD"/>
    <w:rsid w:val="001C2773"/>
    <w:rsid w:val="001C2BF0"/>
    <w:rsid w:val="001C3137"/>
    <w:rsid w:val="001C3B00"/>
    <w:rsid w:val="001C3E06"/>
    <w:rsid w:val="001C4717"/>
    <w:rsid w:val="001C4B10"/>
    <w:rsid w:val="001C4FF2"/>
    <w:rsid w:val="001C50E8"/>
    <w:rsid w:val="001C5474"/>
    <w:rsid w:val="001C54A6"/>
    <w:rsid w:val="001C5564"/>
    <w:rsid w:val="001C5C3A"/>
    <w:rsid w:val="001C5E37"/>
    <w:rsid w:val="001C6DE4"/>
    <w:rsid w:val="001C6F6D"/>
    <w:rsid w:val="001C6FB1"/>
    <w:rsid w:val="001C7716"/>
    <w:rsid w:val="001C7BD1"/>
    <w:rsid w:val="001C7C81"/>
    <w:rsid w:val="001C7EC4"/>
    <w:rsid w:val="001D0688"/>
    <w:rsid w:val="001D0F44"/>
    <w:rsid w:val="001D1019"/>
    <w:rsid w:val="001D101B"/>
    <w:rsid w:val="001D156D"/>
    <w:rsid w:val="001D162A"/>
    <w:rsid w:val="001D220F"/>
    <w:rsid w:val="001D244A"/>
    <w:rsid w:val="001D273F"/>
    <w:rsid w:val="001D30E3"/>
    <w:rsid w:val="001D31D3"/>
    <w:rsid w:val="001D3B80"/>
    <w:rsid w:val="001D3FAC"/>
    <w:rsid w:val="001D41E6"/>
    <w:rsid w:val="001D4698"/>
    <w:rsid w:val="001D4A1B"/>
    <w:rsid w:val="001D59DC"/>
    <w:rsid w:val="001D6331"/>
    <w:rsid w:val="001D63A2"/>
    <w:rsid w:val="001D69F3"/>
    <w:rsid w:val="001D6A47"/>
    <w:rsid w:val="001D6C07"/>
    <w:rsid w:val="001D722D"/>
    <w:rsid w:val="001D7501"/>
    <w:rsid w:val="001D76AE"/>
    <w:rsid w:val="001D772A"/>
    <w:rsid w:val="001D7D37"/>
    <w:rsid w:val="001E01FC"/>
    <w:rsid w:val="001E0779"/>
    <w:rsid w:val="001E1C52"/>
    <w:rsid w:val="001E1F2E"/>
    <w:rsid w:val="001E201A"/>
    <w:rsid w:val="001E237C"/>
    <w:rsid w:val="001E270B"/>
    <w:rsid w:val="001E3038"/>
    <w:rsid w:val="001E3067"/>
    <w:rsid w:val="001E32D7"/>
    <w:rsid w:val="001E3C68"/>
    <w:rsid w:val="001E4163"/>
    <w:rsid w:val="001E44BC"/>
    <w:rsid w:val="001E476C"/>
    <w:rsid w:val="001E48E7"/>
    <w:rsid w:val="001E4E0E"/>
    <w:rsid w:val="001E539A"/>
    <w:rsid w:val="001E5827"/>
    <w:rsid w:val="001E60D0"/>
    <w:rsid w:val="001E63A0"/>
    <w:rsid w:val="001E64D8"/>
    <w:rsid w:val="001E6B22"/>
    <w:rsid w:val="001E7637"/>
    <w:rsid w:val="001E76B1"/>
    <w:rsid w:val="001F1075"/>
    <w:rsid w:val="001F1254"/>
    <w:rsid w:val="001F13FA"/>
    <w:rsid w:val="001F17FE"/>
    <w:rsid w:val="001F19D7"/>
    <w:rsid w:val="001F23B4"/>
    <w:rsid w:val="001F2BEF"/>
    <w:rsid w:val="001F3615"/>
    <w:rsid w:val="001F3684"/>
    <w:rsid w:val="001F41D9"/>
    <w:rsid w:val="001F4CF4"/>
    <w:rsid w:val="001F51E0"/>
    <w:rsid w:val="001F5426"/>
    <w:rsid w:val="001F5784"/>
    <w:rsid w:val="001F583B"/>
    <w:rsid w:val="001F5A21"/>
    <w:rsid w:val="001F605A"/>
    <w:rsid w:val="001F6228"/>
    <w:rsid w:val="001F63B4"/>
    <w:rsid w:val="001F7C73"/>
    <w:rsid w:val="00200AB2"/>
    <w:rsid w:val="00200B7A"/>
    <w:rsid w:val="00200E1A"/>
    <w:rsid w:val="002018BF"/>
    <w:rsid w:val="00202112"/>
    <w:rsid w:val="002028FD"/>
    <w:rsid w:val="00202A48"/>
    <w:rsid w:val="00202AEE"/>
    <w:rsid w:val="00202DF9"/>
    <w:rsid w:val="002033F9"/>
    <w:rsid w:val="00203E2D"/>
    <w:rsid w:val="0020485B"/>
    <w:rsid w:val="00204963"/>
    <w:rsid w:val="00204F98"/>
    <w:rsid w:val="002050F1"/>
    <w:rsid w:val="002051D4"/>
    <w:rsid w:val="0020532F"/>
    <w:rsid w:val="00205872"/>
    <w:rsid w:val="00205AD2"/>
    <w:rsid w:val="002074CC"/>
    <w:rsid w:val="0020797B"/>
    <w:rsid w:val="00207FFE"/>
    <w:rsid w:val="002100B7"/>
    <w:rsid w:val="00210CA3"/>
    <w:rsid w:val="00210E91"/>
    <w:rsid w:val="002118DE"/>
    <w:rsid w:val="00212123"/>
    <w:rsid w:val="00212DAD"/>
    <w:rsid w:val="00212E04"/>
    <w:rsid w:val="0021307B"/>
    <w:rsid w:val="00213297"/>
    <w:rsid w:val="00213B49"/>
    <w:rsid w:val="00213C48"/>
    <w:rsid w:val="00213D46"/>
    <w:rsid w:val="002145A3"/>
    <w:rsid w:val="00214901"/>
    <w:rsid w:val="00214C11"/>
    <w:rsid w:val="0021516D"/>
    <w:rsid w:val="0021580A"/>
    <w:rsid w:val="00215D06"/>
    <w:rsid w:val="00216038"/>
    <w:rsid w:val="0021646E"/>
    <w:rsid w:val="002168ED"/>
    <w:rsid w:val="0021719E"/>
    <w:rsid w:val="00217AFB"/>
    <w:rsid w:val="00217D45"/>
    <w:rsid w:val="002209C9"/>
    <w:rsid w:val="00220E4F"/>
    <w:rsid w:val="00221B61"/>
    <w:rsid w:val="00221E00"/>
    <w:rsid w:val="00221F64"/>
    <w:rsid w:val="0022210D"/>
    <w:rsid w:val="002223FA"/>
    <w:rsid w:val="002234B4"/>
    <w:rsid w:val="00223E0C"/>
    <w:rsid w:val="00224842"/>
    <w:rsid w:val="002254AB"/>
    <w:rsid w:val="00225577"/>
    <w:rsid w:val="0022567E"/>
    <w:rsid w:val="00225B63"/>
    <w:rsid w:val="00226118"/>
    <w:rsid w:val="00226156"/>
    <w:rsid w:val="00226378"/>
    <w:rsid w:val="00226B06"/>
    <w:rsid w:val="00227262"/>
    <w:rsid w:val="00227650"/>
    <w:rsid w:val="00227A11"/>
    <w:rsid w:val="002300A4"/>
    <w:rsid w:val="00230627"/>
    <w:rsid w:val="00230919"/>
    <w:rsid w:val="002309C8"/>
    <w:rsid w:val="00231321"/>
    <w:rsid w:val="00233007"/>
    <w:rsid w:val="0023323F"/>
    <w:rsid w:val="002332FC"/>
    <w:rsid w:val="00234437"/>
    <w:rsid w:val="0023458F"/>
    <w:rsid w:val="00234B98"/>
    <w:rsid w:val="00235029"/>
    <w:rsid w:val="002357EA"/>
    <w:rsid w:val="00235813"/>
    <w:rsid w:val="00235CAC"/>
    <w:rsid w:val="00235FB8"/>
    <w:rsid w:val="00235FFE"/>
    <w:rsid w:val="00236417"/>
    <w:rsid w:val="00236510"/>
    <w:rsid w:val="00236981"/>
    <w:rsid w:val="002369AA"/>
    <w:rsid w:val="00236D17"/>
    <w:rsid w:val="002402FA"/>
    <w:rsid w:val="0024030A"/>
    <w:rsid w:val="002405B3"/>
    <w:rsid w:val="002408DA"/>
    <w:rsid w:val="00240D59"/>
    <w:rsid w:val="00240DDD"/>
    <w:rsid w:val="00241312"/>
    <w:rsid w:val="00241E0C"/>
    <w:rsid w:val="002423C1"/>
    <w:rsid w:val="002427B1"/>
    <w:rsid w:val="0024305C"/>
    <w:rsid w:val="0024317E"/>
    <w:rsid w:val="00243462"/>
    <w:rsid w:val="00243CA1"/>
    <w:rsid w:val="0024419B"/>
    <w:rsid w:val="0024473E"/>
    <w:rsid w:val="002448A2"/>
    <w:rsid w:val="00246D55"/>
    <w:rsid w:val="00246DE3"/>
    <w:rsid w:val="00247B3B"/>
    <w:rsid w:val="00247CB7"/>
    <w:rsid w:val="00250055"/>
    <w:rsid w:val="00250382"/>
    <w:rsid w:val="00250FAA"/>
    <w:rsid w:val="0025214B"/>
    <w:rsid w:val="00252C08"/>
    <w:rsid w:val="00252F3A"/>
    <w:rsid w:val="00253B3E"/>
    <w:rsid w:val="00254BC7"/>
    <w:rsid w:val="00254E4D"/>
    <w:rsid w:val="00255018"/>
    <w:rsid w:val="00255307"/>
    <w:rsid w:val="0025569D"/>
    <w:rsid w:val="002557B5"/>
    <w:rsid w:val="00255BAB"/>
    <w:rsid w:val="00256D0C"/>
    <w:rsid w:val="00256FAE"/>
    <w:rsid w:val="00257403"/>
    <w:rsid w:val="00257761"/>
    <w:rsid w:val="0025798A"/>
    <w:rsid w:val="00257B1E"/>
    <w:rsid w:val="00257CFE"/>
    <w:rsid w:val="002600DB"/>
    <w:rsid w:val="00260654"/>
    <w:rsid w:val="00260A9D"/>
    <w:rsid w:val="00260BD2"/>
    <w:rsid w:val="00260FC0"/>
    <w:rsid w:val="002619C5"/>
    <w:rsid w:val="00261AA0"/>
    <w:rsid w:val="00261E25"/>
    <w:rsid w:val="00261E55"/>
    <w:rsid w:val="002620D5"/>
    <w:rsid w:val="00262416"/>
    <w:rsid w:val="00262464"/>
    <w:rsid w:val="0026252B"/>
    <w:rsid w:val="002627FC"/>
    <w:rsid w:val="00262DC9"/>
    <w:rsid w:val="00262FBE"/>
    <w:rsid w:val="002630BF"/>
    <w:rsid w:val="0026381B"/>
    <w:rsid w:val="00263AD4"/>
    <w:rsid w:val="00264C82"/>
    <w:rsid w:val="00264C89"/>
    <w:rsid w:val="00264D6D"/>
    <w:rsid w:val="00264E07"/>
    <w:rsid w:val="002651D3"/>
    <w:rsid w:val="00265221"/>
    <w:rsid w:val="00265984"/>
    <w:rsid w:val="002659C8"/>
    <w:rsid w:val="00265AE7"/>
    <w:rsid w:val="00265D17"/>
    <w:rsid w:val="00265FB6"/>
    <w:rsid w:val="0026603A"/>
    <w:rsid w:val="002664C7"/>
    <w:rsid w:val="0026680A"/>
    <w:rsid w:val="00266CBB"/>
    <w:rsid w:val="002703CE"/>
    <w:rsid w:val="0027089E"/>
    <w:rsid w:val="0027128D"/>
    <w:rsid w:val="002714C1"/>
    <w:rsid w:val="0027150D"/>
    <w:rsid w:val="002716F3"/>
    <w:rsid w:val="00271ABA"/>
    <w:rsid w:val="00271DA0"/>
    <w:rsid w:val="0027203A"/>
    <w:rsid w:val="00273C54"/>
    <w:rsid w:val="00273D55"/>
    <w:rsid w:val="00274781"/>
    <w:rsid w:val="00274963"/>
    <w:rsid w:val="00274B7C"/>
    <w:rsid w:val="0027542B"/>
    <w:rsid w:val="0027590C"/>
    <w:rsid w:val="00276063"/>
    <w:rsid w:val="00276329"/>
    <w:rsid w:val="00276DF0"/>
    <w:rsid w:val="0027728B"/>
    <w:rsid w:val="00280373"/>
    <w:rsid w:val="00281DB2"/>
    <w:rsid w:val="00281DC2"/>
    <w:rsid w:val="00281FC9"/>
    <w:rsid w:val="002839A6"/>
    <w:rsid w:val="00283F50"/>
    <w:rsid w:val="00283FA9"/>
    <w:rsid w:val="002845F9"/>
    <w:rsid w:val="00284B35"/>
    <w:rsid w:val="002852BE"/>
    <w:rsid w:val="00285DD7"/>
    <w:rsid w:val="002863A9"/>
    <w:rsid w:val="002866C9"/>
    <w:rsid w:val="002866D8"/>
    <w:rsid w:val="00286F21"/>
    <w:rsid w:val="00290513"/>
    <w:rsid w:val="002908E8"/>
    <w:rsid w:val="002909AC"/>
    <w:rsid w:val="0029113A"/>
    <w:rsid w:val="002914D1"/>
    <w:rsid w:val="0029177D"/>
    <w:rsid w:val="00291C4F"/>
    <w:rsid w:val="00291DF0"/>
    <w:rsid w:val="002926FD"/>
    <w:rsid w:val="00292C9B"/>
    <w:rsid w:val="002937E9"/>
    <w:rsid w:val="00294359"/>
    <w:rsid w:val="002946FB"/>
    <w:rsid w:val="00294831"/>
    <w:rsid w:val="00294A05"/>
    <w:rsid w:val="00295145"/>
    <w:rsid w:val="0029539C"/>
    <w:rsid w:val="00295BFD"/>
    <w:rsid w:val="00296156"/>
    <w:rsid w:val="0029691A"/>
    <w:rsid w:val="002971D8"/>
    <w:rsid w:val="002973E1"/>
    <w:rsid w:val="00297432"/>
    <w:rsid w:val="002974AC"/>
    <w:rsid w:val="0029764E"/>
    <w:rsid w:val="002977B5"/>
    <w:rsid w:val="00297A4A"/>
    <w:rsid w:val="00297A69"/>
    <w:rsid w:val="002A0042"/>
    <w:rsid w:val="002A009A"/>
    <w:rsid w:val="002A01BB"/>
    <w:rsid w:val="002A03A5"/>
    <w:rsid w:val="002A06A2"/>
    <w:rsid w:val="002A0BA1"/>
    <w:rsid w:val="002A0BC0"/>
    <w:rsid w:val="002A1330"/>
    <w:rsid w:val="002A1D13"/>
    <w:rsid w:val="002A1E2F"/>
    <w:rsid w:val="002A1E71"/>
    <w:rsid w:val="002A25F9"/>
    <w:rsid w:val="002A321E"/>
    <w:rsid w:val="002A3766"/>
    <w:rsid w:val="002A38B0"/>
    <w:rsid w:val="002A3FBE"/>
    <w:rsid w:val="002A4071"/>
    <w:rsid w:val="002A4E42"/>
    <w:rsid w:val="002A5024"/>
    <w:rsid w:val="002A5454"/>
    <w:rsid w:val="002A5627"/>
    <w:rsid w:val="002A5F30"/>
    <w:rsid w:val="002A68A3"/>
    <w:rsid w:val="002A7019"/>
    <w:rsid w:val="002A7051"/>
    <w:rsid w:val="002A70FA"/>
    <w:rsid w:val="002A7D29"/>
    <w:rsid w:val="002A7F4D"/>
    <w:rsid w:val="002B04B2"/>
    <w:rsid w:val="002B07FD"/>
    <w:rsid w:val="002B185F"/>
    <w:rsid w:val="002B2509"/>
    <w:rsid w:val="002B2CCE"/>
    <w:rsid w:val="002B2DF1"/>
    <w:rsid w:val="002B32E0"/>
    <w:rsid w:val="002B46A9"/>
    <w:rsid w:val="002B4857"/>
    <w:rsid w:val="002B54CB"/>
    <w:rsid w:val="002B67F5"/>
    <w:rsid w:val="002B6932"/>
    <w:rsid w:val="002B697E"/>
    <w:rsid w:val="002B7B7A"/>
    <w:rsid w:val="002C0173"/>
    <w:rsid w:val="002C0FAB"/>
    <w:rsid w:val="002C12C7"/>
    <w:rsid w:val="002C150B"/>
    <w:rsid w:val="002C198E"/>
    <w:rsid w:val="002C1CA2"/>
    <w:rsid w:val="002C1DDA"/>
    <w:rsid w:val="002C2181"/>
    <w:rsid w:val="002C24CB"/>
    <w:rsid w:val="002C28B0"/>
    <w:rsid w:val="002C31CE"/>
    <w:rsid w:val="002C35A2"/>
    <w:rsid w:val="002C366C"/>
    <w:rsid w:val="002C395D"/>
    <w:rsid w:val="002C3A35"/>
    <w:rsid w:val="002C4959"/>
    <w:rsid w:val="002C4976"/>
    <w:rsid w:val="002C5306"/>
    <w:rsid w:val="002C66A4"/>
    <w:rsid w:val="002C68D1"/>
    <w:rsid w:val="002C6ABF"/>
    <w:rsid w:val="002C6AC6"/>
    <w:rsid w:val="002C6C86"/>
    <w:rsid w:val="002C6F58"/>
    <w:rsid w:val="002C70E4"/>
    <w:rsid w:val="002C7673"/>
    <w:rsid w:val="002C7E60"/>
    <w:rsid w:val="002D0308"/>
    <w:rsid w:val="002D0C6F"/>
    <w:rsid w:val="002D110D"/>
    <w:rsid w:val="002D13BE"/>
    <w:rsid w:val="002D1434"/>
    <w:rsid w:val="002D169E"/>
    <w:rsid w:val="002D2192"/>
    <w:rsid w:val="002D251A"/>
    <w:rsid w:val="002D2AA7"/>
    <w:rsid w:val="002D3571"/>
    <w:rsid w:val="002D48BF"/>
    <w:rsid w:val="002D4DDB"/>
    <w:rsid w:val="002D504E"/>
    <w:rsid w:val="002D5455"/>
    <w:rsid w:val="002D56E7"/>
    <w:rsid w:val="002D5BDA"/>
    <w:rsid w:val="002D633F"/>
    <w:rsid w:val="002D6DEB"/>
    <w:rsid w:val="002D71C2"/>
    <w:rsid w:val="002D74E7"/>
    <w:rsid w:val="002D7B65"/>
    <w:rsid w:val="002E0209"/>
    <w:rsid w:val="002E0262"/>
    <w:rsid w:val="002E02BD"/>
    <w:rsid w:val="002E080F"/>
    <w:rsid w:val="002E0A9A"/>
    <w:rsid w:val="002E1090"/>
    <w:rsid w:val="002E14C4"/>
    <w:rsid w:val="002E1562"/>
    <w:rsid w:val="002E17C4"/>
    <w:rsid w:val="002E2310"/>
    <w:rsid w:val="002E383F"/>
    <w:rsid w:val="002E4190"/>
    <w:rsid w:val="002E47A0"/>
    <w:rsid w:val="002E4EE8"/>
    <w:rsid w:val="002E5883"/>
    <w:rsid w:val="002E58F3"/>
    <w:rsid w:val="002E5AD9"/>
    <w:rsid w:val="002E61A2"/>
    <w:rsid w:val="002E6DCE"/>
    <w:rsid w:val="002E7A94"/>
    <w:rsid w:val="002E7DDE"/>
    <w:rsid w:val="002F03EA"/>
    <w:rsid w:val="002F28B4"/>
    <w:rsid w:val="002F3FFD"/>
    <w:rsid w:val="002F40EE"/>
    <w:rsid w:val="002F4281"/>
    <w:rsid w:val="002F49C8"/>
    <w:rsid w:val="002F4A3A"/>
    <w:rsid w:val="002F4D00"/>
    <w:rsid w:val="002F4D87"/>
    <w:rsid w:val="002F50F5"/>
    <w:rsid w:val="002F6901"/>
    <w:rsid w:val="002F7099"/>
    <w:rsid w:val="002F738E"/>
    <w:rsid w:val="002F7902"/>
    <w:rsid w:val="003004E6"/>
    <w:rsid w:val="00300C43"/>
    <w:rsid w:val="00301223"/>
    <w:rsid w:val="00301360"/>
    <w:rsid w:val="00301AE5"/>
    <w:rsid w:val="00301E5B"/>
    <w:rsid w:val="00301E75"/>
    <w:rsid w:val="00301ECA"/>
    <w:rsid w:val="00302275"/>
    <w:rsid w:val="0030233B"/>
    <w:rsid w:val="00303710"/>
    <w:rsid w:val="00303A26"/>
    <w:rsid w:val="0030441F"/>
    <w:rsid w:val="00304637"/>
    <w:rsid w:val="003047E6"/>
    <w:rsid w:val="0030480B"/>
    <w:rsid w:val="00304D33"/>
    <w:rsid w:val="003053CC"/>
    <w:rsid w:val="00305C5F"/>
    <w:rsid w:val="00306ABD"/>
    <w:rsid w:val="00306C4B"/>
    <w:rsid w:val="00307249"/>
    <w:rsid w:val="003076D3"/>
    <w:rsid w:val="00307867"/>
    <w:rsid w:val="00307972"/>
    <w:rsid w:val="00307D3E"/>
    <w:rsid w:val="00310280"/>
    <w:rsid w:val="00310397"/>
    <w:rsid w:val="0031094A"/>
    <w:rsid w:val="0031144E"/>
    <w:rsid w:val="003125FC"/>
    <w:rsid w:val="003130DD"/>
    <w:rsid w:val="0031466B"/>
    <w:rsid w:val="0031486B"/>
    <w:rsid w:val="003148DF"/>
    <w:rsid w:val="00314BCB"/>
    <w:rsid w:val="00314D58"/>
    <w:rsid w:val="00315892"/>
    <w:rsid w:val="003159F7"/>
    <w:rsid w:val="00315EF9"/>
    <w:rsid w:val="00316427"/>
    <w:rsid w:val="00316A5C"/>
    <w:rsid w:val="00320637"/>
    <w:rsid w:val="003212B8"/>
    <w:rsid w:val="00321432"/>
    <w:rsid w:val="00321536"/>
    <w:rsid w:val="00322C04"/>
    <w:rsid w:val="00322C2F"/>
    <w:rsid w:val="00322D4A"/>
    <w:rsid w:val="00322F64"/>
    <w:rsid w:val="003230F4"/>
    <w:rsid w:val="0032342B"/>
    <w:rsid w:val="0032345C"/>
    <w:rsid w:val="0032352D"/>
    <w:rsid w:val="00323C7F"/>
    <w:rsid w:val="00325216"/>
    <w:rsid w:val="0032524A"/>
    <w:rsid w:val="0032585A"/>
    <w:rsid w:val="00325874"/>
    <w:rsid w:val="00327B8A"/>
    <w:rsid w:val="00327F83"/>
    <w:rsid w:val="003304D2"/>
    <w:rsid w:val="003304E2"/>
    <w:rsid w:val="0033054B"/>
    <w:rsid w:val="00330700"/>
    <w:rsid w:val="00330AF8"/>
    <w:rsid w:val="00330D0E"/>
    <w:rsid w:val="00331034"/>
    <w:rsid w:val="003316BC"/>
    <w:rsid w:val="00331759"/>
    <w:rsid w:val="00331C9B"/>
    <w:rsid w:val="00332657"/>
    <w:rsid w:val="00332706"/>
    <w:rsid w:val="00332D45"/>
    <w:rsid w:val="00332E0E"/>
    <w:rsid w:val="0033342E"/>
    <w:rsid w:val="003335A3"/>
    <w:rsid w:val="0033363D"/>
    <w:rsid w:val="00333DF9"/>
    <w:rsid w:val="00333E15"/>
    <w:rsid w:val="00334223"/>
    <w:rsid w:val="003349DB"/>
    <w:rsid w:val="00334C29"/>
    <w:rsid w:val="00334C4A"/>
    <w:rsid w:val="00334D9C"/>
    <w:rsid w:val="0033527E"/>
    <w:rsid w:val="00336774"/>
    <w:rsid w:val="00336C61"/>
    <w:rsid w:val="0033700B"/>
    <w:rsid w:val="0033780A"/>
    <w:rsid w:val="003406E4"/>
    <w:rsid w:val="0034081D"/>
    <w:rsid w:val="00340C78"/>
    <w:rsid w:val="00341261"/>
    <w:rsid w:val="003412B9"/>
    <w:rsid w:val="00341380"/>
    <w:rsid w:val="003413B2"/>
    <w:rsid w:val="0034143A"/>
    <w:rsid w:val="00341442"/>
    <w:rsid w:val="00341CD5"/>
    <w:rsid w:val="003433E5"/>
    <w:rsid w:val="00343AF7"/>
    <w:rsid w:val="00344720"/>
    <w:rsid w:val="00344881"/>
    <w:rsid w:val="00344DBB"/>
    <w:rsid w:val="00345110"/>
    <w:rsid w:val="0034585A"/>
    <w:rsid w:val="003458A8"/>
    <w:rsid w:val="00345B6E"/>
    <w:rsid w:val="0034628D"/>
    <w:rsid w:val="00346ABC"/>
    <w:rsid w:val="00346B42"/>
    <w:rsid w:val="00346E38"/>
    <w:rsid w:val="0034711F"/>
    <w:rsid w:val="0034765D"/>
    <w:rsid w:val="00347D7C"/>
    <w:rsid w:val="00350249"/>
    <w:rsid w:val="003509FB"/>
    <w:rsid w:val="00350A50"/>
    <w:rsid w:val="00350CBD"/>
    <w:rsid w:val="00350E5C"/>
    <w:rsid w:val="0035218D"/>
    <w:rsid w:val="003524C0"/>
    <w:rsid w:val="00352847"/>
    <w:rsid w:val="00352E38"/>
    <w:rsid w:val="003540C7"/>
    <w:rsid w:val="003550A8"/>
    <w:rsid w:val="003558E3"/>
    <w:rsid w:val="003561CB"/>
    <w:rsid w:val="00356649"/>
    <w:rsid w:val="00356703"/>
    <w:rsid w:val="00356917"/>
    <w:rsid w:val="00356E8D"/>
    <w:rsid w:val="0036070C"/>
    <w:rsid w:val="0036080D"/>
    <w:rsid w:val="0036129A"/>
    <w:rsid w:val="00361443"/>
    <w:rsid w:val="00361479"/>
    <w:rsid w:val="0036153F"/>
    <w:rsid w:val="0036160C"/>
    <w:rsid w:val="00361C39"/>
    <w:rsid w:val="00361CED"/>
    <w:rsid w:val="00363028"/>
    <w:rsid w:val="00363BB1"/>
    <w:rsid w:val="00363BF9"/>
    <w:rsid w:val="0036439A"/>
    <w:rsid w:val="00364AE1"/>
    <w:rsid w:val="00365089"/>
    <w:rsid w:val="0036552C"/>
    <w:rsid w:val="00365C2B"/>
    <w:rsid w:val="0036604F"/>
    <w:rsid w:val="00366417"/>
    <w:rsid w:val="00367135"/>
    <w:rsid w:val="0036716D"/>
    <w:rsid w:val="003676C4"/>
    <w:rsid w:val="00367C1E"/>
    <w:rsid w:val="003700A7"/>
    <w:rsid w:val="00370B60"/>
    <w:rsid w:val="00371091"/>
    <w:rsid w:val="0037151B"/>
    <w:rsid w:val="00372A38"/>
    <w:rsid w:val="003740F9"/>
    <w:rsid w:val="0037453D"/>
    <w:rsid w:val="00374630"/>
    <w:rsid w:val="00374C65"/>
    <w:rsid w:val="00374D30"/>
    <w:rsid w:val="00374DA1"/>
    <w:rsid w:val="00376778"/>
    <w:rsid w:val="003769F4"/>
    <w:rsid w:val="00376ADE"/>
    <w:rsid w:val="00376F28"/>
    <w:rsid w:val="0037728E"/>
    <w:rsid w:val="0037749E"/>
    <w:rsid w:val="003806EE"/>
    <w:rsid w:val="00381702"/>
    <w:rsid w:val="003819F1"/>
    <w:rsid w:val="00381EF3"/>
    <w:rsid w:val="00381F21"/>
    <w:rsid w:val="003844DA"/>
    <w:rsid w:val="003850BA"/>
    <w:rsid w:val="003850EE"/>
    <w:rsid w:val="00385118"/>
    <w:rsid w:val="003851EF"/>
    <w:rsid w:val="0038552D"/>
    <w:rsid w:val="00385E64"/>
    <w:rsid w:val="00387E4B"/>
    <w:rsid w:val="003901C0"/>
    <w:rsid w:val="00390600"/>
    <w:rsid w:val="003907FD"/>
    <w:rsid w:val="00390D61"/>
    <w:rsid w:val="00390E98"/>
    <w:rsid w:val="00392A23"/>
    <w:rsid w:val="00392C5B"/>
    <w:rsid w:val="00392D57"/>
    <w:rsid w:val="00392FB5"/>
    <w:rsid w:val="00393C64"/>
    <w:rsid w:val="00393FCC"/>
    <w:rsid w:val="0039457F"/>
    <w:rsid w:val="00394D19"/>
    <w:rsid w:val="00395587"/>
    <w:rsid w:val="00395E43"/>
    <w:rsid w:val="00395F3D"/>
    <w:rsid w:val="00396492"/>
    <w:rsid w:val="003968C9"/>
    <w:rsid w:val="00397311"/>
    <w:rsid w:val="0039738F"/>
    <w:rsid w:val="00397D63"/>
    <w:rsid w:val="00397E35"/>
    <w:rsid w:val="003A0306"/>
    <w:rsid w:val="003A06E8"/>
    <w:rsid w:val="003A07E6"/>
    <w:rsid w:val="003A2534"/>
    <w:rsid w:val="003A3983"/>
    <w:rsid w:val="003A4E94"/>
    <w:rsid w:val="003A4EE0"/>
    <w:rsid w:val="003A4F17"/>
    <w:rsid w:val="003A5043"/>
    <w:rsid w:val="003A5D38"/>
    <w:rsid w:val="003A6571"/>
    <w:rsid w:val="003A696E"/>
    <w:rsid w:val="003A6EAA"/>
    <w:rsid w:val="003A747D"/>
    <w:rsid w:val="003B0D77"/>
    <w:rsid w:val="003B0FF7"/>
    <w:rsid w:val="003B115E"/>
    <w:rsid w:val="003B1A63"/>
    <w:rsid w:val="003B1E48"/>
    <w:rsid w:val="003B1EEA"/>
    <w:rsid w:val="003B35C7"/>
    <w:rsid w:val="003B36A1"/>
    <w:rsid w:val="003B3D90"/>
    <w:rsid w:val="003B414D"/>
    <w:rsid w:val="003B482D"/>
    <w:rsid w:val="003B4D9C"/>
    <w:rsid w:val="003B4FC9"/>
    <w:rsid w:val="003B576A"/>
    <w:rsid w:val="003B5770"/>
    <w:rsid w:val="003B5FE0"/>
    <w:rsid w:val="003B62F6"/>
    <w:rsid w:val="003B6C0F"/>
    <w:rsid w:val="003B708A"/>
    <w:rsid w:val="003C0786"/>
    <w:rsid w:val="003C0E2B"/>
    <w:rsid w:val="003C103C"/>
    <w:rsid w:val="003C116D"/>
    <w:rsid w:val="003C1405"/>
    <w:rsid w:val="003C14C0"/>
    <w:rsid w:val="003C17FF"/>
    <w:rsid w:val="003C22C9"/>
    <w:rsid w:val="003C25DE"/>
    <w:rsid w:val="003C26CA"/>
    <w:rsid w:val="003C2DE8"/>
    <w:rsid w:val="003C3127"/>
    <w:rsid w:val="003C313B"/>
    <w:rsid w:val="003C39AE"/>
    <w:rsid w:val="003C448D"/>
    <w:rsid w:val="003C4C2A"/>
    <w:rsid w:val="003C4C36"/>
    <w:rsid w:val="003C540F"/>
    <w:rsid w:val="003C5745"/>
    <w:rsid w:val="003C5DE0"/>
    <w:rsid w:val="003C5FA0"/>
    <w:rsid w:val="003C6312"/>
    <w:rsid w:val="003C65C8"/>
    <w:rsid w:val="003C6926"/>
    <w:rsid w:val="003C71A8"/>
    <w:rsid w:val="003C72F8"/>
    <w:rsid w:val="003C766C"/>
    <w:rsid w:val="003C7C7A"/>
    <w:rsid w:val="003C7E25"/>
    <w:rsid w:val="003D04D7"/>
    <w:rsid w:val="003D060E"/>
    <w:rsid w:val="003D07F0"/>
    <w:rsid w:val="003D09D0"/>
    <w:rsid w:val="003D11C8"/>
    <w:rsid w:val="003D155E"/>
    <w:rsid w:val="003D1615"/>
    <w:rsid w:val="003D1AB7"/>
    <w:rsid w:val="003D22E2"/>
    <w:rsid w:val="003D2359"/>
    <w:rsid w:val="003D39C3"/>
    <w:rsid w:val="003D3D0A"/>
    <w:rsid w:val="003D3E9E"/>
    <w:rsid w:val="003D454A"/>
    <w:rsid w:val="003D540F"/>
    <w:rsid w:val="003D54C3"/>
    <w:rsid w:val="003D585A"/>
    <w:rsid w:val="003D5AA4"/>
    <w:rsid w:val="003D5DDC"/>
    <w:rsid w:val="003D61C7"/>
    <w:rsid w:val="003D671C"/>
    <w:rsid w:val="003D6846"/>
    <w:rsid w:val="003D7578"/>
    <w:rsid w:val="003D780A"/>
    <w:rsid w:val="003D7A58"/>
    <w:rsid w:val="003D7B74"/>
    <w:rsid w:val="003D7B8B"/>
    <w:rsid w:val="003E03CA"/>
    <w:rsid w:val="003E107D"/>
    <w:rsid w:val="003E1613"/>
    <w:rsid w:val="003E18C4"/>
    <w:rsid w:val="003E1AE5"/>
    <w:rsid w:val="003E22F7"/>
    <w:rsid w:val="003E3058"/>
    <w:rsid w:val="003E37AB"/>
    <w:rsid w:val="003E3B15"/>
    <w:rsid w:val="003E3D80"/>
    <w:rsid w:val="003E3FEA"/>
    <w:rsid w:val="003E461A"/>
    <w:rsid w:val="003E495D"/>
    <w:rsid w:val="003E560A"/>
    <w:rsid w:val="003E5A68"/>
    <w:rsid w:val="003E5C65"/>
    <w:rsid w:val="003E65B2"/>
    <w:rsid w:val="003E6BF3"/>
    <w:rsid w:val="003E71CD"/>
    <w:rsid w:val="003E7A53"/>
    <w:rsid w:val="003E7C4B"/>
    <w:rsid w:val="003F00AB"/>
    <w:rsid w:val="003F0276"/>
    <w:rsid w:val="003F0FB6"/>
    <w:rsid w:val="003F122E"/>
    <w:rsid w:val="003F1317"/>
    <w:rsid w:val="003F1A04"/>
    <w:rsid w:val="003F26AD"/>
    <w:rsid w:val="003F2E2C"/>
    <w:rsid w:val="003F3075"/>
    <w:rsid w:val="003F364D"/>
    <w:rsid w:val="003F3B8C"/>
    <w:rsid w:val="003F4F7E"/>
    <w:rsid w:val="003F51EA"/>
    <w:rsid w:val="003F5268"/>
    <w:rsid w:val="003F564F"/>
    <w:rsid w:val="003F57D5"/>
    <w:rsid w:val="003F5E7A"/>
    <w:rsid w:val="003F68CA"/>
    <w:rsid w:val="003F718F"/>
    <w:rsid w:val="003F797E"/>
    <w:rsid w:val="003F7A28"/>
    <w:rsid w:val="003F7F56"/>
    <w:rsid w:val="003F7F87"/>
    <w:rsid w:val="004008AC"/>
    <w:rsid w:val="00400F0C"/>
    <w:rsid w:val="004017B1"/>
    <w:rsid w:val="00401C37"/>
    <w:rsid w:val="00401D43"/>
    <w:rsid w:val="00402060"/>
    <w:rsid w:val="00402126"/>
    <w:rsid w:val="00402196"/>
    <w:rsid w:val="0040266B"/>
    <w:rsid w:val="0040278D"/>
    <w:rsid w:val="00402CCA"/>
    <w:rsid w:val="00403488"/>
    <w:rsid w:val="00403A24"/>
    <w:rsid w:val="00403E9F"/>
    <w:rsid w:val="00404476"/>
    <w:rsid w:val="00404553"/>
    <w:rsid w:val="00405367"/>
    <w:rsid w:val="0040567C"/>
    <w:rsid w:val="0040572A"/>
    <w:rsid w:val="00405CB7"/>
    <w:rsid w:val="00406799"/>
    <w:rsid w:val="00407FA3"/>
    <w:rsid w:val="004101BA"/>
    <w:rsid w:val="00410398"/>
    <w:rsid w:val="00410E23"/>
    <w:rsid w:val="00411169"/>
    <w:rsid w:val="004111F7"/>
    <w:rsid w:val="004115BF"/>
    <w:rsid w:val="00411F3B"/>
    <w:rsid w:val="00413DBB"/>
    <w:rsid w:val="0041414C"/>
    <w:rsid w:val="00414223"/>
    <w:rsid w:val="00414254"/>
    <w:rsid w:val="004148F6"/>
    <w:rsid w:val="004149FE"/>
    <w:rsid w:val="00414A65"/>
    <w:rsid w:val="00414C3B"/>
    <w:rsid w:val="00414F33"/>
    <w:rsid w:val="0041561A"/>
    <w:rsid w:val="00415BE8"/>
    <w:rsid w:val="0041637F"/>
    <w:rsid w:val="0041665E"/>
    <w:rsid w:val="00416959"/>
    <w:rsid w:val="00416998"/>
    <w:rsid w:val="00416CF0"/>
    <w:rsid w:val="00416F6A"/>
    <w:rsid w:val="004176B9"/>
    <w:rsid w:val="00417B0E"/>
    <w:rsid w:val="00417F8C"/>
    <w:rsid w:val="00420888"/>
    <w:rsid w:val="00420AE2"/>
    <w:rsid w:val="00420B6D"/>
    <w:rsid w:val="00421989"/>
    <w:rsid w:val="004220B3"/>
    <w:rsid w:val="00422239"/>
    <w:rsid w:val="0042236C"/>
    <w:rsid w:val="00422CE8"/>
    <w:rsid w:val="00422FD6"/>
    <w:rsid w:val="00423737"/>
    <w:rsid w:val="00423B7E"/>
    <w:rsid w:val="00424759"/>
    <w:rsid w:val="00424988"/>
    <w:rsid w:val="00425213"/>
    <w:rsid w:val="00425327"/>
    <w:rsid w:val="004259D7"/>
    <w:rsid w:val="00425D0D"/>
    <w:rsid w:val="00425DE1"/>
    <w:rsid w:val="004263DA"/>
    <w:rsid w:val="004263DD"/>
    <w:rsid w:val="00427512"/>
    <w:rsid w:val="004277C7"/>
    <w:rsid w:val="0042797B"/>
    <w:rsid w:val="00427C18"/>
    <w:rsid w:val="00427D24"/>
    <w:rsid w:val="004305E2"/>
    <w:rsid w:val="00430C43"/>
    <w:rsid w:val="00430D00"/>
    <w:rsid w:val="00431328"/>
    <w:rsid w:val="00431559"/>
    <w:rsid w:val="00431907"/>
    <w:rsid w:val="00431AD3"/>
    <w:rsid w:val="00431BE5"/>
    <w:rsid w:val="004329B5"/>
    <w:rsid w:val="00433B4A"/>
    <w:rsid w:val="00433B6A"/>
    <w:rsid w:val="00433BD5"/>
    <w:rsid w:val="00433EB0"/>
    <w:rsid w:val="004346DC"/>
    <w:rsid w:val="00434A7E"/>
    <w:rsid w:val="00434C4A"/>
    <w:rsid w:val="00435F3E"/>
    <w:rsid w:val="004363DB"/>
    <w:rsid w:val="004363EB"/>
    <w:rsid w:val="004365F4"/>
    <w:rsid w:val="00436771"/>
    <w:rsid w:val="0043754C"/>
    <w:rsid w:val="00437C09"/>
    <w:rsid w:val="00437E1E"/>
    <w:rsid w:val="0044005F"/>
    <w:rsid w:val="004403F9"/>
    <w:rsid w:val="00440E30"/>
    <w:rsid w:val="00440FBE"/>
    <w:rsid w:val="004413F9"/>
    <w:rsid w:val="00441532"/>
    <w:rsid w:val="00441609"/>
    <w:rsid w:val="00441954"/>
    <w:rsid w:val="00441A63"/>
    <w:rsid w:val="00441FEC"/>
    <w:rsid w:val="004420F7"/>
    <w:rsid w:val="0044234C"/>
    <w:rsid w:val="00442720"/>
    <w:rsid w:val="00443EE9"/>
    <w:rsid w:val="0044420E"/>
    <w:rsid w:val="004444C8"/>
    <w:rsid w:val="004455A3"/>
    <w:rsid w:val="00445AEE"/>
    <w:rsid w:val="0044799E"/>
    <w:rsid w:val="00450371"/>
    <w:rsid w:val="00450381"/>
    <w:rsid w:val="00450595"/>
    <w:rsid w:val="00450C75"/>
    <w:rsid w:val="00450CC5"/>
    <w:rsid w:val="00451C15"/>
    <w:rsid w:val="004522FC"/>
    <w:rsid w:val="00452F12"/>
    <w:rsid w:val="00453018"/>
    <w:rsid w:val="00453320"/>
    <w:rsid w:val="00453494"/>
    <w:rsid w:val="00453C68"/>
    <w:rsid w:val="00453FBF"/>
    <w:rsid w:val="00454166"/>
    <w:rsid w:val="004541A3"/>
    <w:rsid w:val="00454746"/>
    <w:rsid w:val="0045532F"/>
    <w:rsid w:val="004555FD"/>
    <w:rsid w:val="00455733"/>
    <w:rsid w:val="00455BA3"/>
    <w:rsid w:val="00455BE7"/>
    <w:rsid w:val="00456550"/>
    <w:rsid w:val="00456749"/>
    <w:rsid w:val="0045674C"/>
    <w:rsid w:val="00456A49"/>
    <w:rsid w:val="00456D95"/>
    <w:rsid w:val="004574B1"/>
    <w:rsid w:val="004576A6"/>
    <w:rsid w:val="0045793A"/>
    <w:rsid w:val="00457BFA"/>
    <w:rsid w:val="00457EF0"/>
    <w:rsid w:val="00457F09"/>
    <w:rsid w:val="0046019D"/>
    <w:rsid w:val="00460287"/>
    <w:rsid w:val="00460439"/>
    <w:rsid w:val="004604C4"/>
    <w:rsid w:val="004607CE"/>
    <w:rsid w:val="004608F7"/>
    <w:rsid w:val="00460C37"/>
    <w:rsid w:val="00460C8A"/>
    <w:rsid w:val="0046133C"/>
    <w:rsid w:val="004617D1"/>
    <w:rsid w:val="00461B40"/>
    <w:rsid w:val="00461C86"/>
    <w:rsid w:val="004628F7"/>
    <w:rsid w:val="00463127"/>
    <w:rsid w:val="004636E6"/>
    <w:rsid w:val="00463FA2"/>
    <w:rsid w:val="004643E6"/>
    <w:rsid w:val="0046445C"/>
    <w:rsid w:val="0046445E"/>
    <w:rsid w:val="0046449F"/>
    <w:rsid w:val="00464594"/>
    <w:rsid w:val="00464817"/>
    <w:rsid w:val="00464EF7"/>
    <w:rsid w:val="004651E2"/>
    <w:rsid w:val="004652A2"/>
    <w:rsid w:val="00465A22"/>
    <w:rsid w:val="00465B46"/>
    <w:rsid w:val="00465F12"/>
    <w:rsid w:val="0046631E"/>
    <w:rsid w:val="00466412"/>
    <w:rsid w:val="0046669E"/>
    <w:rsid w:val="00466909"/>
    <w:rsid w:val="00466AD6"/>
    <w:rsid w:val="00466BE7"/>
    <w:rsid w:val="00466F8C"/>
    <w:rsid w:val="00467D3B"/>
    <w:rsid w:val="00470459"/>
    <w:rsid w:val="004706AA"/>
    <w:rsid w:val="00470C2A"/>
    <w:rsid w:val="00471310"/>
    <w:rsid w:val="00471374"/>
    <w:rsid w:val="0047171C"/>
    <w:rsid w:val="00471AAF"/>
    <w:rsid w:val="004728A7"/>
    <w:rsid w:val="004729BE"/>
    <w:rsid w:val="004729D1"/>
    <w:rsid w:val="004731D8"/>
    <w:rsid w:val="004734F5"/>
    <w:rsid w:val="00473C03"/>
    <w:rsid w:val="00474F7F"/>
    <w:rsid w:val="00475114"/>
    <w:rsid w:val="00476610"/>
    <w:rsid w:val="00476DC5"/>
    <w:rsid w:val="00476F2F"/>
    <w:rsid w:val="00477B86"/>
    <w:rsid w:val="00477C10"/>
    <w:rsid w:val="0048058D"/>
    <w:rsid w:val="00480CF7"/>
    <w:rsid w:val="00481348"/>
    <w:rsid w:val="00481D7A"/>
    <w:rsid w:val="00481F5F"/>
    <w:rsid w:val="00482A90"/>
    <w:rsid w:val="0048305A"/>
    <w:rsid w:val="0048329D"/>
    <w:rsid w:val="00483684"/>
    <w:rsid w:val="00483693"/>
    <w:rsid w:val="00483D9D"/>
    <w:rsid w:val="00484190"/>
    <w:rsid w:val="00485654"/>
    <w:rsid w:val="00485B87"/>
    <w:rsid w:val="00485E45"/>
    <w:rsid w:val="00485EE2"/>
    <w:rsid w:val="00486740"/>
    <w:rsid w:val="00486CB7"/>
    <w:rsid w:val="00486D16"/>
    <w:rsid w:val="00487AAB"/>
    <w:rsid w:val="00487AF9"/>
    <w:rsid w:val="00487BAF"/>
    <w:rsid w:val="00487BBA"/>
    <w:rsid w:val="00487C94"/>
    <w:rsid w:val="00490063"/>
    <w:rsid w:val="00490690"/>
    <w:rsid w:val="0049081D"/>
    <w:rsid w:val="00490A3B"/>
    <w:rsid w:val="0049153F"/>
    <w:rsid w:val="004915D8"/>
    <w:rsid w:val="00492850"/>
    <w:rsid w:val="00492A59"/>
    <w:rsid w:val="004934F7"/>
    <w:rsid w:val="00493BFC"/>
    <w:rsid w:val="00493D3B"/>
    <w:rsid w:val="00493F03"/>
    <w:rsid w:val="00494022"/>
    <w:rsid w:val="004941AB"/>
    <w:rsid w:val="00494B1F"/>
    <w:rsid w:val="00494DF1"/>
    <w:rsid w:val="0049501D"/>
    <w:rsid w:val="00495CD1"/>
    <w:rsid w:val="00496E75"/>
    <w:rsid w:val="00496F40"/>
    <w:rsid w:val="004A0772"/>
    <w:rsid w:val="004A0AE6"/>
    <w:rsid w:val="004A1850"/>
    <w:rsid w:val="004A18E0"/>
    <w:rsid w:val="004A1B1F"/>
    <w:rsid w:val="004A1D05"/>
    <w:rsid w:val="004A2718"/>
    <w:rsid w:val="004A2B49"/>
    <w:rsid w:val="004A2D27"/>
    <w:rsid w:val="004A3251"/>
    <w:rsid w:val="004A3B81"/>
    <w:rsid w:val="004A3C79"/>
    <w:rsid w:val="004A4BA9"/>
    <w:rsid w:val="004A56EE"/>
    <w:rsid w:val="004A59FC"/>
    <w:rsid w:val="004A6095"/>
    <w:rsid w:val="004A6DB8"/>
    <w:rsid w:val="004A73C1"/>
    <w:rsid w:val="004A7DB8"/>
    <w:rsid w:val="004A7EFE"/>
    <w:rsid w:val="004B0086"/>
    <w:rsid w:val="004B0337"/>
    <w:rsid w:val="004B10DE"/>
    <w:rsid w:val="004B12B8"/>
    <w:rsid w:val="004B1643"/>
    <w:rsid w:val="004B1B17"/>
    <w:rsid w:val="004B1B1B"/>
    <w:rsid w:val="004B2541"/>
    <w:rsid w:val="004B377B"/>
    <w:rsid w:val="004B38FF"/>
    <w:rsid w:val="004B3D01"/>
    <w:rsid w:val="004B3D3C"/>
    <w:rsid w:val="004B3E58"/>
    <w:rsid w:val="004B3F9E"/>
    <w:rsid w:val="004B4183"/>
    <w:rsid w:val="004B4A70"/>
    <w:rsid w:val="004B4EE6"/>
    <w:rsid w:val="004B5000"/>
    <w:rsid w:val="004B50E5"/>
    <w:rsid w:val="004B5B81"/>
    <w:rsid w:val="004B5E5A"/>
    <w:rsid w:val="004B5F0B"/>
    <w:rsid w:val="004B6306"/>
    <w:rsid w:val="004B638E"/>
    <w:rsid w:val="004B64C4"/>
    <w:rsid w:val="004B6707"/>
    <w:rsid w:val="004B67EA"/>
    <w:rsid w:val="004B6BDC"/>
    <w:rsid w:val="004B7393"/>
    <w:rsid w:val="004B7618"/>
    <w:rsid w:val="004B7786"/>
    <w:rsid w:val="004B79CB"/>
    <w:rsid w:val="004B7A68"/>
    <w:rsid w:val="004B7AA4"/>
    <w:rsid w:val="004B7B16"/>
    <w:rsid w:val="004C034A"/>
    <w:rsid w:val="004C06AF"/>
    <w:rsid w:val="004C073A"/>
    <w:rsid w:val="004C083B"/>
    <w:rsid w:val="004C0BB9"/>
    <w:rsid w:val="004C16E8"/>
    <w:rsid w:val="004C172E"/>
    <w:rsid w:val="004C1735"/>
    <w:rsid w:val="004C1AE8"/>
    <w:rsid w:val="004C2740"/>
    <w:rsid w:val="004C2A3A"/>
    <w:rsid w:val="004C2BB9"/>
    <w:rsid w:val="004C2E3C"/>
    <w:rsid w:val="004C34B8"/>
    <w:rsid w:val="004C4310"/>
    <w:rsid w:val="004C474D"/>
    <w:rsid w:val="004C4A4F"/>
    <w:rsid w:val="004C5D08"/>
    <w:rsid w:val="004C5F8F"/>
    <w:rsid w:val="004C638F"/>
    <w:rsid w:val="004C6531"/>
    <w:rsid w:val="004C6881"/>
    <w:rsid w:val="004C6898"/>
    <w:rsid w:val="004C6BAB"/>
    <w:rsid w:val="004C6EAB"/>
    <w:rsid w:val="004C746C"/>
    <w:rsid w:val="004C74ED"/>
    <w:rsid w:val="004C7AB2"/>
    <w:rsid w:val="004C7AFD"/>
    <w:rsid w:val="004C7E5E"/>
    <w:rsid w:val="004C7F4F"/>
    <w:rsid w:val="004D0572"/>
    <w:rsid w:val="004D06F1"/>
    <w:rsid w:val="004D1A5B"/>
    <w:rsid w:val="004D2003"/>
    <w:rsid w:val="004D2434"/>
    <w:rsid w:val="004D2A50"/>
    <w:rsid w:val="004D2A89"/>
    <w:rsid w:val="004D39D5"/>
    <w:rsid w:val="004D3E22"/>
    <w:rsid w:val="004D418B"/>
    <w:rsid w:val="004D4256"/>
    <w:rsid w:val="004D47F8"/>
    <w:rsid w:val="004D48C6"/>
    <w:rsid w:val="004D4DBA"/>
    <w:rsid w:val="004D4E96"/>
    <w:rsid w:val="004D56ED"/>
    <w:rsid w:val="004D5C5F"/>
    <w:rsid w:val="004D62A4"/>
    <w:rsid w:val="004D6482"/>
    <w:rsid w:val="004D70AB"/>
    <w:rsid w:val="004D7158"/>
    <w:rsid w:val="004D7614"/>
    <w:rsid w:val="004D7F06"/>
    <w:rsid w:val="004E06DF"/>
    <w:rsid w:val="004E095B"/>
    <w:rsid w:val="004E11E6"/>
    <w:rsid w:val="004E15F6"/>
    <w:rsid w:val="004E1989"/>
    <w:rsid w:val="004E1A14"/>
    <w:rsid w:val="004E1D27"/>
    <w:rsid w:val="004E2A12"/>
    <w:rsid w:val="004E33EF"/>
    <w:rsid w:val="004E3AF8"/>
    <w:rsid w:val="004E3B6B"/>
    <w:rsid w:val="004E421F"/>
    <w:rsid w:val="004E4582"/>
    <w:rsid w:val="004E4600"/>
    <w:rsid w:val="004E460B"/>
    <w:rsid w:val="004E4EEB"/>
    <w:rsid w:val="004E5A06"/>
    <w:rsid w:val="004E6101"/>
    <w:rsid w:val="004E66C7"/>
    <w:rsid w:val="004E6C6C"/>
    <w:rsid w:val="004E6E6A"/>
    <w:rsid w:val="004E7095"/>
    <w:rsid w:val="004E712F"/>
    <w:rsid w:val="004E7AE0"/>
    <w:rsid w:val="004F013C"/>
    <w:rsid w:val="004F05A4"/>
    <w:rsid w:val="004F0A48"/>
    <w:rsid w:val="004F0D20"/>
    <w:rsid w:val="004F1885"/>
    <w:rsid w:val="004F195D"/>
    <w:rsid w:val="004F19E0"/>
    <w:rsid w:val="004F1C96"/>
    <w:rsid w:val="004F23A3"/>
    <w:rsid w:val="004F2A15"/>
    <w:rsid w:val="004F2CC1"/>
    <w:rsid w:val="004F2F2A"/>
    <w:rsid w:val="004F3067"/>
    <w:rsid w:val="004F3205"/>
    <w:rsid w:val="004F32AA"/>
    <w:rsid w:val="004F3306"/>
    <w:rsid w:val="004F3A8B"/>
    <w:rsid w:val="004F3AC4"/>
    <w:rsid w:val="004F40AC"/>
    <w:rsid w:val="004F4971"/>
    <w:rsid w:val="004F4CAE"/>
    <w:rsid w:val="004F4FB3"/>
    <w:rsid w:val="004F53B2"/>
    <w:rsid w:val="004F5C4B"/>
    <w:rsid w:val="004F5CA0"/>
    <w:rsid w:val="004F644D"/>
    <w:rsid w:val="004F664E"/>
    <w:rsid w:val="004F6F87"/>
    <w:rsid w:val="004F7201"/>
    <w:rsid w:val="004F77BC"/>
    <w:rsid w:val="004F7A48"/>
    <w:rsid w:val="004F7C70"/>
    <w:rsid w:val="004F7D10"/>
    <w:rsid w:val="004F7D88"/>
    <w:rsid w:val="004F7E25"/>
    <w:rsid w:val="004F7ECA"/>
    <w:rsid w:val="004F7F26"/>
    <w:rsid w:val="004F7F8A"/>
    <w:rsid w:val="0050026C"/>
    <w:rsid w:val="0050031D"/>
    <w:rsid w:val="005005D7"/>
    <w:rsid w:val="00501114"/>
    <w:rsid w:val="005021F8"/>
    <w:rsid w:val="0050294D"/>
    <w:rsid w:val="00502BAA"/>
    <w:rsid w:val="00503917"/>
    <w:rsid w:val="00504EE9"/>
    <w:rsid w:val="00505512"/>
    <w:rsid w:val="005058A1"/>
    <w:rsid w:val="00506393"/>
    <w:rsid w:val="005079E5"/>
    <w:rsid w:val="0051092F"/>
    <w:rsid w:val="00510C38"/>
    <w:rsid w:val="00510CFF"/>
    <w:rsid w:val="0051117D"/>
    <w:rsid w:val="005116DF"/>
    <w:rsid w:val="0051183C"/>
    <w:rsid w:val="00511A16"/>
    <w:rsid w:val="00511A45"/>
    <w:rsid w:val="00511CB0"/>
    <w:rsid w:val="00511D25"/>
    <w:rsid w:val="00511E8B"/>
    <w:rsid w:val="005123FB"/>
    <w:rsid w:val="00513351"/>
    <w:rsid w:val="00513E08"/>
    <w:rsid w:val="00514B82"/>
    <w:rsid w:val="00515053"/>
    <w:rsid w:val="00516243"/>
    <w:rsid w:val="0051634A"/>
    <w:rsid w:val="0051650D"/>
    <w:rsid w:val="005166BD"/>
    <w:rsid w:val="00516878"/>
    <w:rsid w:val="00517162"/>
    <w:rsid w:val="00517709"/>
    <w:rsid w:val="0051785F"/>
    <w:rsid w:val="00521600"/>
    <w:rsid w:val="00521610"/>
    <w:rsid w:val="00521B2D"/>
    <w:rsid w:val="00522545"/>
    <w:rsid w:val="00522E1B"/>
    <w:rsid w:val="00523B09"/>
    <w:rsid w:val="00523D2F"/>
    <w:rsid w:val="0052407A"/>
    <w:rsid w:val="0052508D"/>
    <w:rsid w:val="0052512A"/>
    <w:rsid w:val="00525B00"/>
    <w:rsid w:val="00526353"/>
    <w:rsid w:val="00526A61"/>
    <w:rsid w:val="0052701E"/>
    <w:rsid w:val="00527CAD"/>
    <w:rsid w:val="00530507"/>
    <w:rsid w:val="00530A20"/>
    <w:rsid w:val="00530F43"/>
    <w:rsid w:val="00531774"/>
    <w:rsid w:val="00531815"/>
    <w:rsid w:val="0053189A"/>
    <w:rsid w:val="0053205C"/>
    <w:rsid w:val="0053341D"/>
    <w:rsid w:val="0053350A"/>
    <w:rsid w:val="00533728"/>
    <w:rsid w:val="00533854"/>
    <w:rsid w:val="00533DA5"/>
    <w:rsid w:val="00534FAE"/>
    <w:rsid w:val="00535249"/>
    <w:rsid w:val="00535290"/>
    <w:rsid w:val="00535A78"/>
    <w:rsid w:val="00535AE2"/>
    <w:rsid w:val="00536325"/>
    <w:rsid w:val="00536499"/>
    <w:rsid w:val="0053697D"/>
    <w:rsid w:val="00537097"/>
    <w:rsid w:val="00537834"/>
    <w:rsid w:val="00537B3A"/>
    <w:rsid w:val="00540391"/>
    <w:rsid w:val="0054054B"/>
    <w:rsid w:val="00540DAB"/>
    <w:rsid w:val="00540F02"/>
    <w:rsid w:val="0054128E"/>
    <w:rsid w:val="005416F2"/>
    <w:rsid w:val="0054199C"/>
    <w:rsid w:val="005419A0"/>
    <w:rsid w:val="00542FCD"/>
    <w:rsid w:val="005455C9"/>
    <w:rsid w:val="00545A86"/>
    <w:rsid w:val="00546019"/>
    <w:rsid w:val="005463BD"/>
    <w:rsid w:val="00546518"/>
    <w:rsid w:val="00546E35"/>
    <w:rsid w:val="00546F22"/>
    <w:rsid w:val="0054701E"/>
    <w:rsid w:val="005478B8"/>
    <w:rsid w:val="005478CB"/>
    <w:rsid w:val="00547A9A"/>
    <w:rsid w:val="00547BAD"/>
    <w:rsid w:val="00547F07"/>
    <w:rsid w:val="00550057"/>
    <w:rsid w:val="00550135"/>
    <w:rsid w:val="00550EF6"/>
    <w:rsid w:val="00550F65"/>
    <w:rsid w:val="00551F44"/>
    <w:rsid w:val="00553272"/>
    <w:rsid w:val="005536A0"/>
    <w:rsid w:val="0055379A"/>
    <w:rsid w:val="00553DB1"/>
    <w:rsid w:val="00553E5E"/>
    <w:rsid w:val="005542FD"/>
    <w:rsid w:val="00554638"/>
    <w:rsid w:val="0055468A"/>
    <w:rsid w:val="00554965"/>
    <w:rsid w:val="00555017"/>
    <w:rsid w:val="005555CD"/>
    <w:rsid w:val="00555B86"/>
    <w:rsid w:val="005565D3"/>
    <w:rsid w:val="0055691A"/>
    <w:rsid w:val="00556ACC"/>
    <w:rsid w:val="0055793B"/>
    <w:rsid w:val="005602AD"/>
    <w:rsid w:val="005602D2"/>
    <w:rsid w:val="00560F86"/>
    <w:rsid w:val="00560FA0"/>
    <w:rsid w:val="00561769"/>
    <w:rsid w:val="00561A9A"/>
    <w:rsid w:val="00561BA0"/>
    <w:rsid w:val="00561E93"/>
    <w:rsid w:val="0056280F"/>
    <w:rsid w:val="00562B18"/>
    <w:rsid w:val="00563400"/>
    <w:rsid w:val="0056346A"/>
    <w:rsid w:val="005643D5"/>
    <w:rsid w:val="00564677"/>
    <w:rsid w:val="00565158"/>
    <w:rsid w:val="00565A95"/>
    <w:rsid w:val="00565B86"/>
    <w:rsid w:val="00565CD5"/>
    <w:rsid w:val="00565DCD"/>
    <w:rsid w:val="00565E65"/>
    <w:rsid w:val="00565EBD"/>
    <w:rsid w:val="005669C6"/>
    <w:rsid w:val="00566C59"/>
    <w:rsid w:val="00566D8C"/>
    <w:rsid w:val="00566DE1"/>
    <w:rsid w:val="005704DA"/>
    <w:rsid w:val="00570578"/>
    <w:rsid w:val="0057061C"/>
    <w:rsid w:val="005709BF"/>
    <w:rsid w:val="00570CA2"/>
    <w:rsid w:val="00570DA8"/>
    <w:rsid w:val="005715C1"/>
    <w:rsid w:val="00571B26"/>
    <w:rsid w:val="00571F48"/>
    <w:rsid w:val="005720D5"/>
    <w:rsid w:val="005722E5"/>
    <w:rsid w:val="00572324"/>
    <w:rsid w:val="00572653"/>
    <w:rsid w:val="00572B27"/>
    <w:rsid w:val="005732F0"/>
    <w:rsid w:val="005736C4"/>
    <w:rsid w:val="00574063"/>
    <w:rsid w:val="005742CC"/>
    <w:rsid w:val="00574565"/>
    <w:rsid w:val="005746BD"/>
    <w:rsid w:val="00574EEF"/>
    <w:rsid w:val="005751C8"/>
    <w:rsid w:val="005754A5"/>
    <w:rsid w:val="00575C5C"/>
    <w:rsid w:val="00575CC9"/>
    <w:rsid w:val="00575E84"/>
    <w:rsid w:val="005767AE"/>
    <w:rsid w:val="005769AF"/>
    <w:rsid w:val="00576AAE"/>
    <w:rsid w:val="00577180"/>
    <w:rsid w:val="005802CC"/>
    <w:rsid w:val="005805F3"/>
    <w:rsid w:val="00580ECC"/>
    <w:rsid w:val="00580EDC"/>
    <w:rsid w:val="005817B1"/>
    <w:rsid w:val="00581AAC"/>
    <w:rsid w:val="00581CD8"/>
    <w:rsid w:val="00582328"/>
    <w:rsid w:val="005829B5"/>
    <w:rsid w:val="00583B84"/>
    <w:rsid w:val="00583E02"/>
    <w:rsid w:val="005841B1"/>
    <w:rsid w:val="00584490"/>
    <w:rsid w:val="00584568"/>
    <w:rsid w:val="0058478E"/>
    <w:rsid w:val="00585BB3"/>
    <w:rsid w:val="00585F6A"/>
    <w:rsid w:val="00585F93"/>
    <w:rsid w:val="005865F9"/>
    <w:rsid w:val="00586BDA"/>
    <w:rsid w:val="00586FF5"/>
    <w:rsid w:val="00587392"/>
    <w:rsid w:val="005877F6"/>
    <w:rsid w:val="0059015F"/>
    <w:rsid w:val="00590581"/>
    <w:rsid w:val="00590CC1"/>
    <w:rsid w:val="00590D7A"/>
    <w:rsid w:val="00591001"/>
    <w:rsid w:val="005913D1"/>
    <w:rsid w:val="00591E2F"/>
    <w:rsid w:val="00592295"/>
    <w:rsid w:val="00592BCB"/>
    <w:rsid w:val="005930BA"/>
    <w:rsid w:val="00593542"/>
    <w:rsid w:val="0059411C"/>
    <w:rsid w:val="00594366"/>
    <w:rsid w:val="00594B37"/>
    <w:rsid w:val="0059512E"/>
    <w:rsid w:val="00595490"/>
    <w:rsid w:val="005958A5"/>
    <w:rsid w:val="00595BA1"/>
    <w:rsid w:val="00595EA5"/>
    <w:rsid w:val="00596AAA"/>
    <w:rsid w:val="0059740A"/>
    <w:rsid w:val="00597DF3"/>
    <w:rsid w:val="00597E6D"/>
    <w:rsid w:val="00597EBE"/>
    <w:rsid w:val="00597EDB"/>
    <w:rsid w:val="005A0130"/>
    <w:rsid w:val="005A067F"/>
    <w:rsid w:val="005A0793"/>
    <w:rsid w:val="005A0886"/>
    <w:rsid w:val="005A12D3"/>
    <w:rsid w:val="005A1769"/>
    <w:rsid w:val="005A178A"/>
    <w:rsid w:val="005A17B3"/>
    <w:rsid w:val="005A1972"/>
    <w:rsid w:val="005A1B97"/>
    <w:rsid w:val="005A222F"/>
    <w:rsid w:val="005A2A17"/>
    <w:rsid w:val="005A3023"/>
    <w:rsid w:val="005A34CE"/>
    <w:rsid w:val="005A37B9"/>
    <w:rsid w:val="005A3CFA"/>
    <w:rsid w:val="005A41FF"/>
    <w:rsid w:val="005A4865"/>
    <w:rsid w:val="005A4D38"/>
    <w:rsid w:val="005A51C5"/>
    <w:rsid w:val="005A5677"/>
    <w:rsid w:val="005A5AF9"/>
    <w:rsid w:val="005A5C96"/>
    <w:rsid w:val="005A5F88"/>
    <w:rsid w:val="005A6029"/>
    <w:rsid w:val="005A611F"/>
    <w:rsid w:val="005A78B7"/>
    <w:rsid w:val="005B0BC0"/>
    <w:rsid w:val="005B125C"/>
    <w:rsid w:val="005B13AC"/>
    <w:rsid w:val="005B1435"/>
    <w:rsid w:val="005B1E27"/>
    <w:rsid w:val="005B22BA"/>
    <w:rsid w:val="005B28DD"/>
    <w:rsid w:val="005B3222"/>
    <w:rsid w:val="005B36A2"/>
    <w:rsid w:val="005B3C80"/>
    <w:rsid w:val="005B3ECC"/>
    <w:rsid w:val="005B40BB"/>
    <w:rsid w:val="005B4256"/>
    <w:rsid w:val="005B4B02"/>
    <w:rsid w:val="005B568E"/>
    <w:rsid w:val="005B5951"/>
    <w:rsid w:val="005B600A"/>
    <w:rsid w:val="005B6046"/>
    <w:rsid w:val="005B6191"/>
    <w:rsid w:val="005B6225"/>
    <w:rsid w:val="005B6573"/>
    <w:rsid w:val="005B6721"/>
    <w:rsid w:val="005B6DFE"/>
    <w:rsid w:val="005B6E37"/>
    <w:rsid w:val="005B73B5"/>
    <w:rsid w:val="005B7606"/>
    <w:rsid w:val="005B7E7E"/>
    <w:rsid w:val="005C06A9"/>
    <w:rsid w:val="005C0C62"/>
    <w:rsid w:val="005C1983"/>
    <w:rsid w:val="005C1B48"/>
    <w:rsid w:val="005C220E"/>
    <w:rsid w:val="005C22FB"/>
    <w:rsid w:val="005C251A"/>
    <w:rsid w:val="005C2639"/>
    <w:rsid w:val="005C29AA"/>
    <w:rsid w:val="005C2C85"/>
    <w:rsid w:val="005C2C95"/>
    <w:rsid w:val="005C2CB8"/>
    <w:rsid w:val="005C2D51"/>
    <w:rsid w:val="005C2D96"/>
    <w:rsid w:val="005C3B28"/>
    <w:rsid w:val="005C3E42"/>
    <w:rsid w:val="005C3EAF"/>
    <w:rsid w:val="005C4853"/>
    <w:rsid w:val="005C4B9E"/>
    <w:rsid w:val="005C4F0E"/>
    <w:rsid w:val="005C535E"/>
    <w:rsid w:val="005C55C6"/>
    <w:rsid w:val="005C615A"/>
    <w:rsid w:val="005C6543"/>
    <w:rsid w:val="005C6F01"/>
    <w:rsid w:val="005C7395"/>
    <w:rsid w:val="005C75DD"/>
    <w:rsid w:val="005C777D"/>
    <w:rsid w:val="005C7AB0"/>
    <w:rsid w:val="005C7BDC"/>
    <w:rsid w:val="005D01EB"/>
    <w:rsid w:val="005D0390"/>
    <w:rsid w:val="005D05E7"/>
    <w:rsid w:val="005D097D"/>
    <w:rsid w:val="005D10F1"/>
    <w:rsid w:val="005D1443"/>
    <w:rsid w:val="005D17AA"/>
    <w:rsid w:val="005D1A81"/>
    <w:rsid w:val="005D2613"/>
    <w:rsid w:val="005D3B4F"/>
    <w:rsid w:val="005D49A0"/>
    <w:rsid w:val="005D5290"/>
    <w:rsid w:val="005D5561"/>
    <w:rsid w:val="005D5B7D"/>
    <w:rsid w:val="005D6850"/>
    <w:rsid w:val="005D6C06"/>
    <w:rsid w:val="005E0403"/>
    <w:rsid w:val="005E0529"/>
    <w:rsid w:val="005E077F"/>
    <w:rsid w:val="005E10F0"/>
    <w:rsid w:val="005E1265"/>
    <w:rsid w:val="005E136A"/>
    <w:rsid w:val="005E2760"/>
    <w:rsid w:val="005E282E"/>
    <w:rsid w:val="005E2864"/>
    <w:rsid w:val="005E2B46"/>
    <w:rsid w:val="005E3D1C"/>
    <w:rsid w:val="005E485B"/>
    <w:rsid w:val="005E4A2E"/>
    <w:rsid w:val="005E4C97"/>
    <w:rsid w:val="005E50CE"/>
    <w:rsid w:val="005E56E6"/>
    <w:rsid w:val="005E5738"/>
    <w:rsid w:val="005E5941"/>
    <w:rsid w:val="005E5CE7"/>
    <w:rsid w:val="005E5ECE"/>
    <w:rsid w:val="005E60F6"/>
    <w:rsid w:val="005E6BA2"/>
    <w:rsid w:val="005E7801"/>
    <w:rsid w:val="005F10F0"/>
    <w:rsid w:val="005F1C64"/>
    <w:rsid w:val="005F21B7"/>
    <w:rsid w:val="005F25F2"/>
    <w:rsid w:val="005F275D"/>
    <w:rsid w:val="005F4104"/>
    <w:rsid w:val="005F4BAF"/>
    <w:rsid w:val="005F6E2B"/>
    <w:rsid w:val="005F708F"/>
    <w:rsid w:val="005F7B0D"/>
    <w:rsid w:val="005F7BEE"/>
    <w:rsid w:val="006007D9"/>
    <w:rsid w:val="00600B23"/>
    <w:rsid w:val="00600D1E"/>
    <w:rsid w:val="00601523"/>
    <w:rsid w:val="00601E88"/>
    <w:rsid w:val="00601EA7"/>
    <w:rsid w:val="006021DC"/>
    <w:rsid w:val="00603891"/>
    <w:rsid w:val="00603CF6"/>
    <w:rsid w:val="00603DB2"/>
    <w:rsid w:val="00604556"/>
    <w:rsid w:val="00604839"/>
    <w:rsid w:val="00605D83"/>
    <w:rsid w:val="006071AB"/>
    <w:rsid w:val="006071E8"/>
    <w:rsid w:val="0060740B"/>
    <w:rsid w:val="0060749A"/>
    <w:rsid w:val="00607533"/>
    <w:rsid w:val="006100C6"/>
    <w:rsid w:val="0061010D"/>
    <w:rsid w:val="006101F3"/>
    <w:rsid w:val="006105F7"/>
    <w:rsid w:val="00610CD0"/>
    <w:rsid w:val="006117C8"/>
    <w:rsid w:val="00611D80"/>
    <w:rsid w:val="00611F70"/>
    <w:rsid w:val="00611FEB"/>
    <w:rsid w:val="00612211"/>
    <w:rsid w:val="006123AD"/>
    <w:rsid w:val="00612A00"/>
    <w:rsid w:val="00612ECF"/>
    <w:rsid w:val="00613554"/>
    <w:rsid w:val="00613BB4"/>
    <w:rsid w:val="00613E1B"/>
    <w:rsid w:val="0061421F"/>
    <w:rsid w:val="006143D9"/>
    <w:rsid w:val="00614460"/>
    <w:rsid w:val="00614DC2"/>
    <w:rsid w:val="00614DE3"/>
    <w:rsid w:val="00615174"/>
    <w:rsid w:val="006153DC"/>
    <w:rsid w:val="00615AB3"/>
    <w:rsid w:val="00615C32"/>
    <w:rsid w:val="0061613D"/>
    <w:rsid w:val="006168AA"/>
    <w:rsid w:val="00616ED0"/>
    <w:rsid w:val="00616F91"/>
    <w:rsid w:val="00617562"/>
    <w:rsid w:val="00617701"/>
    <w:rsid w:val="00617C1C"/>
    <w:rsid w:val="00620539"/>
    <w:rsid w:val="00621018"/>
    <w:rsid w:val="0062102A"/>
    <w:rsid w:val="006227E8"/>
    <w:rsid w:val="00622B19"/>
    <w:rsid w:val="00622C32"/>
    <w:rsid w:val="00622E2D"/>
    <w:rsid w:val="00622FA5"/>
    <w:rsid w:val="0062368D"/>
    <w:rsid w:val="00624E91"/>
    <w:rsid w:val="006255E8"/>
    <w:rsid w:val="00625641"/>
    <w:rsid w:val="0062590A"/>
    <w:rsid w:val="00626453"/>
    <w:rsid w:val="0062658E"/>
    <w:rsid w:val="0062684C"/>
    <w:rsid w:val="00626A62"/>
    <w:rsid w:val="00626F61"/>
    <w:rsid w:val="00627B37"/>
    <w:rsid w:val="00627BB5"/>
    <w:rsid w:val="0063074A"/>
    <w:rsid w:val="00630CE6"/>
    <w:rsid w:val="00630F0B"/>
    <w:rsid w:val="00631850"/>
    <w:rsid w:val="00631C45"/>
    <w:rsid w:val="00632828"/>
    <w:rsid w:val="00632B37"/>
    <w:rsid w:val="00632D97"/>
    <w:rsid w:val="0063350F"/>
    <w:rsid w:val="006338FF"/>
    <w:rsid w:val="00633C38"/>
    <w:rsid w:val="006343A1"/>
    <w:rsid w:val="00634B29"/>
    <w:rsid w:val="00634B32"/>
    <w:rsid w:val="00635724"/>
    <w:rsid w:val="00636FFD"/>
    <w:rsid w:val="00637355"/>
    <w:rsid w:val="00637D42"/>
    <w:rsid w:val="00640506"/>
    <w:rsid w:val="00641410"/>
    <w:rsid w:val="00642153"/>
    <w:rsid w:val="006425C1"/>
    <w:rsid w:val="00642A3E"/>
    <w:rsid w:val="00642E46"/>
    <w:rsid w:val="006431B8"/>
    <w:rsid w:val="0064373E"/>
    <w:rsid w:val="00643AFD"/>
    <w:rsid w:val="00643CDB"/>
    <w:rsid w:val="006448EA"/>
    <w:rsid w:val="00644AEF"/>
    <w:rsid w:val="0064594B"/>
    <w:rsid w:val="006459BD"/>
    <w:rsid w:val="00645A11"/>
    <w:rsid w:val="00645A14"/>
    <w:rsid w:val="00645ACC"/>
    <w:rsid w:val="006462B1"/>
    <w:rsid w:val="0064633A"/>
    <w:rsid w:val="0064639A"/>
    <w:rsid w:val="00646A8A"/>
    <w:rsid w:val="00647561"/>
    <w:rsid w:val="00647755"/>
    <w:rsid w:val="00647AA2"/>
    <w:rsid w:val="00647DA9"/>
    <w:rsid w:val="00647EC4"/>
    <w:rsid w:val="00651586"/>
    <w:rsid w:val="00651A66"/>
    <w:rsid w:val="0065278B"/>
    <w:rsid w:val="00652DE6"/>
    <w:rsid w:val="00653485"/>
    <w:rsid w:val="00653549"/>
    <w:rsid w:val="0065371C"/>
    <w:rsid w:val="006538FE"/>
    <w:rsid w:val="00653E2D"/>
    <w:rsid w:val="006540D8"/>
    <w:rsid w:val="0065439A"/>
    <w:rsid w:val="006546BE"/>
    <w:rsid w:val="00654E1E"/>
    <w:rsid w:val="00655139"/>
    <w:rsid w:val="00655CC7"/>
    <w:rsid w:val="00655FA5"/>
    <w:rsid w:val="00655FFE"/>
    <w:rsid w:val="0065616E"/>
    <w:rsid w:val="0065680B"/>
    <w:rsid w:val="006573F7"/>
    <w:rsid w:val="006578B3"/>
    <w:rsid w:val="0066104A"/>
    <w:rsid w:val="0066167C"/>
    <w:rsid w:val="00662046"/>
    <w:rsid w:val="00662930"/>
    <w:rsid w:val="00662B2F"/>
    <w:rsid w:val="00662E27"/>
    <w:rsid w:val="0066332B"/>
    <w:rsid w:val="0066357E"/>
    <w:rsid w:val="00663C18"/>
    <w:rsid w:val="006646E0"/>
    <w:rsid w:val="00664756"/>
    <w:rsid w:val="00664BEF"/>
    <w:rsid w:val="00666931"/>
    <w:rsid w:val="00667A18"/>
    <w:rsid w:val="00667C77"/>
    <w:rsid w:val="006708BA"/>
    <w:rsid w:val="006716C8"/>
    <w:rsid w:val="006718A2"/>
    <w:rsid w:val="006720E2"/>
    <w:rsid w:val="006728E0"/>
    <w:rsid w:val="00672EBC"/>
    <w:rsid w:val="00673320"/>
    <w:rsid w:val="00673AC1"/>
    <w:rsid w:val="00673ED5"/>
    <w:rsid w:val="006742BB"/>
    <w:rsid w:val="00674CB9"/>
    <w:rsid w:val="00674D3C"/>
    <w:rsid w:val="006754B6"/>
    <w:rsid w:val="00675766"/>
    <w:rsid w:val="00675BD4"/>
    <w:rsid w:val="00675F1D"/>
    <w:rsid w:val="00676B0C"/>
    <w:rsid w:val="00676C63"/>
    <w:rsid w:val="0067723B"/>
    <w:rsid w:val="00680419"/>
    <w:rsid w:val="00680BC6"/>
    <w:rsid w:val="00680C15"/>
    <w:rsid w:val="00680E31"/>
    <w:rsid w:val="00680F55"/>
    <w:rsid w:val="00681372"/>
    <w:rsid w:val="006819CE"/>
    <w:rsid w:val="00681B19"/>
    <w:rsid w:val="00681BE4"/>
    <w:rsid w:val="00682969"/>
    <w:rsid w:val="00683E8A"/>
    <w:rsid w:val="00684285"/>
    <w:rsid w:val="0068579D"/>
    <w:rsid w:val="00686021"/>
    <w:rsid w:val="0068618C"/>
    <w:rsid w:val="0068628A"/>
    <w:rsid w:val="00686382"/>
    <w:rsid w:val="0068644C"/>
    <w:rsid w:val="006864FD"/>
    <w:rsid w:val="00686B99"/>
    <w:rsid w:val="00686DE1"/>
    <w:rsid w:val="00686F5C"/>
    <w:rsid w:val="00687161"/>
    <w:rsid w:val="006872B4"/>
    <w:rsid w:val="006907F1"/>
    <w:rsid w:val="00690B77"/>
    <w:rsid w:val="00690FAF"/>
    <w:rsid w:val="00691EF4"/>
    <w:rsid w:val="006921A1"/>
    <w:rsid w:val="006921F1"/>
    <w:rsid w:val="006926E4"/>
    <w:rsid w:val="00692C51"/>
    <w:rsid w:val="00692FFF"/>
    <w:rsid w:val="00693304"/>
    <w:rsid w:val="0069372E"/>
    <w:rsid w:val="00693990"/>
    <w:rsid w:val="00693C1D"/>
    <w:rsid w:val="00693DC9"/>
    <w:rsid w:val="00694033"/>
    <w:rsid w:val="0069411B"/>
    <w:rsid w:val="006953B9"/>
    <w:rsid w:val="006956DE"/>
    <w:rsid w:val="00695B69"/>
    <w:rsid w:val="00695D84"/>
    <w:rsid w:val="00695E79"/>
    <w:rsid w:val="0069674A"/>
    <w:rsid w:val="006970EB"/>
    <w:rsid w:val="00697C9C"/>
    <w:rsid w:val="00697E1F"/>
    <w:rsid w:val="006A05AE"/>
    <w:rsid w:val="006A0632"/>
    <w:rsid w:val="006A06A2"/>
    <w:rsid w:val="006A11F4"/>
    <w:rsid w:val="006A15AA"/>
    <w:rsid w:val="006A23A3"/>
    <w:rsid w:val="006A23D0"/>
    <w:rsid w:val="006A3C89"/>
    <w:rsid w:val="006A3DFC"/>
    <w:rsid w:val="006A4287"/>
    <w:rsid w:val="006A4D3A"/>
    <w:rsid w:val="006A50F5"/>
    <w:rsid w:val="006A538F"/>
    <w:rsid w:val="006A57BD"/>
    <w:rsid w:val="006A5AFE"/>
    <w:rsid w:val="006A5E64"/>
    <w:rsid w:val="006A6081"/>
    <w:rsid w:val="006A6654"/>
    <w:rsid w:val="006A6AC1"/>
    <w:rsid w:val="006A6BBE"/>
    <w:rsid w:val="006A6EB8"/>
    <w:rsid w:val="006A707C"/>
    <w:rsid w:val="006A782B"/>
    <w:rsid w:val="006A7AF0"/>
    <w:rsid w:val="006A7CD6"/>
    <w:rsid w:val="006A7E82"/>
    <w:rsid w:val="006B05EC"/>
    <w:rsid w:val="006B1137"/>
    <w:rsid w:val="006B18AE"/>
    <w:rsid w:val="006B2F0D"/>
    <w:rsid w:val="006B3A96"/>
    <w:rsid w:val="006B3A9F"/>
    <w:rsid w:val="006B43D8"/>
    <w:rsid w:val="006B44AD"/>
    <w:rsid w:val="006B4E3C"/>
    <w:rsid w:val="006B585C"/>
    <w:rsid w:val="006B5AAE"/>
    <w:rsid w:val="006B5D71"/>
    <w:rsid w:val="006B6097"/>
    <w:rsid w:val="006B6485"/>
    <w:rsid w:val="006B6F7E"/>
    <w:rsid w:val="006B71BC"/>
    <w:rsid w:val="006B732E"/>
    <w:rsid w:val="006B7727"/>
    <w:rsid w:val="006B77F0"/>
    <w:rsid w:val="006C10F9"/>
    <w:rsid w:val="006C1BEC"/>
    <w:rsid w:val="006C20F4"/>
    <w:rsid w:val="006C2655"/>
    <w:rsid w:val="006C31F9"/>
    <w:rsid w:val="006C38BA"/>
    <w:rsid w:val="006C3E32"/>
    <w:rsid w:val="006C4009"/>
    <w:rsid w:val="006C427C"/>
    <w:rsid w:val="006C4505"/>
    <w:rsid w:val="006C4859"/>
    <w:rsid w:val="006C4904"/>
    <w:rsid w:val="006C5685"/>
    <w:rsid w:val="006C5CCD"/>
    <w:rsid w:val="006C5F94"/>
    <w:rsid w:val="006C6852"/>
    <w:rsid w:val="006C68BB"/>
    <w:rsid w:val="006C6BF6"/>
    <w:rsid w:val="006C6D05"/>
    <w:rsid w:val="006C7428"/>
    <w:rsid w:val="006C78D0"/>
    <w:rsid w:val="006D005B"/>
    <w:rsid w:val="006D0271"/>
    <w:rsid w:val="006D0AE9"/>
    <w:rsid w:val="006D0B0A"/>
    <w:rsid w:val="006D0DCC"/>
    <w:rsid w:val="006D15CA"/>
    <w:rsid w:val="006D17EB"/>
    <w:rsid w:val="006D1890"/>
    <w:rsid w:val="006D18A7"/>
    <w:rsid w:val="006D18FF"/>
    <w:rsid w:val="006D1CDC"/>
    <w:rsid w:val="006D209A"/>
    <w:rsid w:val="006D2279"/>
    <w:rsid w:val="006D231C"/>
    <w:rsid w:val="006D2B52"/>
    <w:rsid w:val="006D340D"/>
    <w:rsid w:val="006D37E0"/>
    <w:rsid w:val="006D4D6E"/>
    <w:rsid w:val="006D539F"/>
    <w:rsid w:val="006D5A30"/>
    <w:rsid w:val="006D5E1E"/>
    <w:rsid w:val="006D6055"/>
    <w:rsid w:val="006D63F4"/>
    <w:rsid w:val="006D6412"/>
    <w:rsid w:val="006D689B"/>
    <w:rsid w:val="006D6E28"/>
    <w:rsid w:val="006D7498"/>
    <w:rsid w:val="006D7585"/>
    <w:rsid w:val="006D7593"/>
    <w:rsid w:val="006D7C4E"/>
    <w:rsid w:val="006D7EFC"/>
    <w:rsid w:val="006D7FD1"/>
    <w:rsid w:val="006E1477"/>
    <w:rsid w:val="006E1A80"/>
    <w:rsid w:val="006E1C18"/>
    <w:rsid w:val="006E2607"/>
    <w:rsid w:val="006E2B9F"/>
    <w:rsid w:val="006E312D"/>
    <w:rsid w:val="006E31AB"/>
    <w:rsid w:val="006E3524"/>
    <w:rsid w:val="006E35C6"/>
    <w:rsid w:val="006E36A6"/>
    <w:rsid w:val="006E471B"/>
    <w:rsid w:val="006E4A4B"/>
    <w:rsid w:val="006E4CBF"/>
    <w:rsid w:val="006E587D"/>
    <w:rsid w:val="006E596A"/>
    <w:rsid w:val="006E5DA8"/>
    <w:rsid w:val="006E5E38"/>
    <w:rsid w:val="006E6342"/>
    <w:rsid w:val="006E659D"/>
    <w:rsid w:val="006E65FE"/>
    <w:rsid w:val="006E67B9"/>
    <w:rsid w:val="006E70BD"/>
    <w:rsid w:val="006E7ACC"/>
    <w:rsid w:val="006E7E42"/>
    <w:rsid w:val="006F002E"/>
    <w:rsid w:val="006F01F1"/>
    <w:rsid w:val="006F0A12"/>
    <w:rsid w:val="006F0D90"/>
    <w:rsid w:val="006F11BE"/>
    <w:rsid w:val="006F14A0"/>
    <w:rsid w:val="006F1521"/>
    <w:rsid w:val="006F1537"/>
    <w:rsid w:val="006F18B6"/>
    <w:rsid w:val="006F1BD8"/>
    <w:rsid w:val="006F1F4F"/>
    <w:rsid w:val="006F34BA"/>
    <w:rsid w:val="006F421F"/>
    <w:rsid w:val="006F4467"/>
    <w:rsid w:val="006F57A4"/>
    <w:rsid w:val="006F5844"/>
    <w:rsid w:val="006F5930"/>
    <w:rsid w:val="006F65CE"/>
    <w:rsid w:val="006F73BE"/>
    <w:rsid w:val="006F73F8"/>
    <w:rsid w:val="006F78B9"/>
    <w:rsid w:val="00700475"/>
    <w:rsid w:val="00700A4E"/>
    <w:rsid w:val="00700B71"/>
    <w:rsid w:val="00700CBA"/>
    <w:rsid w:val="00701029"/>
    <w:rsid w:val="0070155B"/>
    <w:rsid w:val="0070181C"/>
    <w:rsid w:val="007021B2"/>
    <w:rsid w:val="00702C88"/>
    <w:rsid w:val="00703A61"/>
    <w:rsid w:val="007050B0"/>
    <w:rsid w:val="007051E6"/>
    <w:rsid w:val="007058CE"/>
    <w:rsid w:val="007067D1"/>
    <w:rsid w:val="00707989"/>
    <w:rsid w:val="00707C25"/>
    <w:rsid w:val="0071006B"/>
    <w:rsid w:val="00710830"/>
    <w:rsid w:val="00710FCB"/>
    <w:rsid w:val="007112D8"/>
    <w:rsid w:val="0071146B"/>
    <w:rsid w:val="00711628"/>
    <w:rsid w:val="007118FC"/>
    <w:rsid w:val="007123A6"/>
    <w:rsid w:val="007125BF"/>
    <w:rsid w:val="0071280B"/>
    <w:rsid w:val="00712E76"/>
    <w:rsid w:val="00713194"/>
    <w:rsid w:val="0071331C"/>
    <w:rsid w:val="00713E18"/>
    <w:rsid w:val="00714B53"/>
    <w:rsid w:val="0071567D"/>
    <w:rsid w:val="007156A2"/>
    <w:rsid w:val="00715EB2"/>
    <w:rsid w:val="00716344"/>
    <w:rsid w:val="007165DC"/>
    <w:rsid w:val="0071685F"/>
    <w:rsid w:val="007168DB"/>
    <w:rsid w:val="00716D21"/>
    <w:rsid w:val="00717205"/>
    <w:rsid w:val="00717349"/>
    <w:rsid w:val="007207B6"/>
    <w:rsid w:val="00721027"/>
    <w:rsid w:val="00721C07"/>
    <w:rsid w:val="007222EA"/>
    <w:rsid w:val="00722957"/>
    <w:rsid w:val="007231A4"/>
    <w:rsid w:val="00723203"/>
    <w:rsid w:val="007233A3"/>
    <w:rsid w:val="0072341F"/>
    <w:rsid w:val="00723AB1"/>
    <w:rsid w:val="00723E10"/>
    <w:rsid w:val="00724215"/>
    <w:rsid w:val="007248A8"/>
    <w:rsid w:val="00724DC5"/>
    <w:rsid w:val="00725353"/>
    <w:rsid w:val="0072569F"/>
    <w:rsid w:val="0072573D"/>
    <w:rsid w:val="007257C8"/>
    <w:rsid w:val="00725EF0"/>
    <w:rsid w:val="007262CB"/>
    <w:rsid w:val="0072649C"/>
    <w:rsid w:val="00727681"/>
    <w:rsid w:val="00730C89"/>
    <w:rsid w:val="00730F88"/>
    <w:rsid w:val="0073112A"/>
    <w:rsid w:val="007314E0"/>
    <w:rsid w:val="00732626"/>
    <w:rsid w:val="007326F5"/>
    <w:rsid w:val="00732A6A"/>
    <w:rsid w:val="00732EF8"/>
    <w:rsid w:val="00733176"/>
    <w:rsid w:val="007339D3"/>
    <w:rsid w:val="00735468"/>
    <w:rsid w:val="00735A34"/>
    <w:rsid w:val="00735AAC"/>
    <w:rsid w:val="00735D88"/>
    <w:rsid w:val="00736171"/>
    <w:rsid w:val="00736205"/>
    <w:rsid w:val="007362F5"/>
    <w:rsid w:val="007366B3"/>
    <w:rsid w:val="00736BAB"/>
    <w:rsid w:val="00736DBF"/>
    <w:rsid w:val="00737855"/>
    <w:rsid w:val="00737FD7"/>
    <w:rsid w:val="0074004D"/>
    <w:rsid w:val="007410A6"/>
    <w:rsid w:val="00741CFE"/>
    <w:rsid w:val="00741FA0"/>
    <w:rsid w:val="007426D6"/>
    <w:rsid w:val="00742A49"/>
    <w:rsid w:val="00743045"/>
    <w:rsid w:val="00743078"/>
    <w:rsid w:val="0074314F"/>
    <w:rsid w:val="007435BC"/>
    <w:rsid w:val="0074370B"/>
    <w:rsid w:val="00743DC1"/>
    <w:rsid w:val="0074421C"/>
    <w:rsid w:val="007445C0"/>
    <w:rsid w:val="007448DA"/>
    <w:rsid w:val="0074535B"/>
    <w:rsid w:val="00745405"/>
    <w:rsid w:val="00745946"/>
    <w:rsid w:val="00745DBE"/>
    <w:rsid w:val="00746066"/>
    <w:rsid w:val="00746647"/>
    <w:rsid w:val="0074781A"/>
    <w:rsid w:val="00750B38"/>
    <w:rsid w:val="00750FE2"/>
    <w:rsid w:val="00751018"/>
    <w:rsid w:val="007516E9"/>
    <w:rsid w:val="00751D9B"/>
    <w:rsid w:val="0075256F"/>
    <w:rsid w:val="00752682"/>
    <w:rsid w:val="00752B03"/>
    <w:rsid w:val="007532AD"/>
    <w:rsid w:val="007534D8"/>
    <w:rsid w:val="0075420A"/>
    <w:rsid w:val="0075474C"/>
    <w:rsid w:val="007549F8"/>
    <w:rsid w:val="00754BAD"/>
    <w:rsid w:val="00754D79"/>
    <w:rsid w:val="00755169"/>
    <w:rsid w:val="007551BC"/>
    <w:rsid w:val="0075565B"/>
    <w:rsid w:val="00755F8B"/>
    <w:rsid w:val="0075628E"/>
    <w:rsid w:val="007562A7"/>
    <w:rsid w:val="0075684D"/>
    <w:rsid w:val="0075726A"/>
    <w:rsid w:val="00757353"/>
    <w:rsid w:val="00757506"/>
    <w:rsid w:val="00757578"/>
    <w:rsid w:val="007609EC"/>
    <w:rsid w:val="00761468"/>
    <w:rsid w:val="007616B7"/>
    <w:rsid w:val="007622D1"/>
    <w:rsid w:val="00762A95"/>
    <w:rsid w:val="00762ACA"/>
    <w:rsid w:val="00763148"/>
    <w:rsid w:val="00763A2B"/>
    <w:rsid w:val="00763CB9"/>
    <w:rsid w:val="0076438D"/>
    <w:rsid w:val="00764C1D"/>
    <w:rsid w:val="007651B2"/>
    <w:rsid w:val="007653BE"/>
    <w:rsid w:val="0076570C"/>
    <w:rsid w:val="007657B0"/>
    <w:rsid w:val="007659AB"/>
    <w:rsid w:val="00765A66"/>
    <w:rsid w:val="007662D7"/>
    <w:rsid w:val="007665DA"/>
    <w:rsid w:val="00766A5A"/>
    <w:rsid w:val="007672FC"/>
    <w:rsid w:val="007674B3"/>
    <w:rsid w:val="00767610"/>
    <w:rsid w:val="00767C83"/>
    <w:rsid w:val="00770F77"/>
    <w:rsid w:val="00770F7E"/>
    <w:rsid w:val="00771D3E"/>
    <w:rsid w:val="00771EA8"/>
    <w:rsid w:val="0077257A"/>
    <w:rsid w:val="007729E3"/>
    <w:rsid w:val="0077307B"/>
    <w:rsid w:val="00773493"/>
    <w:rsid w:val="00774773"/>
    <w:rsid w:val="00774872"/>
    <w:rsid w:val="00774CFC"/>
    <w:rsid w:val="00775212"/>
    <w:rsid w:val="00776A85"/>
    <w:rsid w:val="00777356"/>
    <w:rsid w:val="00777F3C"/>
    <w:rsid w:val="0078049C"/>
    <w:rsid w:val="00780BC1"/>
    <w:rsid w:val="00780FA9"/>
    <w:rsid w:val="00781A22"/>
    <w:rsid w:val="00782A06"/>
    <w:rsid w:val="00783A03"/>
    <w:rsid w:val="00783BA1"/>
    <w:rsid w:val="00783C0A"/>
    <w:rsid w:val="0078442D"/>
    <w:rsid w:val="00784E8E"/>
    <w:rsid w:val="00785688"/>
    <w:rsid w:val="007856A5"/>
    <w:rsid w:val="007861D2"/>
    <w:rsid w:val="007864F9"/>
    <w:rsid w:val="00786EF0"/>
    <w:rsid w:val="00786FD9"/>
    <w:rsid w:val="0078703B"/>
    <w:rsid w:val="00787539"/>
    <w:rsid w:val="00787808"/>
    <w:rsid w:val="00787B57"/>
    <w:rsid w:val="00787BFB"/>
    <w:rsid w:val="00790ED9"/>
    <w:rsid w:val="0079137E"/>
    <w:rsid w:val="007916D9"/>
    <w:rsid w:val="00791AEC"/>
    <w:rsid w:val="00792A3C"/>
    <w:rsid w:val="007935B3"/>
    <w:rsid w:val="007936C5"/>
    <w:rsid w:val="00794614"/>
    <w:rsid w:val="00794984"/>
    <w:rsid w:val="00794AFB"/>
    <w:rsid w:val="00794C46"/>
    <w:rsid w:val="00794CA5"/>
    <w:rsid w:val="0079529C"/>
    <w:rsid w:val="00795364"/>
    <w:rsid w:val="0079552C"/>
    <w:rsid w:val="00795B11"/>
    <w:rsid w:val="00795C5B"/>
    <w:rsid w:val="00795D0C"/>
    <w:rsid w:val="00796192"/>
    <w:rsid w:val="007962FB"/>
    <w:rsid w:val="00797222"/>
    <w:rsid w:val="00797B69"/>
    <w:rsid w:val="007A0BDD"/>
    <w:rsid w:val="007A0E56"/>
    <w:rsid w:val="007A113C"/>
    <w:rsid w:val="007A1AE9"/>
    <w:rsid w:val="007A2470"/>
    <w:rsid w:val="007A2C02"/>
    <w:rsid w:val="007A313D"/>
    <w:rsid w:val="007A31C4"/>
    <w:rsid w:val="007A3A32"/>
    <w:rsid w:val="007A3B5E"/>
    <w:rsid w:val="007A3EAA"/>
    <w:rsid w:val="007A4429"/>
    <w:rsid w:val="007A51CA"/>
    <w:rsid w:val="007A5260"/>
    <w:rsid w:val="007A602B"/>
    <w:rsid w:val="007A6282"/>
    <w:rsid w:val="007A66B3"/>
    <w:rsid w:val="007A6F3A"/>
    <w:rsid w:val="007A7168"/>
    <w:rsid w:val="007A72AF"/>
    <w:rsid w:val="007A72BB"/>
    <w:rsid w:val="007A78B8"/>
    <w:rsid w:val="007A7AA5"/>
    <w:rsid w:val="007B0A93"/>
    <w:rsid w:val="007B114D"/>
    <w:rsid w:val="007B165B"/>
    <w:rsid w:val="007B18CD"/>
    <w:rsid w:val="007B292E"/>
    <w:rsid w:val="007B2E73"/>
    <w:rsid w:val="007B33F3"/>
    <w:rsid w:val="007B4688"/>
    <w:rsid w:val="007B4A7B"/>
    <w:rsid w:val="007B513B"/>
    <w:rsid w:val="007B5943"/>
    <w:rsid w:val="007B5FA8"/>
    <w:rsid w:val="007B607B"/>
    <w:rsid w:val="007B6218"/>
    <w:rsid w:val="007B6496"/>
    <w:rsid w:val="007B649A"/>
    <w:rsid w:val="007B65CE"/>
    <w:rsid w:val="007B67F8"/>
    <w:rsid w:val="007B6DC0"/>
    <w:rsid w:val="007B6F33"/>
    <w:rsid w:val="007B6FA3"/>
    <w:rsid w:val="007B78CC"/>
    <w:rsid w:val="007B7B2E"/>
    <w:rsid w:val="007B7B58"/>
    <w:rsid w:val="007C014B"/>
    <w:rsid w:val="007C0554"/>
    <w:rsid w:val="007C0844"/>
    <w:rsid w:val="007C1A24"/>
    <w:rsid w:val="007C1B18"/>
    <w:rsid w:val="007C1CC3"/>
    <w:rsid w:val="007C1E2B"/>
    <w:rsid w:val="007C2376"/>
    <w:rsid w:val="007C2FD4"/>
    <w:rsid w:val="007C3093"/>
    <w:rsid w:val="007C30C6"/>
    <w:rsid w:val="007C3BC8"/>
    <w:rsid w:val="007C3D3E"/>
    <w:rsid w:val="007C4303"/>
    <w:rsid w:val="007C4D75"/>
    <w:rsid w:val="007C4FF7"/>
    <w:rsid w:val="007C68DD"/>
    <w:rsid w:val="007C6A2C"/>
    <w:rsid w:val="007C6E48"/>
    <w:rsid w:val="007C71ED"/>
    <w:rsid w:val="007C7338"/>
    <w:rsid w:val="007C760A"/>
    <w:rsid w:val="007D03E5"/>
    <w:rsid w:val="007D0AB5"/>
    <w:rsid w:val="007D0C8C"/>
    <w:rsid w:val="007D1188"/>
    <w:rsid w:val="007D23DD"/>
    <w:rsid w:val="007D4030"/>
    <w:rsid w:val="007D450E"/>
    <w:rsid w:val="007D4F9C"/>
    <w:rsid w:val="007D50CA"/>
    <w:rsid w:val="007D53E3"/>
    <w:rsid w:val="007D561A"/>
    <w:rsid w:val="007D5B70"/>
    <w:rsid w:val="007D5FC5"/>
    <w:rsid w:val="007D6E30"/>
    <w:rsid w:val="007D7531"/>
    <w:rsid w:val="007D7BB2"/>
    <w:rsid w:val="007D7DD0"/>
    <w:rsid w:val="007E0D61"/>
    <w:rsid w:val="007E15B3"/>
    <w:rsid w:val="007E1601"/>
    <w:rsid w:val="007E1643"/>
    <w:rsid w:val="007E178F"/>
    <w:rsid w:val="007E1824"/>
    <w:rsid w:val="007E1EA8"/>
    <w:rsid w:val="007E28CD"/>
    <w:rsid w:val="007E2F7B"/>
    <w:rsid w:val="007E333D"/>
    <w:rsid w:val="007E3475"/>
    <w:rsid w:val="007E347F"/>
    <w:rsid w:val="007E3BF6"/>
    <w:rsid w:val="007E3C9F"/>
    <w:rsid w:val="007E401E"/>
    <w:rsid w:val="007E4847"/>
    <w:rsid w:val="007E56F7"/>
    <w:rsid w:val="007E5ABC"/>
    <w:rsid w:val="007E5C9E"/>
    <w:rsid w:val="007E6396"/>
    <w:rsid w:val="007E6945"/>
    <w:rsid w:val="007E6E0D"/>
    <w:rsid w:val="007E7335"/>
    <w:rsid w:val="007E740B"/>
    <w:rsid w:val="007E7598"/>
    <w:rsid w:val="007E7A0B"/>
    <w:rsid w:val="007E7BE4"/>
    <w:rsid w:val="007F0508"/>
    <w:rsid w:val="007F0953"/>
    <w:rsid w:val="007F0CF3"/>
    <w:rsid w:val="007F0FC9"/>
    <w:rsid w:val="007F19DC"/>
    <w:rsid w:val="007F1D43"/>
    <w:rsid w:val="007F2BEE"/>
    <w:rsid w:val="007F2F91"/>
    <w:rsid w:val="007F3403"/>
    <w:rsid w:val="007F3684"/>
    <w:rsid w:val="007F3947"/>
    <w:rsid w:val="007F3B45"/>
    <w:rsid w:val="007F4033"/>
    <w:rsid w:val="007F4599"/>
    <w:rsid w:val="007F4727"/>
    <w:rsid w:val="007F56C3"/>
    <w:rsid w:val="007F5B99"/>
    <w:rsid w:val="007F5BCF"/>
    <w:rsid w:val="007F5BFA"/>
    <w:rsid w:val="007F5FA3"/>
    <w:rsid w:val="007F6504"/>
    <w:rsid w:val="007F70DD"/>
    <w:rsid w:val="007F71CC"/>
    <w:rsid w:val="00800964"/>
    <w:rsid w:val="00800AFE"/>
    <w:rsid w:val="00800B94"/>
    <w:rsid w:val="00800C55"/>
    <w:rsid w:val="00800E81"/>
    <w:rsid w:val="00801250"/>
    <w:rsid w:val="00801E99"/>
    <w:rsid w:val="008029E5"/>
    <w:rsid w:val="00802A2F"/>
    <w:rsid w:val="00802F30"/>
    <w:rsid w:val="0080302D"/>
    <w:rsid w:val="00803126"/>
    <w:rsid w:val="00803425"/>
    <w:rsid w:val="00804046"/>
    <w:rsid w:val="00805850"/>
    <w:rsid w:val="00805857"/>
    <w:rsid w:val="00805D31"/>
    <w:rsid w:val="00806225"/>
    <w:rsid w:val="0080647C"/>
    <w:rsid w:val="00807150"/>
    <w:rsid w:val="00807AF2"/>
    <w:rsid w:val="00807E0F"/>
    <w:rsid w:val="0081076F"/>
    <w:rsid w:val="00810A63"/>
    <w:rsid w:val="00810A69"/>
    <w:rsid w:val="00811402"/>
    <w:rsid w:val="00811920"/>
    <w:rsid w:val="00811DA4"/>
    <w:rsid w:val="008122C8"/>
    <w:rsid w:val="0081273E"/>
    <w:rsid w:val="00812818"/>
    <w:rsid w:val="00812974"/>
    <w:rsid w:val="00812B77"/>
    <w:rsid w:val="00812BD3"/>
    <w:rsid w:val="00812CEE"/>
    <w:rsid w:val="008136AD"/>
    <w:rsid w:val="0081457B"/>
    <w:rsid w:val="008149D8"/>
    <w:rsid w:val="00814D2D"/>
    <w:rsid w:val="00815CF7"/>
    <w:rsid w:val="00815D7F"/>
    <w:rsid w:val="0081626E"/>
    <w:rsid w:val="008168F8"/>
    <w:rsid w:val="00817076"/>
    <w:rsid w:val="00817312"/>
    <w:rsid w:val="00817A30"/>
    <w:rsid w:val="0082027B"/>
    <w:rsid w:val="0082040E"/>
    <w:rsid w:val="00820629"/>
    <w:rsid w:val="0082062D"/>
    <w:rsid w:val="00820678"/>
    <w:rsid w:val="008210C0"/>
    <w:rsid w:val="00821919"/>
    <w:rsid w:val="00821CF7"/>
    <w:rsid w:val="00821E30"/>
    <w:rsid w:val="00822430"/>
    <w:rsid w:val="008227A3"/>
    <w:rsid w:val="008229C9"/>
    <w:rsid w:val="00822A32"/>
    <w:rsid w:val="00822F2B"/>
    <w:rsid w:val="0082317A"/>
    <w:rsid w:val="00823AC0"/>
    <w:rsid w:val="008241EF"/>
    <w:rsid w:val="00825057"/>
    <w:rsid w:val="00825755"/>
    <w:rsid w:val="008259FA"/>
    <w:rsid w:val="008271BE"/>
    <w:rsid w:val="00827D29"/>
    <w:rsid w:val="00827E2C"/>
    <w:rsid w:val="00827EE5"/>
    <w:rsid w:val="008303D7"/>
    <w:rsid w:val="0083164D"/>
    <w:rsid w:val="00831AA4"/>
    <w:rsid w:val="008320E6"/>
    <w:rsid w:val="008329DB"/>
    <w:rsid w:val="00832F9B"/>
    <w:rsid w:val="0083372F"/>
    <w:rsid w:val="00833EBD"/>
    <w:rsid w:val="00833F36"/>
    <w:rsid w:val="00834025"/>
    <w:rsid w:val="008344E7"/>
    <w:rsid w:val="00834561"/>
    <w:rsid w:val="00835A4C"/>
    <w:rsid w:val="00835AC3"/>
    <w:rsid w:val="00835B3E"/>
    <w:rsid w:val="00835CA5"/>
    <w:rsid w:val="0083645E"/>
    <w:rsid w:val="00836514"/>
    <w:rsid w:val="00836F3A"/>
    <w:rsid w:val="00837E1D"/>
    <w:rsid w:val="00837F11"/>
    <w:rsid w:val="00840AA8"/>
    <w:rsid w:val="00840E08"/>
    <w:rsid w:val="00841254"/>
    <w:rsid w:val="00841831"/>
    <w:rsid w:val="00841C6D"/>
    <w:rsid w:val="00841E1D"/>
    <w:rsid w:val="00841E45"/>
    <w:rsid w:val="00842986"/>
    <w:rsid w:val="008429FF"/>
    <w:rsid w:val="00842BD8"/>
    <w:rsid w:val="00843719"/>
    <w:rsid w:val="008439E1"/>
    <w:rsid w:val="00843E97"/>
    <w:rsid w:val="00844BF8"/>
    <w:rsid w:val="00844E42"/>
    <w:rsid w:val="00845E36"/>
    <w:rsid w:val="00846B36"/>
    <w:rsid w:val="00846C8B"/>
    <w:rsid w:val="00847095"/>
    <w:rsid w:val="008471D0"/>
    <w:rsid w:val="0084768F"/>
    <w:rsid w:val="00847AE2"/>
    <w:rsid w:val="00847C91"/>
    <w:rsid w:val="00847E33"/>
    <w:rsid w:val="00847E84"/>
    <w:rsid w:val="008508BC"/>
    <w:rsid w:val="00852026"/>
    <w:rsid w:val="008522CC"/>
    <w:rsid w:val="008526A9"/>
    <w:rsid w:val="008528B9"/>
    <w:rsid w:val="00852A71"/>
    <w:rsid w:val="00852EE5"/>
    <w:rsid w:val="008534A6"/>
    <w:rsid w:val="008534D7"/>
    <w:rsid w:val="00854AD6"/>
    <w:rsid w:val="00854E1F"/>
    <w:rsid w:val="0085503F"/>
    <w:rsid w:val="00855789"/>
    <w:rsid w:val="008562A8"/>
    <w:rsid w:val="008564DF"/>
    <w:rsid w:val="00856CB7"/>
    <w:rsid w:val="008575CB"/>
    <w:rsid w:val="00857842"/>
    <w:rsid w:val="00857B5D"/>
    <w:rsid w:val="00860046"/>
    <w:rsid w:val="00860300"/>
    <w:rsid w:val="00860F5C"/>
    <w:rsid w:val="008616B3"/>
    <w:rsid w:val="00862743"/>
    <w:rsid w:val="00862A13"/>
    <w:rsid w:val="00862C51"/>
    <w:rsid w:val="00863052"/>
    <w:rsid w:val="0086311A"/>
    <w:rsid w:val="00863432"/>
    <w:rsid w:val="00863616"/>
    <w:rsid w:val="00863808"/>
    <w:rsid w:val="00863A38"/>
    <w:rsid w:val="00863D68"/>
    <w:rsid w:val="008646F9"/>
    <w:rsid w:val="00864E2A"/>
    <w:rsid w:val="008650CD"/>
    <w:rsid w:val="008652BE"/>
    <w:rsid w:val="008659EE"/>
    <w:rsid w:val="00865D01"/>
    <w:rsid w:val="00865FDA"/>
    <w:rsid w:val="00866D0E"/>
    <w:rsid w:val="00866F67"/>
    <w:rsid w:val="0086717B"/>
    <w:rsid w:val="00867750"/>
    <w:rsid w:val="0086D5C2"/>
    <w:rsid w:val="0087004A"/>
    <w:rsid w:val="00870117"/>
    <w:rsid w:val="00870699"/>
    <w:rsid w:val="00870924"/>
    <w:rsid w:val="00872351"/>
    <w:rsid w:val="00872CA5"/>
    <w:rsid w:val="008731ED"/>
    <w:rsid w:val="008734E0"/>
    <w:rsid w:val="008736E3"/>
    <w:rsid w:val="0087387D"/>
    <w:rsid w:val="00873989"/>
    <w:rsid w:val="00873B2D"/>
    <w:rsid w:val="00873CF5"/>
    <w:rsid w:val="00873D1F"/>
    <w:rsid w:val="00874661"/>
    <w:rsid w:val="00874A7F"/>
    <w:rsid w:val="00874E93"/>
    <w:rsid w:val="00875723"/>
    <w:rsid w:val="008757DF"/>
    <w:rsid w:val="0087592F"/>
    <w:rsid w:val="0087596E"/>
    <w:rsid w:val="00875CE7"/>
    <w:rsid w:val="00876536"/>
    <w:rsid w:val="00876B31"/>
    <w:rsid w:val="00876BD9"/>
    <w:rsid w:val="0087798B"/>
    <w:rsid w:val="00880188"/>
    <w:rsid w:val="008803E8"/>
    <w:rsid w:val="00880AAE"/>
    <w:rsid w:val="00881692"/>
    <w:rsid w:val="0088215E"/>
    <w:rsid w:val="008824BE"/>
    <w:rsid w:val="00882EA0"/>
    <w:rsid w:val="00883459"/>
    <w:rsid w:val="00883618"/>
    <w:rsid w:val="00883DD0"/>
    <w:rsid w:val="0088421C"/>
    <w:rsid w:val="008846A3"/>
    <w:rsid w:val="00884C86"/>
    <w:rsid w:val="008874E8"/>
    <w:rsid w:val="0089078A"/>
    <w:rsid w:val="00890AEC"/>
    <w:rsid w:val="0089157A"/>
    <w:rsid w:val="00891BFF"/>
    <w:rsid w:val="00891C1C"/>
    <w:rsid w:val="0089207B"/>
    <w:rsid w:val="00892375"/>
    <w:rsid w:val="00893684"/>
    <w:rsid w:val="0089449C"/>
    <w:rsid w:val="0089451F"/>
    <w:rsid w:val="008946A0"/>
    <w:rsid w:val="00894867"/>
    <w:rsid w:val="00894F55"/>
    <w:rsid w:val="00895059"/>
    <w:rsid w:val="00895376"/>
    <w:rsid w:val="00895628"/>
    <w:rsid w:val="00897647"/>
    <w:rsid w:val="00897AAE"/>
    <w:rsid w:val="008A00A5"/>
    <w:rsid w:val="008A0289"/>
    <w:rsid w:val="008A02BA"/>
    <w:rsid w:val="008A0377"/>
    <w:rsid w:val="008A0457"/>
    <w:rsid w:val="008A055D"/>
    <w:rsid w:val="008A06C7"/>
    <w:rsid w:val="008A0ED9"/>
    <w:rsid w:val="008A1661"/>
    <w:rsid w:val="008A1774"/>
    <w:rsid w:val="008A1822"/>
    <w:rsid w:val="008A1940"/>
    <w:rsid w:val="008A19FB"/>
    <w:rsid w:val="008A2306"/>
    <w:rsid w:val="008A24AA"/>
    <w:rsid w:val="008A2798"/>
    <w:rsid w:val="008A27CB"/>
    <w:rsid w:val="008A28EF"/>
    <w:rsid w:val="008A2C6C"/>
    <w:rsid w:val="008A3777"/>
    <w:rsid w:val="008A393C"/>
    <w:rsid w:val="008A3A6A"/>
    <w:rsid w:val="008A3B60"/>
    <w:rsid w:val="008A4501"/>
    <w:rsid w:val="008A451D"/>
    <w:rsid w:val="008A4B6A"/>
    <w:rsid w:val="008A4F68"/>
    <w:rsid w:val="008A53BE"/>
    <w:rsid w:val="008A6DC4"/>
    <w:rsid w:val="008A6EB4"/>
    <w:rsid w:val="008A72BD"/>
    <w:rsid w:val="008A796B"/>
    <w:rsid w:val="008A7A0A"/>
    <w:rsid w:val="008A7E9B"/>
    <w:rsid w:val="008B02FE"/>
    <w:rsid w:val="008B15EB"/>
    <w:rsid w:val="008B16DA"/>
    <w:rsid w:val="008B1B4E"/>
    <w:rsid w:val="008B22F7"/>
    <w:rsid w:val="008B2463"/>
    <w:rsid w:val="008B2A9B"/>
    <w:rsid w:val="008B3060"/>
    <w:rsid w:val="008B30E7"/>
    <w:rsid w:val="008B3231"/>
    <w:rsid w:val="008B33FE"/>
    <w:rsid w:val="008B39CF"/>
    <w:rsid w:val="008B3BC2"/>
    <w:rsid w:val="008B3F29"/>
    <w:rsid w:val="008B46A9"/>
    <w:rsid w:val="008B5224"/>
    <w:rsid w:val="008B5343"/>
    <w:rsid w:val="008B70B2"/>
    <w:rsid w:val="008B735C"/>
    <w:rsid w:val="008C0B56"/>
    <w:rsid w:val="008C0BDA"/>
    <w:rsid w:val="008C0D32"/>
    <w:rsid w:val="008C0EE6"/>
    <w:rsid w:val="008C1786"/>
    <w:rsid w:val="008C1ACF"/>
    <w:rsid w:val="008C1AF3"/>
    <w:rsid w:val="008C21CB"/>
    <w:rsid w:val="008C27AA"/>
    <w:rsid w:val="008C3477"/>
    <w:rsid w:val="008C44B0"/>
    <w:rsid w:val="008C475A"/>
    <w:rsid w:val="008C5377"/>
    <w:rsid w:val="008C5407"/>
    <w:rsid w:val="008C58D0"/>
    <w:rsid w:val="008C5D89"/>
    <w:rsid w:val="008C6406"/>
    <w:rsid w:val="008C651F"/>
    <w:rsid w:val="008C659E"/>
    <w:rsid w:val="008C66F5"/>
    <w:rsid w:val="008C66FD"/>
    <w:rsid w:val="008C6BA4"/>
    <w:rsid w:val="008C6CFB"/>
    <w:rsid w:val="008C6D41"/>
    <w:rsid w:val="008C7CB3"/>
    <w:rsid w:val="008C8C04"/>
    <w:rsid w:val="008D02FD"/>
    <w:rsid w:val="008D0A74"/>
    <w:rsid w:val="008D0FC6"/>
    <w:rsid w:val="008D129F"/>
    <w:rsid w:val="008D1431"/>
    <w:rsid w:val="008D1BA3"/>
    <w:rsid w:val="008D1C8C"/>
    <w:rsid w:val="008D1D1A"/>
    <w:rsid w:val="008D2317"/>
    <w:rsid w:val="008D2439"/>
    <w:rsid w:val="008D2B0A"/>
    <w:rsid w:val="008D331F"/>
    <w:rsid w:val="008D39EE"/>
    <w:rsid w:val="008D3EF5"/>
    <w:rsid w:val="008D40F0"/>
    <w:rsid w:val="008D46A3"/>
    <w:rsid w:val="008D4AFC"/>
    <w:rsid w:val="008D4C29"/>
    <w:rsid w:val="008D5297"/>
    <w:rsid w:val="008D5753"/>
    <w:rsid w:val="008D58CD"/>
    <w:rsid w:val="008D5E6A"/>
    <w:rsid w:val="008D5EB5"/>
    <w:rsid w:val="008D60AD"/>
    <w:rsid w:val="008D6241"/>
    <w:rsid w:val="008D62AC"/>
    <w:rsid w:val="008D6410"/>
    <w:rsid w:val="008D6C27"/>
    <w:rsid w:val="008D791F"/>
    <w:rsid w:val="008D79B5"/>
    <w:rsid w:val="008E1412"/>
    <w:rsid w:val="008E17C3"/>
    <w:rsid w:val="008E1FBD"/>
    <w:rsid w:val="008E229D"/>
    <w:rsid w:val="008E251D"/>
    <w:rsid w:val="008E2696"/>
    <w:rsid w:val="008E2902"/>
    <w:rsid w:val="008E29C4"/>
    <w:rsid w:val="008E2E39"/>
    <w:rsid w:val="008E2E73"/>
    <w:rsid w:val="008E33C8"/>
    <w:rsid w:val="008E3657"/>
    <w:rsid w:val="008E3FC7"/>
    <w:rsid w:val="008E4029"/>
    <w:rsid w:val="008E409A"/>
    <w:rsid w:val="008E420F"/>
    <w:rsid w:val="008E6B7A"/>
    <w:rsid w:val="008E6CE9"/>
    <w:rsid w:val="008E6D44"/>
    <w:rsid w:val="008E6E9A"/>
    <w:rsid w:val="008E7408"/>
    <w:rsid w:val="008F0696"/>
    <w:rsid w:val="008F0C1F"/>
    <w:rsid w:val="008F0D63"/>
    <w:rsid w:val="008F12EF"/>
    <w:rsid w:val="008F1AC9"/>
    <w:rsid w:val="008F1F23"/>
    <w:rsid w:val="008F2662"/>
    <w:rsid w:val="008F28F5"/>
    <w:rsid w:val="008F2A22"/>
    <w:rsid w:val="008F2B95"/>
    <w:rsid w:val="008F38DB"/>
    <w:rsid w:val="008F41EA"/>
    <w:rsid w:val="008F43CC"/>
    <w:rsid w:val="008F49F6"/>
    <w:rsid w:val="008F4FF4"/>
    <w:rsid w:val="008F5907"/>
    <w:rsid w:val="008F5989"/>
    <w:rsid w:val="008F59F9"/>
    <w:rsid w:val="008F5AF7"/>
    <w:rsid w:val="008F6283"/>
    <w:rsid w:val="008F63DA"/>
    <w:rsid w:val="008F64FA"/>
    <w:rsid w:val="008F6A36"/>
    <w:rsid w:val="008F6EF5"/>
    <w:rsid w:val="008F76EE"/>
    <w:rsid w:val="00900025"/>
    <w:rsid w:val="00900644"/>
    <w:rsid w:val="00900A24"/>
    <w:rsid w:val="00900C88"/>
    <w:rsid w:val="00901173"/>
    <w:rsid w:val="009012EC"/>
    <w:rsid w:val="00901433"/>
    <w:rsid w:val="00901602"/>
    <w:rsid w:val="0090177F"/>
    <w:rsid w:val="00901889"/>
    <w:rsid w:val="00901961"/>
    <w:rsid w:val="00901B0B"/>
    <w:rsid w:val="00902FF6"/>
    <w:rsid w:val="00903262"/>
    <w:rsid w:val="009034D7"/>
    <w:rsid w:val="009035FF"/>
    <w:rsid w:val="009036E5"/>
    <w:rsid w:val="00903B8B"/>
    <w:rsid w:val="00903D72"/>
    <w:rsid w:val="00903FBB"/>
    <w:rsid w:val="00903FED"/>
    <w:rsid w:val="0090418C"/>
    <w:rsid w:val="009041CB"/>
    <w:rsid w:val="009049F2"/>
    <w:rsid w:val="00904BD3"/>
    <w:rsid w:val="00905C0B"/>
    <w:rsid w:val="00905F12"/>
    <w:rsid w:val="009067C4"/>
    <w:rsid w:val="0090693F"/>
    <w:rsid w:val="00906DB6"/>
    <w:rsid w:val="00906F93"/>
    <w:rsid w:val="00907838"/>
    <w:rsid w:val="00907864"/>
    <w:rsid w:val="00907A81"/>
    <w:rsid w:val="00907D80"/>
    <w:rsid w:val="009104F9"/>
    <w:rsid w:val="009106A5"/>
    <w:rsid w:val="009106E8"/>
    <w:rsid w:val="0091089D"/>
    <w:rsid w:val="00910956"/>
    <w:rsid w:val="00910A14"/>
    <w:rsid w:val="00910EE2"/>
    <w:rsid w:val="00912278"/>
    <w:rsid w:val="0091285E"/>
    <w:rsid w:val="00912DF1"/>
    <w:rsid w:val="0091354D"/>
    <w:rsid w:val="009135CF"/>
    <w:rsid w:val="00913EA5"/>
    <w:rsid w:val="00914238"/>
    <w:rsid w:val="0091438D"/>
    <w:rsid w:val="009143B6"/>
    <w:rsid w:val="009144BB"/>
    <w:rsid w:val="009146B4"/>
    <w:rsid w:val="009150E5"/>
    <w:rsid w:val="0091532A"/>
    <w:rsid w:val="00915D90"/>
    <w:rsid w:val="0091619B"/>
    <w:rsid w:val="00916847"/>
    <w:rsid w:val="00916F7F"/>
    <w:rsid w:val="009172E6"/>
    <w:rsid w:val="009178B8"/>
    <w:rsid w:val="00917E77"/>
    <w:rsid w:val="00917F74"/>
    <w:rsid w:val="0092071A"/>
    <w:rsid w:val="00920FC0"/>
    <w:rsid w:val="009222C5"/>
    <w:rsid w:val="00922691"/>
    <w:rsid w:val="0092368F"/>
    <w:rsid w:val="00923936"/>
    <w:rsid w:val="009239C2"/>
    <w:rsid w:val="009239D1"/>
    <w:rsid w:val="00923B79"/>
    <w:rsid w:val="0092422F"/>
    <w:rsid w:val="0092499C"/>
    <w:rsid w:val="00925C72"/>
    <w:rsid w:val="0092603B"/>
    <w:rsid w:val="009263AB"/>
    <w:rsid w:val="00926457"/>
    <w:rsid w:val="009264FF"/>
    <w:rsid w:val="009268B7"/>
    <w:rsid w:val="00926FE6"/>
    <w:rsid w:val="009277EC"/>
    <w:rsid w:val="00927817"/>
    <w:rsid w:val="00927C8F"/>
    <w:rsid w:val="00930004"/>
    <w:rsid w:val="00930697"/>
    <w:rsid w:val="00930AE1"/>
    <w:rsid w:val="00931B64"/>
    <w:rsid w:val="0093277C"/>
    <w:rsid w:val="0093283B"/>
    <w:rsid w:val="00932F25"/>
    <w:rsid w:val="00933002"/>
    <w:rsid w:val="009334A8"/>
    <w:rsid w:val="009334C7"/>
    <w:rsid w:val="00933AED"/>
    <w:rsid w:val="00933B01"/>
    <w:rsid w:val="0093424D"/>
    <w:rsid w:val="00934628"/>
    <w:rsid w:val="009347F8"/>
    <w:rsid w:val="00934AAD"/>
    <w:rsid w:val="00934AD2"/>
    <w:rsid w:val="00934F68"/>
    <w:rsid w:val="009355F8"/>
    <w:rsid w:val="00935890"/>
    <w:rsid w:val="009361B1"/>
    <w:rsid w:val="00936283"/>
    <w:rsid w:val="00936693"/>
    <w:rsid w:val="009367F2"/>
    <w:rsid w:val="00936AEA"/>
    <w:rsid w:val="00936F36"/>
    <w:rsid w:val="009370C2"/>
    <w:rsid w:val="0093755D"/>
    <w:rsid w:val="009379B1"/>
    <w:rsid w:val="00937BD6"/>
    <w:rsid w:val="00937FF1"/>
    <w:rsid w:val="00940255"/>
    <w:rsid w:val="0094088E"/>
    <w:rsid w:val="00940B24"/>
    <w:rsid w:val="00940F1E"/>
    <w:rsid w:val="009412BA"/>
    <w:rsid w:val="00941AD8"/>
    <w:rsid w:val="00941F59"/>
    <w:rsid w:val="00941F7A"/>
    <w:rsid w:val="00942403"/>
    <w:rsid w:val="00942480"/>
    <w:rsid w:val="00942883"/>
    <w:rsid w:val="00942A71"/>
    <w:rsid w:val="00942BA4"/>
    <w:rsid w:val="00943057"/>
    <w:rsid w:val="009432EF"/>
    <w:rsid w:val="009438B5"/>
    <w:rsid w:val="009439D0"/>
    <w:rsid w:val="00944552"/>
    <w:rsid w:val="00944B8B"/>
    <w:rsid w:val="00945633"/>
    <w:rsid w:val="0094564B"/>
    <w:rsid w:val="009458AF"/>
    <w:rsid w:val="00945A15"/>
    <w:rsid w:val="0094614D"/>
    <w:rsid w:val="009467DE"/>
    <w:rsid w:val="00947601"/>
    <w:rsid w:val="00947CD1"/>
    <w:rsid w:val="0095016B"/>
    <w:rsid w:val="00950B56"/>
    <w:rsid w:val="00950C88"/>
    <w:rsid w:val="00951033"/>
    <w:rsid w:val="00951893"/>
    <w:rsid w:val="009520DF"/>
    <w:rsid w:val="009525F6"/>
    <w:rsid w:val="0095349A"/>
    <w:rsid w:val="00953571"/>
    <w:rsid w:val="009539E1"/>
    <w:rsid w:val="00953DDC"/>
    <w:rsid w:val="00954829"/>
    <w:rsid w:val="00955577"/>
    <w:rsid w:val="00956041"/>
    <w:rsid w:val="0095627C"/>
    <w:rsid w:val="009569A0"/>
    <w:rsid w:val="009569F5"/>
    <w:rsid w:val="00956CAB"/>
    <w:rsid w:val="00957D43"/>
    <w:rsid w:val="0096032D"/>
    <w:rsid w:val="009612F8"/>
    <w:rsid w:val="009614FD"/>
    <w:rsid w:val="0096231B"/>
    <w:rsid w:val="009623DB"/>
    <w:rsid w:val="009625A2"/>
    <w:rsid w:val="0096319D"/>
    <w:rsid w:val="00963371"/>
    <w:rsid w:val="00963B41"/>
    <w:rsid w:val="00964472"/>
    <w:rsid w:val="0096475F"/>
    <w:rsid w:val="009648A3"/>
    <w:rsid w:val="009652D0"/>
    <w:rsid w:val="00965303"/>
    <w:rsid w:val="00965812"/>
    <w:rsid w:val="009658D8"/>
    <w:rsid w:val="00966444"/>
    <w:rsid w:val="00966A04"/>
    <w:rsid w:val="00966BC4"/>
    <w:rsid w:val="00967005"/>
    <w:rsid w:val="009670D0"/>
    <w:rsid w:val="00967B4D"/>
    <w:rsid w:val="009704FE"/>
    <w:rsid w:val="00970576"/>
    <w:rsid w:val="00970F1B"/>
    <w:rsid w:val="00971048"/>
    <w:rsid w:val="00971B52"/>
    <w:rsid w:val="00971CBA"/>
    <w:rsid w:val="0097245D"/>
    <w:rsid w:val="009724F6"/>
    <w:rsid w:val="009725D5"/>
    <w:rsid w:val="00972718"/>
    <w:rsid w:val="009730D2"/>
    <w:rsid w:val="0097334C"/>
    <w:rsid w:val="00973395"/>
    <w:rsid w:val="009734DA"/>
    <w:rsid w:val="00973513"/>
    <w:rsid w:val="009735C8"/>
    <w:rsid w:val="00974266"/>
    <w:rsid w:val="0097465F"/>
    <w:rsid w:val="00974C0B"/>
    <w:rsid w:val="009753D1"/>
    <w:rsid w:val="009754D0"/>
    <w:rsid w:val="00975C54"/>
    <w:rsid w:val="0097624A"/>
    <w:rsid w:val="009762BC"/>
    <w:rsid w:val="009767D1"/>
    <w:rsid w:val="00977380"/>
    <w:rsid w:val="00977414"/>
    <w:rsid w:val="00980148"/>
    <w:rsid w:val="0098017E"/>
    <w:rsid w:val="00981488"/>
    <w:rsid w:val="00981717"/>
    <w:rsid w:val="00981781"/>
    <w:rsid w:val="009819B5"/>
    <w:rsid w:val="009829FE"/>
    <w:rsid w:val="00983354"/>
    <w:rsid w:val="00983A07"/>
    <w:rsid w:val="00983A7A"/>
    <w:rsid w:val="0098450F"/>
    <w:rsid w:val="009845B7"/>
    <w:rsid w:val="00984B32"/>
    <w:rsid w:val="00984C93"/>
    <w:rsid w:val="00985184"/>
    <w:rsid w:val="0098568A"/>
    <w:rsid w:val="00985B14"/>
    <w:rsid w:val="00986009"/>
    <w:rsid w:val="00986912"/>
    <w:rsid w:val="00986E92"/>
    <w:rsid w:val="00986F16"/>
    <w:rsid w:val="0098798C"/>
    <w:rsid w:val="00987E6C"/>
    <w:rsid w:val="00987F93"/>
    <w:rsid w:val="009902B5"/>
    <w:rsid w:val="00990C0A"/>
    <w:rsid w:val="0099103B"/>
    <w:rsid w:val="009911EE"/>
    <w:rsid w:val="00991DBF"/>
    <w:rsid w:val="0099365C"/>
    <w:rsid w:val="009936C2"/>
    <w:rsid w:val="009939E3"/>
    <w:rsid w:val="00993A64"/>
    <w:rsid w:val="0099405A"/>
    <w:rsid w:val="009944CA"/>
    <w:rsid w:val="009949D3"/>
    <w:rsid w:val="00994A7B"/>
    <w:rsid w:val="009953FA"/>
    <w:rsid w:val="00995949"/>
    <w:rsid w:val="009959E3"/>
    <w:rsid w:val="009964B3"/>
    <w:rsid w:val="00996E1A"/>
    <w:rsid w:val="00996E6A"/>
    <w:rsid w:val="009976F6"/>
    <w:rsid w:val="0099792B"/>
    <w:rsid w:val="00997F5B"/>
    <w:rsid w:val="009A0199"/>
    <w:rsid w:val="009A042B"/>
    <w:rsid w:val="009A0688"/>
    <w:rsid w:val="009A070B"/>
    <w:rsid w:val="009A08B2"/>
    <w:rsid w:val="009A0FB2"/>
    <w:rsid w:val="009A24FB"/>
    <w:rsid w:val="009A251E"/>
    <w:rsid w:val="009A29AD"/>
    <w:rsid w:val="009A2D99"/>
    <w:rsid w:val="009A3536"/>
    <w:rsid w:val="009A36E6"/>
    <w:rsid w:val="009A3FBE"/>
    <w:rsid w:val="009A44F7"/>
    <w:rsid w:val="009A4F22"/>
    <w:rsid w:val="009A5884"/>
    <w:rsid w:val="009A6516"/>
    <w:rsid w:val="009A6CBE"/>
    <w:rsid w:val="009A6F2D"/>
    <w:rsid w:val="009A6F3A"/>
    <w:rsid w:val="009A7076"/>
    <w:rsid w:val="009A7532"/>
    <w:rsid w:val="009A7807"/>
    <w:rsid w:val="009A7964"/>
    <w:rsid w:val="009A798F"/>
    <w:rsid w:val="009B04F6"/>
    <w:rsid w:val="009B1BE1"/>
    <w:rsid w:val="009B1DAA"/>
    <w:rsid w:val="009B2280"/>
    <w:rsid w:val="009B234A"/>
    <w:rsid w:val="009B2F2D"/>
    <w:rsid w:val="009B3743"/>
    <w:rsid w:val="009B4C39"/>
    <w:rsid w:val="009B4C99"/>
    <w:rsid w:val="009B4EDA"/>
    <w:rsid w:val="009B5237"/>
    <w:rsid w:val="009B52D4"/>
    <w:rsid w:val="009B5893"/>
    <w:rsid w:val="009B5B65"/>
    <w:rsid w:val="009B5BAA"/>
    <w:rsid w:val="009B5ED3"/>
    <w:rsid w:val="009B607A"/>
    <w:rsid w:val="009B646B"/>
    <w:rsid w:val="009B7054"/>
    <w:rsid w:val="009B77E3"/>
    <w:rsid w:val="009B7BBA"/>
    <w:rsid w:val="009BE4F2"/>
    <w:rsid w:val="009C01A9"/>
    <w:rsid w:val="009C0834"/>
    <w:rsid w:val="009C15CD"/>
    <w:rsid w:val="009C1631"/>
    <w:rsid w:val="009C18C9"/>
    <w:rsid w:val="009C1B77"/>
    <w:rsid w:val="009C212B"/>
    <w:rsid w:val="009C2414"/>
    <w:rsid w:val="009C26ED"/>
    <w:rsid w:val="009C284E"/>
    <w:rsid w:val="009C2A7D"/>
    <w:rsid w:val="009C2EB3"/>
    <w:rsid w:val="009C2F8C"/>
    <w:rsid w:val="009C2FD9"/>
    <w:rsid w:val="009C3012"/>
    <w:rsid w:val="009C3809"/>
    <w:rsid w:val="009C4A30"/>
    <w:rsid w:val="009C5F0B"/>
    <w:rsid w:val="009C705E"/>
    <w:rsid w:val="009C72DD"/>
    <w:rsid w:val="009C7393"/>
    <w:rsid w:val="009C7C1F"/>
    <w:rsid w:val="009D108E"/>
    <w:rsid w:val="009D16A5"/>
    <w:rsid w:val="009D1736"/>
    <w:rsid w:val="009D193D"/>
    <w:rsid w:val="009D1EC5"/>
    <w:rsid w:val="009D210B"/>
    <w:rsid w:val="009D2110"/>
    <w:rsid w:val="009D2534"/>
    <w:rsid w:val="009D275C"/>
    <w:rsid w:val="009D2E54"/>
    <w:rsid w:val="009D31B9"/>
    <w:rsid w:val="009D368A"/>
    <w:rsid w:val="009D3911"/>
    <w:rsid w:val="009D3939"/>
    <w:rsid w:val="009D3F5A"/>
    <w:rsid w:val="009D3F7F"/>
    <w:rsid w:val="009D4265"/>
    <w:rsid w:val="009D429E"/>
    <w:rsid w:val="009D42F8"/>
    <w:rsid w:val="009D435D"/>
    <w:rsid w:val="009D4476"/>
    <w:rsid w:val="009D4AC2"/>
    <w:rsid w:val="009D4BBB"/>
    <w:rsid w:val="009D4F25"/>
    <w:rsid w:val="009D5284"/>
    <w:rsid w:val="009D5365"/>
    <w:rsid w:val="009D5ECD"/>
    <w:rsid w:val="009D65D1"/>
    <w:rsid w:val="009D6A5C"/>
    <w:rsid w:val="009D7752"/>
    <w:rsid w:val="009D7A46"/>
    <w:rsid w:val="009E0049"/>
    <w:rsid w:val="009E06FD"/>
    <w:rsid w:val="009E0B3D"/>
    <w:rsid w:val="009E154A"/>
    <w:rsid w:val="009E1581"/>
    <w:rsid w:val="009E15F4"/>
    <w:rsid w:val="009E1C95"/>
    <w:rsid w:val="009E2871"/>
    <w:rsid w:val="009E2F92"/>
    <w:rsid w:val="009E322B"/>
    <w:rsid w:val="009E335C"/>
    <w:rsid w:val="009E3FEB"/>
    <w:rsid w:val="009E40F1"/>
    <w:rsid w:val="009E4263"/>
    <w:rsid w:val="009E45DE"/>
    <w:rsid w:val="009E465E"/>
    <w:rsid w:val="009E4745"/>
    <w:rsid w:val="009E47C6"/>
    <w:rsid w:val="009E4B99"/>
    <w:rsid w:val="009E5320"/>
    <w:rsid w:val="009E53CD"/>
    <w:rsid w:val="009E57BB"/>
    <w:rsid w:val="009E5A52"/>
    <w:rsid w:val="009E5C0C"/>
    <w:rsid w:val="009E5DE2"/>
    <w:rsid w:val="009E5F8F"/>
    <w:rsid w:val="009E659B"/>
    <w:rsid w:val="009E6838"/>
    <w:rsid w:val="009E693E"/>
    <w:rsid w:val="009E6BD3"/>
    <w:rsid w:val="009E6C6A"/>
    <w:rsid w:val="009E6DD6"/>
    <w:rsid w:val="009E7B58"/>
    <w:rsid w:val="009F039E"/>
    <w:rsid w:val="009F06B8"/>
    <w:rsid w:val="009F0D78"/>
    <w:rsid w:val="009F10BD"/>
    <w:rsid w:val="009F16E9"/>
    <w:rsid w:val="009F1F39"/>
    <w:rsid w:val="009F258A"/>
    <w:rsid w:val="009F2F9C"/>
    <w:rsid w:val="009F364B"/>
    <w:rsid w:val="009F398F"/>
    <w:rsid w:val="009F3E50"/>
    <w:rsid w:val="009F4B2B"/>
    <w:rsid w:val="009F4F8D"/>
    <w:rsid w:val="009F5049"/>
    <w:rsid w:val="009F508D"/>
    <w:rsid w:val="009F5151"/>
    <w:rsid w:val="009F581A"/>
    <w:rsid w:val="009F5B82"/>
    <w:rsid w:val="009F5D77"/>
    <w:rsid w:val="009F69E1"/>
    <w:rsid w:val="009F7578"/>
    <w:rsid w:val="009F7826"/>
    <w:rsid w:val="009F78AA"/>
    <w:rsid w:val="009F78E8"/>
    <w:rsid w:val="009F7E76"/>
    <w:rsid w:val="009FAE30"/>
    <w:rsid w:val="00A00382"/>
    <w:rsid w:val="00A0083F"/>
    <w:rsid w:val="00A01416"/>
    <w:rsid w:val="00A02119"/>
    <w:rsid w:val="00A021D7"/>
    <w:rsid w:val="00A0297B"/>
    <w:rsid w:val="00A02D36"/>
    <w:rsid w:val="00A033F8"/>
    <w:rsid w:val="00A034E3"/>
    <w:rsid w:val="00A03711"/>
    <w:rsid w:val="00A037BF"/>
    <w:rsid w:val="00A03B59"/>
    <w:rsid w:val="00A03C43"/>
    <w:rsid w:val="00A03C92"/>
    <w:rsid w:val="00A0487A"/>
    <w:rsid w:val="00A04C93"/>
    <w:rsid w:val="00A0509A"/>
    <w:rsid w:val="00A0630A"/>
    <w:rsid w:val="00A06930"/>
    <w:rsid w:val="00A06DA5"/>
    <w:rsid w:val="00A06FB7"/>
    <w:rsid w:val="00A073E4"/>
    <w:rsid w:val="00A0762B"/>
    <w:rsid w:val="00A0777D"/>
    <w:rsid w:val="00A10780"/>
    <w:rsid w:val="00A10C1D"/>
    <w:rsid w:val="00A11021"/>
    <w:rsid w:val="00A1152A"/>
    <w:rsid w:val="00A11806"/>
    <w:rsid w:val="00A11A6D"/>
    <w:rsid w:val="00A11A9A"/>
    <w:rsid w:val="00A11E07"/>
    <w:rsid w:val="00A12B3A"/>
    <w:rsid w:val="00A12FE6"/>
    <w:rsid w:val="00A13880"/>
    <w:rsid w:val="00A14A24"/>
    <w:rsid w:val="00A14AAE"/>
    <w:rsid w:val="00A14BBB"/>
    <w:rsid w:val="00A14F0F"/>
    <w:rsid w:val="00A15684"/>
    <w:rsid w:val="00A157F4"/>
    <w:rsid w:val="00A15A67"/>
    <w:rsid w:val="00A15DEE"/>
    <w:rsid w:val="00A15F9D"/>
    <w:rsid w:val="00A16576"/>
    <w:rsid w:val="00A2090A"/>
    <w:rsid w:val="00A20AE0"/>
    <w:rsid w:val="00A20E8F"/>
    <w:rsid w:val="00A214A7"/>
    <w:rsid w:val="00A21EF9"/>
    <w:rsid w:val="00A22229"/>
    <w:rsid w:val="00A22281"/>
    <w:rsid w:val="00A2234B"/>
    <w:rsid w:val="00A226CF"/>
    <w:rsid w:val="00A2296D"/>
    <w:rsid w:val="00A2343C"/>
    <w:rsid w:val="00A2343F"/>
    <w:rsid w:val="00A2344F"/>
    <w:rsid w:val="00A24933"/>
    <w:rsid w:val="00A24ED6"/>
    <w:rsid w:val="00A252C0"/>
    <w:rsid w:val="00A25461"/>
    <w:rsid w:val="00A25535"/>
    <w:rsid w:val="00A269EE"/>
    <w:rsid w:val="00A26BF5"/>
    <w:rsid w:val="00A26C10"/>
    <w:rsid w:val="00A26D6B"/>
    <w:rsid w:val="00A26EEB"/>
    <w:rsid w:val="00A277CD"/>
    <w:rsid w:val="00A27F37"/>
    <w:rsid w:val="00A3002F"/>
    <w:rsid w:val="00A302D7"/>
    <w:rsid w:val="00A305CC"/>
    <w:rsid w:val="00A30A6F"/>
    <w:rsid w:val="00A31788"/>
    <w:rsid w:val="00A31A52"/>
    <w:rsid w:val="00A322F5"/>
    <w:rsid w:val="00A32BC2"/>
    <w:rsid w:val="00A32CDA"/>
    <w:rsid w:val="00A32D6A"/>
    <w:rsid w:val="00A33134"/>
    <w:rsid w:val="00A332D3"/>
    <w:rsid w:val="00A33A9A"/>
    <w:rsid w:val="00A33B26"/>
    <w:rsid w:val="00A33F4B"/>
    <w:rsid w:val="00A34870"/>
    <w:rsid w:val="00A34FBB"/>
    <w:rsid w:val="00A3511A"/>
    <w:rsid w:val="00A35C9A"/>
    <w:rsid w:val="00A35E20"/>
    <w:rsid w:val="00A35F9E"/>
    <w:rsid w:val="00A360BE"/>
    <w:rsid w:val="00A36790"/>
    <w:rsid w:val="00A36C76"/>
    <w:rsid w:val="00A36F99"/>
    <w:rsid w:val="00A374F9"/>
    <w:rsid w:val="00A377EC"/>
    <w:rsid w:val="00A37850"/>
    <w:rsid w:val="00A37AC9"/>
    <w:rsid w:val="00A3C99F"/>
    <w:rsid w:val="00A401D6"/>
    <w:rsid w:val="00A404EE"/>
    <w:rsid w:val="00A40B38"/>
    <w:rsid w:val="00A40DBC"/>
    <w:rsid w:val="00A410E9"/>
    <w:rsid w:val="00A414B6"/>
    <w:rsid w:val="00A414F2"/>
    <w:rsid w:val="00A417D4"/>
    <w:rsid w:val="00A42963"/>
    <w:rsid w:val="00A42B1C"/>
    <w:rsid w:val="00A42C79"/>
    <w:rsid w:val="00A44188"/>
    <w:rsid w:val="00A44260"/>
    <w:rsid w:val="00A45078"/>
    <w:rsid w:val="00A450D6"/>
    <w:rsid w:val="00A45BAE"/>
    <w:rsid w:val="00A45C05"/>
    <w:rsid w:val="00A475AA"/>
    <w:rsid w:val="00A47A5D"/>
    <w:rsid w:val="00A50196"/>
    <w:rsid w:val="00A50C71"/>
    <w:rsid w:val="00A513B1"/>
    <w:rsid w:val="00A51421"/>
    <w:rsid w:val="00A51423"/>
    <w:rsid w:val="00A5148D"/>
    <w:rsid w:val="00A5180A"/>
    <w:rsid w:val="00A519A6"/>
    <w:rsid w:val="00A52248"/>
    <w:rsid w:val="00A52C2D"/>
    <w:rsid w:val="00A53549"/>
    <w:rsid w:val="00A5366C"/>
    <w:rsid w:val="00A5373A"/>
    <w:rsid w:val="00A539F6"/>
    <w:rsid w:val="00A53A82"/>
    <w:rsid w:val="00A53D9B"/>
    <w:rsid w:val="00A5411F"/>
    <w:rsid w:val="00A541C0"/>
    <w:rsid w:val="00A554B4"/>
    <w:rsid w:val="00A55E1C"/>
    <w:rsid w:val="00A5614F"/>
    <w:rsid w:val="00A56A8E"/>
    <w:rsid w:val="00A574BC"/>
    <w:rsid w:val="00A5757F"/>
    <w:rsid w:val="00A5799B"/>
    <w:rsid w:val="00A603E1"/>
    <w:rsid w:val="00A60BCE"/>
    <w:rsid w:val="00A60BEC"/>
    <w:rsid w:val="00A60DF4"/>
    <w:rsid w:val="00A60EF0"/>
    <w:rsid w:val="00A61471"/>
    <w:rsid w:val="00A619DB"/>
    <w:rsid w:val="00A61D1C"/>
    <w:rsid w:val="00A62038"/>
    <w:rsid w:val="00A6248E"/>
    <w:rsid w:val="00A62896"/>
    <w:rsid w:val="00A63138"/>
    <w:rsid w:val="00A6315B"/>
    <w:rsid w:val="00A639E4"/>
    <w:rsid w:val="00A6426E"/>
    <w:rsid w:val="00A64281"/>
    <w:rsid w:val="00A64656"/>
    <w:rsid w:val="00A64C18"/>
    <w:rsid w:val="00A6502E"/>
    <w:rsid w:val="00A65311"/>
    <w:rsid w:val="00A6614E"/>
    <w:rsid w:val="00A661A3"/>
    <w:rsid w:val="00A667DE"/>
    <w:rsid w:val="00A67E7B"/>
    <w:rsid w:val="00A70391"/>
    <w:rsid w:val="00A70392"/>
    <w:rsid w:val="00A706F3"/>
    <w:rsid w:val="00A70851"/>
    <w:rsid w:val="00A70C4E"/>
    <w:rsid w:val="00A70FF4"/>
    <w:rsid w:val="00A710C5"/>
    <w:rsid w:val="00A7224A"/>
    <w:rsid w:val="00A72340"/>
    <w:rsid w:val="00A727ED"/>
    <w:rsid w:val="00A72B44"/>
    <w:rsid w:val="00A72B45"/>
    <w:rsid w:val="00A72C0F"/>
    <w:rsid w:val="00A73068"/>
    <w:rsid w:val="00A732C3"/>
    <w:rsid w:val="00A737E2"/>
    <w:rsid w:val="00A741D7"/>
    <w:rsid w:val="00A74D36"/>
    <w:rsid w:val="00A751F7"/>
    <w:rsid w:val="00A75676"/>
    <w:rsid w:val="00A757D5"/>
    <w:rsid w:val="00A75A46"/>
    <w:rsid w:val="00A75F8A"/>
    <w:rsid w:val="00A7624F"/>
    <w:rsid w:val="00A76EFE"/>
    <w:rsid w:val="00A7739F"/>
    <w:rsid w:val="00A8058F"/>
    <w:rsid w:val="00A80596"/>
    <w:rsid w:val="00A80962"/>
    <w:rsid w:val="00A80C5A"/>
    <w:rsid w:val="00A80EEF"/>
    <w:rsid w:val="00A80F3C"/>
    <w:rsid w:val="00A817AA"/>
    <w:rsid w:val="00A81AB7"/>
    <w:rsid w:val="00A81CB0"/>
    <w:rsid w:val="00A821DE"/>
    <w:rsid w:val="00A8302F"/>
    <w:rsid w:val="00A83D9F"/>
    <w:rsid w:val="00A84086"/>
    <w:rsid w:val="00A843F4"/>
    <w:rsid w:val="00A84754"/>
    <w:rsid w:val="00A8500D"/>
    <w:rsid w:val="00A850C9"/>
    <w:rsid w:val="00A85D38"/>
    <w:rsid w:val="00A862E7"/>
    <w:rsid w:val="00A863A4"/>
    <w:rsid w:val="00A86599"/>
    <w:rsid w:val="00A87409"/>
    <w:rsid w:val="00A876B7"/>
    <w:rsid w:val="00A87765"/>
    <w:rsid w:val="00A879A5"/>
    <w:rsid w:val="00A87A38"/>
    <w:rsid w:val="00A87CFC"/>
    <w:rsid w:val="00A902F3"/>
    <w:rsid w:val="00A90863"/>
    <w:rsid w:val="00A914C3"/>
    <w:rsid w:val="00A91FBC"/>
    <w:rsid w:val="00A923CC"/>
    <w:rsid w:val="00A92875"/>
    <w:rsid w:val="00A9294F"/>
    <w:rsid w:val="00A92CD6"/>
    <w:rsid w:val="00A9322C"/>
    <w:rsid w:val="00A93531"/>
    <w:rsid w:val="00A93B6B"/>
    <w:rsid w:val="00A93BD6"/>
    <w:rsid w:val="00A94420"/>
    <w:rsid w:val="00A94434"/>
    <w:rsid w:val="00A9451E"/>
    <w:rsid w:val="00A94770"/>
    <w:rsid w:val="00A94C4C"/>
    <w:rsid w:val="00A94F51"/>
    <w:rsid w:val="00A951F4"/>
    <w:rsid w:val="00A956CC"/>
    <w:rsid w:val="00A95F88"/>
    <w:rsid w:val="00A96300"/>
    <w:rsid w:val="00A9735C"/>
    <w:rsid w:val="00A97D28"/>
    <w:rsid w:val="00AA00AE"/>
    <w:rsid w:val="00AA02B2"/>
    <w:rsid w:val="00AA0747"/>
    <w:rsid w:val="00AA134E"/>
    <w:rsid w:val="00AA1416"/>
    <w:rsid w:val="00AA1B76"/>
    <w:rsid w:val="00AA2958"/>
    <w:rsid w:val="00AA325A"/>
    <w:rsid w:val="00AA326C"/>
    <w:rsid w:val="00AA35A0"/>
    <w:rsid w:val="00AA3D70"/>
    <w:rsid w:val="00AA3ED6"/>
    <w:rsid w:val="00AA45A0"/>
    <w:rsid w:val="00AA4706"/>
    <w:rsid w:val="00AA48CD"/>
    <w:rsid w:val="00AA4A45"/>
    <w:rsid w:val="00AA57F4"/>
    <w:rsid w:val="00AA5BC7"/>
    <w:rsid w:val="00AA5F6A"/>
    <w:rsid w:val="00AA5F9A"/>
    <w:rsid w:val="00AA61A7"/>
    <w:rsid w:val="00AA63F6"/>
    <w:rsid w:val="00AA64F1"/>
    <w:rsid w:val="00AA68CD"/>
    <w:rsid w:val="00AA6B14"/>
    <w:rsid w:val="00AA79D8"/>
    <w:rsid w:val="00AA7FB5"/>
    <w:rsid w:val="00AB08E4"/>
    <w:rsid w:val="00AB0BA2"/>
    <w:rsid w:val="00AB0FC2"/>
    <w:rsid w:val="00AB129D"/>
    <w:rsid w:val="00AB17EE"/>
    <w:rsid w:val="00AB1885"/>
    <w:rsid w:val="00AB1B1B"/>
    <w:rsid w:val="00AB266D"/>
    <w:rsid w:val="00AB27BC"/>
    <w:rsid w:val="00AB28F8"/>
    <w:rsid w:val="00AB3067"/>
    <w:rsid w:val="00AB314F"/>
    <w:rsid w:val="00AB3F18"/>
    <w:rsid w:val="00AB4720"/>
    <w:rsid w:val="00AB4D6A"/>
    <w:rsid w:val="00AB4F76"/>
    <w:rsid w:val="00AB5454"/>
    <w:rsid w:val="00AB56D7"/>
    <w:rsid w:val="00AB5951"/>
    <w:rsid w:val="00AB5E37"/>
    <w:rsid w:val="00AB5EB0"/>
    <w:rsid w:val="00AB5EC3"/>
    <w:rsid w:val="00AB5EE9"/>
    <w:rsid w:val="00AB60B0"/>
    <w:rsid w:val="00AB6B1A"/>
    <w:rsid w:val="00AB73BA"/>
    <w:rsid w:val="00AC0091"/>
    <w:rsid w:val="00AC02E7"/>
    <w:rsid w:val="00AC0C6E"/>
    <w:rsid w:val="00AC1004"/>
    <w:rsid w:val="00AC24D8"/>
    <w:rsid w:val="00AC2910"/>
    <w:rsid w:val="00AC2A74"/>
    <w:rsid w:val="00AC2BA5"/>
    <w:rsid w:val="00AC2BAC"/>
    <w:rsid w:val="00AC2BBF"/>
    <w:rsid w:val="00AC2C42"/>
    <w:rsid w:val="00AC2CF8"/>
    <w:rsid w:val="00AC3394"/>
    <w:rsid w:val="00AC44C6"/>
    <w:rsid w:val="00AC4ED1"/>
    <w:rsid w:val="00AC5E9D"/>
    <w:rsid w:val="00AC63DB"/>
    <w:rsid w:val="00AC6470"/>
    <w:rsid w:val="00AC6914"/>
    <w:rsid w:val="00AC6BCB"/>
    <w:rsid w:val="00AC6EF8"/>
    <w:rsid w:val="00AC76CC"/>
    <w:rsid w:val="00AC7899"/>
    <w:rsid w:val="00AD0145"/>
    <w:rsid w:val="00AD026F"/>
    <w:rsid w:val="00AD0654"/>
    <w:rsid w:val="00AD06F1"/>
    <w:rsid w:val="00AD0D45"/>
    <w:rsid w:val="00AD1332"/>
    <w:rsid w:val="00AD14CD"/>
    <w:rsid w:val="00AD1B96"/>
    <w:rsid w:val="00AD1BFE"/>
    <w:rsid w:val="00AD22A3"/>
    <w:rsid w:val="00AD29C4"/>
    <w:rsid w:val="00AD2A42"/>
    <w:rsid w:val="00AD2DEA"/>
    <w:rsid w:val="00AD3C71"/>
    <w:rsid w:val="00AD3FA8"/>
    <w:rsid w:val="00AD4068"/>
    <w:rsid w:val="00AD4DD0"/>
    <w:rsid w:val="00AD583C"/>
    <w:rsid w:val="00AD599E"/>
    <w:rsid w:val="00AD5C07"/>
    <w:rsid w:val="00AD605A"/>
    <w:rsid w:val="00AD67A8"/>
    <w:rsid w:val="00AD686C"/>
    <w:rsid w:val="00AD6C02"/>
    <w:rsid w:val="00AD6E89"/>
    <w:rsid w:val="00AD6FBF"/>
    <w:rsid w:val="00AD77EC"/>
    <w:rsid w:val="00AD7C7B"/>
    <w:rsid w:val="00AD7E8A"/>
    <w:rsid w:val="00AE000A"/>
    <w:rsid w:val="00AE070A"/>
    <w:rsid w:val="00AE1787"/>
    <w:rsid w:val="00AE1D30"/>
    <w:rsid w:val="00AE262F"/>
    <w:rsid w:val="00AE28DC"/>
    <w:rsid w:val="00AE330C"/>
    <w:rsid w:val="00AE371D"/>
    <w:rsid w:val="00AE38B8"/>
    <w:rsid w:val="00AE3E9D"/>
    <w:rsid w:val="00AE50B9"/>
    <w:rsid w:val="00AE5A10"/>
    <w:rsid w:val="00AE6600"/>
    <w:rsid w:val="00AE6924"/>
    <w:rsid w:val="00AE6F1D"/>
    <w:rsid w:val="00AE71A3"/>
    <w:rsid w:val="00AE7586"/>
    <w:rsid w:val="00AE7934"/>
    <w:rsid w:val="00AE7AD3"/>
    <w:rsid w:val="00AE7EFC"/>
    <w:rsid w:val="00AE7F72"/>
    <w:rsid w:val="00AF072F"/>
    <w:rsid w:val="00AF0919"/>
    <w:rsid w:val="00AF15A8"/>
    <w:rsid w:val="00AF19D1"/>
    <w:rsid w:val="00AF1A37"/>
    <w:rsid w:val="00AF1E7A"/>
    <w:rsid w:val="00AF2799"/>
    <w:rsid w:val="00AF31FF"/>
    <w:rsid w:val="00AF4C67"/>
    <w:rsid w:val="00AF4C9C"/>
    <w:rsid w:val="00AF515F"/>
    <w:rsid w:val="00AF5956"/>
    <w:rsid w:val="00AF5C72"/>
    <w:rsid w:val="00AF5E57"/>
    <w:rsid w:val="00AF5FF3"/>
    <w:rsid w:val="00AF605F"/>
    <w:rsid w:val="00AF6AFF"/>
    <w:rsid w:val="00AF6B59"/>
    <w:rsid w:val="00AF7071"/>
    <w:rsid w:val="00AF7115"/>
    <w:rsid w:val="00B0046D"/>
    <w:rsid w:val="00B007DC"/>
    <w:rsid w:val="00B00D71"/>
    <w:rsid w:val="00B00D96"/>
    <w:rsid w:val="00B01170"/>
    <w:rsid w:val="00B0117A"/>
    <w:rsid w:val="00B01DEF"/>
    <w:rsid w:val="00B01FCD"/>
    <w:rsid w:val="00B02D69"/>
    <w:rsid w:val="00B030FE"/>
    <w:rsid w:val="00B032E2"/>
    <w:rsid w:val="00B03314"/>
    <w:rsid w:val="00B03552"/>
    <w:rsid w:val="00B0364C"/>
    <w:rsid w:val="00B037FD"/>
    <w:rsid w:val="00B04527"/>
    <w:rsid w:val="00B0497D"/>
    <w:rsid w:val="00B05646"/>
    <w:rsid w:val="00B056D2"/>
    <w:rsid w:val="00B05DC9"/>
    <w:rsid w:val="00B06749"/>
    <w:rsid w:val="00B06750"/>
    <w:rsid w:val="00B06803"/>
    <w:rsid w:val="00B06858"/>
    <w:rsid w:val="00B06915"/>
    <w:rsid w:val="00B06AC9"/>
    <w:rsid w:val="00B07062"/>
    <w:rsid w:val="00B0725F"/>
    <w:rsid w:val="00B10198"/>
    <w:rsid w:val="00B1025F"/>
    <w:rsid w:val="00B10417"/>
    <w:rsid w:val="00B106B0"/>
    <w:rsid w:val="00B10936"/>
    <w:rsid w:val="00B10F44"/>
    <w:rsid w:val="00B11500"/>
    <w:rsid w:val="00B11698"/>
    <w:rsid w:val="00B11B7A"/>
    <w:rsid w:val="00B11D80"/>
    <w:rsid w:val="00B12392"/>
    <w:rsid w:val="00B123D1"/>
    <w:rsid w:val="00B12A7C"/>
    <w:rsid w:val="00B12B3F"/>
    <w:rsid w:val="00B13B5E"/>
    <w:rsid w:val="00B13F60"/>
    <w:rsid w:val="00B1479B"/>
    <w:rsid w:val="00B14A6A"/>
    <w:rsid w:val="00B151DB"/>
    <w:rsid w:val="00B16931"/>
    <w:rsid w:val="00B16DCA"/>
    <w:rsid w:val="00B17187"/>
    <w:rsid w:val="00B1720F"/>
    <w:rsid w:val="00B17957"/>
    <w:rsid w:val="00B17A65"/>
    <w:rsid w:val="00B201D2"/>
    <w:rsid w:val="00B20DD3"/>
    <w:rsid w:val="00B20E86"/>
    <w:rsid w:val="00B210AB"/>
    <w:rsid w:val="00B2136D"/>
    <w:rsid w:val="00B2212A"/>
    <w:rsid w:val="00B221CA"/>
    <w:rsid w:val="00B223CF"/>
    <w:rsid w:val="00B22AB4"/>
    <w:rsid w:val="00B23103"/>
    <w:rsid w:val="00B231C5"/>
    <w:rsid w:val="00B23C94"/>
    <w:rsid w:val="00B23C9E"/>
    <w:rsid w:val="00B23D52"/>
    <w:rsid w:val="00B23DEE"/>
    <w:rsid w:val="00B24BF0"/>
    <w:rsid w:val="00B256BC"/>
    <w:rsid w:val="00B25743"/>
    <w:rsid w:val="00B2581F"/>
    <w:rsid w:val="00B259DB"/>
    <w:rsid w:val="00B2610F"/>
    <w:rsid w:val="00B2616F"/>
    <w:rsid w:val="00B26211"/>
    <w:rsid w:val="00B2643C"/>
    <w:rsid w:val="00B26780"/>
    <w:rsid w:val="00B26BDF"/>
    <w:rsid w:val="00B27B77"/>
    <w:rsid w:val="00B300FC"/>
    <w:rsid w:val="00B30242"/>
    <w:rsid w:val="00B3048D"/>
    <w:rsid w:val="00B3051A"/>
    <w:rsid w:val="00B305D6"/>
    <w:rsid w:val="00B30BB3"/>
    <w:rsid w:val="00B3190E"/>
    <w:rsid w:val="00B31A20"/>
    <w:rsid w:val="00B31AF4"/>
    <w:rsid w:val="00B31D52"/>
    <w:rsid w:val="00B31E96"/>
    <w:rsid w:val="00B3233A"/>
    <w:rsid w:val="00B3262E"/>
    <w:rsid w:val="00B3278A"/>
    <w:rsid w:val="00B327B7"/>
    <w:rsid w:val="00B34453"/>
    <w:rsid w:val="00B34B81"/>
    <w:rsid w:val="00B35265"/>
    <w:rsid w:val="00B3547F"/>
    <w:rsid w:val="00B35BA8"/>
    <w:rsid w:val="00B35FE4"/>
    <w:rsid w:val="00B360F6"/>
    <w:rsid w:val="00B3647C"/>
    <w:rsid w:val="00B364BF"/>
    <w:rsid w:val="00B36AFC"/>
    <w:rsid w:val="00B36B0B"/>
    <w:rsid w:val="00B3749F"/>
    <w:rsid w:val="00B3AB8E"/>
    <w:rsid w:val="00B40284"/>
    <w:rsid w:val="00B4051D"/>
    <w:rsid w:val="00B40ACD"/>
    <w:rsid w:val="00B40AF6"/>
    <w:rsid w:val="00B40C58"/>
    <w:rsid w:val="00B41759"/>
    <w:rsid w:val="00B41A56"/>
    <w:rsid w:val="00B41FB8"/>
    <w:rsid w:val="00B420E4"/>
    <w:rsid w:val="00B4215A"/>
    <w:rsid w:val="00B4257D"/>
    <w:rsid w:val="00B429B1"/>
    <w:rsid w:val="00B42B8F"/>
    <w:rsid w:val="00B42C92"/>
    <w:rsid w:val="00B43250"/>
    <w:rsid w:val="00B43977"/>
    <w:rsid w:val="00B43F11"/>
    <w:rsid w:val="00B44845"/>
    <w:rsid w:val="00B44EE9"/>
    <w:rsid w:val="00B4517F"/>
    <w:rsid w:val="00B45CC0"/>
    <w:rsid w:val="00B4641F"/>
    <w:rsid w:val="00B4667E"/>
    <w:rsid w:val="00B468D9"/>
    <w:rsid w:val="00B469B4"/>
    <w:rsid w:val="00B46ED0"/>
    <w:rsid w:val="00B472B3"/>
    <w:rsid w:val="00B47C92"/>
    <w:rsid w:val="00B47E09"/>
    <w:rsid w:val="00B50614"/>
    <w:rsid w:val="00B50BAE"/>
    <w:rsid w:val="00B5104C"/>
    <w:rsid w:val="00B512C1"/>
    <w:rsid w:val="00B516A5"/>
    <w:rsid w:val="00B516E8"/>
    <w:rsid w:val="00B51988"/>
    <w:rsid w:val="00B51B40"/>
    <w:rsid w:val="00B51CF4"/>
    <w:rsid w:val="00B53B6D"/>
    <w:rsid w:val="00B53C3E"/>
    <w:rsid w:val="00B544B8"/>
    <w:rsid w:val="00B54B10"/>
    <w:rsid w:val="00B54B51"/>
    <w:rsid w:val="00B55410"/>
    <w:rsid w:val="00B554A7"/>
    <w:rsid w:val="00B556ED"/>
    <w:rsid w:val="00B55714"/>
    <w:rsid w:val="00B55DA2"/>
    <w:rsid w:val="00B561E1"/>
    <w:rsid w:val="00B5664E"/>
    <w:rsid w:val="00B575BC"/>
    <w:rsid w:val="00B57ACF"/>
    <w:rsid w:val="00B57CB7"/>
    <w:rsid w:val="00B57E3C"/>
    <w:rsid w:val="00B57F5B"/>
    <w:rsid w:val="00B60774"/>
    <w:rsid w:val="00B60A25"/>
    <w:rsid w:val="00B60A26"/>
    <w:rsid w:val="00B60CF9"/>
    <w:rsid w:val="00B6118A"/>
    <w:rsid w:val="00B6135A"/>
    <w:rsid w:val="00B6197A"/>
    <w:rsid w:val="00B61A36"/>
    <w:rsid w:val="00B62A19"/>
    <w:rsid w:val="00B62A66"/>
    <w:rsid w:val="00B62AA3"/>
    <w:rsid w:val="00B62B49"/>
    <w:rsid w:val="00B63AA4"/>
    <w:rsid w:val="00B63FF8"/>
    <w:rsid w:val="00B640A6"/>
    <w:rsid w:val="00B65EDD"/>
    <w:rsid w:val="00B673D5"/>
    <w:rsid w:val="00B70262"/>
    <w:rsid w:val="00B70875"/>
    <w:rsid w:val="00B70C2E"/>
    <w:rsid w:val="00B71989"/>
    <w:rsid w:val="00B71E3E"/>
    <w:rsid w:val="00B72249"/>
    <w:rsid w:val="00B725FC"/>
    <w:rsid w:val="00B72A60"/>
    <w:rsid w:val="00B72F93"/>
    <w:rsid w:val="00B732F6"/>
    <w:rsid w:val="00B735F7"/>
    <w:rsid w:val="00B736A9"/>
    <w:rsid w:val="00B73B1F"/>
    <w:rsid w:val="00B73FF4"/>
    <w:rsid w:val="00B741DD"/>
    <w:rsid w:val="00B74784"/>
    <w:rsid w:val="00B74B55"/>
    <w:rsid w:val="00B7518D"/>
    <w:rsid w:val="00B75738"/>
    <w:rsid w:val="00B75E6D"/>
    <w:rsid w:val="00B75FB2"/>
    <w:rsid w:val="00B77687"/>
    <w:rsid w:val="00B77CF6"/>
    <w:rsid w:val="00B77F50"/>
    <w:rsid w:val="00B8009F"/>
    <w:rsid w:val="00B8022C"/>
    <w:rsid w:val="00B80236"/>
    <w:rsid w:val="00B806CE"/>
    <w:rsid w:val="00B809C3"/>
    <w:rsid w:val="00B809ED"/>
    <w:rsid w:val="00B80EB2"/>
    <w:rsid w:val="00B813B7"/>
    <w:rsid w:val="00B81833"/>
    <w:rsid w:val="00B81A57"/>
    <w:rsid w:val="00B82090"/>
    <w:rsid w:val="00B826A4"/>
    <w:rsid w:val="00B82AD7"/>
    <w:rsid w:val="00B82C07"/>
    <w:rsid w:val="00B82D95"/>
    <w:rsid w:val="00B82DCC"/>
    <w:rsid w:val="00B8300D"/>
    <w:rsid w:val="00B840F1"/>
    <w:rsid w:val="00B84BB2"/>
    <w:rsid w:val="00B85024"/>
    <w:rsid w:val="00B852FD"/>
    <w:rsid w:val="00B85EA5"/>
    <w:rsid w:val="00B85EFA"/>
    <w:rsid w:val="00B86A22"/>
    <w:rsid w:val="00B90798"/>
    <w:rsid w:val="00B9092C"/>
    <w:rsid w:val="00B90B6A"/>
    <w:rsid w:val="00B91109"/>
    <w:rsid w:val="00B91963"/>
    <w:rsid w:val="00B9212A"/>
    <w:rsid w:val="00B929AF"/>
    <w:rsid w:val="00B92FCB"/>
    <w:rsid w:val="00B937D9"/>
    <w:rsid w:val="00B93B36"/>
    <w:rsid w:val="00B9417F"/>
    <w:rsid w:val="00B953F1"/>
    <w:rsid w:val="00B9552E"/>
    <w:rsid w:val="00B9573C"/>
    <w:rsid w:val="00B959E2"/>
    <w:rsid w:val="00B971BF"/>
    <w:rsid w:val="00BA00F8"/>
    <w:rsid w:val="00BA0523"/>
    <w:rsid w:val="00BA107F"/>
    <w:rsid w:val="00BA18EA"/>
    <w:rsid w:val="00BA1978"/>
    <w:rsid w:val="00BA1C1D"/>
    <w:rsid w:val="00BA21F5"/>
    <w:rsid w:val="00BA2B81"/>
    <w:rsid w:val="00BA2FB9"/>
    <w:rsid w:val="00BA3353"/>
    <w:rsid w:val="00BA3A19"/>
    <w:rsid w:val="00BA3C8A"/>
    <w:rsid w:val="00BA3EDA"/>
    <w:rsid w:val="00BA4189"/>
    <w:rsid w:val="00BA46F4"/>
    <w:rsid w:val="00BA4D54"/>
    <w:rsid w:val="00BA5192"/>
    <w:rsid w:val="00BA59B5"/>
    <w:rsid w:val="00BA6022"/>
    <w:rsid w:val="00BA67E3"/>
    <w:rsid w:val="00BA6F48"/>
    <w:rsid w:val="00BA6FC0"/>
    <w:rsid w:val="00BA7BB1"/>
    <w:rsid w:val="00BACECB"/>
    <w:rsid w:val="00BB06EA"/>
    <w:rsid w:val="00BB0F99"/>
    <w:rsid w:val="00BB198B"/>
    <w:rsid w:val="00BB1B4B"/>
    <w:rsid w:val="00BB21F0"/>
    <w:rsid w:val="00BB2446"/>
    <w:rsid w:val="00BB25A5"/>
    <w:rsid w:val="00BB27A6"/>
    <w:rsid w:val="00BB2D91"/>
    <w:rsid w:val="00BB3A59"/>
    <w:rsid w:val="00BB3A83"/>
    <w:rsid w:val="00BB3FDA"/>
    <w:rsid w:val="00BB454D"/>
    <w:rsid w:val="00BB4846"/>
    <w:rsid w:val="00BB48F5"/>
    <w:rsid w:val="00BB4E2F"/>
    <w:rsid w:val="00BB5F31"/>
    <w:rsid w:val="00BB663A"/>
    <w:rsid w:val="00BB6B3A"/>
    <w:rsid w:val="00BB6C15"/>
    <w:rsid w:val="00BB6F18"/>
    <w:rsid w:val="00BB6F3C"/>
    <w:rsid w:val="00BB716D"/>
    <w:rsid w:val="00BB7319"/>
    <w:rsid w:val="00BB73C2"/>
    <w:rsid w:val="00BC0041"/>
    <w:rsid w:val="00BC042E"/>
    <w:rsid w:val="00BC0B56"/>
    <w:rsid w:val="00BC0C81"/>
    <w:rsid w:val="00BC1029"/>
    <w:rsid w:val="00BC1334"/>
    <w:rsid w:val="00BC18A2"/>
    <w:rsid w:val="00BC1F5B"/>
    <w:rsid w:val="00BC2A08"/>
    <w:rsid w:val="00BC2ADA"/>
    <w:rsid w:val="00BC2D7B"/>
    <w:rsid w:val="00BC3423"/>
    <w:rsid w:val="00BC3468"/>
    <w:rsid w:val="00BC3B3A"/>
    <w:rsid w:val="00BC4384"/>
    <w:rsid w:val="00BC4F97"/>
    <w:rsid w:val="00BC502B"/>
    <w:rsid w:val="00BC50CA"/>
    <w:rsid w:val="00BC5B00"/>
    <w:rsid w:val="00BC6CBB"/>
    <w:rsid w:val="00BC6D33"/>
    <w:rsid w:val="00BC7580"/>
    <w:rsid w:val="00BC7998"/>
    <w:rsid w:val="00BC7AA8"/>
    <w:rsid w:val="00BC7CBF"/>
    <w:rsid w:val="00BD0195"/>
    <w:rsid w:val="00BD041E"/>
    <w:rsid w:val="00BD04AE"/>
    <w:rsid w:val="00BD0A60"/>
    <w:rsid w:val="00BD0F89"/>
    <w:rsid w:val="00BD11A3"/>
    <w:rsid w:val="00BD168B"/>
    <w:rsid w:val="00BD192D"/>
    <w:rsid w:val="00BD3410"/>
    <w:rsid w:val="00BD377E"/>
    <w:rsid w:val="00BD3853"/>
    <w:rsid w:val="00BD3F29"/>
    <w:rsid w:val="00BD4FF8"/>
    <w:rsid w:val="00BD5474"/>
    <w:rsid w:val="00BD5A22"/>
    <w:rsid w:val="00BD5EF9"/>
    <w:rsid w:val="00BD63E7"/>
    <w:rsid w:val="00BD647D"/>
    <w:rsid w:val="00BD661E"/>
    <w:rsid w:val="00BD670E"/>
    <w:rsid w:val="00BD69FE"/>
    <w:rsid w:val="00BD6AE5"/>
    <w:rsid w:val="00BD6FDE"/>
    <w:rsid w:val="00BD7378"/>
    <w:rsid w:val="00BD7A9B"/>
    <w:rsid w:val="00BD7DC0"/>
    <w:rsid w:val="00BDA6B4"/>
    <w:rsid w:val="00BE021C"/>
    <w:rsid w:val="00BE04F7"/>
    <w:rsid w:val="00BE141B"/>
    <w:rsid w:val="00BE151D"/>
    <w:rsid w:val="00BE160A"/>
    <w:rsid w:val="00BE2147"/>
    <w:rsid w:val="00BE3424"/>
    <w:rsid w:val="00BE41E1"/>
    <w:rsid w:val="00BE4713"/>
    <w:rsid w:val="00BE4ADF"/>
    <w:rsid w:val="00BE4C00"/>
    <w:rsid w:val="00BE59E3"/>
    <w:rsid w:val="00BE5F7D"/>
    <w:rsid w:val="00BE60D1"/>
    <w:rsid w:val="00BE6626"/>
    <w:rsid w:val="00BE6832"/>
    <w:rsid w:val="00BE716D"/>
    <w:rsid w:val="00BE74A4"/>
    <w:rsid w:val="00BF00D8"/>
    <w:rsid w:val="00BF0445"/>
    <w:rsid w:val="00BF0811"/>
    <w:rsid w:val="00BF0834"/>
    <w:rsid w:val="00BF0CF6"/>
    <w:rsid w:val="00BF1020"/>
    <w:rsid w:val="00BF13E2"/>
    <w:rsid w:val="00BF1E55"/>
    <w:rsid w:val="00BF20F3"/>
    <w:rsid w:val="00BF2862"/>
    <w:rsid w:val="00BF2E43"/>
    <w:rsid w:val="00BF2FAA"/>
    <w:rsid w:val="00BF3238"/>
    <w:rsid w:val="00BF3C57"/>
    <w:rsid w:val="00BF407E"/>
    <w:rsid w:val="00BF4F4F"/>
    <w:rsid w:val="00BF504A"/>
    <w:rsid w:val="00BF5B49"/>
    <w:rsid w:val="00BF6248"/>
    <w:rsid w:val="00BF649E"/>
    <w:rsid w:val="00BF6A1E"/>
    <w:rsid w:val="00BF6FC7"/>
    <w:rsid w:val="00BF767B"/>
    <w:rsid w:val="00BF76BB"/>
    <w:rsid w:val="00BF7CF4"/>
    <w:rsid w:val="00C01362"/>
    <w:rsid w:val="00C01993"/>
    <w:rsid w:val="00C01A69"/>
    <w:rsid w:val="00C01AA8"/>
    <w:rsid w:val="00C01B17"/>
    <w:rsid w:val="00C01E92"/>
    <w:rsid w:val="00C03282"/>
    <w:rsid w:val="00C04059"/>
    <w:rsid w:val="00C045D4"/>
    <w:rsid w:val="00C0487A"/>
    <w:rsid w:val="00C048C3"/>
    <w:rsid w:val="00C0506B"/>
    <w:rsid w:val="00C0539F"/>
    <w:rsid w:val="00C05CA1"/>
    <w:rsid w:val="00C05F95"/>
    <w:rsid w:val="00C06701"/>
    <w:rsid w:val="00C0682B"/>
    <w:rsid w:val="00C06969"/>
    <w:rsid w:val="00C06AF8"/>
    <w:rsid w:val="00C06B00"/>
    <w:rsid w:val="00C06BD1"/>
    <w:rsid w:val="00C073EB"/>
    <w:rsid w:val="00C07591"/>
    <w:rsid w:val="00C07B68"/>
    <w:rsid w:val="00C07E01"/>
    <w:rsid w:val="00C07F1F"/>
    <w:rsid w:val="00C10630"/>
    <w:rsid w:val="00C10DD0"/>
    <w:rsid w:val="00C10E49"/>
    <w:rsid w:val="00C1124B"/>
    <w:rsid w:val="00C11D00"/>
    <w:rsid w:val="00C11EEB"/>
    <w:rsid w:val="00C11F53"/>
    <w:rsid w:val="00C12116"/>
    <w:rsid w:val="00C125FC"/>
    <w:rsid w:val="00C12636"/>
    <w:rsid w:val="00C12DD4"/>
    <w:rsid w:val="00C132B7"/>
    <w:rsid w:val="00C137C8"/>
    <w:rsid w:val="00C13E4C"/>
    <w:rsid w:val="00C1453D"/>
    <w:rsid w:val="00C14C26"/>
    <w:rsid w:val="00C151F3"/>
    <w:rsid w:val="00C155BB"/>
    <w:rsid w:val="00C15604"/>
    <w:rsid w:val="00C157DC"/>
    <w:rsid w:val="00C159D7"/>
    <w:rsid w:val="00C15DAD"/>
    <w:rsid w:val="00C15DBE"/>
    <w:rsid w:val="00C16309"/>
    <w:rsid w:val="00C16C53"/>
    <w:rsid w:val="00C16D0B"/>
    <w:rsid w:val="00C17368"/>
    <w:rsid w:val="00C17603"/>
    <w:rsid w:val="00C17E23"/>
    <w:rsid w:val="00C20B96"/>
    <w:rsid w:val="00C214D0"/>
    <w:rsid w:val="00C219B9"/>
    <w:rsid w:val="00C21B75"/>
    <w:rsid w:val="00C21F10"/>
    <w:rsid w:val="00C23537"/>
    <w:rsid w:val="00C23691"/>
    <w:rsid w:val="00C2425A"/>
    <w:rsid w:val="00C24445"/>
    <w:rsid w:val="00C24561"/>
    <w:rsid w:val="00C2590E"/>
    <w:rsid w:val="00C25DD1"/>
    <w:rsid w:val="00C267DD"/>
    <w:rsid w:val="00C26967"/>
    <w:rsid w:val="00C26A0C"/>
    <w:rsid w:val="00C26B28"/>
    <w:rsid w:val="00C27387"/>
    <w:rsid w:val="00C273FE"/>
    <w:rsid w:val="00C300F1"/>
    <w:rsid w:val="00C31116"/>
    <w:rsid w:val="00C31EFB"/>
    <w:rsid w:val="00C32297"/>
    <w:rsid w:val="00C32A3D"/>
    <w:rsid w:val="00C32C28"/>
    <w:rsid w:val="00C32DB3"/>
    <w:rsid w:val="00C33D1F"/>
    <w:rsid w:val="00C34ED2"/>
    <w:rsid w:val="00C351A8"/>
    <w:rsid w:val="00C35B63"/>
    <w:rsid w:val="00C3627E"/>
    <w:rsid w:val="00C367D6"/>
    <w:rsid w:val="00C36AD8"/>
    <w:rsid w:val="00C37797"/>
    <w:rsid w:val="00C378C5"/>
    <w:rsid w:val="00C40924"/>
    <w:rsid w:val="00C4151B"/>
    <w:rsid w:val="00C42786"/>
    <w:rsid w:val="00C42937"/>
    <w:rsid w:val="00C42ADD"/>
    <w:rsid w:val="00C430F4"/>
    <w:rsid w:val="00C434B1"/>
    <w:rsid w:val="00C436E6"/>
    <w:rsid w:val="00C43F8F"/>
    <w:rsid w:val="00C443C3"/>
    <w:rsid w:val="00C4462B"/>
    <w:rsid w:val="00C447D6"/>
    <w:rsid w:val="00C45768"/>
    <w:rsid w:val="00C459CC"/>
    <w:rsid w:val="00C45F1A"/>
    <w:rsid w:val="00C4622B"/>
    <w:rsid w:val="00C46722"/>
    <w:rsid w:val="00C4675E"/>
    <w:rsid w:val="00C4690A"/>
    <w:rsid w:val="00C46B7E"/>
    <w:rsid w:val="00C46BAB"/>
    <w:rsid w:val="00C46D32"/>
    <w:rsid w:val="00C4729A"/>
    <w:rsid w:val="00C473F6"/>
    <w:rsid w:val="00C474FE"/>
    <w:rsid w:val="00C475C4"/>
    <w:rsid w:val="00C47B0F"/>
    <w:rsid w:val="00C47E93"/>
    <w:rsid w:val="00C50DCC"/>
    <w:rsid w:val="00C51029"/>
    <w:rsid w:val="00C511B8"/>
    <w:rsid w:val="00C51EFB"/>
    <w:rsid w:val="00C52928"/>
    <w:rsid w:val="00C538AF"/>
    <w:rsid w:val="00C53A20"/>
    <w:rsid w:val="00C53BE5"/>
    <w:rsid w:val="00C5415F"/>
    <w:rsid w:val="00C542CE"/>
    <w:rsid w:val="00C545D7"/>
    <w:rsid w:val="00C54CC3"/>
    <w:rsid w:val="00C54E71"/>
    <w:rsid w:val="00C55A28"/>
    <w:rsid w:val="00C56AC5"/>
    <w:rsid w:val="00C56EAB"/>
    <w:rsid w:val="00C5771D"/>
    <w:rsid w:val="00C579E6"/>
    <w:rsid w:val="00C57B02"/>
    <w:rsid w:val="00C600DD"/>
    <w:rsid w:val="00C601E0"/>
    <w:rsid w:val="00C6083D"/>
    <w:rsid w:val="00C60A3A"/>
    <w:rsid w:val="00C60F11"/>
    <w:rsid w:val="00C6105F"/>
    <w:rsid w:val="00C612D1"/>
    <w:rsid w:val="00C6161B"/>
    <w:rsid w:val="00C61B60"/>
    <w:rsid w:val="00C61FB8"/>
    <w:rsid w:val="00C6207C"/>
    <w:rsid w:val="00C62505"/>
    <w:rsid w:val="00C6258E"/>
    <w:rsid w:val="00C6371F"/>
    <w:rsid w:val="00C63A7E"/>
    <w:rsid w:val="00C64A31"/>
    <w:rsid w:val="00C64E36"/>
    <w:rsid w:val="00C65631"/>
    <w:rsid w:val="00C65A3E"/>
    <w:rsid w:val="00C6601A"/>
    <w:rsid w:val="00C667BF"/>
    <w:rsid w:val="00C66C1C"/>
    <w:rsid w:val="00C66E6A"/>
    <w:rsid w:val="00C66E6B"/>
    <w:rsid w:val="00C66EE1"/>
    <w:rsid w:val="00C6786E"/>
    <w:rsid w:val="00C679CC"/>
    <w:rsid w:val="00C67C5B"/>
    <w:rsid w:val="00C70EEB"/>
    <w:rsid w:val="00C711BF"/>
    <w:rsid w:val="00C71223"/>
    <w:rsid w:val="00C7182C"/>
    <w:rsid w:val="00C718A7"/>
    <w:rsid w:val="00C71F11"/>
    <w:rsid w:val="00C742D0"/>
    <w:rsid w:val="00C74543"/>
    <w:rsid w:val="00C746A5"/>
    <w:rsid w:val="00C74B96"/>
    <w:rsid w:val="00C75805"/>
    <w:rsid w:val="00C75BE3"/>
    <w:rsid w:val="00C75D2F"/>
    <w:rsid w:val="00C76674"/>
    <w:rsid w:val="00C76A01"/>
    <w:rsid w:val="00C77098"/>
    <w:rsid w:val="00C77F25"/>
    <w:rsid w:val="00C80B93"/>
    <w:rsid w:val="00C80BA5"/>
    <w:rsid w:val="00C81041"/>
    <w:rsid w:val="00C813EA"/>
    <w:rsid w:val="00C81A51"/>
    <w:rsid w:val="00C81C88"/>
    <w:rsid w:val="00C81CBD"/>
    <w:rsid w:val="00C82F22"/>
    <w:rsid w:val="00C83500"/>
    <w:rsid w:val="00C835F7"/>
    <w:rsid w:val="00C83742"/>
    <w:rsid w:val="00C83C19"/>
    <w:rsid w:val="00C84044"/>
    <w:rsid w:val="00C845FD"/>
    <w:rsid w:val="00C84777"/>
    <w:rsid w:val="00C84F54"/>
    <w:rsid w:val="00C851C0"/>
    <w:rsid w:val="00C855DB"/>
    <w:rsid w:val="00C85A86"/>
    <w:rsid w:val="00C85E99"/>
    <w:rsid w:val="00C86A97"/>
    <w:rsid w:val="00C87DD9"/>
    <w:rsid w:val="00C9003B"/>
    <w:rsid w:val="00C901BD"/>
    <w:rsid w:val="00C909A2"/>
    <w:rsid w:val="00C90C69"/>
    <w:rsid w:val="00C91256"/>
    <w:rsid w:val="00C91E3A"/>
    <w:rsid w:val="00C91F50"/>
    <w:rsid w:val="00C9228F"/>
    <w:rsid w:val="00C925B6"/>
    <w:rsid w:val="00C92C3D"/>
    <w:rsid w:val="00C92EB0"/>
    <w:rsid w:val="00C93985"/>
    <w:rsid w:val="00C9400E"/>
    <w:rsid w:val="00C94439"/>
    <w:rsid w:val="00C94845"/>
    <w:rsid w:val="00C94F48"/>
    <w:rsid w:val="00C95122"/>
    <w:rsid w:val="00C95678"/>
    <w:rsid w:val="00C95871"/>
    <w:rsid w:val="00C95A49"/>
    <w:rsid w:val="00C95EF4"/>
    <w:rsid w:val="00C9627B"/>
    <w:rsid w:val="00C96371"/>
    <w:rsid w:val="00C96650"/>
    <w:rsid w:val="00C96EC6"/>
    <w:rsid w:val="00C96FD6"/>
    <w:rsid w:val="00C97776"/>
    <w:rsid w:val="00C97D3A"/>
    <w:rsid w:val="00C97F60"/>
    <w:rsid w:val="00CA0476"/>
    <w:rsid w:val="00CA06AE"/>
    <w:rsid w:val="00CA0CAB"/>
    <w:rsid w:val="00CA0F46"/>
    <w:rsid w:val="00CA11F7"/>
    <w:rsid w:val="00CA1650"/>
    <w:rsid w:val="00CA1B76"/>
    <w:rsid w:val="00CA1F9B"/>
    <w:rsid w:val="00CA27BC"/>
    <w:rsid w:val="00CA3918"/>
    <w:rsid w:val="00CA42FD"/>
    <w:rsid w:val="00CA451F"/>
    <w:rsid w:val="00CA4EE1"/>
    <w:rsid w:val="00CA6008"/>
    <w:rsid w:val="00CA6F51"/>
    <w:rsid w:val="00CA70C2"/>
    <w:rsid w:val="00CA70DC"/>
    <w:rsid w:val="00CA7198"/>
    <w:rsid w:val="00CA7DCE"/>
    <w:rsid w:val="00CA7FEC"/>
    <w:rsid w:val="00CB0095"/>
    <w:rsid w:val="00CB091C"/>
    <w:rsid w:val="00CB0A54"/>
    <w:rsid w:val="00CB0C89"/>
    <w:rsid w:val="00CB0F31"/>
    <w:rsid w:val="00CB20DC"/>
    <w:rsid w:val="00CB2631"/>
    <w:rsid w:val="00CB2DEA"/>
    <w:rsid w:val="00CB3184"/>
    <w:rsid w:val="00CB3D22"/>
    <w:rsid w:val="00CB3FBB"/>
    <w:rsid w:val="00CB404E"/>
    <w:rsid w:val="00CB41BE"/>
    <w:rsid w:val="00CB4201"/>
    <w:rsid w:val="00CB470A"/>
    <w:rsid w:val="00CB4775"/>
    <w:rsid w:val="00CB49A1"/>
    <w:rsid w:val="00CB4A93"/>
    <w:rsid w:val="00CB5B1E"/>
    <w:rsid w:val="00CB5B9F"/>
    <w:rsid w:val="00CB5ECD"/>
    <w:rsid w:val="00CB606E"/>
    <w:rsid w:val="00CB630D"/>
    <w:rsid w:val="00CB6C01"/>
    <w:rsid w:val="00CB7268"/>
    <w:rsid w:val="00CB79F8"/>
    <w:rsid w:val="00CB7BF3"/>
    <w:rsid w:val="00CC0423"/>
    <w:rsid w:val="00CC072C"/>
    <w:rsid w:val="00CC0A40"/>
    <w:rsid w:val="00CC0F98"/>
    <w:rsid w:val="00CC20C3"/>
    <w:rsid w:val="00CC2378"/>
    <w:rsid w:val="00CC26A0"/>
    <w:rsid w:val="00CC2B56"/>
    <w:rsid w:val="00CC2C61"/>
    <w:rsid w:val="00CC2E91"/>
    <w:rsid w:val="00CC3C71"/>
    <w:rsid w:val="00CC4061"/>
    <w:rsid w:val="00CC4ACA"/>
    <w:rsid w:val="00CC4E6D"/>
    <w:rsid w:val="00CC4EE1"/>
    <w:rsid w:val="00CC5196"/>
    <w:rsid w:val="00CC5DF0"/>
    <w:rsid w:val="00CC6414"/>
    <w:rsid w:val="00CC64A1"/>
    <w:rsid w:val="00CC6943"/>
    <w:rsid w:val="00CC76F0"/>
    <w:rsid w:val="00CC7BFD"/>
    <w:rsid w:val="00CD00D5"/>
    <w:rsid w:val="00CD0889"/>
    <w:rsid w:val="00CD0F6E"/>
    <w:rsid w:val="00CD109A"/>
    <w:rsid w:val="00CD1E0B"/>
    <w:rsid w:val="00CD1E32"/>
    <w:rsid w:val="00CD1E6F"/>
    <w:rsid w:val="00CD1FA2"/>
    <w:rsid w:val="00CD22E4"/>
    <w:rsid w:val="00CD2994"/>
    <w:rsid w:val="00CD2C97"/>
    <w:rsid w:val="00CD2D6B"/>
    <w:rsid w:val="00CD31BE"/>
    <w:rsid w:val="00CD35A1"/>
    <w:rsid w:val="00CD36D5"/>
    <w:rsid w:val="00CD4BA7"/>
    <w:rsid w:val="00CD5548"/>
    <w:rsid w:val="00CD59DF"/>
    <w:rsid w:val="00CD5BAE"/>
    <w:rsid w:val="00CD62A0"/>
    <w:rsid w:val="00CD73D1"/>
    <w:rsid w:val="00CD740F"/>
    <w:rsid w:val="00CD79B1"/>
    <w:rsid w:val="00CE088C"/>
    <w:rsid w:val="00CE0A7E"/>
    <w:rsid w:val="00CE0ED6"/>
    <w:rsid w:val="00CE0F79"/>
    <w:rsid w:val="00CE14F2"/>
    <w:rsid w:val="00CE19CC"/>
    <w:rsid w:val="00CE1B53"/>
    <w:rsid w:val="00CE25DC"/>
    <w:rsid w:val="00CE289E"/>
    <w:rsid w:val="00CE2AF6"/>
    <w:rsid w:val="00CE2C0C"/>
    <w:rsid w:val="00CE3100"/>
    <w:rsid w:val="00CE3E6E"/>
    <w:rsid w:val="00CE4164"/>
    <w:rsid w:val="00CE4193"/>
    <w:rsid w:val="00CE48DC"/>
    <w:rsid w:val="00CE52E4"/>
    <w:rsid w:val="00CE5445"/>
    <w:rsid w:val="00CE57AF"/>
    <w:rsid w:val="00CE5B22"/>
    <w:rsid w:val="00CE5C8D"/>
    <w:rsid w:val="00CE5D9C"/>
    <w:rsid w:val="00CE60AA"/>
    <w:rsid w:val="00CE6392"/>
    <w:rsid w:val="00CE6401"/>
    <w:rsid w:val="00CE6634"/>
    <w:rsid w:val="00CE70E4"/>
    <w:rsid w:val="00CE7144"/>
    <w:rsid w:val="00CE7903"/>
    <w:rsid w:val="00CE7A80"/>
    <w:rsid w:val="00CE7AD0"/>
    <w:rsid w:val="00CE7CA2"/>
    <w:rsid w:val="00CF0601"/>
    <w:rsid w:val="00CF099B"/>
    <w:rsid w:val="00CF0AA0"/>
    <w:rsid w:val="00CF0F8A"/>
    <w:rsid w:val="00CF0FCA"/>
    <w:rsid w:val="00CF155F"/>
    <w:rsid w:val="00CF1CDE"/>
    <w:rsid w:val="00CF1ED6"/>
    <w:rsid w:val="00CF267E"/>
    <w:rsid w:val="00CF2B6A"/>
    <w:rsid w:val="00CF3136"/>
    <w:rsid w:val="00CF342C"/>
    <w:rsid w:val="00CF3A68"/>
    <w:rsid w:val="00CF505E"/>
    <w:rsid w:val="00CF5315"/>
    <w:rsid w:val="00CF5483"/>
    <w:rsid w:val="00CF5485"/>
    <w:rsid w:val="00CF601D"/>
    <w:rsid w:val="00CF6159"/>
    <w:rsid w:val="00CF61DA"/>
    <w:rsid w:val="00CF6278"/>
    <w:rsid w:val="00CF676A"/>
    <w:rsid w:val="00CF6E53"/>
    <w:rsid w:val="00CF6F01"/>
    <w:rsid w:val="00CF6F26"/>
    <w:rsid w:val="00CF7481"/>
    <w:rsid w:val="00CF7611"/>
    <w:rsid w:val="00CF7864"/>
    <w:rsid w:val="00D0008D"/>
    <w:rsid w:val="00D008FA"/>
    <w:rsid w:val="00D01061"/>
    <w:rsid w:val="00D01266"/>
    <w:rsid w:val="00D0164C"/>
    <w:rsid w:val="00D0192B"/>
    <w:rsid w:val="00D02345"/>
    <w:rsid w:val="00D0243D"/>
    <w:rsid w:val="00D0244C"/>
    <w:rsid w:val="00D02921"/>
    <w:rsid w:val="00D03509"/>
    <w:rsid w:val="00D03C3A"/>
    <w:rsid w:val="00D03D3A"/>
    <w:rsid w:val="00D043E3"/>
    <w:rsid w:val="00D046BF"/>
    <w:rsid w:val="00D05528"/>
    <w:rsid w:val="00D05908"/>
    <w:rsid w:val="00D060B9"/>
    <w:rsid w:val="00D061EC"/>
    <w:rsid w:val="00D06658"/>
    <w:rsid w:val="00D06B1A"/>
    <w:rsid w:val="00D0727A"/>
    <w:rsid w:val="00D072DA"/>
    <w:rsid w:val="00D0757E"/>
    <w:rsid w:val="00D10BD4"/>
    <w:rsid w:val="00D10D9C"/>
    <w:rsid w:val="00D110E9"/>
    <w:rsid w:val="00D11386"/>
    <w:rsid w:val="00D11944"/>
    <w:rsid w:val="00D11D9C"/>
    <w:rsid w:val="00D11EA9"/>
    <w:rsid w:val="00D11EF4"/>
    <w:rsid w:val="00D1275B"/>
    <w:rsid w:val="00D12954"/>
    <w:rsid w:val="00D12DD8"/>
    <w:rsid w:val="00D13351"/>
    <w:rsid w:val="00D13C33"/>
    <w:rsid w:val="00D13FE4"/>
    <w:rsid w:val="00D1428B"/>
    <w:rsid w:val="00D14C03"/>
    <w:rsid w:val="00D14D55"/>
    <w:rsid w:val="00D151F1"/>
    <w:rsid w:val="00D16421"/>
    <w:rsid w:val="00D166D7"/>
    <w:rsid w:val="00D16D2F"/>
    <w:rsid w:val="00D173C0"/>
    <w:rsid w:val="00D17411"/>
    <w:rsid w:val="00D17583"/>
    <w:rsid w:val="00D17D0C"/>
    <w:rsid w:val="00D201BA"/>
    <w:rsid w:val="00D201FD"/>
    <w:rsid w:val="00D20430"/>
    <w:rsid w:val="00D20867"/>
    <w:rsid w:val="00D21728"/>
    <w:rsid w:val="00D221B9"/>
    <w:rsid w:val="00D2223D"/>
    <w:rsid w:val="00D22A28"/>
    <w:rsid w:val="00D23437"/>
    <w:rsid w:val="00D2355E"/>
    <w:rsid w:val="00D235C7"/>
    <w:rsid w:val="00D23822"/>
    <w:rsid w:val="00D23BF6"/>
    <w:rsid w:val="00D23C0B"/>
    <w:rsid w:val="00D24296"/>
    <w:rsid w:val="00D2465B"/>
    <w:rsid w:val="00D24CE4"/>
    <w:rsid w:val="00D24DB3"/>
    <w:rsid w:val="00D24E40"/>
    <w:rsid w:val="00D25164"/>
    <w:rsid w:val="00D2542F"/>
    <w:rsid w:val="00D2554F"/>
    <w:rsid w:val="00D25AAE"/>
    <w:rsid w:val="00D25C00"/>
    <w:rsid w:val="00D2631C"/>
    <w:rsid w:val="00D2660F"/>
    <w:rsid w:val="00D267A8"/>
    <w:rsid w:val="00D26F68"/>
    <w:rsid w:val="00D27E62"/>
    <w:rsid w:val="00D27EFC"/>
    <w:rsid w:val="00D308ED"/>
    <w:rsid w:val="00D310D7"/>
    <w:rsid w:val="00D32208"/>
    <w:rsid w:val="00D323B8"/>
    <w:rsid w:val="00D32412"/>
    <w:rsid w:val="00D32599"/>
    <w:rsid w:val="00D327F9"/>
    <w:rsid w:val="00D32815"/>
    <w:rsid w:val="00D32A2D"/>
    <w:rsid w:val="00D32A6A"/>
    <w:rsid w:val="00D32AEF"/>
    <w:rsid w:val="00D32C3F"/>
    <w:rsid w:val="00D32DEA"/>
    <w:rsid w:val="00D33541"/>
    <w:rsid w:val="00D33691"/>
    <w:rsid w:val="00D33814"/>
    <w:rsid w:val="00D33847"/>
    <w:rsid w:val="00D338AB"/>
    <w:rsid w:val="00D33BFD"/>
    <w:rsid w:val="00D33C18"/>
    <w:rsid w:val="00D33E32"/>
    <w:rsid w:val="00D33F5D"/>
    <w:rsid w:val="00D3440D"/>
    <w:rsid w:val="00D34862"/>
    <w:rsid w:val="00D348B3"/>
    <w:rsid w:val="00D3607C"/>
    <w:rsid w:val="00D3638A"/>
    <w:rsid w:val="00D3644B"/>
    <w:rsid w:val="00D368B4"/>
    <w:rsid w:val="00D36C3A"/>
    <w:rsid w:val="00D373A2"/>
    <w:rsid w:val="00D37459"/>
    <w:rsid w:val="00D37815"/>
    <w:rsid w:val="00D37893"/>
    <w:rsid w:val="00D379EB"/>
    <w:rsid w:val="00D37C2A"/>
    <w:rsid w:val="00D40223"/>
    <w:rsid w:val="00D40571"/>
    <w:rsid w:val="00D40BE9"/>
    <w:rsid w:val="00D41897"/>
    <w:rsid w:val="00D41A62"/>
    <w:rsid w:val="00D41A74"/>
    <w:rsid w:val="00D41AB0"/>
    <w:rsid w:val="00D41BC3"/>
    <w:rsid w:val="00D42E04"/>
    <w:rsid w:val="00D43582"/>
    <w:rsid w:val="00D43975"/>
    <w:rsid w:val="00D448F5"/>
    <w:rsid w:val="00D44DE9"/>
    <w:rsid w:val="00D44E7F"/>
    <w:rsid w:val="00D453DB"/>
    <w:rsid w:val="00D453DC"/>
    <w:rsid w:val="00D45E44"/>
    <w:rsid w:val="00D4674D"/>
    <w:rsid w:val="00D46AF0"/>
    <w:rsid w:val="00D46B4C"/>
    <w:rsid w:val="00D46FD3"/>
    <w:rsid w:val="00D46FE2"/>
    <w:rsid w:val="00D47CD1"/>
    <w:rsid w:val="00D47D0E"/>
    <w:rsid w:val="00D47E76"/>
    <w:rsid w:val="00D501AF"/>
    <w:rsid w:val="00D51405"/>
    <w:rsid w:val="00D5162E"/>
    <w:rsid w:val="00D5166C"/>
    <w:rsid w:val="00D51CBF"/>
    <w:rsid w:val="00D52A16"/>
    <w:rsid w:val="00D545B5"/>
    <w:rsid w:val="00D55400"/>
    <w:rsid w:val="00D555DB"/>
    <w:rsid w:val="00D5587C"/>
    <w:rsid w:val="00D55A62"/>
    <w:rsid w:val="00D55D91"/>
    <w:rsid w:val="00D56244"/>
    <w:rsid w:val="00D563B6"/>
    <w:rsid w:val="00D56D39"/>
    <w:rsid w:val="00D574B8"/>
    <w:rsid w:val="00D57767"/>
    <w:rsid w:val="00D57804"/>
    <w:rsid w:val="00D57D6D"/>
    <w:rsid w:val="00D601AF"/>
    <w:rsid w:val="00D605E4"/>
    <w:rsid w:val="00D60C74"/>
    <w:rsid w:val="00D60F7B"/>
    <w:rsid w:val="00D61893"/>
    <w:rsid w:val="00D61FF5"/>
    <w:rsid w:val="00D62AE2"/>
    <w:rsid w:val="00D6361E"/>
    <w:rsid w:val="00D63644"/>
    <w:rsid w:val="00D63704"/>
    <w:rsid w:val="00D6388D"/>
    <w:rsid w:val="00D63A2C"/>
    <w:rsid w:val="00D63D40"/>
    <w:rsid w:val="00D64142"/>
    <w:rsid w:val="00D64623"/>
    <w:rsid w:val="00D64759"/>
    <w:rsid w:val="00D64C7D"/>
    <w:rsid w:val="00D64F7A"/>
    <w:rsid w:val="00D65BF7"/>
    <w:rsid w:val="00D66189"/>
    <w:rsid w:val="00D663F6"/>
    <w:rsid w:val="00D666B3"/>
    <w:rsid w:val="00D66DAF"/>
    <w:rsid w:val="00D67153"/>
    <w:rsid w:val="00D672CF"/>
    <w:rsid w:val="00D6777A"/>
    <w:rsid w:val="00D679A1"/>
    <w:rsid w:val="00D679EF"/>
    <w:rsid w:val="00D702F3"/>
    <w:rsid w:val="00D70816"/>
    <w:rsid w:val="00D71D3A"/>
    <w:rsid w:val="00D73FF3"/>
    <w:rsid w:val="00D74141"/>
    <w:rsid w:val="00D749BB"/>
    <w:rsid w:val="00D74BBF"/>
    <w:rsid w:val="00D760E4"/>
    <w:rsid w:val="00D76D3D"/>
    <w:rsid w:val="00D7759B"/>
    <w:rsid w:val="00D77902"/>
    <w:rsid w:val="00D77A49"/>
    <w:rsid w:val="00D811AA"/>
    <w:rsid w:val="00D81A32"/>
    <w:rsid w:val="00D81CB4"/>
    <w:rsid w:val="00D81E86"/>
    <w:rsid w:val="00D81EA5"/>
    <w:rsid w:val="00D8253E"/>
    <w:rsid w:val="00D829B2"/>
    <w:rsid w:val="00D82D2B"/>
    <w:rsid w:val="00D82F33"/>
    <w:rsid w:val="00D8366C"/>
    <w:rsid w:val="00D8370E"/>
    <w:rsid w:val="00D83ECD"/>
    <w:rsid w:val="00D84065"/>
    <w:rsid w:val="00D84146"/>
    <w:rsid w:val="00D84891"/>
    <w:rsid w:val="00D84A31"/>
    <w:rsid w:val="00D853B9"/>
    <w:rsid w:val="00D85A00"/>
    <w:rsid w:val="00D85FFF"/>
    <w:rsid w:val="00D871AF"/>
    <w:rsid w:val="00D871CC"/>
    <w:rsid w:val="00D8775A"/>
    <w:rsid w:val="00D87D07"/>
    <w:rsid w:val="00D87D6B"/>
    <w:rsid w:val="00D90929"/>
    <w:rsid w:val="00D90CDA"/>
    <w:rsid w:val="00D90FB6"/>
    <w:rsid w:val="00D91025"/>
    <w:rsid w:val="00D9102D"/>
    <w:rsid w:val="00D9175C"/>
    <w:rsid w:val="00D91970"/>
    <w:rsid w:val="00D91F6D"/>
    <w:rsid w:val="00D926F0"/>
    <w:rsid w:val="00D930C8"/>
    <w:rsid w:val="00D93BCF"/>
    <w:rsid w:val="00D941E0"/>
    <w:rsid w:val="00D94A41"/>
    <w:rsid w:val="00D95256"/>
    <w:rsid w:val="00D95EA1"/>
    <w:rsid w:val="00D96655"/>
    <w:rsid w:val="00D96B77"/>
    <w:rsid w:val="00D97235"/>
    <w:rsid w:val="00D9778D"/>
    <w:rsid w:val="00D978F2"/>
    <w:rsid w:val="00D97998"/>
    <w:rsid w:val="00D97D42"/>
    <w:rsid w:val="00D97F28"/>
    <w:rsid w:val="00DA0BE6"/>
    <w:rsid w:val="00DA1B5E"/>
    <w:rsid w:val="00DA2229"/>
    <w:rsid w:val="00DA25A7"/>
    <w:rsid w:val="00DA3538"/>
    <w:rsid w:val="00DA3AA0"/>
    <w:rsid w:val="00DA3BB7"/>
    <w:rsid w:val="00DA3DF2"/>
    <w:rsid w:val="00DA3E23"/>
    <w:rsid w:val="00DA52D8"/>
    <w:rsid w:val="00DA582B"/>
    <w:rsid w:val="00DA6448"/>
    <w:rsid w:val="00DA644C"/>
    <w:rsid w:val="00DA6601"/>
    <w:rsid w:val="00DA6ABE"/>
    <w:rsid w:val="00DA6BAD"/>
    <w:rsid w:val="00DA6E31"/>
    <w:rsid w:val="00DA70D3"/>
    <w:rsid w:val="00DA73CA"/>
    <w:rsid w:val="00DB00C6"/>
    <w:rsid w:val="00DB0197"/>
    <w:rsid w:val="00DB0518"/>
    <w:rsid w:val="00DB15B7"/>
    <w:rsid w:val="00DB1661"/>
    <w:rsid w:val="00DB16CB"/>
    <w:rsid w:val="00DB1841"/>
    <w:rsid w:val="00DB2151"/>
    <w:rsid w:val="00DB2196"/>
    <w:rsid w:val="00DB2ECC"/>
    <w:rsid w:val="00DB3859"/>
    <w:rsid w:val="00DB3F79"/>
    <w:rsid w:val="00DB412A"/>
    <w:rsid w:val="00DB4194"/>
    <w:rsid w:val="00DB45E0"/>
    <w:rsid w:val="00DB4BC5"/>
    <w:rsid w:val="00DB5438"/>
    <w:rsid w:val="00DB55A6"/>
    <w:rsid w:val="00DB5711"/>
    <w:rsid w:val="00DB691E"/>
    <w:rsid w:val="00DB6F4C"/>
    <w:rsid w:val="00DB784A"/>
    <w:rsid w:val="00DB7FDA"/>
    <w:rsid w:val="00DC008F"/>
    <w:rsid w:val="00DC0B39"/>
    <w:rsid w:val="00DC0F4D"/>
    <w:rsid w:val="00DC0FD8"/>
    <w:rsid w:val="00DC1993"/>
    <w:rsid w:val="00DC1D07"/>
    <w:rsid w:val="00DC1F2D"/>
    <w:rsid w:val="00DC26B1"/>
    <w:rsid w:val="00DC2708"/>
    <w:rsid w:val="00DC3033"/>
    <w:rsid w:val="00DC31A0"/>
    <w:rsid w:val="00DC3BD7"/>
    <w:rsid w:val="00DC413D"/>
    <w:rsid w:val="00DC470E"/>
    <w:rsid w:val="00DC4BB4"/>
    <w:rsid w:val="00DC4FA4"/>
    <w:rsid w:val="00DC5301"/>
    <w:rsid w:val="00DC563D"/>
    <w:rsid w:val="00DC5804"/>
    <w:rsid w:val="00DC6657"/>
    <w:rsid w:val="00DC69EA"/>
    <w:rsid w:val="00DD064F"/>
    <w:rsid w:val="00DD089A"/>
    <w:rsid w:val="00DD0B40"/>
    <w:rsid w:val="00DD11C0"/>
    <w:rsid w:val="00DD1526"/>
    <w:rsid w:val="00DD1C29"/>
    <w:rsid w:val="00DD1C6C"/>
    <w:rsid w:val="00DD1CCB"/>
    <w:rsid w:val="00DD1E83"/>
    <w:rsid w:val="00DD1EBD"/>
    <w:rsid w:val="00DD2114"/>
    <w:rsid w:val="00DD30B2"/>
    <w:rsid w:val="00DD315A"/>
    <w:rsid w:val="00DD319E"/>
    <w:rsid w:val="00DD4368"/>
    <w:rsid w:val="00DD45FE"/>
    <w:rsid w:val="00DD4BC7"/>
    <w:rsid w:val="00DD5183"/>
    <w:rsid w:val="00DD528F"/>
    <w:rsid w:val="00DD53B7"/>
    <w:rsid w:val="00DD585A"/>
    <w:rsid w:val="00DD5ACC"/>
    <w:rsid w:val="00DD5C36"/>
    <w:rsid w:val="00DD5C3D"/>
    <w:rsid w:val="00DD5F43"/>
    <w:rsid w:val="00DD691D"/>
    <w:rsid w:val="00DD6CBD"/>
    <w:rsid w:val="00DE0514"/>
    <w:rsid w:val="00DE060B"/>
    <w:rsid w:val="00DE0753"/>
    <w:rsid w:val="00DE141F"/>
    <w:rsid w:val="00DE1652"/>
    <w:rsid w:val="00DE1F70"/>
    <w:rsid w:val="00DE205F"/>
    <w:rsid w:val="00DE24B9"/>
    <w:rsid w:val="00DE42E0"/>
    <w:rsid w:val="00DE4BA3"/>
    <w:rsid w:val="00DE5388"/>
    <w:rsid w:val="00DE6615"/>
    <w:rsid w:val="00DE6870"/>
    <w:rsid w:val="00DE6954"/>
    <w:rsid w:val="00DE6BA1"/>
    <w:rsid w:val="00DE7110"/>
    <w:rsid w:val="00DE7185"/>
    <w:rsid w:val="00DE755F"/>
    <w:rsid w:val="00DE75F9"/>
    <w:rsid w:val="00DE7B09"/>
    <w:rsid w:val="00DE7B75"/>
    <w:rsid w:val="00DF01DE"/>
    <w:rsid w:val="00DF034B"/>
    <w:rsid w:val="00DF190F"/>
    <w:rsid w:val="00DF1A01"/>
    <w:rsid w:val="00DF28EB"/>
    <w:rsid w:val="00DF4502"/>
    <w:rsid w:val="00DF4557"/>
    <w:rsid w:val="00DF462B"/>
    <w:rsid w:val="00DF477A"/>
    <w:rsid w:val="00DF5056"/>
    <w:rsid w:val="00DF505D"/>
    <w:rsid w:val="00DF52D2"/>
    <w:rsid w:val="00DF5AB6"/>
    <w:rsid w:val="00DF5CAF"/>
    <w:rsid w:val="00DF5DCA"/>
    <w:rsid w:val="00DF5F62"/>
    <w:rsid w:val="00DF6F0A"/>
    <w:rsid w:val="00DF74A7"/>
    <w:rsid w:val="00DF75D2"/>
    <w:rsid w:val="00DF77F2"/>
    <w:rsid w:val="00DF797A"/>
    <w:rsid w:val="00DF7AEA"/>
    <w:rsid w:val="00E0097B"/>
    <w:rsid w:val="00E01354"/>
    <w:rsid w:val="00E0153B"/>
    <w:rsid w:val="00E01BEB"/>
    <w:rsid w:val="00E020DF"/>
    <w:rsid w:val="00E02492"/>
    <w:rsid w:val="00E026A8"/>
    <w:rsid w:val="00E03664"/>
    <w:rsid w:val="00E0416D"/>
    <w:rsid w:val="00E053C9"/>
    <w:rsid w:val="00E0585B"/>
    <w:rsid w:val="00E06342"/>
    <w:rsid w:val="00E06AC3"/>
    <w:rsid w:val="00E06BE7"/>
    <w:rsid w:val="00E06CD8"/>
    <w:rsid w:val="00E06F80"/>
    <w:rsid w:val="00E06F8A"/>
    <w:rsid w:val="00E10154"/>
    <w:rsid w:val="00E10796"/>
    <w:rsid w:val="00E109A3"/>
    <w:rsid w:val="00E109C7"/>
    <w:rsid w:val="00E11348"/>
    <w:rsid w:val="00E123EA"/>
    <w:rsid w:val="00E1288A"/>
    <w:rsid w:val="00E1293A"/>
    <w:rsid w:val="00E129AD"/>
    <w:rsid w:val="00E12B07"/>
    <w:rsid w:val="00E136B7"/>
    <w:rsid w:val="00E139B3"/>
    <w:rsid w:val="00E14264"/>
    <w:rsid w:val="00E1467E"/>
    <w:rsid w:val="00E1495F"/>
    <w:rsid w:val="00E14A08"/>
    <w:rsid w:val="00E1590A"/>
    <w:rsid w:val="00E15AAB"/>
    <w:rsid w:val="00E16046"/>
    <w:rsid w:val="00E16339"/>
    <w:rsid w:val="00E16955"/>
    <w:rsid w:val="00E16FEB"/>
    <w:rsid w:val="00E17045"/>
    <w:rsid w:val="00E172B0"/>
    <w:rsid w:val="00E17967"/>
    <w:rsid w:val="00E17ECD"/>
    <w:rsid w:val="00E20139"/>
    <w:rsid w:val="00E2046A"/>
    <w:rsid w:val="00E208ED"/>
    <w:rsid w:val="00E2093E"/>
    <w:rsid w:val="00E20AC9"/>
    <w:rsid w:val="00E20CBB"/>
    <w:rsid w:val="00E20F40"/>
    <w:rsid w:val="00E210AA"/>
    <w:rsid w:val="00E21ADC"/>
    <w:rsid w:val="00E220F2"/>
    <w:rsid w:val="00E221B9"/>
    <w:rsid w:val="00E22298"/>
    <w:rsid w:val="00E22545"/>
    <w:rsid w:val="00E22BDF"/>
    <w:rsid w:val="00E22C99"/>
    <w:rsid w:val="00E23AF9"/>
    <w:rsid w:val="00E23FB7"/>
    <w:rsid w:val="00E2400E"/>
    <w:rsid w:val="00E24EBF"/>
    <w:rsid w:val="00E252B2"/>
    <w:rsid w:val="00E25E30"/>
    <w:rsid w:val="00E2638B"/>
    <w:rsid w:val="00E271E2"/>
    <w:rsid w:val="00E275D2"/>
    <w:rsid w:val="00E30195"/>
    <w:rsid w:val="00E30D62"/>
    <w:rsid w:val="00E30D6B"/>
    <w:rsid w:val="00E3147E"/>
    <w:rsid w:val="00E3179D"/>
    <w:rsid w:val="00E31942"/>
    <w:rsid w:val="00E319BB"/>
    <w:rsid w:val="00E32552"/>
    <w:rsid w:val="00E32795"/>
    <w:rsid w:val="00E32924"/>
    <w:rsid w:val="00E32ADF"/>
    <w:rsid w:val="00E32BF3"/>
    <w:rsid w:val="00E32E51"/>
    <w:rsid w:val="00E32E69"/>
    <w:rsid w:val="00E33340"/>
    <w:rsid w:val="00E33566"/>
    <w:rsid w:val="00E34156"/>
    <w:rsid w:val="00E347D1"/>
    <w:rsid w:val="00E35112"/>
    <w:rsid w:val="00E3513E"/>
    <w:rsid w:val="00E371B0"/>
    <w:rsid w:val="00E3796F"/>
    <w:rsid w:val="00E37CDA"/>
    <w:rsid w:val="00E40086"/>
    <w:rsid w:val="00E4075A"/>
    <w:rsid w:val="00E41473"/>
    <w:rsid w:val="00E4191A"/>
    <w:rsid w:val="00E41947"/>
    <w:rsid w:val="00E41ED9"/>
    <w:rsid w:val="00E42113"/>
    <w:rsid w:val="00E4228F"/>
    <w:rsid w:val="00E42457"/>
    <w:rsid w:val="00E42D7E"/>
    <w:rsid w:val="00E4302B"/>
    <w:rsid w:val="00E43073"/>
    <w:rsid w:val="00E44006"/>
    <w:rsid w:val="00E4495B"/>
    <w:rsid w:val="00E45725"/>
    <w:rsid w:val="00E45B69"/>
    <w:rsid w:val="00E45F44"/>
    <w:rsid w:val="00E46178"/>
    <w:rsid w:val="00E46503"/>
    <w:rsid w:val="00E4705D"/>
    <w:rsid w:val="00E47240"/>
    <w:rsid w:val="00E4761F"/>
    <w:rsid w:val="00E50192"/>
    <w:rsid w:val="00E50568"/>
    <w:rsid w:val="00E50DA3"/>
    <w:rsid w:val="00E50E41"/>
    <w:rsid w:val="00E514A1"/>
    <w:rsid w:val="00E51669"/>
    <w:rsid w:val="00E51CDA"/>
    <w:rsid w:val="00E51DBA"/>
    <w:rsid w:val="00E51FB9"/>
    <w:rsid w:val="00E52254"/>
    <w:rsid w:val="00E52740"/>
    <w:rsid w:val="00E5361A"/>
    <w:rsid w:val="00E53B4E"/>
    <w:rsid w:val="00E53D2A"/>
    <w:rsid w:val="00E54BD4"/>
    <w:rsid w:val="00E5536E"/>
    <w:rsid w:val="00E55585"/>
    <w:rsid w:val="00E55768"/>
    <w:rsid w:val="00E55943"/>
    <w:rsid w:val="00E55B72"/>
    <w:rsid w:val="00E55CA1"/>
    <w:rsid w:val="00E56055"/>
    <w:rsid w:val="00E56325"/>
    <w:rsid w:val="00E568FF"/>
    <w:rsid w:val="00E56EB5"/>
    <w:rsid w:val="00E5723D"/>
    <w:rsid w:val="00E57679"/>
    <w:rsid w:val="00E5791E"/>
    <w:rsid w:val="00E57938"/>
    <w:rsid w:val="00E6008B"/>
    <w:rsid w:val="00E606C0"/>
    <w:rsid w:val="00E613E2"/>
    <w:rsid w:val="00E615B5"/>
    <w:rsid w:val="00E6193F"/>
    <w:rsid w:val="00E61AAB"/>
    <w:rsid w:val="00E61E35"/>
    <w:rsid w:val="00E6278C"/>
    <w:rsid w:val="00E62944"/>
    <w:rsid w:val="00E63255"/>
    <w:rsid w:val="00E63850"/>
    <w:rsid w:val="00E63A97"/>
    <w:rsid w:val="00E63CD7"/>
    <w:rsid w:val="00E63D0A"/>
    <w:rsid w:val="00E63FDD"/>
    <w:rsid w:val="00E6420F"/>
    <w:rsid w:val="00E643A3"/>
    <w:rsid w:val="00E643F6"/>
    <w:rsid w:val="00E64860"/>
    <w:rsid w:val="00E654B7"/>
    <w:rsid w:val="00E66478"/>
    <w:rsid w:val="00E6667E"/>
    <w:rsid w:val="00E6685C"/>
    <w:rsid w:val="00E66E44"/>
    <w:rsid w:val="00E676BC"/>
    <w:rsid w:val="00E67F38"/>
    <w:rsid w:val="00E703FB"/>
    <w:rsid w:val="00E7042A"/>
    <w:rsid w:val="00E7085C"/>
    <w:rsid w:val="00E7097E"/>
    <w:rsid w:val="00E70A60"/>
    <w:rsid w:val="00E71627"/>
    <w:rsid w:val="00E7184C"/>
    <w:rsid w:val="00E71CC5"/>
    <w:rsid w:val="00E71E61"/>
    <w:rsid w:val="00E728D3"/>
    <w:rsid w:val="00E72AFF"/>
    <w:rsid w:val="00E7424B"/>
    <w:rsid w:val="00E743BF"/>
    <w:rsid w:val="00E74422"/>
    <w:rsid w:val="00E74531"/>
    <w:rsid w:val="00E74F27"/>
    <w:rsid w:val="00E759A9"/>
    <w:rsid w:val="00E75DC8"/>
    <w:rsid w:val="00E76369"/>
    <w:rsid w:val="00E76CEB"/>
    <w:rsid w:val="00E80194"/>
    <w:rsid w:val="00E812AE"/>
    <w:rsid w:val="00E81E1E"/>
    <w:rsid w:val="00E8221C"/>
    <w:rsid w:val="00E8360E"/>
    <w:rsid w:val="00E83642"/>
    <w:rsid w:val="00E845EF"/>
    <w:rsid w:val="00E84647"/>
    <w:rsid w:val="00E84B0D"/>
    <w:rsid w:val="00E84D71"/>
    <w:rsid w:val="00E852BF"/>
    <w:rsid w:val="00E85884"/>
    <w:rsid w:val="00E85982"/>
    <w:rsid w:val="00E85A98"/>
    <w:rsid w:val="00E85AEB"/>
    <w:rsid w:val="00E86D1F"/>
    <w:rsid w:val="00E86E74"/>
    <w:rsid w:val="00E870EE"/>
    <w:rsid w:val="00E87309"/>
    <w:rsid w:val="00E902DA"/>
    <w:rsid w:val="00E90780"/>
    <w:rsid w:val="00E90BA4"/>
    <w:rsid w:val="00E90CF1"/>
    <w:rsid w:val="00E91175"/>
    <w:rsid w:val="00E913A2"/>
    <w:rsid w:val="00E91B7F"/>
    <w:rsid w:val="00E91C3C"/>
    <w:rsid w:val="00E920E8"/>
    <w:rsid w:val="00E92385"/>
    <w:rsid w:val="00E924C9"/>
    <w:rsid w:val="00E92BF6"/>
    <w:rsid w:val="00E92E01"/>
    <w:rsid w:val="00E92EE7"/>
    <w:rsid w:val="00E9319C"/>
    <w:rsid w:val="00E93216"/>
    <w:rsid w:val="00E933AE"/>
    <w:rsid w:val="00E94C88"/>
    <w:rsid w:val="00E950E8"/>
    <w:rsid w:val="00E95A33"/>
    <w:rsid w:val="00E95C05"/>
    <w:rsid w:val="00E95D98"/>
    <w:rsid w:val="00E961A9"/>
    <w:rsid w:val="00E96703"/>
    <w:rsid w:val="00E96C73"/>
    <w:rsid w:val="00E96D4E"/>
    <w:rsid w:val="00E974E0"/>
    <w:rsid w:val="00E97E0C"/>
    <w:rsid w:val="00E97FAD"/>
    <w:rsid w:val="00EA11AD"/>
    <w:rsid w:val="00EA1353"/>
    <w:rsid w:val="00EA1B45"/>
    <w:rsid w:val="00EA238B"/>
    <w:rsid w:val="00EA250F"/>
    <w:rsid w:val="00EA27EA"/>
    <w:rsid w:val="00EA2AFE"/>
    <w:rsid w:val="00EA2C1F"/>
    <w:rsid w:val="00EA3176"/>
    <w:rsid w:val="00EA32A7"/>
    <w:rsid w:val="00EA3343"/>
    <w:rsid w:val="00EA35C0"/>
    <w:rsid w:val="00EA39B6"/>
    <w:rsid w:val="00EA4147"/>
    <w:rsid w:val="00EA4A13"/>
    <w:rsid w:val="00EA4EBF"/>
    <w:rsid w:val="00EA5458"/>
    <w:rsid w:val="00EA605F"/>
    <w:rsid w:val="00EA64E5"/>
    <w:rsid w:val="00EA6CBF"/>
    <w:rsid w:val="00EA6FBA"/>
    <w:rsid w:val="00EA77DB"/>
    <w:rsid w:val="00EB06BC"/>
    <w:rsid w:val="00EB0F6B"/>
    <w:rsid w:val="00EB153D"/>
    <w:rsid w:val="00EB1907"/>
    <w:rsid w:val="00EB19C4"/>
    <w:rsid w:val="00EB27E9"/>
    <w:rsid w:val="00EB292B"/>
    <w:rsid w:val="00EB295A"/>
    <w:rsid w:val="00EB2CA4"/>
    <w:rsid w:val="00EB2DBA"/>
    <w:rsid w:val="00EB3066"/>
    <w:rsid w:val="00EB3169"/>
    <w:rsid w:val="00EB3353"/>
    <w:rsid w:val="00EB3842"/>
    <w:rsid w:val="00EB3F66"/>
    <w:rsid w:val="00EB48BA"/>
    <w:rsid w:val="00EB4EA1"/>
    <w:rsid w:val="00EB4F0E"/>
    <w:rsid w:val="00EB50D5"/>
    <w:rsid w:val="00EB554C"/>
    <w:rsid w:val="00EB59C6"/>
    <w:rsid w:val="00EB5B44"/>
    <w:rsid w:val="00EB5D09"/>
    <w:rsid w:val="00EB5E4A"/>
    <w:rsid w:val="00EB5E62"/>
    <w:rsid w:val="00EB5F4A"/>
    <w:rsid w:val="00EB6A06"/>
    <w:rsid w:val="00EB700E"/>
    <w:rsid w:val="00EC0D9A"/>
    <w:rsid w:val="00EC128B"/>
    <w:rsid w:val="00EC1650"/>
    <w:rsid w:val="00EC1807"/>
    <w:rsid w:val="00EC2A5A"/>
    <w:rsid w:val="00EC2F81"/>
    <w:rsid w:val="00EC3005"/>
    <w:rsid w:val="00EC3352"/>
    <w:rsid w:val="00EC384C"/>
    <w:rsid w:val="00EC3D48"/>
    <w:rsid w:val="00EC4235"/>
    <w:rsid w:val="00EC5223"/>
    <w:rsid w:val="00EC5B6B"/>
    <w:rsid w:val="00EC6689"/>
    <w:rsid w:val="00EC6BB1"/>
    <w:rsid w:val="00EC78E8"/>
    <w:rsid w:val="00ED0071"/>
    <w:rsid w:val="00ED013B"/>
    <w:rsid w:val="00ED09E6"/>
    <w:rsid w:val="00ED0C0C"/>
    <w:rsid w:val="00ED2630"/>
    <w:rsid w:val="00ED3AE6"/>
    <w:rsid w:val="00ED3FBE"/>
    <w:rsid w:val="00ED402B"/>
    <w:rsid w:val="00ED4C3A"/>
    <w:rsid w:val="00ED55A6"/>
    <w:rsid w:val="00ED5A8E"/>
    <w:rsid w:val="00ED66D0"/>
    <w:rsid w:val="00ED797C"/>
    <w:rsid w:val="00EE02B1"/>
    <w:rsid w:val="00EE0349"/>
    <w:rsid w:val="00EE06BA"/>
    <w:rsid w:val="00EE0806"/>
    <w:rsid w:val="00EE0E17"/>
    <w:rsid w:val="00EE1306"/>
    <w:rsid w:val="00EE142F"/>
    <w:rsid w:val="00EE1954"/>
    <w:rsid w:val="00EE1C21"/>
    <w:rsid w:val="00EE1E92"/>
    <w:rsid w:val="00EE271D"/>
    <w:rsid w:val="00EE27F5"/>
    <w:rsid w:val="00EE2DD9"/>
    <w:rsid w:val="00EE3017"/>
    <w:rsid w:val="00EE3118"/>
    <w:rsid w:val="00EE31FA"/>
    <w:rsid w:val="00EE357B"/>
    <w:rsid w:val="00EE3695"/>
    <w:rsid w:val="00EE43F1"/>
    <w:rsid w:val="00EE4994"/>
    <w:rsid w:val="00EE4A5B"/>
    <w:rsid w:val="00EE4AA9"/>
    <w:rsid w:val="00EE62FF"/>
    <w:rsid w:val="00EE75F7"/>
    <w:rsid w:val="00EE79E7"/>
    <w:rsid w:val="00EE79E8"/>
    <w:rsid w:val="00EE7A19"/>
    <w:rsid w:val="00EE7C44"/>
    <w:rsid w:val="00EE7EAC"/>
    <w:rsid w:val="00EF0593"/>
    <w:rsid w:val="00EF110E"/>
    <w:rsid w:val="00EF11DD"/>
    <w:rsid w:val="00EF177A"/>
    <w:rsid w:val="00EF1F8D"/>
    <w:rsid w:val="00EF21D6"/>
    <w:rsid w:val="00EF2E8C"/>
    <w:rsid w:val="00EF32C0"/>
    <w:rsid w:val="00EF334B"/>
    <w:rsid w:val="00EF375E"/>
    <w:rsid w:val="00EF3A32"/>
    <w:rsid w:val="00EF3A5C"/>
    <w:rsid w:val="00EF3E41"/>
    <w:rsid w:val="00EF4AFA"/>
    <w:rsid w:val="00EF5374"/>
    <w:rsid w:val="00EF555D"/>
    <w:rsid w:val="00EF5B97"/>
    <w:rsid w:val="00EF5BF0"/>
    <w:rsid w:val="00EF69A1"/>
    <w:rsid w:val="00EF69C2"/>
    <w:rsid w:val="00EF6C26"/>
    <w:rsid w:val="00EF74DE"/>
    <w:rsid w:val="00EF75DE"/>
    <w:rsid w:val="00F00185"/>
    <w:rsid w:val="00F00583"/>
    <w:rsid w:val="00F005D9"/>
    <w:rsid w:val="00F00685"/>
    <w:rsid w:val="00F00861"/>
    <w:rsid w:val="00F00C7E"/>
    <w:rsid w:val="00F010FC"/>
    <w:rsid w:val="00F016E8"/>
    <w:rsid w:val="00F02369"/>
    <w:rsid w:val="00F03011"/>
    <w:rsid w:val="00F0379D"/>
    <w:rsid w:val="00F03BD1"/>
    <w:rsid w:val="00F03BF5"/>
    <w:rsid w:val="00F03E45"/>
    <w:rsid w:val="00F0441B"/>
    <w:rsid w:val="00F05E26"/>
    <w:rsid w:val="00F061C4"/>
    <w:rsid w:val="00F07C14"/>
    <w:rsid w:val="00F07C8B"/>
    <w:rsid w:val="00F10225"/>
    <w:rsid w:val="00F10E8C"/>
    <w:rsid w:val="00F11273"/>
    <w:rsid w:val="00F1132D"/>
    <w:rsid w:val="00F12778"/>
    <w:rsid w:val="00F1278C"/>
    <w:rsid w:val="00F1353C"/>
    <w:rsid w:val="00F1418E"/>
    <w:rsid w:val="00F146C6"/>
    <w:rsid w:val="00F14809"/>
    <w:rsid w:val="00F149BF"/>
    <w:rsid w:val="00F14C53"/>
    <w:rsid w:val="00F14DF4"/>
    <w:rsid w:val="00F14F62"/>
    <w:rsid w:val="00F14F8F"/>
    <w:rsid w:val="00F15681"/>
    <w:rsid w:val="00F156BE"/>
    <w:rsid w:val="00F1605D"/>
    <w:rsid w:val="00F16559"/>
    <w:rsid w:val="00F17467"/>
    <w:rsid w:val="00F178ED"/>
    <w:rsid w:val="00F17B5E"/>
    <w:rsid w:val="00F201B0"/>
    <w:rsid w:val="00F202B1"/>
    <w:rsid w:val="00F2056A"/>
    <w:rsid w:val="00F20598"/>
    <w:rsid w:val="00F20AD0"/>
    <w:rsid w:val="00F20B9A"/>
    <w:rsid w:val="00F21126"/>
    <w:rsid w:val="00F21717"/>
    <w:rsid w:val="00F21C02"/>
    <w:rsid w:val="00F21DB4"/>
    <w:rsid w:val="00F22576"/>
    <w:rsid w:val="00F22AAC"/>
    <w:rsid w:val="00F22C4B"/>
    <w:rsid w:val="00F23730"/>
    <w:rsid w:val="00F23ED5"/>
    <w:rsid w:val="00F242BF"/>
    <w:rsid w:val="00F2445E"/>
    <w:rsid w:val="00F24650"/>
    <w:rsid w:val="00F24F01"/>
    <w:rsid w:val="00F2523B"/>
    <w:rsid w:val="00F25296"/>
    <w:rsid w:val="00F2616B"/>
    <w:rsid w:val="00F26F49"/>
    <w:rsid w:val="00F270EB"/>
    <w:rsid w:val="00F271D6"/>
    <w:rsid w:val="00F27AFD"/>
    <w:rsid w:val="00F27BC8"/>
    <w:rsid w:val="00F27DF5"/>
    <w:rsid w:val="00F304C7"/>
    <w:rsid w:val="00F30961"/>
    <w:rsid w:val="00F30992"/>
    <w:rsid w:val="00F30A56"/>
    <w:rsid w:val="00F31104"/>
    <w:rsid w:val="00F315C8"/>
    <w:rsid w:val="00F31629"/>
    <w:rsid w:val="00F316F2"/>
    <w:rsid w:val="00F3202F"/>
    <w:rsid w:val="00F32192"/>
    <w:rsid w:val="00F3247E"/>
    <w:rsid w:val="00F32508"/>
    <w:rsid w:val="00F32BC6"/>
    <w:rsid w:val="00F32F3E"/>
    <w:rsid w:val="00F33691"/>
    <w:rsid w:val="00F34B68"/>
    <w:rsid w:val="00F3508E"/>
    <w:rsid w:val="00F35A18"/>
    <w:rsid w:val="00F35C25"/>
    <w:rsid w:val="00F3640E"/>
    <w:rsid w:val="00F36432"/>
    <w:rsid w:val="00F367B9"/>
    <w:rsid w:val="00F36E3E"/>
    <w:rsid w:val="00F3713C"/>
    <w:rsid w:val="00F3739C"/>
    <w:rsid w:val="00F37691"/>
    <w:rsid w:val="00F37D08"/>
    <w:rsid w:val="00F40698"/>
    <w:rsid w:val="00F40ACB"/>
    <w:rsid w:val="00F4138C"/>
    <w:rsid w:val="00F41F0E"/>
    <w:rsid w:val="00F42003"/>
    <w:rsid w:val="00F4227F"/>
    <w:rsid w:val="00F43585"/>
    <w:rsid w:val="00F437D7"/>
    <w:rsid w:val="00F43B5F"/>
    <w:rsid w:val="00F43F79"/>
    <w:rsid w:val="00F4431D"/>
    <w:rsid w:val="00F44522"/>
    <w:rsid w:val="00F4454B"/>
    <w:rsid w:val="00F449FB"/>
    <w:rsid w:val="00F44D28"/>
    <w:rsid w:val="00F45134"/>
    <w:rsid w:val="00F45228"/>
    <w:rsid w:val="00F45231"/>
    <w:rsid w:val="00F465A6"/>
    <w:rsid w:val="00F465DD"/>
    <w:rsid w:val="00F46F88"/>
    <w:rsid w:val="00F470D3"/>
    <w:rsid w:val="00F472FD"/>
    <w:rsid w:val="00F478CC"/>
    <w:rsid w:val="00F47D69"/>
    <w:rsid w:val="00F47F99"/>
    <w:rsid w:val="00F50006"/>
    <w:rsid w:val="00F5030C"/>
    <w:rsid w:val="00F5038C"/>
    <w:rsid w:val="00F5044A"/>
    <w:rsid w:val="00F50C47"/>
    <w:rsid w:val="00F51799"/>
    <w:rsid w:val="00F523D1"/>
    <w:rsid w:val="00F52495"/>
    <w:rsid w:val="00F52B0D"/>
    <w:rsid w:val="00F52C75"/>
    <w:rsid w:val="00F53255"/>
    <w:rsid w:val="00F54E6E"/>
    <w:rsid w:val="00F5529C"/>
    <w:rsid w:val="00F55639"/>
    <w:rsid w:val="00F559E6"/>
    <w:rsid w:val="00F55FE5"/>
    <w:rsid w:val="00F56038"/>
    <w:rsid w:val="00F56151"/>
    <w:rsid w:val="00F56167"/>
    <w:rsid w:val="00F56339"/>
    <w:rsid w:val="00F563D1"/>
    <w:rsid w:val="00F56BFB"/>
    <w:rsid w:val="00F579B8"/>
    <w:rsid w:val="00F6060C"/>
    <w:rsid w:val="00F60621"/>
    <w:rsid w:val="00F60D3D"/>
    <w:rsid w:val="00F611C9"/>
    <w:rsid w:val="00F6258E"/>
    <w:rsid w:val="00F62B21"/>
    <w:rsid w:val="00F62D55"/>
    <w:rsid w:val="00F64010"/>
    <w:rsid w:val="00F64C62"/>
    <w:rsid w:val="00F65E69"/>
    <w:rsid w:val="00F66313"/>
    <w:rsid w:val="00F66419"/>
    <w:rsid w:val="00F66C8E"/>
    <w:rsid w:val="00F66F65"/>
    <w:rsid w:val="00F6703F"/>
    <w:rsid w:val="00F6710F"/>
    <w:rsid w:val="00F67223"/>
    <w:rsid w:val="00F675B4"/>
    <w:rsid w:val="00F6773B"/>
    <w:rsid w:val="00F67B00"/>
    <w:rsid w:val="00F7039D"/>
    <w:rsid w:val="00F706C8"/>
    <w:rsid w:val="00F70BC3"/>
    <w:rsid w:val="00F715C9"/>
    <w:rsid w:val="00F71D51"/>
    <w:rsid w:val="00F7246D"/>
    <w:rsid w:val="00F726A6"/>
    <w:rsid w:val="00F731AA"/>
    <w:rsid w:val="00F73298"/>
    <w:rsid w:val="00F734A9"/>
    <w:rsid w:val="00F73560"/>
    <w:rsid w:val="00F73A57"/>
    <w:rsid w:val="00F73B9C"/>
    <w:rsid w:val="00F740E0"/>
    <w:rsid w:val="00F74C37"/>
    <w:rsid w:val="00F756FA"/>
    <w:rsid w:val="00F758EE"/>
    <w:rsid w:val="00F76384"/>
    <w:rsid w:val="00F763B9"/>
    <w:rsid w:val="00F77096"/>
    <w:rsid w:val="00F770EF"/>
    <w:rsid w:val="00F7755B"/>
    <w:rsid w:val="00F7788E"/>
    <w:rsid w:val="00F77961"/>
    <w:rsid w:val="00F77A8E"/>
    <w:rsid w:val="00F77C62"/>
    <w:rsid w:val="00F803D4"/>
    <w:rsid w:val="00F8082F"/>
    <w:rsid w:val="00F811FB"/>
    <w:rsid w:val="00F81759"/>
    <w:rsid w:val="00F81B02"/>
    <w:rsid w:val="00F8280B"/>
    <w:rsid w:val="00F828D6"/>
    <w:rsid w:val="00F830FC"/>
    <w:rsid w:val="00F834A0"/>
    <w:rsid w:val="00F83707"/>
    <w:rsid w:val="00F8374D"/>
    <w:rsid w:val="00F84B59"/>
    <w:rsid w:val="00F854E0"/>
    <w:rsid w:val="00F85A0F"/>
    <w:rsid w:val="00F85B47"/>
    <w:rsid w:val="00F8608A"/>
    <w:rsid w:val="00F86837"/>
    <w:rsid w:val="00F86B4B"/>
    <w:rsid w:val="00F86B6D"/>
    <w:rsid w:val="00F86C73"/>
    <w:rsid w:val="00F86E18"/>
    <w:rsid w:val="00F87AB4"/>
    <w:rsid w:val="00F90510"/>
    <w:rsid w:val="00F909C4"/>
    <w:rsid w:val="00F90BA6"/>
    <w:rsid w:val="00F91124"/>
    <w:rsid w:val="00F9139C"/>
    <w:rsid w:val="00F91B0B"/>
    <w:rsid w:val="00F91FDD"/>
    <w:rsid w:val="00F92086"/>
    <w:rsid w:val="00F9263A"/>
    <w:rsid w:val="00F9298B"/>
    <w:rsid w:val="00F92EC2"/>
    <w:rsid w:val="00F934C6"/>
    <w:rsid w:val="00F93542"/>
    <w:rsid w:val="00F93737"/>
    <w:rsid w:val="00F939B9"/>
    <w:rsid w:val="00F93BC7"/>
    <w:rsid w:val="00F94315"/>
    <w:rsid w:val="00F94A2F"/>
    <w:rsid w:val="00F94C1D"/>
    <w:rsid w:val="00F94EC0"/>
    <w:rsid w:val="00F950E5"/>
    <w:rsid w:val="00F95683"/>
    <w:rsid w:val="00F95A6B"/>
    <w:rsid w:val="00F95A85"/>
    <w:rsid w:val="00F95EDC"/>
    <w:rsid w:val="00F96817"/>
    <w:rsid w:val="00F96D76"/>
    <w:rsid w:val="00F9781C"/>
    <w:rsid w:val="00FA07D7"/>
    <w:rsid w:val="00FA0BA5"/>
    <w:rsid w:val="00FA0BBF"/>
    <w:rsid w:val="00FA0F12"/>
    <w:rsid w:val="00FA1071"/>
    <w:rsid w:val="00FA136D"/>
    <w:rsid w:val="00FA31E9"/>
    <w:rsid w:val="00FA334A"/>
    <w:rsid w:val="00FA3D5B"/>
    <w:rsid w:val="00FA3F11"/>
    <w:rsid w:val="00FA427E"/>
    <w:rsid w:val="00FA49D4"/>
    <w:rsid w:val="00FA500E"/>
    <w:rsid w:val="00FA508D"/>
    <w:rsid w:val="00FA5461"/>
    <w:rsid w:val="00FA5BAA"/>
    <w:rsid w:val="00FA5FD5"/>
    <w:rsid w:val="00FA654A"/>
    <w:rsid w:val="00FA6B06"/>
    <w:rsid w:val="00FA6D92"/>
    <w:rsid w:val="00FA73EB"/>
    <w:rsid w:val="00FA76DC"/>
    <w:rsid w:val="00FA7C15"/>
    <w:rsid w:val="00FB0354"/>
    <w:rsid w:val="00FB11A7"/>
    <w:rsid w:val="00FB1497"/>
    <w:rsid w:val="00FB16A4"/>
    <w:rsid w:val="00FB1C80"/>
    <w:rsid w:val="00FB207A"/>
    <w:rsid w:val="00FB2136"/>
    <w:rsid w:val="00FB249B"/>
    <w:rsid w:val="00FB2FEE"/>
    <w:rsid w:val="00FB30CC"/>
    <w:rsid w:val="00FB3415"/>
    <w:rsid w:val="00FB35B5"/>
    <w:rsid w:val="00FB3C63"/>
    <w:rsid w:val="00FB42C2"/>
    <w:rsid w:val="00FB42CD"/>
    <w:rsid w:val="00FB4763"/>
    <w:rsid w:val="00FB4976"/>
    <w:rsid w:val="00FB49B3"/>
    <w:rsid w:val="00FB5273"/>
    <w:rsid w:val="00FB56B6"/>
    <w:rsid w:val="00FB6BE8"/>
    <w:rsid w:val="00FB7124"/>
    <w:rsid w:val="00FB74EE"/>
    <w:rsid w:val="00FC081A"/>
    <w:rsid w:val="00FC126F"/>
    <w:rsid w:val="00FC17E9"/>
    <w:rsid w:val="00FC18B3"/>
    <w:rsid w:val="00FC19BB"/>
    <w:rsid w:val="00FC1C79"/>
    <w:rsid w:val="00FC2387"/>
    <w:rsid w:val="00FC276D"/>
    <w:rsid w:val="00FC2BE8"/>
    <w:rsid w:val="00FC30F2"/>
    <w:rsid w:val="00FC3465"/>
    <w:rsid w:val="00FC3526"/>
    <w:rsid w:val="00FC40F3"/>
    <w:rsid w:val="00FC455D"/>
    <w:rsid w:val="00FC47C4"/>
    <w:rsid w:val="00FC49A3"/>
    <w:rsid w:val="00FC4E4E"/>
    <w:rsid w:val="00FC53C4"/>
    <w:rsid w:val="00FC5C57"/>
    <w:rsid w:val="00FC63A5"/>
    <w:rsid w:val="00FC6B44"/>
    <w:rsid w:val="00FC6EE9"/>
    <w:rsid w:val="00FC6F0E"/>
    <w:rsid w:val="00FC7AEA"/>
    <w:rsid w:val="00FC7EBA"/>
    <w:rsid w:val="00FC7EDA"/>
    <w:rsid w:val="00FD066F"/>
    <w:rsid w:val="00FD070C"/>
    <w:rsid w:val="00FD1416"/>
    <w:rsid w:val="00FD1718"/>
    <w:rsid w:val="00FD1A36"/>
    <w:rsid w:val="00FD1B54"/>
    <w:rsid w:val="00FD2A62"/>
    <w:rsid w:val="00FD3237"/>
    <w:rsid w:val="00FD3C47"/>
    <w:rsid w:val="00FD42BD"/>
    <w:rsid w:val="00FD4403"/>
    <w:rsid w:val="00FD51EB"/>
    <w:rsid w:val="00FD545B"/>
    <w:rsid w:val="00FD58C4"/>
    <w:rsid w:val="00FD5B4D"/>
    <w:rsid w:val="00FD5CD9"/>
    <w:rsid w:val="00FD5DDF"/>
    <w:rsid w:val="00FD60FF"/>
    <w:rsid w:val="00FD61ED"/>
    <w:rsid w:val="00FD6C2A"/>
    <w:rsid w:val="00FD748A"/>
    <w:rsid w:val="00FD76AD"/>
    <w:rsid w:val="00FD7AF9"/>
    <w:rsid w:val="00FD7D81"/>
    <w:rsid w:val="00FE050F"/>
    <w:rsid w:val="00FE08D9"/>
    <w:rsid w:val="00FE0E9B"/>
    <w:rsid w:val="00FE1376"/>
    <w:rsid w:val="00FE16CD"/>
    <w:rsid w:val="00FE1C68"/>
    <w:rsid w:val="00FE1F0B"/>
    <w:rsid w:val="00FE1F26"/>
    <w:rsid w:val="00FE256F"/>
    <w:rsid w:val="00FE26F9"/>
    <w:rsid w:val="00FE2F47"/>
    <w:rsid w:val="00FE32CB"/>
    <w:rsid w:val="00FE4821"/>
    <w:rsid w:val="00FE52B3"/>
    <w:rsid w:val="00FE5DB2"/>
    <w:rsid w:val="00FE60E6"/>
    <w:rsid w:val="00FE6556"/>
    <w:rsid w:val="00FE6EFC"/>
    <w:rsid w:val="00FE7791"/>
    <w:rsid w:val="00FE79C6"/>
    <w:rsid w:val="00FE7A15"/>
    <w:rsid w:val="00FE7E00"/>
    <w:rsid w:val="00FF0043"/>
    <w:rsid w:val="00FF0B21"/>
    <w:rsid w:val="00FF1065"/>
    <w:rsid w:val="00FF1187"/>
    <w:rsid w:val="00FF180A"/>
    <w:rsid w:val="00FF1B17"/>
    <w:rsid w:val="00FF25D6"/>
    <w:rsid w:val="00FF27C9"/>
    <w:rsid w:val="00FF2817"/>
    <w:rsid w:val="00FF2C20"/>
    <w:rsid w:val="00FF2D34"/>
    <w:rsid w:val="00FF307E"/>
    <w:rsid w:val="00FF3710"/>
    <w:rsid w:val="00FF3792"/>
    <w:rsid w:val="00FF3A89"/>
    <w:rsid w:val="00FF3E1D"/>
    <w:rsid w:val="00FF414F"/>
    <w:rsid w:val="00FF4990"/>
    <w:rsid w:val="00FF4E7F"/>
    <w:rsid w:val="00FF5909"/>
    <w:rsid w:val="00FF640A"/>
    <w:rsid w:val="00FF6660"/>
    <w:rsid w:val="00FF6F7D"/>
    <w:rsid w:val="0102A83B"/>
    <w:rsid w:val="0119E66E"/>
    <w:rsid w:val="014B7234"/>
    <w:rsid w:val="01779B2E"/>
    <w:rsid w:val="01855429"/>
    <w:rsid w:val="01949B2D"/>
    <w:rsid w:val="019D9E1F"/>
    <w:rsid w:val="01A28022"/>
    <w:rsid w:val="01AEBDF9"/>
    <w:rsid w:val="01B9FA05"/>
    <w:rsid w:val="01BFA071"/>
    <w:rsid w:val="01C110E7"/>
    <w:rsid w:val="01CB30B8"/>
    <w:rsid w:val="01CC69D0"/>
    <w:rsid w:val="01CDCEF8"/>
    <w:rsid w:val="01CE691E"/>
    <w:rsid w:val="01D3115C"/>
    <w:rsid w:val="01DB7673"/>
    <w:rsid w:val="0203E3F2"/>
    <w:rsid w:val="02041518"/>
    <w:rsid w:val="020E1242"/>
    <w:rsid w:val="020EBB3D"/>
    <w:rsid w:val="021F724D"/>
    <w:rsid w:val="025607B4"/>
    <w:rsid w:val="0258D9BA"/>
    <w:rsid w:val="02650127"/>
    <w:rsid w:val="026C16EB"/>
    <w:rsid w:val="027015DB"/>
    <w:rsid w:val="0270717C"/>
    <w:rsid w:val="02740AD0"/>
    <w:rsid w:val="027A8FA7"/>
    <w:rsid w:val="02809B9B"/>
    <w:rsid w:val="02A3CAD9"/>
    <w:rsid w:val="02B31D30"/>
    <w:rsid w:val="02B9830C"/>
    <w:rsid w:val="02BDB0F1"/>
    <w:rsid w:val="02D006D4"/>
    <w:rsid w:val="02D9FF27"/>
    <w:rsid w:val="02DAEDF7"/>
    <w:rsid w:val="02DFEF6A"/>
    <w:rsid w:val="02E20A4C"/>
    <w:rsid w:val="02E83DD1"/>
    <w:rsid w:val="02F35B78"/>
    <w:rsid w:val="02FF13D0"/>
    <w:rsid w:val="0308384F"/>
    <w:rsid w:val="03109931"/>
    <w:rsid w:val="03137CBB"/>
    <w:rsid w:val="031697E0"/>
    <w:rsid w:val="031976FF"/>
    <w:rsid w:val="0322DA3E"/>
    <w:rsid w:val="0326337D"/>
    <w:rsid w:val="033472E5"/>
    <w:rsid w:val="0343A266"/>
    <w:rsid w:val="034423D5"/>
    <w:rsid w:val="034A1B78"/>
    <w:rsid w:val="0358106B"/>
    <w:rsid w:val="038E4B0D"/>
    <w:rsid w:val="0390F117"/>
    <w:rsid w:val="039745AF"/>
    <w:rsid w:val="0398C483"/>
    <w:rsid w:val="039E9421"/>
    <w:rsid w:val="03A0872F"/>
    <w:rsid w:val="03A7B0A7"/>
    <w:rsid w:val="03B05702"/>
    <w:rsid w:val="03B2807C"/>
    <w:rsid w:val="03B5852C"/>
    <w:rsid w:val="03BA03FD"/>
    <w:rsid w:val="03BE9394"/>
    <w:rsid w:val="03BFE113"/>
    <w:rsid w:val="03DB580C"/>
    <w:rsid w:val="03DE582A"/>
    <w:rsid w:val="03F81AB4"/>
    <w:rsid w:val="041EB732"/>
    <w:rsid w:val="0421657F"/>
    <w:rsid w:val="042181C9"/>
    <w:rsid w:val="04389B1E"/>
    <w:rsid w:val="044C543C"/>
    <w:rsid w:val="044FAF47"/>
    <w:rsid w:val="0452B1FB"/>
    <w:rsid w:val="0452C3B7"/>
    <w:rsid w:val="0454247D"/>
    <w:rsid w:val="04573C54"/>
    <w:rsid w:val="0462B2F8"/>
    <w:rsid w:val="046305F5"/>
    <w:rsid w:val="04721237"/>
    <w:rsid w:val="04914B2B"/>
    <w:rsid w:val="0493F085"/>
    <w:rsid w:val="04949290"/>
    <w:rsid w:val="049D72C8"/>
    <w:rsid w:val="04A912D3"/>
    <w:rsid w:val="04B51E96"/>
    <w:rsid w:val="04C5C705"/>
    <w:rsid w:val="04CCB09E"/>
    <w:rsid w:val="05003475"/>
    <w:rsid w:val="0500D12C"/>
    <w:rsid w:val="05026982"/>
    <w:rsid w:val="052B5FF0"/>
    <w:rsid w:val="052C3CC0"/>
    <w:rsid w:val="052DCB1A"/>
    <w:rsid w:val="053FFB03"/>
    <w:rsid w:val="05476071"/>
    <w:rsid w:val="054803BA"/>
    <w:rsid w:val="0553ADB2"/>
    <w:rsid w:val="05594904"/>
    <w:rsid w:val="056061CE"/>
    <w:rsid w:val="0562F967"/>
    <w:rsid w:val="056F9C51"/>
    <w:rsid w:val="0572ADF6"/>
    <w:rsid w:val="05731F53"/>
    <w:rsid w:val="057B70B7"/>
    <w:rsid w:val="057D2240"/>
    <w:rsid w:val="05820A34"/>
    <w:rsid w:val="058C5760"/>
    <w:rsid w:val="059F4B6A"/>
    <w:rsid w:val="05C50CDF"/>
    <w:rsid w:val="05D076B1"/>
    <w:rsid w:val="05D2F230"/>
    <w:rsid w:val="05D426CC"/>
    <w:rsid w:val="05D50A7E"/>
    <w:rsid w:val="05D95B57"/>
    <w:rsid w:val="05DDF8DF"/>
    <w:rsid w:val="05F3B22F"/>
    <w:rsid w:val="05F792ED"/>
    <w:rsid w:val="05FF5E5B"/>
    <w:rsid w:val="0603E129"/>
    <w:rsid w:val="060A9793"/>
    <w:rsid w:val="06100DA7"/>
    <w:rsid w:val="0611B3FC"/>
    <w:rsid w:val="0617CF9D"/>
    <w:rsid w:val="06185D45"/>
    <w:rsid w:val="0625E5A4"/>
    <w:rsid w:val="06262B20"/>
    <w:rsid w:val="06353168"/>
    <w:rsid w:val="064749A7"/>
    <w:rsid w:val="064E710C"/>
    <w:rsid w:val="0668E8B5"/>
    <w:rsid w:val="066BAF00"/>
    <w:rsid w:val="0677DFB4"/>
    <w:rsid w:val="067D814F"/>
    <w:rsid w:val="067FF353"/>
    <w:rsid w:val="0684A7F9"/>
    <w:rsid w:val="069C7027"/>
    <w:rsid w:val="069F9D48"/>
    <w:rsid w:val="06B625FB"/>
    <w:rsid w:val="06BC15CF"/>
    <w:rsid w:val="06CADFE9"/>
    <w:rsid w:val="06DC93BB"/>
    <w:rsid w:val="06DEB9F1"/>
    <w:rsid w:val="06EB7D69"/>
    <w:rsid w:val="073576D3"/>
    <w:rsid w:val="0744D612"/>
    <w:rsid w:val="0755F1AE"/>
    <w:rsid w:val="076A546C"/>
    <w:rsid w:val="077F2FA1"/>
    <w:rsid w:val="0799BC55"/>
    <w:rsid w:val="079E9E58"/>
    <w:rsid w:val="07A52971"/>
    <w:rsid w:val="07BB2DAD"/>
    <w:rsid w:val="07D89733"/>
    <w:rsid w:val="07E06437"/>
    <w:rsid w:val="07E9E48B"/>
    <w:rsid w:val="07EE3954"/>
    <w:rsid w:val="07EF1332"/>
    <w:rsid w:val="08033EB4"/>
    <w:rsid w:val="08068A19"/>
    <w:rsid w:val="0816E20D"/>
    <w:rsid w:val="082114F5"/>
    <w:rsid w:val="082E8CF7"/>
    <w:rsid w:val="083C0FFB"/>
    <w:rsid w:val="083CA774"/>
    <w:rsid w:val="084B0F95"/>
    <w:rsid w:val="084C4E06"/>
    <w:rsid w:val="085A1294"/>
    <w:rsid w:val="086AACF2"/>
    <w:rsid w:val="0887EF8F"/>
    <w:rsid w:val="088B0984"/>
    <w:rsid w:val="08932B81"/>
    <w:rsid w:val="08975F47"/>
    <w:rsid w:val="089AF5B4"/>
    <w:rsid w:val="08A65768"/>
    <w:rsid w:val="08AA99A0"/>
    <w:rsid w:val="08B1675D"/>
    <w:rsid w:val="08B58B30"/>
    <w:rsid w:val="08D21D9C"/>
    <w:rsid w:val="08D7C0ED"/>
    <w:rsid w:val="08DD4F98"/>
    <w:rsid w:val="08E2B4DC"/>
    <w:rsid w:val="08F5F384"/>
    <w:rsid w:val="08F7E610"/>
    <w:rsid w:val="08FA5E06"/>
    <w:rsid w:val="0905EF76"/>
    <w:rsid w:val="090E6251"/>
    <w:rsid w:val="0915B982"/>
    <w:rsid w:val="09296630"/>
    <w:rsid w:val="092F1D84"/>
    <w:rsid w:val="0930862D"/>
    <w:rsid w:val="0931C365"/>
    <w:rsid w:val="09353191"/>
    <w:rsid w:val="0937AB59"/>
    <w:rsid w:val="094E88D6"/>
    <w:rsid w:val="094EC5B9"/>
    <w:rsid w:val="095C8171"/>
    <w:rsid w:val="0963A3E5"/>
    <w:rsid w:val="09658446"/>
    <w:rsid w:val="09787529"/>
    <w:rsid w:val="097F0C81"/>
    <w:rsid w:val="098B59C2"/>
    <w:rsid w:val="098C3389"/>
    <w:rsid w:val="0995629B"/>
    <w:rsid w:val="0996D3A0"/>
    <w:rsid w:val="09A309C8"/>
    <w:rsid w:val="09A9E6BB"/>
    <w:rsid w:val="09B48A99"/>
    <w:rsid w:val="09CE52C1"/>
    <w:rsid w:val="09ED0F7B"/>
    <w:rsid w:val="09F100F2"/>
    <w:rsid w:val="09FDE8D5"/>
    <w:rsid w:val="0A0671D4"/>
    <w:rsid w:val="0A07308A"/>
    <w:rsid w:val="0A1A0CFD"/>
    <w:rsid w:val="0A210BF2"/>
    <w:rsid w:val="0A21CD5E"/>
    <w:rsid w:val="0A289606"/>
    <w:rsid w:val="0A31320C"/>
    <w:rsid w:val="0A326D88"/>
    <w:rsid w:val="0A41EB13"/>
    <w:rsid w:val="0A5024E8"/>
    <w:rsid w:val="0A5CD32B"/>
    <w:rsid w:val="0A60E6FA"/>
    <w:rsid w:val="0A670130"/>
    <w:rsid w:val="0A6A9B59"/>
    <w:rsid w:val="0A72FDDD"/>
    <w:rsid w:val="0A73D995"/>
    <w:rsid w:val="0A8AF74A"/>
    <w:rsid w:val="0A8C016E"/>
    <w:rsid w:val="0A9C92AF"/>
    <w:rsid w:val="0AA2C979"/>
    <w:rsid w:val="0AAA9825"/>
    <w:rsid w:val="0AAFF42E"/>
    <w:rsid w:val="0AB1AB59"/>
    <w:rsid w:val="0AC8E9D6"/>
    <w:rsid w:val="0ACAD6F3"/>
    <w:rsid w:val="0ADDEFED"/>
    <w:rsid w:val="0AEC28D2"/>
    <w:rsid w:val="0AF0C455"/>
    <w:rsid w:val="0AF52F02"/>
    <w:rsid w:val="0AFE373C"/>
    <w:rsid w:val="0B0C1B0D"/>
    <w:rsid w:val="0B1FF9BC"/>
    <w:rsid w:val="0B2A9224"/>
    <w:rsid w:val="0B2FB540"/>
    <w:rsid w:val="0B33DDD4"/>
    <w:rsid w:val="0B342C4B"/>
    <w:rsid w:val="0B3B803B"/>
    <w:rsid w:val="0B3E6061"/>
    <w:rsid w:val="0B42060E"/>
    <w:rsid w:val="0B44EBB3"/>
    <w:rsid w:val="0B4C42E1"/>
    <w:rsid w:val="0B4E8416"/>
    <w:rsid w:val="0B55D8AF"/>
    <w:rsid w:val="0B58B117"/>
    <w:rsid w:val="0B76416E"/>
    <w:rsid w:val="0B7B9200"/>
    <w:rsid w:val="0B8E409B"/>
    <w:rsid w:val="0B93C6A7"/>
    <w:rsid w:val="0BA33EF0"/>
    <w:rsid w:val="0BBEA4EB"/>
    <w:rsid w:val="0BC0A8BC"/>
    <w:rsid w:val="0BC735A4"/>
    <w:rsid w:val="0BD03C72"/>
    <w:rsid w:val="0BD82136"/>
    <w:rsid w:val="0BDB8D94"/>
    <w:rsid w:val="0BEA29C0"/>
    <w:rsid w:val="0BEE6D20"/>
    <w:rsid w:val="0BF57E92"/>
    <w:rsid w:val="0BF5D8B2"/>
    <w:rsid w:val="0BFDF1AC"/>
    <w:rsid w:val="0C04D6B7"/>
    <w:rsid w:val="0C153361"/>
    <w:rsid w:val="0C18D6A6"/>
    <w:rsid w:val="0C25F637"/>
    <w:rsid w:val="0C39294C"/>
    <w:rsid w:val="0C3F0757"/>
    <w:rsid w:val="0C4CD4C1"/>
    <w:rsid w:val="0C4DFB9E"/>
    <w:rsid w:val="0C53EE83"/>
    <w:rsid w:val="0C5A5ADA"/>
    <w:rsid w:val="0C5E9EEA"/>
    <w:rsid w:val="0C64C1F7"/>
    <w:rsid w:val="0C731584"/>
    <w:rsid w:val="0C871121"/>
    <w:rsid w:val="0C877502"/>
    <w:rsid w:val="0C90C269"/>
    <w:rsid w:val="0CBE55F3"/>
    <w:rsid w:val="0CC2B96B"/>
    <w:rsid w:val="0CCF1FBD"/>
    <w:rsid w:val="0CD2A86B"/>
    <w:rsid w:val="0CE3134D"/>
    <w:rsid w:val="0CF51D53"/>
    <w:rsid w:val="0D0DBA09"/>
    <w:rsid w:val="0D14A7C0"/>
    <w:rsid w:val="0D1791C5"/>
    <w:rsid w:val="0D21AB15"/>
    <w:rsid w:val="0D23DB16"/>
    <w:rsid w:val="0D254D61"/>
    <w:rsid w:val="0D32A2BD"/>
    <w:rsid w:val="0D373CA0"/>
    <w:rsid w:val="0D3C867C"/>
    <w:rsid w:val="0D4525B6"/>
    <w:rsid w:val="0D472878"/>
    <w:rsid w:val="0D6CBCA0"/>
    <w:rsid w:val="0D6F2DCC"/>
    <w:rsid w:val="0D9E0A7A"/>
    <w:rsid w:val="0DABD5E2"/>
    <w:rsid w:val="0DBD1E91"/>
    <w:rsid w:val="0DC3CF4F"/>
    <w:rsid w:val="0DC65507"/>
    <w:rsid w:val="0DD922FD"/>
    <w:rsid w:val="0DFA5B67"/>
    <w:rsid w:val="0DFA8576"/>
    <w:rsid w:val="0E096987"/>
    <w:rsid w:val="0E0C6930"/>
    <w:rsid w:val="0E124C12"/>
    <w:rsid w:val="0E2D8A1C"/>
    <w:rsid w:val="0E341869"/>
    <w:rsid w:val="0E368D0E"/>
    <w:rsid w:val="0E3E880D"/>
    <w:rsid w:val="0E417BBD"/>
    <w:rsid w:val="0E43810B"/>
    <w:rsid w:val="0E51DC44"/>
    <w:rsid w:val="0E524FB9"/>
    <w:rsid w:val="0E525E40"/>
    <w:rsid w:val="0E54B8F7"/>
    <w:rsid w:val="0E63ACE8"/>
    <w:rsid w:val="0E67E7F2"/>
    <w:rsid w:val="0E6930CA"/>
    <w:rsid w:val="0E6DFCDC"/>
    <w:rsid w:val="0E7928AD"/>
    <w:rsid w:val="0E794993"/>
    <w:rsid w:val="0E8672AC"/>
    <w:rsid w:val="0E8E03EC"/>
    <w:rsid w:val="0E9264E5"/>
    <w:rsid w:val="0E99F987"/>
    <w:rsid w:val="0EABB579"/>
    <w:rsid w:val="0EB75C1D"/>
    <w:rsid w:val="0EC90E43"/>
    <w:rsid w:val="0ECB65BD"/>
    <w:rsid w:val="0EDA14BC"/>
    <w:rsid w:val="0EEDCD97"/>
    <w:rsid w:val="0EF4DB59"/>
    <w:rsid w:val="0EFCAA8E"/>
    <w:rsid w:val="0EFE227A"/>
    <w:rsid w:val="0F01979B"/>
    <w:rsid w:val="0F0745BC"/>
    <w:rsid w:val="0F0C881D"/>
    <w:rsid w:val="0F14F4BE"/>
    <w:rsid w:val="0F174C7E"/>
    <w:rsid w:val="0F19E525"/>
    <w:rsid w:val="0F28BC6A"/>
    <w:rsid w:val="0F2E4EFF"/>
    <w:rsid w:val="0F34FADD"/>
    <w:rsid w:val="0F36A2D7"/>
    <w:rsid w:val="0F36CF4C"/>
    <w:rsid w:val="0F3EE71C"/>
    <w:rsid w:val="0F3FEA52"/>
    <w:rsid w:val="0F439961"/>
    <w:rsid w:val="0F453770"/>
    <w:rsid w:val="0F57135A"/>
    <w:rsid w:val="0F5A5325"/>
    <w:rsid w:val="0F5F8F37"/>
    <w:rsid w:val="0F636408"/>
    <w:rsid w:val="0F7D7C81"/>
    <w:rsid w:val="0F9E5FD1"/>
    <w:rsid w:val="0F9EC4AA"/>
    <w:rsid w:val="0FA04362"/>
    <w:rsid w:val="0FA05B65"/>
    <w:rsid w:val="0FC06627"/>
    <w:rsid w:val="0FC459C0"/>
    <w:rsid w:val="0FC6812E"/>
    <w:rsid w:val="0FC8F3B8"/>
    <w:rsid w:val="0FD0BDCF"/>
    <w:rsid w:val="0FEF8AF4"/>
    <w:rsid w:val="10063BDF"/>
    <w:rsid w:val="10281FCF"/>
    <w:rsid w:val="1036C5FF"/>
    <w:rsid w:val="1039C84A"/>
    <w:rsid w:val="103D9B37"/>
    <w:rsid w:val="1040712D"/>
    <w:rsid w:val="104AEC86"/>
    <w:rsid w:val="104E4E0F"/>
    <w:rsid w:val="105814E6"/>
    <w:rsid w:val="105F3DE8"/>
    <w:rsid w:val="106866B8"/>
    <w:rsid w:val="107C8737"/>
    <w:rsid w:val="1086B5C5"/>
    <w:rsid w:val="10A776D3"/>
    <w:rsid w:val="10AD435F"/>
    <w:rsid w:val="10B18D82"/>
    <w:rsid w:val="10B31A3D"/>
    <w:rsid w:val="10BEBF4E"/>
    <w:rsid w:val="10C774CE"/>
    <w:rsid w:val="10D12B5B"/>
    <w:rsid w:val="10D847DA"/>
    <w:rsid w:val="10DC4A64"/>
    <w:rsid w:val="10E12F2F"/>
    <w:rsid w:val="10F02C68"/>
    <w:rsid w:val="10F81BC4"/>
    <w:rsid w:val="10FEF7B0"/>
    <w:rsid w:val="1105BDCD"/>
    <w:rsid w:val="1106DC44"/>
    <w:rsid w:val="110DA58C"/>
    <w:rsid w:val="110EAFF2"/>
    <w:rsid w:val="1136AA0F"/>
    <w:rsid w:val="1139A407"/>
    <w:rsid w:val="113D12B3"/>
    <w:rsid w:val="113F01EB"/>
    <w:rsid w:val="114EE14B"/>
    <w:rsid w:val="1164D336"/>
    <w:rsid w:val="11653CD3"/>
    <w:rsid w:val="11808B3D"/>
    <w:rsid w:val="1194C2AE"/>
    <w:rsid w:val="11A1C370"/>
    <w:rsid w:val="11A9C5B9"/>
    <w:rsid w:val="11AED0D5"/>
    <w:rsid w:val="11BCCF52"/>
    <w:rsid w:val="11C129B3"/>
    <w:rsid w:val="11C793EC"/>
    <w:rsid w:val="11D1701B"/>
    <w:rsid w:val="12011AC3"/>
    <w:rsid w:val="1205FD81"/>
    <w:rsid w:val="1207C8A0"/>
    <w:rsid w:val="120A9C66"/>
    <w:rsid w:val="1218D968"/>
    <w:rsid w:val="12252589"/>
    <w:rsid w:val="1237BE02"/>
    <w:rsid w:val="12739C9A"/>
    <w:rsid w:val="12800323"/>
    <w:rsid w:val="1281F913"/>
    <w:rsid w:val="128EC58B"/>
    <w:rsid w:val="12959D6C"/>
    <w:rsid w:val="129D2BB7"/>
    <w:rsid w:val="12B1259D"/>
    <w:rsid w:val="12B5ECD4"/>
    <w:rsid w:val="12B6CD21"/>
    <w:rsid w:val="12BAC384"/>
    <w:rsid w:val="12BBD102"/>
    <w:rsid w:val="12C00168"/>
    <w:rsid w:val="12DD03EF"/>
    <w:rsid w:val="12E3CC53"/>
    <w:rsid w:val="12F16C10"/>
    <w:rsid w:val="12F539CA"/>
    <w:rsid w:val="12F59CA2"/>
    <w:rsid w:val="13240B26"/>
    <w:rsid w:val="13270855"/>
    <w:rsid w:val="132E6832"/>
    <w:rsid w:val="1334A4DC"/>
    <w:rsid w:val="133B25AD"/>
    <w:rsid w:val="1340BB72"/>
    <w:rsid w:val="134955FC"/>
    <w:rsid w:val="134E9251"/>
    <w:rsid w:val="135029C2"/>
    <w:rsid w:val="1353ADDA"/>
    <w:rsid w:val="13764791"/>
    <w:rsid w:val="137DD65A"/>
    <w:rsid w:val="137E4423"/>
    <w:rsid w:val="1392E2F7"/>
    <w:rsid w:val="139322C1"/>
    <w:rsid w:val="13959AB7"/>
    <w:rsid w:val="139A4FE9"/>
    <w:rsid w:val="13A70102"/>
    <w:rsid w:val="13AD11AF"/>
    <w:rsid w:val="13B8DA0C"/>
    <w:rsid w:val="13BE8E41"/>
    <w:rsid w:val="13CB571D"/>
    <w:rsid w:val="13CD0016"/>
    <w:rsid w:val="13CFFC99"/>
    <w:rsid w:val="13D11B42"/>
    <w:rsid w:val="13E23C47"/>
    <w:rsid w:val="13F75662"/>
    <w:rsid w:val="13FD8BAA"/>
    <w:rsid w:val="1401ACBA"/>
    <w:rsid w:val="1402C154"/>
    <w:rsid w:val="140635A9"/>
    <w:rsid w:val="141E1D1B"/>
    <w:rsid w:val="14269673"/>
    <w:rsid w:val="142DF22D"/>
    <w:rsid w:val="1442C371"/>
    <w:rsid w:val="144530EB"/>
    <w:rsid w:val="144B6EE7"/>
    <w:rsid w:val="14647DAD"/>
    <w:rsid w:val="14666749"/>
    <w:rsid w:val="147FB522"/>
    <w:rsid w:val="148C30C8"/>
    <w:rsid w:val="149582C1"/>
    <w:rsid w:val="14A1F481"/>
    <w:rsid w:val="14A40D66"/>
    <w:rsid w:val="14A7A28F"/>
    <w:rsid w:val="14ACCB4A"/>
    <w:rsid w:val="14BA2BB1"/>
    <w:rsid w:val="14BD2109"/>
    <w:rsid w:val="14BF5C3F"/>
    <w:rsid w:val="14C63097"/>
    <w:rsid w:val="14DAB646"/>
    <w:rsid w:val="14E37D4B"/>
    <w:rsid w:val="14F193EE"/>
    <w:rsid w:val="14F35C85"/>
    <w:rsid w:val="15128109"/>
    <w:rsid w:val="151B4023"/>
    <w:rsid w:val="151D12DF"/>
    <w:rsid w:val="15301C9C"/>
    <w:rsid w:val="1533D390"/>
    <w:rsid w:val="1535BD99"/>
    <w:rsid w:val="153CD3FA"/>
    <w:rsid w:val="154C93C3"/>
    <w:rsid w:val="154D0F9D"/>
    <w:rsid w:val="1570E440"/>
    <w:rsid w:val="157F037C"/>
    <w:rsid w:val="15841D5C"/>
    <w:rsid w:val="158CAE89"/>
    <w:rsid w:val="159439B3"/>
    <w:rsid w:val="15A1A31F"/>
    <w:rsid w:val="15A4C8F9"/>
    <w:rsid w:val="15A757BE"/>
    <w:rsid w:val="15AA56E2"/>
    <w:rsid w:val="15B878C8"/>
    <w:rsid w:val="15C2DFCE"/>
    <w:rsid w:val="15C2FA41"/>
    <w:rsid w:val="15C79C30"/>
    <w:rsid w:val="15C95F07"/>
    <w:rsid w:val="15CEC124"/>
    <w:rsid w:val="15CF1FD6"/>
    <w:rsid w:val="15D98A97"/>
    <w:rsid w:val="15DD42BF"/>
    <w:rsid w:val="15EC4EAD"/>
    <w:rsid w:val="15F4AB00"/>
    <w:rsid w:val="15F4DDD1"/>
    <w:rsid w:val="15FC63B3"/>
    <w:rsid w:val="16009A1D"/>
    <w:rsid w:val="160604C9"/>
    <w:rsid w:val="161D2C21"/>
    <w:rsid w:val="16200B1C"/>
    <w:rsid w:val="1623A413"/>
    <w:rsid w:val="16379075"/>
    <w:rsid w:val="163F4B2A"/>
    <w:rsid w:val="164F3730"/>
    <w:rsid w:val="16671DAD"/>
    <w:rsid w:val="166D4808"/>
    <w:rsid w:val="16714F7E"/>
    <w:rsid w:val="167C3BF9"/>
    <w:rsid w:val="16841E55"/>
    <w:rsid w:val="168818A6"/>
    <w:rsid w:val="168EC3B2"/>
    <w:rsid w:val="1698B6AA"/>
    <w:rsid w:val="16A36B17"/>
    <w:rsid w:val="16AEA802"/>
    <w:rsid w:val="16B937D4"/>
    <w:rsid w:val="16C11A60"/>
    <w:rsid w:val="16C132E8"/>
    <w:rsid w:val="16CFE12D"/>
    <w:rsid w:val="16D8F068"/>
    <w:rsid w:val="16F57E36"/>
    <w:rsid w:val="1714CC6A"/>
    <w:rsid w:val="171E6155"/>
    <w:rsid w:val="17268793"/>
    <w:rsid w:val="1729B996"/>
    <w:rsid w:val="17368381"/>
    <w:rsid w:val="1742B55D"/>
    <w:rsid w:val="174FBBC9"/>
    <w:rsid w:val="17509EC4"/>
    <w:rsid w:val="178C5814"/>
    <w:rsid w:val="17A75C09"/>
    <w:rsid w:val="17A8F6BA"/>
    <w:rsid w:val="17AE0D35"/>
    <w:rsid w:val="17B9B67F"/>
    <w:rsid w:val="17CFE704"/>
    <w:rsid w:val="17E3DFAE"/>
    <w:rsid w:val="17F8B0F2"/>
    <w:rsid w:val="1807C186"/>
    <w:rsid w:val="181A1511"/>
    <w:rsid w:val="182EE655"/>
    <w:rsid w:val="183064C2"/>
    <w:rsid w:val="183357E3"/>
    <w:rsid w:val="18392142"/>
    <w:rsid w:val="183EF3F3"/>
    <w:rsid w:val="185A81D3"/>
    <w:rsid w:val="185B6650"/>
    <w:rsid w:val="185E6422"/>
    <w:rsid w:val="1874B35E"/>
    <w:rsid w:val="1880CE71"/>
    <w:rsid w:val="1886B87E"/>
    <w:rsid w:val="18A05F76"/>
    <w:rsid w:val="18A50F6B"/>
    <w:rsid w:val="18AD88C3"/>
    <w:rsid w:val="18B517C1"/>
    <w:rsid w:val="18B8D433"/>
    <w:rsid w:val="18BDF1DD"/>
    <w:rsid w:val="18C6BE91"/>
    <w:rsid w:val="18CA6757"/>
    <w:rsid w:val="18DB3A63"/>
    <w:rsid w:val="18E4639A"/>
    <w:rsid w:val="18E4ABE1"/>
    <w:rsid w:val="18E645FA"/>
    <w:rsid w:val="18F189B2"/>
    <w:rsid w:val="1910C9A4"/>
    <w:rsid w:val="191268C7"/>
    <w:rsid w:val="191C4AEF"/>
    <w:rsid w:val="193A3AE0"/>
    <w:rsid w:val="193F027C"/>
    <w:rsid w:val="1949EC7C"/>
    <w:rsid w:val="195D5B7E"/>
    <w:rsid w:val="195D8B7E"/>
    <w:rsid w:val="1974800A"/>
    <w:rsid w:val="198A5ED5"/>
    <w:rsid w:val="198EF1AD"/>
    <w:rsid w:val="19B34543"/>
    <w:rsid w:val="19CA62C1"/>
    <w:rsid w:val="19CE003C"/>
    <w:rsid w:val="19CEE2B5"/>
    <w:rsid w:val="19DF920E"/>
    <w:rsid w:val="19E531CA"/>
    <w:rsid w:val="19F5E176"/>
    <w:rsid w:val="19F7FF92"/>
    <w:rsid w:val="1A03071B"/>
    <w:rsid w:val="1A0D486D"/>
    <w:rsid w:val="1A23BED2"/>
    <w:rsid w:val="1A25F463"/>
    <w:rsid w:val="1A3A932A"/>
    <w:rsid w:val="1A3FA631"/>
    <w:rsid w:val="1A476692"/>
    <w:rsid w:val="1A591BB5"/>
    <w:rsid w:val="1A6CF22F"/>
    <w:rsid w:val="1A75C6F5"/>
    <w:rsid w:val="1A7E9371"/>
    <w:rsid w:val="1A7FCB37"/>
    <w:rsid w:val="1AB29C6D"/>
    <w:rsid w:val="1AC25B86"/>
    <w:rsid w:val="1AD2520E"/>
    <w:rsid w:val="1AD2CCF9"/>
    <w:rsid w:val="1AD4D596"/>
    <w:rsid w:val="1AEAFAC4"/>
    <w:rsid w:val="1AF01E06"/>
    <w:rsid w:val="1AF1460E"/>
    <w:rsid w:val="1AFDEA9A"/>
    <w:rsid w:val="1B0C276C"/>
    <w:rsid w:val="1B0ED97A"/>
    <w:rsid w:val="1B105785"/>
    <w:rsid w:val="1B21B280"/>
    <w:rsid w:val="1B2C5D64"/>
    <w:rsid w:val="1B2C7413"/>
    <w:rsid w:val="1B2F8866"/>
    <w:rsid w:val="1B3D06B5"/>
    <w:rsid w:val="1B4238A7"/>
    <w:rsid w:val="1B4E56EE"/>
    <w:rsid w:val="1B533C15"/>
    <w:rsid w:val="1B57E1A8"/>
    <w:rsid w:val="1B5F0D0B"/>
    <w:rsid w:val="1B63E25B"/>
    <w:rsid w:val="1B63FA42"/>
    <w:rsid w:val="1B71A8A8"/>
    <w:rsid w:val="1B745EEC"/>
    <w:rsid w:val="1B84812A"/>
    <w:rsid w:val="1B859487"/>
    <w:rsid w:val="1B86E02A"/>
    <w:rsid w:val="1B8A6AD3"/>
    <w:rsid w:val="1B8BCB52"/>
    <w:rsid w:val="1B98B279"/>
    <w:rsid w:val="1B9A3461"/>
    <w:rsid w:val="1BA1E624"/>
    <w:rsid w:val="1BCA7F34"/>
    <w:rsid w:val="1BD93C45"/>
    <w:rsid w:val="1BED48E1"/>
    <w:rsid w:val="1BF536FE"/>
    <w:rsid w:val="1BF8906E"/>
    <w:rsid w:val="1BFF820F"/>
    <w:rsid w:val="1C04F8E8"/>
    <w:rsid w:val="1C051697"/>
    <w:rsid w:val="1C05FAEE"/>
    <w:rsid w:val="1C15F80C"/>
    <w:rsid w:val="1C1B71E6"/>
    <w:rsid w:val="1C287910"/>
    <w:rsid w:val="1C2FE90A"/>
    <w:rsid w:val="1C31CBDA"/>
    <w:rsid w:val="1C380658"/>
    <w:rsid w:val="1C4EFBEC"/>
    <w:rsid w:val="1C53DBCC"/>
    <w:rsid w:val="1C5D4CDB"/>
    <w:rsid w:val="1C613722"/>
    <w:rsid w:val="1C669265"/>
    <w:rsid w:val="1C6A7849"/>
    <w:rsid w:val="1C7AECF6"/>
    <w:rsid w:val="1C84D2BA"/>
    <w:rsid w:val="1C8CB034"/>
    <w:rsid w:val="1CAB4153"/>
    <w:rsid w:val="1CB41619"/>
    <w:rsid w:val="1CB60B76"/>
    <w:rsid w:val="1CD479E0"/>
    <w:rsid w:val="1CDFBACC"/>
    <w:rsid w:val="1CF5630F"/>
    <w:rsid w:val="1CFBD22E"/>
    <w:rsid w:val="1D06D17D"/>
    <w:rsid w:val="1D158C6B"/>
    <w:rsid w:val="1D1789FB"/>
    <w:rsid w:val="1D25DA8A"/>
    <w:rsid w:val="1D330306"/>
    <w:rsid w:val="1D33A282"/>
    <w:rsid w:val="1D35E280"/>
    <w:rsid w:val="1D3F34BD"/>
    <w:rsid w:val="1D45BD04"/>
    <w:rsid w:val="1D4C7480"/>
    <w:rsid w:val="1D67349C"/>
    <w:rsid w:val="1D740B45"/>
    <w:rsid w:val="1D747EBA"/>
    <w:rsid w:val="1D8ADF78"/>
    <w:rsid w:val="1DB7A6EE"/>
    <w:rsid w:val="1DC37CCA"/>
    <w:rsid w:val="1DDAA27C"/>
    <w:rsid w:val="1DE59C88"/>
    <w:rsid w:val="1DF59B7C"/>
    <w:rsid w:val="1DFA9F9A"/>
    <w:rsid w:val="1E0085C7"/>
    <w:rsid w:val="1E013F69"/>
    <w:rsid w:val="1E104803"/>
    <w:rsid w:val="1E16A5B3"/>
    <w:rsid w:val="1E19018C"/>
    <w:rsid w:val="1E2236DF"/>
    <w:rsid w:val="1E29874C"/>
    <w:rsid w:val="1E2F02BB"/>
    <w:rsid w:val="1E33FB96"/>
    <w:rsid w:val="1E34C5DF"/>
    <w:rsid w:val="1E3A2056"/>
    <w:rsid w:val="1E3D9160"/>
    <w:rsid w:val="1E4158D0"/>
    <w:rsid w:val="1E444F2D"/>
    <w:rsid w:val="1E4AFE2E"/>
    <w:rsid w:val="1E4B3EAE"/>
    <w:rsid w:val="1E4F3461"/>
    <w:rsid w:val="1E51FE2F"/>
    <w:rsid w:val="1E560BF0"/>
    <w:rsid w:val="1E6CA39C"/>
    <w:rsid w:val="1E7EB7E8"/>
    <w:rsid w:val="1E8F13F4"/>
    <w:rsid w:val="1E90C431"/>
    <w:rsid w:val="1E91AD79"/>
    <w:rsid w:val="1E929313"/>
    <w:rsid w:val="1E9B8FD0"/>
    <w:rsid w:val="1EA11D31"/>
    <w:rsid w:val="1EA9382A"/>
    <w:rsid w:val="1EAAC13A"/>
    <w:rsid w:val="1EB13BC8"/>
    <w:rsid w:val="1ECE160D"/>
    <w:rsid w:val="1ECE62F4"/>
    <w:rsid w:val="1ED41692"/>
    <w:rsid w:val="1EE80EA3"/>
    <w:rsid w:val="1EEC5C9B"/>
    <w:rsid w:val="1EF8F642"/>
    <w:rsid w:val="1EFA0A48"/>
    <w:rsid w:val="1EFAF33C"/>
    <w:rsid w:val="1EFB6F30"/>
    <w:rsid w:val="1F05A142"/>
    <w:rsid w:val="1F11FC12"/>
    <w:rsid w:val="1F1DCD80"/>
    <w:rsid w:val="1F286AE0"/>
    <w:rsid w:val="1F28837A"/>
    <w:rsid w:val="1F305593"/>
    <w:rsid w:val="1F3B814F"/>
    <w:rsid w:val="1F3C0213"/>
    <w:rsid w:val="1F4A7CB0"/>
    <w:rsid w:val="1F4F5F36"/>
    <w:rsid w:val="1F5E0290"/>
    <w:rsid w:val="1F5E43B8"/>
    <w:rsid w:val="1F72B3DA"/>
    <w:rsid w:val="1F7C7CB2"/>
    <w:rsid w:val="1F8A95B9"/>
    <w:rsid w:val="1F8C8951"/>
    <w:rsid w:val="1FA26571"/>
    <w:rsid w:val="1FB67CD4"/>
    <w:rsid w:val="1FB6CC32"/>
    <w:rsid w:val="1FD076F9"/>
    <w:rsid w:val="1FDA707C"/>
    <w:rsid w:val="1FDC40C4"/>
    <w:rsid w:val="1FFBA075"/>
    <w:rsid w:val="200515AC"/>
    <w:rsid w:val="2005A650"/>
    <w:rsid w:val="20062F63"/>
    <w:rsid w:val="200AC756"/>
    <w:rsid w:val="200E9CC3"/>
    <w:rsid w:val="201FA4C9"/>
    <w:rsid w:val="202ACB97"/>
    <w:rsid w:val="202B7DC1"/>
    <w:rsid w:val="202CA9F1"/>
    <w:rsid w:val="203C45A1"/>
    <w:rsid w:val="2046A20F"/>
    <w:rsid w:val="204DC105"/>
    <w:rsid w:val="2051194F"/>
    <w:rsid w:val="205C5F33"/>
    <w:rsid w:val="20623623"/>
    <w:rsid w:val="20709931"/>
    <w:rsid w:val="2077A6F3"/>
    <w:rsid w:val="208CFF6F"/>
    <w:rsid w:val="20901A82"/>
    <w:rsid w:val="20B072DD"/>
    <w:rsid w:val="20D8F359"/>
    <w:rsid w:val="20EB75F2"/>
    <w:rsid w:val="20EF5B93"/>
    <w:rsid w:val="20F031D2"/>
    <w:rsid w:val="20F7CFA3"/>
    <w:rsid w:val="20FE69DF"/>
    <w:rsid w:val="2103969D"/>
    <w:rsid w:val="211D42A7"/>
    <w:rsid w:val="21205FFF"/>
    <w:rsid w:val="2136D81A"/>
    <w:rsid w:val="2147AC65"/>
    <w:rsid w:val="214C7E8E"/>
    <w:rsid w:val="214E0317"/>
    <w:rsid w:val="2158A629"/>
    <w:rsid w:val="2159274C"/>
    <w:rsid w:val="21635F0A"/>
    <w:rsid w:val="217639BB"/>
    <w:rsid w:val="21781CD6"/>
    <w:rsid w:val="218BAD5A"/>
    <w:rsid w:val="2193164F"/>
    <w:rsid w:val="219E3E5F"/>
    <w:rsid w:val="21A47BA8"/>
    <w:rsid w:val="21A84A0C"/>
    <w:rsid w:val="21BDB869"/>
    <w:rsid w:val="21BEBA7A"/>
    <w:rsid w:val="21DB6414"/>
    <w:rsid w:val="21EA40C8"/>
    <w:rsid w:val="21F042DC"/>
    <w:rsid w:val="21F4D4CC"/>
    <w:rsid w:val="220797D3"/>
    <w:rsid w:val="2207DC86"/>
    <w:rsid w:val="220A36FD"/>
    <w:rsid w:val="22161C85"/>
    <w:rsid w:val="221B796D"/>
    <w:rsid w:val="221C22C0"/>
    <w:rsid w:val="221D293B"/>
    <w:rsid w:val="22217A03"/>
    <w:rsid w:val="223BCB6F"/>
    <w:rsid w:val="224298BA"/>
    <w:rsid w:val="224DE42A"/>
    <w:rsid w:val="2252DE37"/>
    <w:rsid w:val="225B080D"/>
    <w:rsid w:val="226484F2"/>
    <w:rsid w:val="2265E8F5"/>
    <w:rsid w:val="2270A6B3"/>
    <w:rsid w:val="22816FA5"/>
    <w:rsid w:val="228210BC"/>
    <w:rsid w:val="2290A2B5"/>
    <w:rsid w:val="22A39139"/>
    <w:rsid w:val="22A7DA48"/>
    <w:rsid w:val="22CC8698"/>
    <w:rsid w:val="22CC9C91"/>
    <w:rsid w:val="22CE531F"/>
    <w:rsid w:val="22D40E7C"/>
    <w:rsid w:val="22EC06EE"/>
    <w:rsid w:val="22F07FF0"/>
    <w:rsid w:val="22F24AB2"/>
    <w:rsid w:val="22F95149"/>
    <w:rsid w:val="23048B17"/>
    <w:rsid w:val="2310386C"/>
    <w:rsid w:val="2316EC38"/>
    <w:rsid w:val="2322AA2A"/>
    <w:rsid w:val="2335D3F3"/>
    <w:rsid w:val="23372CC2"/>
    <w:rsid w:val="233A544F"/>
    <w:rsid w:val="2340852F"/>
    <w:rsid w:val="23462165"/>
    <w:rsid w:val="234F5B5E"/>
    <w:rsid w:val="235410E4"/>
    <w:rsid w:val="235E7C52"/>
    <w:rsid w:val="236337DD"/>
    <w:rsid w:val="2367ED83"/>
    <w:rsid w:val="236ADBE7"/>
    <w:rsid w:val="236C7F12"/>
    <w:rsid w:val="237338EC"/>
    <w:rsid w:val="238A5DEB"/>
    <w:rsid w:val="2399AB1C"/>
    <w:rsid w:val="23B20930"/>
    <w:rsid w:val="23B97593"/>
    <w:rsid w:val="23D778AF"/>
    <w:rsid w:val="23DD073F"/>
    <w:rsid w:val="23EDFAF9"/>
    <w:rsid w:val="23F0BB62"/>
    <w:rsid w:val="23F27111"/>
    <w:rsid w:val="23F6E741"/>
    <w:rsid w:val="23F8982F"/>
    <w:rsid w:val="23FBC49F"/>
    <w:rsid w:val="2400F80D"/>
    <w:rsid w:val="24044360"/>
    <w:rsid w:val="2409A62B"/>
    <w:rsid w:val="240CE4D2"/>
    <w:rsid w:val="2410CB98"/>
    <w:rsid w:val="241C09FC"/>
    <w:rsid w:val="242398FA"/>
    <w:rsid w:val="24262E72"/>
    <w:rsid w:val="2429CBD5"/>
    <w:rsid w:val="24384F83"/>
    <w:rsid w:val="243A187C"/>
    <w:rsid w:val="243A3CAD"/>
    <w:rsid w:val="244845F7"/>
    <w:rsid w:val="2451DBC1"/>
    <w:rsid w:val="247C5B78"/>
    <w:rsid w:val="2483DA88"/>
    <w:rsid w:val="24878820"/>
    <w:rsid w:val="248A6493"/>
    <w:rsid w:val="2493140A"/>
    <w:rsid w:val="249343AB"/>
    <w:rsid w:val="24C42823"/>
    <w:rsid w:val="24DB989E"/>
    <w:rsid w:val="24E85F13"/>
    <w:rsid w:val="24EC2524"/>
    <w:rsid w:val="24EFB426"/>
    <w:rsid w:val="24F9FBAA"/>
    <w:rsid w:val="2505C599"/>
    <w:rsid w:val="25066878"/>
    <w:rsid w:val="2511793A"/>
    <w:rsid w:val="2512A6A9"/>
    <w:rsid w:val="2527A0AA"/>
    <w:rsid w:val="2527B9C6"/>
    <w:rsid w:val="252E4F50"/>
    <w:rsid w:val="2530AB99"/>
    <w:rsid w:val="2533F185"/>
    <w:rsid w:val="2538B649"/>
    <w:rsid w:val="253EC956"/>
    <w:rsid w:val="2545D08A"/>
    <w:rsid w:val="2546ABD5"/>
    <w:rsid w:val="254C0625"/>
    <w:rsid w:val="254FDE98"/>
    <w:rsid w:val="2555F9F9"/>
    <w:rsid w:val="25656DB8"/>
    <w:rsid w:val="256680CB"/>
    <w:rsid w:val="256CA720"/>
    <w:rsid w:val="25782D6C"/>
    <w:rsid w:val="257C1C58"/>
    <w:rsid w:val="257CACD9"/>
    <w:rsid w:val="2581FE80"/>
    <w:rsid w:val="2586FE3B"/>
    <w:rsid w:val="258FF278"/>
    <w:rsid w:val="2591DEA6"/>
    <w:rsid w:val="25972CC9"/>
    <w:rsid w:val="259B9DA9"/>
    <w:rsid w:val="25A348F1"/>
    <w:rsid w:val="25A907FE"/>
    <w:rsid w:val="25AB7BD4"/>
    <w:rsid w:val="25AE276A"/>
    <w:rsid w:val="25B7172E"/>
    <w:rsid w:val="25BB425E"/>
    <w:rsid w:val="25C22BE2"/>
    <w:rsid w:val="25C620D7"/>
    <w:rsid w:val="25CFB1B2"/>
    <w:rsid w:val="25D19C20"/>
    <w:rsid w:val="25DE9B91"/>
    <w:rsid w:val="25E6874D"/>
    <w:rsid w:val="25E96151"/>
    <w:rsid w:val="25ECFE55"/>
    <w:rsid w:val="25EDCD88"/>
    <w:rsid w:val="25F5E0E0"/>
    <w:rsid w:val="25F875AF"/>
    <w:rsid w:val="25FCD331"/>
    <w:rsid w:val="26076720"/>
    <w:rsid w:val="261ACFBF"/>
    <w:rsid w:val="26221CDB"/>
    <w:rsid w:val="2631402D"/>
    <w:rsid w:val="26336804"/>
    <w:rsid w:val="263FAD34"/>
    <w:rsid w:val="26423389"/>
    <w:rsid w:val="26477487"/>
    <w:rsid w:val="265704CD"/>
    <w:rsid w:val="26652F83"/>
    <w:rsid w:val="266A151D"/>
    <w:rsid w:val="267268DF"/>
    <w:rsid w:val="267AA8A5"/>
    <w:rsid w:val="267BC71C"/>
    <w:rsid w:val="267ED8BE"/>
    <w:rsid w:val="2685B8F8"/>
    <w:rsid w:val="268688EC"/>
    <w:rsid w:val="26870DC7"/>
    <w:rsid w:val="2689F45A"/>
    <w:rsid w:val="268ACAF7"/>
    <w:rsid w:val="26A22A4B"/>
    <w:rsid w:val="26A84080"/>
    <w:rsid w:val="26AA2672"/>
    <w:rsid w:val="26B134BD"/>
    <w:rsid w:val="26B3929D"/>
    <w:rsid w:val="26C4C143"/>
    <w:rsid w:val="26CB8A62"/>
    <w:rsid w:val="26D20112"/>
    <w:rsid w:val="26E00D54"/>
    <w:rsid w:val="26E5C89F"/>
    <w:rsid w:val="2701D9AE"/>
    <w:rsid w:val="27036376"/>
    <w:rsid w:val="270404BD"/>
    <w:rsid w:val="271363FC"/>
    <w:rsid w:val="27157811"/>
    <w:rsid w:val="271771BD"/>
    <w:rsid w:val="27205232"/>
    <w:rsid w:val="272BD6EE"/>
    <w:rsid w:val="273575CC"/>
    <w:rsid w:val="274BC2D4"/>
    <w:rsid w:val="274BD61A"/>
    <w:rsid w:val="274D5F19"/>
    <w:rsid w:val="275BA3FD"/>
    <w:rsid w:val="275FAFFE"/>
    <w:rsid w:val="2762A556"/>
    <w:rsid w:val="276772D9"/>
    <w:rsid w:val="277521DB"/>
    <w:rsid w:val="277C4E98"/>
    <w:rsid w:val="2785961D"/>
    <w:rsid w:val="278E5B72"/>
    <w:rsid w:val="278FBEAF"/>
    <w:rsid w:val="279E6A43"/>
    <w:rsid w:val="27A4D9BE"/>
    <w:rsid w:val="27A8FDD4"/>
    <w:rsid w:val="27B54A4C"/>
    <w:rsid w:val="27C4283E"/>
    <w:rsid w:val="27C6EB8E"/>
    <w:rsid w:val="27CC3BAD"/>
    <w:rsid w:val="27CCF53D"/>
    <w:rsid w:val="27D08195"/>
    <w:rsid w:val="27D47257"/>
    <w:rsid w:val="27DA8CBF"/>
    <w:rsid w:val="27DF334D"/>
    <w:rsid w:val="27E29092"/>
    <w:rsid w:val="27EE7F85"/>
    <w:rsid w:val="27F56F14"/>
    <w:rsid w:val="27F85BBB"/>
    <w:rsid w:val="27FFDE06"/>
    <w:rsid w:val="28047FB9"/>
    <w:rsid w:val="280FBB6B"/>
    <w:rsid w:val="28120225"/>
    <w:rsid w:val="28229752"/>
    <w:rsid w:val="2824AF07"/>
    <w:rsid w:val="283352E1"/>
    <w:rsid w:val="283AA3AD"/>
    <w:rsid w:val="284B0519"/>
    <w:rsid w:val="284D9AEE"/>
    <w:rsid w:val="28547F89"/>
    <w:rsid w:val="285ACF7A"/>
    <w:rsid w:val="285CD3FB"/>
    <w:rsid w:val="285EB97B"/>
    <w:rsid w:val="28676027"/>
    <w:rsid w:val="28778D5E"/>
    <w:rsid w:val="2879B2D8"/>
    <w:rsid w:val="287FE121"/>
    <w:rsid w:val="2896AF0B"/>
    <w:rsid w:val="28A843F1"/>
    <w:rsid w:val="28AF031B"/>
    <w:rsid w:val="28B37EC1"/>
    <w:rsid w:val="28BA00C5"/>
    <w:rsid w:val="28BAF5B9"/>
    <w:rsid w:val="28C03076"/>
    <w:rsid w:val="28CF3847"/>
    <w:rsid w:val="28D0ADEC"/>
    <w:rsid w:val="28E08B21"/>
    <w:rsid w:val="28EA12CA"/>
    <w:rsid w:val="28F30777"/>
    <w:rsid w:val="28F54100"/>
    <w:rsid w:val="28FEDB27"/>
    <w:rsid w:val="290271C6"/>
    <w:rsid w:val="29109A6B"/>
    <w:rsid w:val="2913FC65"/>
    <w:rsid w:val="29142F36"/>
    <w:rsid w:val="291E17BA"/>
    <w:rsid w:val="291E63A6"/>
    <w:rsid w:val="292297CF"/>
    <w:rsid w:val="292560A9"/>
    <w:rsid w:val="2933608D"/>
    <w:rsid w:val="296925C9"/>
    <w:rsid w:val="298E0E17"/>
    <w:rsid w:val="29A4B5E7"/>
    <w:rsid w:val="29AA5879"/>
    <w:rsid w:val="29B44852"/>
    <w:rsid w:val="29C07F68"/>
    <w:rsid w:val="29C5CCBF"/>
    <w:rsid w:val="29C84C2B"/>
    <w:rsid w:val="29CAFCA4"/>
    <w:rsid w:val="29D08004"/>
    <w:rsid w:val="29EC1037"/>
    <w:rsid w:val="29F3E171"/>
    <w:rsid w:val="29F543F1"/>
    <w:rsid w:val="29F9B006"/>
    <w:rsid w:val="29FBED6F"/>
    <w:rsid w:val="29FFAD8E"/>
    <w:rsid w:val="2A093F25"/>
    <w:rsid w:val="2A0DAF48"/>
    <w:rsid w:val="2A11731A"/>
    <w:rsid w:val="2A18186D"/>
    <w:rsid w:val="2A2B135F"/>
    <w:rsid w:val="2A2C6074"/>
    <w:rsid w:val="2A2F5E5D"/>
    <w:rsid w:val="2A30CFF8"/>
    <w:rsid w:val="2A6E08E3"/>
    <w:rsid w:val="2A74554C"/>
    <w:rsid w:val="2A75EA8B"/>
    <w:rsid w:val="2A953144"/>
    <w:rsid w:val="2A9B90B3"/>
    <w:rsid w:val="2AA97C4F"/>
    <w:rsid w:val="2AAE485E"/>
    <w:rsid w:val="2AB19B25"/>
    <w:rsid w:val="2AC1CA1F"/>
    <w:rsid w:val="2AC7C597"/>
    <w:rsid w:val="2AD78252"/>
    <w:rsid w:val="2B0B1862"/>
    <w:rsid w:val="2B0E0C39"/>
    <w:rsid w:val="2B1E654F"/>
    <w:rsid w:val="2B25FA2C"/>
    <w:rsid w:val="2B33BE90"/>
    <w:rsid w:val="2B35C36C"/>
    <w:rsid w:val="2B3C1A1F"/>
    <w:rsid w:val="2B498768"/>
    <w:rsid w:val="2B5670DF"/>
    <w:rsid w:val="2B6C7A01"/>
    <w:rsid w:val="2B7133BA"/>
    <w:rsid w:val="2B8E2602"/>
    <w:rsid w:val="2B935B16"/>
    <w:rsid w:val="2B969032"/>
    <w:rsid w:val="2B9A564C"/>
    <w:rsid w:val="2B9E640D"/>
    <w:rsid w:val="2B9FE916"/>
    <w:rsid w:val="2BA7455F"/>
    <w:rsid w:val="2BD31CF1"/>
    <w:rsid w:val="2BD85205"/>
    <w:rsid w:val="2BE7535B"/>
    <w:rsid w:val="2BEFBDC9"/>
    <w:rsid w:val="2BF178CA"/>
    <w:rsid w:val="2C0E1D8F"/>
    <w:rsid w:val="2C2A2DD1"/>
    <w:rsid w:val="2C30DDEB"/>
    <w:rsid w:val="2C33AED9"/>
    <w:rsid w:val="2C395231"/>
    <w:rsid w:val="2C460C61"/>
    <w:rsid w:val="2C564E0F"/>
    <w:rsid w:val="2C57EAC7"/>
    <w:rsid w:val="2C610BDA"/>
    <w:rsid w:val="2C6163BE"/>
    <w:rsid w:val="2C6CAA48"/>
    <w:rsid w:val="2C6D36F6"/>
    <w:rsid w:val="2C84983E"/>
    <w:rsid w:val="2C86B5FD"/>
    <w:rsid w:val="2C8C2B99"/>
    <w:rsid w:val="2CA989A2"/>
    <w:rsid w:val="2CBE86B9"/>
    <w:rsid w:val="2CCDA671"/>
    <w:rsid w:val="2CCE91EA"/>
    <w:rsid w:val="2CD18639"/>
    <w:rsid w:val="2CDEA465"/>
    <w:rsid w:val="2CEE8091"/>
    <w:rsid w:val="2CFB9673"/>
    <w:rsid w:val="2CFBFCC2"/>
    <w:rsid w:val="2CFF5575"/>
    <w:rsid w:val="2D01B0C5"/>
    <w:rsid w:val="2D04A03C"/>
    <w:rsid w:val="2D077C58"/>
    <w:rsid w:val="2D13427E"/>
    <w:rsid w:val="2D17BB10"/>
    <w:rsid w:val="2D234C52"/>
    <w:rsid w:val="2D252E15"/>
    <w:rsid w:val="2D27AE5D"/>
    <w:rsid w:val="2D2C39A2"/>
    <w:rsid w:val="2D4B73BE"/>
    <w:rsid w:val="2D5329FA"/>
    <w:rsid w:val="2D59F633"/>
    <w:rsid w:val="2D604502"/>
    <w:rsid w:val="2D604B23"/>
    <w:rsid w:val="2D81E5AB"/>
    <w:rsid w:val="2D826F68"/>
    <w:rsid w:val="2D849DBE"/>
    <w:rsid w:val="2D87439F"/>
    <w:rsid w:val="2D89F0C4"/>
    <w:rsid w:val="2DA33F3A"/>
    <w:rsid w:val="2DA881FD"/>
    <w:rsid w:val="2DAA6D3B"/>
    <w:rsid w:val="2DAF87A4"/>
    <w:rsid w:val="2DB3A400"/>
    <w:rsid w:val="2DC3C58A"/>
    <w:rsid w:val="2DD110A4"/>
    <w:rsid w:val="2DD26973"/>
    <w:rsid w:val="2DE15D50"/>
    <w:rsid w:val="2DEB294D"/>
    <w:rsid w:val="2DF55752"/>
    <w:rsid w:val="2DF8F9DB"/>
    <w:rsid w:val="2E0A0AD3"/>
    <w:rsid w:val="2E0BD98E"/>
    <w:rsid w:val="2E2FB342"/>
    <w:rsid w:val="2E428FB5"/>
    <w:rsid w:val="2E63AF35"/>
    <w:rsid w:val="2E6B9842"/>
    <w:rsid w:val="2E9E58E8"/>
    <w:rsid w:val="2EA00C5E"/>
    <w:rsid w:val="2EA1FA65"/>
    <w:rsid w:val="2ED36076"/>
    <w:rsid w:val="2EE331E5"/>
    <w:rsid w:val="2EE382A8"/>
    <w:rsid w:val="2EF148B2"/>
    <w:rsid w:val="2EFB479C"/>
    <w:rsid w:val="2F0A6DEB"/>
    <w:rsid w:val="2F102F67"/>
    <w:rsid w:val="2F33154F"/>
    <w:rsid w:val="2F36AD80"/>
    <w:rsid w:val="2F3A4BE6"/>
    <w:rsid w:val="2F3C0E72"/>
    <w:rsid w:val="2F3EF1FC"/>
    <w:rsid w:val="2F424DF4"/>
    <w:rsid w:val="2F45F9E8"/>
    <w:rsid w:val="2F4C0986"/>
    <w:rsid w:val="2F4C3B0B"/>
    <w:rsid w:val="2F528AB3"/>
    <w:rsid w:val="2F5F64D4"/>
    <w:rsid w:val="2F611A83"/>
    <w:rsid w:val="2F6770AC"/>
    <w:rsid w:val="2F711108"/>
    <w:rsid w:val="2F7E3DF4"/>
    <w:rsid w:val="2F93E09B"/>
    <w:rsid w:val="2F9A64E0"/>
    <w:rsid w:val="2FA65C75"/>
    <w:rsid w:val="2FCA2C69"/>
    <w:rsid w:val="2FCDB705"/>
    <w:rsid w:val="2FD03642"/>
    <w:rsid w:val="2FD7BE26"/>
    <w:rsid w:val="2FFF00A7"/>
    <w:rsid w:val="2FFFA7CF"/>
    <w:rsid w:val="30147888"/>
    <w:rsid w:val="3025F774"/>
    <w:rsid w:val="3034E153"/>
    <w:rsid w:val="3034FD9D"/>
    <w:rsid w:val="30352954"/>
    <w:rsid w:val="303C5D4A"/>
    <w:rsid w:val="3041C930"/>
    <w:rsid w:val="30567F0F"/>
    <w:rsid w:val="30767E43"/>
    <w:rsid w:val="30788297"/>
    <w:rsid w:val="307BD149"/>
    <w:rsid w:val="307F84DF"/>
    <w:rsid w:val="30B9C188"/>
    <w:rsid w:val="30CB1C72"/>
    <w:rsid w:val="30D2EC57"/>
    <w:rsid w:val="30E8A67E"/>
    <w:rsid w:val="30E90EA2"/>
    <w:rsid w:val="311703CD"/>
    <w:rsid w:val="311A156F"/>
    <w:rsid w:val="3121B630"/>
    <w:rsid w:val="314F15D1"/>
    <w:rsid w:val="314FA921"/>
    <w:rsid w:val="315472D8"/>
    <w:rsid w:val="3178757E"/>
    <w:rsid w:val="3188341D"/>
    <w:rsid w:val="3191685D"/>
    <w:rsid w:val="31B0B4C2"/>
    <w:rsid w:val="31B2FD59"/>
    <w:rsid w:val="31B5F5C0"/>
    <w:rsid w:val="31BF0FE6"/>
    <w:rsid w:val="31D3CC80"/>
    <w:rsid w:val="31D49F61"/>
    <w:rsid w:val="31E88963"/>
    <w:rsid w:val="31FED04D"/>
    <w:rsid w:val="320439A6"/>
    <w:rsid w:val="3219F2D2"/>
    <w:rsid w:val="321D3150"/>
    <w:rsid w:val="3227B760"/>
    <w:rsid w:val="322A74E8"/>
    <w:rsid w:val="323EAC1F"/>
    <w:rsid w:val="32459740"/>
    <w:rsid w:val="32489D96"/>
    <w:rsid w:val="324D75FE"/>
    <w:rsid w:val="324EC095"/>
    <w:rsid w:val="325D9320"/>
    <w:rsid w:val="32670AC5"/>
    <w:rsid w:val="327F2AD4"/>
    <w:rsid w:val="3283DBCD"/>
    <w:rsid w:val="32872173"/>
    <w:rsid w:val="328D0F19"/>
    <w:rsid w:val="328FE896"/>
    <w:rsid w:val="32915AB2"/>
    <w:rsid w:val="3293986C"/>
    <w:rsid w:val="3294FC9F"/>
    <w:rsid w:val="329B3F0E"/>
    <w:rsid w:val="32AD3ED6"/>
    <w:rsid w:val="32B5977E"/>
    <w:rsid w:val="32B6561B"/>
    <w:rsid w:val="32BCE7B6"/>
    <w:rsid w:val="32BDE212"/>
    <w:rsid w:val="32C60C09"/>
    <w:rsid w:val="32CDF374"/>
    <w:rsid w:val="32CE8F92"/>
    <w:rsid w:val="32CE97A2"/>
    <w:rsid w:val="32D89FA6"/>
    <w:rsid w:val="32DBA494"/>
    <w:rsid w:val="32DC130A"/>
    <w:rsid w:val="32E37A2B"/>
    <w:rsid w:val="32ECCF3F"/>
    <w:rsid w:val="32F0DAB1"/>
    <w:rsid w:val="32F272EB"/>
    <w:rsid w:val="330CBEA2"/>
    <w:rsid w:val="330E78F4"/>
    <w:rsid w:val="332F9E95"/>
    <w:rsid w:val="3332A977"/>
    <w:rsid w:val="333ABCE6"/>
    <w:rsid w:val="333AFEC8"/>
    <w:rsid w:val="333FA06A"/>
    <w:rsid w:val="334B61BF"/>
    <w:rsid w:val="335851E6"/>
    <w:rsid w:val="335D120F"/>
    <w:rsid w:val="336E5F3F"/>
    <w:rsid w:val="337C4747"/>
    <w:rsid w:val="338DE996"/>
    <w:rsid w:val="33ADEADF"/>
    <w:rsid w:val="33B2BB31"/>
    <w:rsid w:val="33B86540"/>
    <w:rsid w:val="33C13EDD"/>
    <w:rsid w:val="33EBCB9B"/>
    <w:rsid w:val="33F58862"/>
    <w:rsid w:val="3422BF76"/>
    <w:rsid w:val="342976F2"/>
    <w:rsid w:val="342CDB89"/>
    <w:rsid w:val="3432CD05"/>
    <w:rsid w:val="343607BD"/>
    <w:rsid w:val="3436E330"/>
    <w:rsid w:val="3437A3C0"/>
    <w:rsid w:val="343E83C9"/>
    <w:rsid w:val="3441DEF2"/>
    <w:rsid w:val="344C5CDA"/>
    <w:rsid w:val="344E9281"/>
    <w:rsid w:val="3458F24B"/>
    <w:rsid w:val="345A6D05"/>
    <w:rsid w:val="34690724"/>
    <w:rsid w:val="346F537B"/>
    <w:rsid w:val="347518C0"/>
    <w:rsid w:val="3478B4B8"/>
    <w:rsid w:val="347FE2A3"/>
    <w:rsid w:val="34869A1F"/>
    <w:rsid w:val="348715BA"/>
    <w:rsid w:val="348F1E22"/>
    <w:rsid w:val="3499256F"/>
    <w:rsid w:val="34A3A765"/>
    <w:rsid w:val="34A52718"/>
    <w:rsid w:val="34AFCAF6"/>
    <w:rsid w:val="34BBD3A3"/>
    <w:rsid w:val="34BDBD3D"/>
    <w:rsid w:val="34C2C0F6"/>
    <w:rsid w:val="34EB7706"/>
    <w:rsid w:val="34F61B4E"/>
    <w:rsid w:val="3501C55C"/>
    <w:rsid w:val="35108894"/>
    <w:rsid w:val="351E7380"/>
    <w:rsid w:val="35324164"/>
    <w:rsid w:val="354380F7"/>
    <w:rsid w:val="3558EA4F"/>
    <w:rsid w:val="35598AB9"/>
    <w:rsid w:val="356AEF6F"/>
    <w:rsid w:val="3572BDAE"/>
    <w:rsid w:val="357A62E9"/>
    <w:rsid w:val="357BAAFE"/>
    <w:rsid w:val="35830F7E"/>
    <w:rsid w:val="3588B090"/>
    <w:rsid w:val="358DD5C9"/>
    <w:rsid w:val="35972188"/>
    <w:rsid w:val="359A3ED4"/>
    <w:rsid w:val="359B3BBC"/>
    <w:rsid w:val="359ED596"/>
    <w:rsid w:val="35A019B8"/>
    <w:rsid w:val="35B33529"/>
    <w:rsid w:val="35B8EE7F"/>
    <w:rsid w:val="35C20AF5"/>
    <w:rsid w:val="35CAF3ED"/>
    <w:rsid w:val="35D40F1A"/>
    <w:rsid w:val="35DA3AA6"/>
    <w:rsid w:val="35E02EB5"/>
    <w:rsid w:val="35E0DB92"/>
    <w:rsid w:val="35EA5F74"/>
    <w:rsid w:val="36056D52"/>
    <w:rsid w:val="362FD7C7"/>
    <w:rsid w:val="36301F2E"/>
    <w:rsid w:val="36304B58"/>
    <w:rsid w:val="36321C58"/>
    <w:rsid w:val="36326AE7"/>
    <w:rsid w:val="3641A5D4"/>
    <w:rsid w:val="36460236"/>
    <w:rsid w:val="3646038B"/>
    <w:rsid w:val="365233FB"/>
    <w:rsid w:val="3654D590"/>
    <w:rsid w:val="365C8753"/>
    <w:rsid w:val="36666C7B"/>
    <w:rsid w:val="367DB0E8"/>
    <w:rsid w:val="367FA552"/>
    <w:rsid w:val="3699D935"/>
    <w:rsid w:val="36AFDBC4"/>
    <w:rsid w:val="36C8706D"/>
    <w:rsid w:val="36C94501"/>
    <w:rsid w:val="36CC77E5"/>
    <w:rsid w:val="36D6F800"/>
    <w:rsid w:val="36D91035"/>
    <w:rsid w:val="37076C27"/>
    <w:rsid w:val="3708D785"/>
    <w:rsid w:val="3719E7C9"/>
    <w:rsid w:val="371AA9D4"/>
    <w:rsid w:val="37287FBA"/>
    <w:rsid w:val="373CE245"/>
    <w:rsid w:val="37411EB5"/>
    <w:rsid w:val="37479D87"/>
    <w:rsid w:val="374C6667"/>
    <w:rsid w:val="374C7F60"/>
    <w:rsid w:val="3750E9B5"/>
    <w:rsid w:val="37524284"/>
    <w:rsid w:val="375EE091"/>
    <w:rsid w:val="37631D56"/>
    <w:rsid w:val="377A0012"/>
    <w:rsid w:val="377E4AFA"/>
    <w:rsid w:val="37813B15"/>
    <w:rsid w:val="37866BC0"/>
    <w:rsid w:val="37B1F4AF"/>
    <w:rsid w:val="37B6F58C"/>
    <w:rsid w:val="37CCEAD4"/>
    <w:rsid w:val="37D8D4BB"/>
    <w:rsid w:val="37E65079"/>
    <w:rsid w:val="380A0714"/>
    <w:rsid w:val="381793D2"/>
    <w:rsid w:val="38339B1F"/>
    <w:rsid w:val="38345D37"/>
    <w:rsid w:val="384C6189"/>
    <w:rsid w:val="385A2492"/>
    <w:rsid w:val="38644CD7"/>
    <w:rsid w:val="3865D852"/>
    <w:rsid w:val="386C4D55"/>
    <w:rsid w:val="386EC430"/>
    <w:rsid w:val="3879A2A2"/>
    <w:rsid w:val="387D3418"/>
    <w:rsid w:val="38846862"/>
    <w:rsid w:val="388EEA01"/>
    <w:rsid w:val="389107BB"/>
    <w:rsid w:val="3892699D"/>
    <w:rsid w:val="3894EAA7"/>
    <w:rsid w:val="389D84A9"/>
    <w:rsid w:val="38A0B0FB"/>
    <w:rsid w:val="38A40117"/>
    <w:rsid w:val="38ADF632"/>
    <w:rsid w:val="38B2730B"/>
    <w:rsid w:val="38B79399"/>
    <w:rsid w:val="38B7C4FC"/>
    <w:rsid w:val="38C199EA"/>
    <w:rsid w:val="38C3A238"/>
    <w:rsid w:val="38FEEBE6"/>
    <w:rsid w:val="3904C6B8"/>
    <w:rsid w:val="391556A2"/>
    <w:rsid w:val="39168770"/>
    <w:rsid w:val="39197B28"/>
    <w:rsid w:val="391E3160"/>
    <w:rsid w:val="391E69CA"/>
    <w:rsid w:val="3920AA22"/>
    <w:rsid w:val="39377A2F"/>
    <w:rsid w:val="393B3CBA"/>
    <w:rsid w:val="394FF954"/>
    <w:rsid w:val="395DCECE"/>
    <w:rsid w:val="396B2F65"/>
    <w:rsid w:val="396EB05C"/>
    <w:rsid w:val="397E2639"/>
    <w:rsid w:val="3983830E"/>
    <w:rsid w:val="398D49F8"/>
    <w:rsid w:val="398EC6F4"/>
    <w:rsid w:val="39925434"/>
    <w:rsid w:val="399E872D"/>
    <w:rsid w:val="39B933B4"/>
    <w:rsid w:val="39C9AC64"/>
    <w:rsid w:val="39CDBDAC"/>
    <w:rsid w:val="39D0D5C9"/>
    <w:rsid w:val="39D8699A"/>
    <w:rsid w:val="39D8BC29"/>
    <w:rsid w:val="3A025619"/>
    <w:rsid w:val="3A081E3C"/>
    <w:rsid w:val="3A088A97"/>
    <w:rsid w:val="3A0B2993"/>
    <w:rsid w:val="3A10024A"/>
    <w:rsid w:val="3A112878"/>
    <w:rsid w:val="3A13F6CD"/>
    <w:rsid w:val="3A2E2ACC"/>
    <w:rsid w:val="3A303B3A"/>
    <w:rsid w:val="3A36D8AE"/>
    <w:rsid w:val="3A3C2E85"/>
    <w:rsid w:val="3A47943D"/>
    <w:rsid w:val="3A500BA3"/>
    <w:rsid w:val="3A5517B5"/>
    <w:rsid w:val="3A630AC7"/>
    <w:rsid w:val="3A6724FB"/>
    <w:rsid w:val="3A6A64C6"/>
    <w:rsid w:val="3A7375A9"/>
    <w:rsid w:val="3A7E5FEE"/>
    <w:rsid w:val="3A807708"/>
    <w:rsid w:val="3A84A3AB"/>
    <w:rsid w:val="3AA50A1C"/>
    <w:rsid w:val="3AC4D630"/>
    <w:rsid w:val="3ADE6E1B"/>
    <w:rsid w:val="3AF012E6"/>
    <w:rsid w:val="3AFAEF6B"/>
    <w:rsid w:val="3AFE5413"/>
    <w:rsid w:val="3B04701A"/>
    <w:rsid w:val="3B163932"/>
    <w:rsid w:val="3B172602"/>
    <w:rsid w:val="3B17DB5F"/>
    <w:rsid w:val="3B32065C"/>
    <w:rsid w:val="3B382BC2"/>
    <w:rsid w:val="3B3C383E"/>
    <w:rsid w:val="3B54E80F"/>
    <w:rsid w:val="3B5F7365"/>
    <w:rsid w:val="3B637D60"/>
    <w:rsid w:val="3B6D4A58"/>
    <w:rsid w:val="3B6E2908"/>
    <w:rsid w:val="3B703EB5"/>
    <w:rsid w:val="3B735FD5"/>
    <w:rsid w:val="3B76650A"/>
    <w:rsid w:val="3B835FEE"/>
    <w:rsid w:val="3B861A4C"/>
    <w:rsid w:val="3BB0546A"/>
    <w:rsid w:val="3BB1D1B1"/>
    <w:rsid w:val="3BB2C5E8"/>
    <w:rsid w:val="3BB5B493"/>
    <w:rsid w:val="3BBC78DB"/>
    <w:rsid w:val="3BBD024E"/>
    <w:rsid w:val="3BCBE9CC"/>
    <w:rsid w:val="3BCC8B69"/>
    <w:rsid w:val="3BCDF224"/>
    <w:rsid w:val="3BDBF75B"/>
    <w:rsid w:val="3BEA5282"/>
    <w:rsid w:val="3C03798D"/>
    <w:rsid w:val="3C128132"/>
    <w:rsid w:val="3C138A02"/>
    <w:rsid w:val="3C1C7D5E"/>
    <w:rsid w:val="3C2B57FA"/>
    <w:rsid w:val="3C3663A7"/>
    <w:rsid w:val="3C3A597D"/>
    <w:rsid w:val="3C4CD1BB"/>
    <w:rsid w:val="3C4FDE62"/>
    <w:rsid w:val="3C724DD4"/>
    <w:rsid w:val="3C7BE28C"/>
    <w:rsid w:val="3C7FFF40"/>
    <w:rsid w:val="3CAC8DE1"/>
    <w:rsid w:val="3CACC47F"/>
    <w:rsid w:val="3CB882EB"/>
    <w:rsid w:val="3CCC4BFC"/>
    <w:rsid w:val="3CDD56A6"/>
    <w:rsid w:val="3CF02464"/>
    <w:rsid w:val="3D127384"/>
    <w:rsid w:val="3D13725D"/>
    <w:rsid w:val="3D13E658"/>
    <w:rsid w:val="3D398DBB"/>
    <w:rsid w:val="3D3A1754"/>
    <w:rsid w:val="3D41593D"/>
    <w:rsid w:val="3D4709EC"/>
    <w:rsid w:val="3D551D22"/>
    <w:rsid w:val="3D5F5E74"/>
    <w:rsid w:val="3D658804"/>
    <w:rsid w:val="3D6D168F"/>
    <w:rsid w:val="3D728963"/>
    <w:rsid w:val="3D79550B"/>
    <w:rsid w:val="3D7EB6DC"/>
    <w:rsid w:val="3D97702F"/>
    <w:rsid w:val="3D9AABFC"/>
    <w:rsid w:val="3DAAC129"/>
    <w:rsid w:val="3DAFA9F2"/>
    <w:rsid w:val="3DB12827"/>
    <w:rsid w:val="3DB2BBBE"/>
    <w:rsid w:val="3DB8E213"/>
    <w:rsid w:val="3DC1AE17"/>
    <w:rsid w:val="3DC6842D"/>
    <w:rsid w:val="3DCDE628"/>
    <w:rsid w:val="3DE92D32"/>
    <w:rsid w:val="3E03FB61"/>
    <w:rsid w:val="3E1774DD"/>
    <w:rsid w:val="3E180819"/>
    <w:rsid w:val="3E1BC00F"/>
    <w:rsid w:val="3E3D1138"/>
    <w:rsid w:val="3E405B17"/>
    <w:rsid w:val="3E452F3C"/>
    <w:rsid w:val="3E47A069"/>
    <w:rsid w:val="3E4C1D42"/>
    <w:rsid w:val="3E520675"/>
    <w:rsid w:val="3E558FBB"/>
    <w:rsid w:val="3E6A87ED"/>
    <w:rsid w:val="3E87186E"/>
    <w:rsid w:val="3E8CAB84"/>
    <w:rsid w:val="3E90F41E"/>
    <w:rsid w:val="3E991F77"/>
    <w:rsid w:val="3EA83CE1"/>
    <w:rsid w:val="3EADB655"/>
    <w:rsid w:val="3EBF1965"/>
    <w:rsid w:val="3EC38BCD"/>
    <w:rsid w:val="3ECC62C5"/>
    <w:rsid w:val="3EDA8820"/>
    <w:rsid w:val="3EDB721D"/>
    <w:rsid w:val="3EE7998B"/>
    <w:rsid w:val="3EEC5ACB"/>
    <w:rsid w:val="3F08CB19"/>
    <w:rsid w:val="3F1F7F0F"/>
    <w:rsid w:val="3F3F5EE8"/>
    <w:rsid w:val="3F400F34"/>
    <w:rsid w:val="3F4F5AD4"/>
    <w:rsid w:val="3F5FB51A"/>
    <w:rsid w:val="3F6ED59B"/>
    <w:rsid w:val="3F888726"/>
    <w:rsid w:val="3F946994"/>
    <w:rsid w:val="3F9718B2"/>
    <w:rsid w:val="3F9C05BF"/>
    <w:rsid w:val="3FB0D732"/>
    <w:rsid w:val="3FC782F1"/>
    <w:rsid w:val="3FC8EE3E"/>
    <w:rsid w:val="3FCF7990"/>
    <w:rsid w:val="3FD252DF"/>
    <w:rsid w:val="3FF88002"/>
    <w:rsid w:val="40027571"/>
    <w:rsid w:val="40084891"/>
    <w:rsid w:val="402F81B5"/>
    <w:rsid w:val="4046AEFF"/>
    <w:rsid w:val="40538933"/>
    <w:rsid w:val="40579A5F"/>
    <w:rsid w:val="40584D28"/>
    <w:rsid w:val="40826060"/>
    <w:rsid w:val="4083CE93"/>
    <w:rsid w:val="4087F887"/>
    <w:rsid w:val="40895887"/>
    <w:rsid w:val="408B8F67"/>
    <w:rsid w:val="40900539"/>
    <w:rsid w:val="40914AC4"/>
    <w:rsid w:val="409D9593"/>
    <w:rsid w:val="40A558DB"/>
    <w:rsid w:val="40AA34BB"/>
    <w:rsid w:val="40C5FEAE"/>
    <w:rsid w:val="40C6214C"/>
    <w:rsid w:val="40C694C1"/>
    <w:rsid w:val="40DF79D4"/>
    <w:rsid w:val="40E24A17"/>
    <w:rsid w:val="40E34CB4"/>
    <w:rsid w:val="40E52551"/>
    <w:rsid w:val="40F7C9E1"/>
    <w:rsid w:val="40FE7AA1"/>
    <w:rsid w:val="4112D7C0"/>
    <w:rsid w:val="411592D1"/>
    <w:rsid w:val="411D1BB0"/>
    <w:rsid w:val="412620A4"/>
    <w:rsid w:val="412CABF6"/>
    <w:rsid w:val="41321D3F"/>
    <w:rsid w:val="41357232"/>
    <w:rsid w:val="4166AD51"/>
    <w:rsid w:val="416C37F5"/>
    <w:rsid w:val="41744CE6"/>
    <w:rsid w:val="4175DCA3"/>
    <w:rsid w:val="417758DF"/>
    <w:rsid w:val="41822DD7"/>
    <w:rsid w:val="418B2B4D"/>
    <w:rsid w:val="418D395C"/>
    <w:rsid w:val="41A033FE"/>
    <w:rsid w:val="41A821F7"/>
    <w:rsid w:val="41ADB2A9"/>
    <w:rsid w:val="41B3D4BF"/>
    <w:rsid w:val="41C154B8"/>
    <w:rsid w:val="41E2EA82"/>
    <w:rsid w:val="41E52AED"/>
    <w:rsid w:val="41E82C5C"/>
    <w:rsid w:val="41F6C9A5"/>
    <w:rsid w:val="41F97BB3"/>
    <w:rsid w:val="42036F33"/>
    <w:rsid w:val="420B50D4"/>
    <w:rsid w:val="420D3B4E"/>
    <w:rsid w:val="42240123"/>
    <w:rsid w:val="423091DD"/>
    <w:rsid w:val="42493998"/>
    <w:rsid w:val="4255EAC2"/>
    <w:rsid w:val="4256E208"/>
    <w:rsid w:val="42623DE1"/>
    <w:rsid w:val="4264184C"/>
    <w:rsid w:val="4273CF8A"/>
    <w:rsid w:val="428E181A"/>
    <w:rsid w:val="428E8767"/>
    <w:rsid w:val="42A3E890"/>
    <w:rsid w:val="42B593EA"/>
    <w:rsid w:val="42B91EB0"/>
    <w:rsid w:val="42BFCD71"/>
    <w:rsid w:val="42CF99E8"/>
    <w:rsid w:val="42D4721C"/>
    <w:rsid w:val="42F47B78"/>
    <w:rsid w:val="43105E8A"/>
    <w:rsid w:val="43109591"/>
    <w:rsid w:val="43159CB4"/>
    <w:rsid w:val="431C6737"/>
    <w:rsid w:val="4336E642"/>
    <w:rsid w:val="433CB39A"/>
    <w:rsid w:val="434A4B4C"/>
    <w:rsid w:val="434C0A9A"/>
    <w:rsid w:val="4355884A"/>
    <w:rsid w:val="435B05FB"/>
    <w:rsid w:val="43615E26"/>
    <w:rsid w:val="43617A70"/>
    <w:rsid w:val="4375E0EE"/>
    <w:rsid w:val="43A653C0"/>
    <w:rsid w:val="43A7F344"/>
    <w:rsid w:val="43B8A71C"/>
    <w:rsid w:val="43BCBAEB"/>
    <w:rsid w:val="43BE7FFE"/>
    <w:rsid w:val="43BF01D1"/>
    <w:rsid w:val="43BFD5D3"/>
    <w:rsid w:val="43D48FE0"/>
    <w:rsid w:val="43D757CC"/>
    <w:rsid w:val="43DABE9E"/>
    <w:rsid w:val="43DE4AA5"/>
    <w:rsid w:val="43F7B51C"/>
    <w:rsid w:val="43FD2A96"/>
    <w:rsid w:val="4409ED0D"/>
    <w:rsid w:val="440D2B03"/>
    <w:rsid w:val="4421FD42"/>
    <w:rsid w:val="442C2B07"/>
    <w:rsid w:val="442E4A83"/>
    <w:rsid w:val="443C2B8D"/>
    <w:rsid w:val="4455ACA4"/>
    <w:rsid w:val="4465FF40"/>
    <w:rsid w:val="4467EEFE"/>
    <w:rsid w:val="44732B1D"/>
    <w:rsid w:val="448FFF73"/>
    <w:rsid w:val="44AF1C30"/>
    <w:rsid w:val="44B56924"/>
    <w:rsid w:val="44BA67D2"/>
    <w:rsid w:val="44BE7A8D"/>
    <w:rsid w:val="44C53E54"/>
    <w:rsid w:val="44D1CC0F"/>
    <w:rsid w:val="44DD3195"/>
    <w:rsid w:val="44DF9190"/>
    <w:rsid w:val="44E54593"/>
    <w:rsid w:val="44ECA772"/>
    <w:rsid w:val="44F00B59"/>
    <w:rsid w:val="44F316ED"/>
    <w:rsid w:val="44F9B8DD"/>
    <w:rsid w:val="44FCF386"/>
    <w:rsid w:val="450796CB"/>
    <w:rsid w:val="450EB25A"/>
    <w:rsid w:val="450FCE70"/>
    <w:rsid w:val="4510CDB9"/>
    <w:rsid w:val="45150243"/>
    <w:rsid w:val="452AFD7A"/>
    <w:rsid w:val="452B95A8"/>
    <w:rsid w:val="452D7A1B"/>
    <w:rsid w:val="453AB00F"/>
    <w:rsid w:val="4546EAD3"/>
    <w:rsid w:val="45577833"/>
    <w:rsid w:val="4558A796"/>
    <w:rsid w:val="455E657F"/>
    <w:rsid w:val="45666C24"/>
    <w:rsid w:val="45671F73"/>
    <w:rsid w:val="4568328C"/>
    <w:rsid w:val="456EA757"/>
    <w:rsid w:val="4570D752"/>
    <w:rsid w:val="457131A7"/>
    <w:rsid w:val="4575BB86"/>
    <w:rsid w:val="45791452"/>
    <w:rsid w:val="457A84C2"/>
    <w:rsid w:val="458733F1"/>
    <w:rsid w:val="458D6DBF"/>
    <w:rsid w:val="45ADDCCA"/>
    <w:rsid w:val="45B3E7DF"/>
    <w:rsid w:val="45B54A83"/>
    <w:rsid w:val="45C27873"/>
    <w:rsid w:val="45E68DD3"/>
    <w:rsid w:val="45FBC41A"/>
    <w:rsid w:val="45FBEA1F"/>
    <w:rsid w:val="46262483"/>
    <w:rsid w:val="462EAAE6"/>
    <w:rsid w:val="46399194"/>
    <w:rsid w:val="463C61C0"/>
    <w:rsid w:val="46532205"/>
    <w:rsid w:val="465D89DF"/>
    <w:rsid w:val="466B1B72"/>
    <w:rsid w:val="46812152"/>
    <w:rsid w:val="468942C9"/>
    <w:rsid w:val="46A08795"/>
    <w:rsid w:val="46A5DA4E"/>
    <w:rsid w:val="46A6151D"/>
    <w:rsid w:val="46CB8694"/>
    <w:rsid w:val="46D91067"/>
    <w:rsid w:val="46DCF354"/>
    <w:rsid w:val="46DF2818"/>
    <w:rsid w:val="46E4E95F"/>
    <w:rsid w:val="46EE4B83"/>
    <w:rsid w:val="46EFDCAA"/>
    <w:rsid w:val="46F9DE6B"/>
    <w:rsid w:val="47041F37"/>
    <w:rsid w:val="4730B812"/>
    <w:rsid w:val="4732A1C2"/>
    <w:rsid w:val="47374D76"/>
    <w:rsid w:val="473A6B05"/>
    <w:rsid w:val="4742D169"/>
    <w:rsid w:val="47448718"/>
    <w:rsid w:val="47453015"/>
    <w:rsid w:val="47504FAA"/>
    <w:rsid w:val="476270B5"/>
    <w:rsid w:val="476E2003"/>
    <w:rsid w:val="4786E9D8"/>
    <w:rsid w:val="47925547"/>
    <w:rsid w:val="47A3801F"/>
    <w:rsid w:val="47A43DB9"/>
    <w:rsid w:val="47A767A4"/>
    <w:rsid w:val="47A86BA9"/>
    <w:rsid w:val="47B08CE8"/>
    <w:rsid w:val="47BCF949"/>
    <w:rsid w:val="47C25A54"/>
    <w:rsid w:val="47C8CF25"/>
    <w:rsid w:val="47D0A624"/>
    <w:rsid w:val="47DC7A9A"/>
    <w:rsid w:val="47DD05CF"/>
    <w:rsid w:val="47DD2381"/>
    <w:rsid w:val="47DEB9CD"/>
    <w:rsid w:val="47E01474"/>
    <w:rsid w:val="47E223B4"/>
    <w:rsid w:val="47ED6239"/>
    <w:rsid w:val="4803FEA1"/>
    <w:rsid w:val="48163E2A"/>
    <w:rsid w:val="4818926B"/>
    <w:rsid w:val="481AE5A1"/>
    <w:rsid w:val="482A14CD"/>
    <w:rsid w:val="4835174A"/>
    <w:rsid w:val="483844DF"/>
    <w:rsid w:val="4856657A"/>
    <w:rsid w:val="485BE351"/>
    <w:rsid w:val="4869676D"/>
    <w:rsid w:val="487095DE"/>
    <w:rsid w:val="48745660"/>
    <w:rsid w:val="487CD5A6"/>
    <w:rsid w:val="487F7CA9"/>
    <w:rsid w:val="4882AA29"/>
    <w:rsid w:val="488EBA6E"/>
    <w:rsid w:val="488F3313"/>
    <w:rsid w:val="4890DF5D"/>
    <w:rsid w:val="4891E614"/>
    <w:rsid w:val="48941D53"/>
    <w:rsid w:val="489ABB0D"/>
    <w:rsid w:val="489F83D7"/>
    <w:rsid w:val="48A81000"/>
    <w:rsid w:val="48B896D2"/>
    <w:rsid w:val="48BE5291"/>
    <w:rsid w:val="48E4B0A2"/>
    <w:rsid w:val="48E5627E"/>
    <w:rsid w:val="48E739E0"/>
    <w:rsid w:val="48ECAADB"/>
    <w:rsid w:val="48ECD78B"/>
    <w:rsid w:val="48ED60FE"/>
    <w:rsid w:val="48FBAD32"/>
    <w:rsid w:val="490F8E26"/>
    <w:rsid w:val="491836DE"/>
    <w:rsid w:val="491A0471"/>
    <w:rsid w:val="49270584"/>
    <w:rsid w:val="493B937F"/>
    <w:rsid w:val="49437FA7"/>
    <w:rsid w:val="494DB55A"/>
    <w:rsid w:val="4954F5DB"/>
    <w:rsid w:val="495E2AB5"/>
    <w:rsid w:val="495E3632"/>
    <w:rsid w:val="49620FE3"/>
    <w:rsid w:val="4990C899"/>
    <w:rsid w:val="4992E94E"/>
    <w:rsid w:val="499CD762"/>
    <w:rsid w:val="49B7458A"/>
    <w:rsid w:val="49B7A8C9"/>
    <w:rsid w:val="49B8475E"/>
    <w:rsid w:val="49BD1418"/>
    <w:rsid w:val="49C7064C"/>
    <w:rsid w:val="49C84D23"/>
    <w:rsid w:val="49CEDC66"/>
    <w:rsid w:val="49E1604E"/>
    <w:rsid w:val="49EA1024"/>
    <w:rsid w:val="49ED674F"/>
    <w:rsid w:val="49F9185C"/>
    <w:rsid w:val="49FFDB7F"/>
    <w:rsid w:val="4A0CF05F"/>
    <w:rsid w:val="4A2148BE"/>
    <w:rsid w:val="4A2D9A9E"/>
    <w:rsid w:val="4A2F0E22"/>
    <w:rsid w:val="4A30F49D"/>
    <w:rsid w:val="4A36C1AC"/>
    <w:rsid w:val="4A44B33D"/>
    <w:rsid w:val="4A486BC2"/>
    <w:rsid w:val="4A4D321A"/>
    <w:rsid w:val="4A4E0460"/>
    <w:rsid w:val="4A576B02"/>
    <w:rsid w:val="4A5ACBA1"/>
    <w:rsid w:val="4A62BFA2"/>
    <w:rsid w:val="4A6DDA72"/>
    <w:rsid w:val="4A71C327"/>
    <w:rsid w:val="4A74FD43"/>
    <w:rsid w:val="4A8E32A6"/>
    <w:rsid w:val="4A8FFDFA"/>
    <w:rsid w:val="4A9DB222"/>
    <w:rsid w:val="4A9DF75B"/>
    <w:rsid w:val="4AC1E817"/>
    <w:rsid w:val="4AC5ED2E"/>
    <w:rsid w:val="4ACEA11B"/>
    <w:rsid w:val="4AD32AC4"/>
    <w:rsid w:val="4AD409DD"/>
    <w:rsid w:val="4ADC0926"/>
    <w:rsid w:val="4AEC7352"/>
    <w:rsid w:val="4AF38453"/>
    <w:rsid w:val="4B011AA0"/>
    <w:rsid w:val="4B1D475D"/>
    <w:rsid w:val="4B1DE41B"/>
    <w:rsid w:val="4B1F0B44"/>
    <w:rsid w:val="4B35BF96"/>
    <w:rsid w:val="4B3AB8EA"/>
    <w:rsid w:val="4B4C08C6"/>
    <w:rsid w:val="4B4EA6BD"/>
    <w:rsid w:val="4B521864"/>
    <w:rsid w:val="4B5CEEB4"/>
    <w:rsid w:val="4B6BD893"/>
    <w:rsid w:val="4B6DF734"/>
    <w:rsid w:val="4B73E4CD"/>
    <w:rsid w:val="4B8568E8"/>
    <w:rsid w:val="4B9FA9D6"/>
    <w:rsid w:val="4BA0DF72"/>
    <w:rsid w:val="4BDC4B62"/>
    <w:rsid w:val="4BE8C512"/>
    <w:rsid w:val="4BEA997C"/>
    <w:rsid w:val="4BED3060"/>
    <w:rsid w:val="4BF731E2"/>
    <w:rsid w:val="4C0A4D93"/>
    <w:rsid w:val="4C1A6660"/>
    <w:rsid w:val="4C43400E"/>
    <w:rsid w:val="4C4FC175"/>
    <w:rsid w:val="4C571AA7"/>
    <w:rsid w:val="4C67D72C"/>
    <w:rsid w:val="4C9A5E35"/>
    <w:rsid w:val="4CA1E619"/>
    <w:rsid w:val="4CB55697"/>
    <w:rsid w:val="4CBD351D"/>
    <w:rsid w:val="4CBED107"/>
    <w:rsid w:val="4CD21B82"/>
    <w:rsid w:val="4CDF1433"/>
    <w:rsid w:val="4CDFA750"/>
    <w:rsid w:val="4CE38438"/>
    <w:rsid w:val="4CEE4ED4"/>
    <w:rsid w:val="4CF0CB73"/>
    <w:rsid w:val="4CF55D1F"/>
    <w:rsid w:val="4CFDC42B"/>
    <w:rsid w:val="4D037BD8"/>
    <w:rsid w:val="4D0CE787"/>
    <w:rsid w:val="4D11465B"/>
    <w:rsid w:val="4D12956F"/>
    <w:rsid w:val="4D262E26"/>
    <w:rsid w:val="4D494D5A"/>
    <w:rsid w:val="4D4E843D"/>
    <w:rsid w:val="4D4FFEC5"/>
    <w:rsid w:val="4D5FC3A1"/>
    <w:rsid w:val="4D6F5297"/>
    <w:rsid w:val="4D72B078"/>
    <w:rsid w:val="4D82ACF3"/>
    <w:rsid w:val="4D886B9D"/>
    <w:rsid w:val="4D8AF8FF"/>
    <w:rsid w:val="4D937B2C"/>
    <w:rsid w:val="4D9C834D"/>
    <w:rsid w:val="4DAD250C"/>
    <w:rsid w:val="4DB9E5B9"/>
    <w:rsid w:val="4DBBF507"/>
    <w:rsid w:val="4DBC0670"/>
    <w:rsid w:val="4DC048AE"/>
    <w:rsid w:val="4DD16D93"/>
    <w:rsid w:val="4DDE7F85"/>
    <w:rsid w:val="4DECC807"/>
    <w:rsid w:val="4DF04134"/>
    <w:rsid w:val="4DF512F3"/>
    <w:rsid w:val="4E05822C"/>
    <w:rsid w:val="4E0FF676"/>
    <w:rsid w:val="4E13E026"/>
    <w:rsid w:val="4E15FFA2"/>
    <w:rsid w:val="4E21A9B9"/>
    <w:rsid w:val="4E3E1B21"/>
    <w:rsid w:val="4E4B19CB"/>
    <w:rsid w:val="4E579FB6"/>
    <w:rsid w:val="4E5C56FD"/>
    <w:rsid w:val="4E5D71C7"/>
    <w:rsid w:val="4E6A0E7F"/>
    <w:rsid w:val="4E728944"/>
    <w:rsid w:val="4E776372"/>
    <w:rsid w:val="4E781033"/>
    <w:rsid w:val="4E85D497"/>
    <w:rsid w:val="4E9E2477"/>
    <w:rsid w:val="4EAFF176"/>
    <w:rsid w:val="4EB5C95F"/>
    <w:rsid w:val="4ECACB86"/>
    <w:rsid w:val="4ED31544"/>
    <w:rsid w:val="4ED6BA3F"/>
    <w:rsid w:val="4EEC6C53"/>
    <w:rsid w:val="4EF983DD"/>
    <w:rsid w:val="4F0BAEE6"/>
    <w:rsid w:val="4F1360A9"/>
    <w:rsid w:val="4F208125"/>
    <w:rsid w:val="4F37198C"/>
    <w:rsid w:val="4F396962"/>
    <w:rsid w:val="4F3B9726"/>
    <w:rsid w:val="4F402B3B"/>
    <w:rsid w:val="4F403FEB"/>
    <w:rsid w:val="4F4ECCD0"/>
    <w:rsid w:val="4F523C2B"/>
    <w:rsid w:val="4F59B73E"/>
    <w:rsid w:val="4F786E46"/>
    <w:rsid w:val="4F84853A"/>
    <w:rsid w:val="4F93F874"/>
    <w:rsid w:val="4FA0EA33"/>
    <w:rsid w:val="4FA30EE3"/>
    <w:rsid w:val="4FA64C10"/>
    <w:rsid w:val="4FA84517"/>
    <w:rsid w:val="4FB379C5"/>
    <w:rsid w:val="4FBE457D"/>
    <w:rsid w:val="4FC2F19E"/>
    <w:rsid w:val="4FC42DDD"/>
    <w:rsid w:val="4FC48933"/>
    <w:rsid w:val="4FD5308D"/>
    <w:rsid w:val="4FD67037"/>
    <w:rsid w:val="4FD68E05"/>
    <w:rsid w:val="4FDAC589"/>
    <w:rsid w:val="4FDE41A0"/>
    <w:rsid w:val="4FEAF483"/>
    <w:rsid w:val="4FEB0A7C"/>
    <w:rsid w:val="4FEC5FE1"/>
    <w:rsid w:val="4FECCA66"/>
    <w:rsid w:val="4FF2B4E4"/>
    <w:rsid w:val="4FFB9FA9"/>
    <w:rsid w:val="50005E08"/>
    <w:rsid w:val="5001C57A"/>
    <w:rsid w:val="501AB466"/>
    <w:rsid w:val="501C6EEB"/>
    <w:rsid w:val="5020EB68"/>
    <w:rsid w:val="5026727B"/>
    <w:rsid w:val="502915F0"/>
    <w:rsid w:val="502C3268"/>
    <w:rsid w:val="502F2BC1"/>
    <w:rsid w:val="503714CE"/>
    <w:rsid w:val="503DB6E8"/>
    <w:rsid w:val="5040C12A"/>
    <w:rsid w:val="5046196E"/>
    <w:rsid w:val="504BCCEC"/>
    <w:rsid w:val="5053C6CC"/>
    <w:rsid w:val="505C6D3A"/>
    <w:rsid w:val="50689438"/>
    <w:rsid w:val="5069D117"/>
    <w:rsid w:val="506CC8B1"/>
    <w:rsid w:val="50811977"/>
    <w:rsid w:val="5081405B"/>
    <w:rsid w:val="509D89C5"/>
    <w:rsid w:val="50A0B6F1"/>
    <w:rsid w:val="50AEF672"/>
    <w:rsid w:val="50B25B09"/>
    <w:rsid w:val="50C2302E"/>
    <w:rsid w:val="50C5F96C"/>
    <w:rsid w:val="50D7E220"/>
    <w:rsid w:val="50E0F243"/>
    <w:rsid w:val="50E8A748"/>
    <w:rsid w:val="50F02A9E"/>
    <w:rsid w:val="50F8EBB0"/>
    <w:rsid w:val="5104CAAB"/>
    <w:rsid w:val="510781FB"/>
    <w:rsid w:val="510C1FBE"/>
    <w:rsid w:val="511729EB"/>
    <w:rsid w:val="51213905"/>
    <w:rsid w:val="512B5163"/>
    <w:rsid w:val="513B0F72"/>
    <w:rsid w:val="513BC446"/>
    <w:rsid w:val="513C740E"/>
    <w:rsid w:val="5150143E"/>
    <w:rsid w:val="5150D6B9"/>
    <w:rsid w:val="5152452A"/>
    <w:rsid w:val="515C3F98"/>
    <w:rsid w:val="515DEF95"/>
    <w:rsid w:val="5160D31F"/>
    <w:rsid w:val="51668111"/>
    <w:rsid w:val="51677E2B"/>
    <w:rsid w:val="5175E902"/>
    <w:rsid w:val="5177E6F2"/>
    <w:rsid w:val="517A64C9"/>
    <w:rsid w:val="517EE730"/>
    <w:rsid w:val="5181C949"/>
    <w:rsid w:val="51821999"/>
    <w:rsid w:val="518EEA5F"/>
    <w:rsid w:val="519317AB"/>
    <w:rsid w:val="519F166C"/>
    <w:rsid w:val="51A117C9"/>
    <w:rsid w:val="51AD2076"/>
    <w:rsid w:val="51AD6877"/>
    <w:rsid w:val="51AF197D"/>
    <w:rsid w:val="51B2C647"/>
    <w:rsid w:val="51BB998F"/>
    <w:rsid w:val="51BF0F6B"/>
    <w:rsid w:val="51C28D9A"/>
    <w:rsid w:val="51D5C539"/>
    <w:rsid w:val="51DFAE67"/>
    <w:rsid w:val="51E6321C"/>
    <w:rsid w:val="51E80250"/>
    <w:rsid w:val="51EBF3E7"/>
    <w:rsid w:val="51F22C61"/>
    <w:rsid w:val="51FDCD2E"/>
    <w:rsid w:val="521623DC"/>
    <w:rsid w:val="5219EF13"/>
    <w:rsid w:val="521C5786"/>
    <w:rsid w:val="522044A0"/>
    <w:rsid w:val="522BAE8E"/>
    <w:rsid w:val="524113E0"/>
    <w:rsid w:val="524DA951"/>
    <w:rsid w:val="525AF05B"/>
    <w:rsid w:val="525CFF8D"/>
    <w:rsid w:val="5269FA0C"/>
    <w:rsid w:val="5271C3B8"/>
    <w:rsid w:val="527A87E3"/>
    <w:rsid w:val="52852B56"/>
    <w:rsid w:val="5292B129"/>
    <w:rsid w:val="52959178"/>
    <w:rsid w:val="52A2AF8F"/>
    <w:rsid w:val="52A43C99"/>
    <w:rsid w:val="52B92F6F"/>
    <w:rsid w:val="52C37428"/>
    <w:rsid w:val="52C70E71"/>
    <w:rsid w:val="52D8E0C0"/>
    <w:rsid w:val="5307DFA4"/>
    <w:rsid w:val="531362F0"/>
    <w:rsid w:val="5313A34C"/>
    <w:rsid w:val="531FCD0C"/>
    <w:rsid w:val="5329D42D"/>
    <w:rsid w:val="53352724"/>
    <w:rsid w:val="53356436"/>
    <w:rsid w:val="533A45B6"/>
    <w:rsid w:val="5340810E"/>
    <w:rsid w:val="5341343C"/>
    <w:rsid w:val="535398BB"/>
    <w:rsid w:val="53586EF0"/>
    <w:rsid w:val="535F7C96"/>
    <w:rsid w:val="536887A1"/>
    <w:rsid w:val="53792011"/>
    <w:rsid w:val="538287CA"/>
    <w:rsid w:val="5394A187"/>
    <w:rsid w:val="539B8711"/>
    <w:rsid w:val="539FED5C"/>
    <w:rsid w:val="53ADB832"/>
    <w:rsid w:val="53B54122"/>
    <w:rsid w:val="53C023E2"/>
    <w:rsid w:val="53CA6C75"/>
    <w:rsid w:val="53D19AE6"/>
    <w:rsid w:val="53EDED42"/>
    <w:rsid w:val="53F19955"/>
    <w:rsid w:val="5408A83B"/>
    <w:rsid w:val="5413B480"/>
    <w:rsid w:val="541A6623"/>
    <w:rsid w:val="5427180B"/>
    <w:rsid w:val="543161D9"/>
    <w:rsid w:val="5431C5FA"/>
    <w:rsid w:val="544F0EED"/>
    <w:rsid w:val="545001F0"/>
    <w:rsid w:val="545B2055"/>
    <w:rsid w:val="5469CB54"/>
    <w:rsid w:val="548E8385"/>
    <w:rsid w:val="549129C0"/>
    <w:rsid w:val="5498C55D"/>
    <w:rsid w:val="54A355C4"/>
    <w:rsid w:val="54B3B599"/>
    <w:rsid w:val="54C831CB"/>
    <w:rsid w:val="54C944A2"/>
    <w:rsid w:val="54CAB232"/>
    <w:rsid w:val="54D166ED"/>
    <w:rsid w:val="54D535CB"/>
    <w:rsid w:val="54D860F0"/>
    <w:rsid w:val="54E07702"/>
    <w:rsid w:val="54F2FE66"/>
    <w:rsid w:val="54F6ABC8"/>
    <w:rsid w:val="54F9EC31"/>
    <w:rsid w:val="55005436"/>
    <w:rsid w:val="5530193E"/>
    <w:rsid w:val="553A8410"/>
    <w:rsid w:val="5551731B"/>
    <w:rsid w:val="55671D77"/>
    <w:rsid w:val="556C9AC4"/>
    <w:rsid w:val="556EEC56"/>
    <w:rsid w:val="556FE5FD"/>
    <w:rsid w:val="558A8BC8"/>
    <w:rsid w:val="5598A2C0"/>
    <w:rsid w:val="559B7E15"/>
    <w:rsid w:val="55A29BAF"/>
    <w:rsid w:val="55A41EA0"/>
    <w:rsid w:val="55B52185"/>
    <w:rsid w:val="55B69926"/>
    <w:rsid w:val="55B920CC"/>
    <w:rsid w:val="55BBA6CA"/>
    <w:rsid w:val="55CF3C5A"/>
    <w:rsid w:val="55CFA30A"/>
    <w:rsid w:val="55D9377A"/>
    <w:rsid w:val="55E00C0F"/>
    <w:rsid w:val="55EA39D4"/>
    <w:rsid w:val="55ED5515"/>
    <w:rsid w:val="560024D8"/>
    <w:rsid w:val="56002739"/>
    <w:rsid w:val="5600C172"/>
    <w:rsid w:val="561BC9F5"/>
    <w:rsid w:val="56206DA8"/>
    <w:rsid w:val="562A53EE"/>
    <w:rsid w:val="5642F0B8"/>
    <w:rsid w:val="56444971"/>
    <w:rsid w:val="565456AD"/>
    <w:rsid w:val="56608EFB"/>
    <w:rsid w:val="5668B1C1"/>
    <w:rsid w:val="566A1FD6"/>
    <w:rsid w:val="566D1FC6"/>
    <w:rsid w:val="566ECFC3"/>
    <w:rsid w:val="56726A75"/>
    <w:rsid w:val="56735DEC"/>
    <w:rsid w:val="567B7EBA"/>
    <w:rsid w:val="5683D55F"/>
    <w:rsid w:val="56891B68"/>
    <w:rsid w:val="569377C4"/>
    <w:rsid w:val="56A26226"/>
    <w:rsid w:val="56A64F38"/>
    <w:rsid w:val="56A73972"/>
    <w:rsid w:val="56CF1D72"/>
    <w:rsid w:val="56EF160C"/>
    <w:rsid w:val="570000E6"/>
    <w:rsid w:val="5706ABF2"/>
    <w:rsid w:val="571F50BB"/>
    <w:rsid w:val="571FCB8D"/>
    <w:rsid w:val="57262B9B"/>
    <w:rsid w:val="572F0EEF"/>
    <w:rsid w:val="57472D60"/>
    <w:rsid w:val="574B1C2B"/>
    <w:rsid w:val="574DD764"/>
    <w:rsid w:val="574F7511"/>
    <w:rsid w:val="57524EE6"/>
    <w:rsid w:val="575FC1D4"/>
    <w:rsid w:val="576097FA"/>
    <w:rsid w:val="57661609"/>
    <w:rsid w:val="5769ED7B"/>
    <w:rsid w:val="576C1BF4"/>
    <w:rsid w:val="576D1480"/>
    <w:rsid w:val="5774D57D"/>
    <w:rsid w:val="577C73E8"/>
    <w:rsid w:val="577DEFA8"/>
    <w:rsid w:val="577F19C9"/>
    <w:rsid w:val="578AED01"/>
    <w:rsid w:val="5792EB81"/>
    <w:rsid w:val="579434D2"/>
    <w:rsid w:val="57996551"/>
    <w:rsid w:val="57A9F1E8"/>
    <w:rsid w:val="57AC830C"/>
    <w:rsid w:val="57AF5A6F"/>
    <w:rsid w:val="57B621AC"/>
    <w:rsid w:val="57BE43A9"/>
    <w:rsid w:val="57C5CB8D"/>
    <w:rsid w:val="57D4C676"/>
    <w:rsid w:val="57D5BACE"/>
    <w:rsid w:val="57D8B026"/>
    <w:rsid w:val="57F4DD24"/>
    <w:rsid w:val="57F73D1F"/>
    <w:rsid w:val="5800878F"/>
    <w:rsid w:val="5809886B"/>
    <w:rsid w:val="580D017D"/>
    <w:rsid w:val="58102B7B"/>
    <w:rsid w:val="58140F73"/>
    <w:rsid w:val="581D750D"/>
    <w:rsid w:val="581F5624"/>
    <w:rsid w:val="58247504"/>
    <w:rsid w:val="582EAAFA"/>
    <w:rsid w:val="58346923"/>
    <w:rsid w:val="5853FD7B"/>
    <w:rsid w:val="586064CB"/>
    <w:rsid w:val="58705325"/>
    <w:rsid w:val="58843ED1"/>
    <w:rsid w:val="58887020"/>
    <w:rsid w:val="589175AC"/>
    <w:rsid w:val="58A69EF3"/>
    <w:rsid w:val="58B4E9AC"/>
    <w:rsid w:val="58B7203A"/>
    <w:rsid w:val="58B9B687"/>
    <w:rsid w:val="58B9D681"/>
    <w:rsid w:val="58C2C645"/>
    <w:rsid w:val="58C51D0B"/>
    <w:rsid w:val="58D986D4"/>
    <w:rsid w:val="58DE5E78"/>
    <w:rsid w:val="58E986DA"/>
    <w:rsid w:val="5917C8A8"/>
    <w:rsid w:val="59184258"/>
    <w:rsid w:val="5922FDF3"/>
    <w:rsid w:val="59236363"/>
    <w:rsid w:val="5930C8CC"/>
    <w:rsid w:val="5951831F"/>
    <w:rsid w:val="595CF27C"/>
    <w:rsid w:val="595EAD11"/>
    <w:rsid w:val="596B1ABB"/>
    <w:rsid w:val="596CBA3F"/>
    <w:rsid w:val="5976141E"/>
    <w:rsid w:val="5982615F"/>
    <w:rsid w:val="59981992"/>
    <w:rsid w:val="59981D7E"/>
    <w:rsid w:val="599CDFEA"/>
    <w:rsid w:val="599ECE20"/>
    <w:rsid w:val="59AE9D5A"/>
    <w:rsid w:val="59C26ACB"/>
    <w:rsid w:val="59D224CF"/>
    <w:rsid w:val="59DD5882"/>
    <w:rsid w:val="59EB6D58"/>
    <w:rsid w:val="5A01A395"/>
    <w:rsid w:val="5A08D76B"/>
    <w:rsid w:val="5A10A905"/>
    <w:rsid w:val="5A374ECF"/>
    <w:rsid w:val="5A4381C8"/>
    <w:rsid w:val="5A457E64"/>
    <w:rsid w:val="5A582D13"/>
    <w:rsid w:val="5A5E2E4F"/>
    <w:rsid w:val="5A657E62"/>
    <w:rsid w:val="5A712C24"/>
    <w:rsid w:val="5A7CE907"/>
    <w:rsid w:val="5A90853C"/>
    <w:rsid w:val="5A9986B1"/>
    <w:rsid w:val="5A99BD5D"/>
    <w:rsid w:val="5A9C6A99"/>
    <w:rsid w:val="5AA4588B"/>
    <w:rsid w:val="5AA5B8A4"/>
    <w:rsid w:val="5AA9AAC8"/>
    <w:rsid w:val="5AC9CC81"/>
    <w:rsid w:val="5AD159A1"/>
    <w:rsid w:val="5AD21E3B"/>
    <w:rsid w:val="5AD92640"/>
    <w:rsid w:val="5B12B869"/>
    <w:rsid w:val="5B22084F"/>
    <w:rsid w:val="5B2DE01A"/>
    <w:rsid w:val="5B2ED18B"/>
    <w:rsid w:val="5B2F8E20"/>
    <w:rsid w:val="5B46DC8E"/>
    <w:rsid w:val="5B4C0949"/>
    <w:rsid w:val="5B4CC2D9"/>
    <w:rsid w:val="5B4E0282"/>
    <w:rsid w:val="5B53BA5F"/>
    <w:rsid w:val="5B584E93"/>
    <w:rsid w:val="5B58E857"/>
    <w:rsid w:val="5B5B6A8D"/>
    <w:rsid w:val="5B621DA6"/>
    <w:rsid w:val="5B66F1ED"/>
    <w:rsid w:val="5B6924EF"/>
    <w:rsid w:val="5B6BB3CC"/>
    <w:rsid w:val="5B7822AF"/>
    <w:rsid w:val="5B795DD1"/>
    <w:rsid w:val="5B7DA63F"/>
    <w:rsid w:val="5B802069"/>
    <w:rsid w:val="5B88F90C"/>
    <w:rsid w:val="5B92451E"/>
    <w:rsid w:val="5B949415"/>
    <w:rsid w:val="5B9A468D"/>
    <w:rsid w:val="5BAF17D1"/>
    <w:rsid w:val="5BB0AABB"/>
    <w:rsid w:val="5BB2669C"/>
    <w:rsid w:val="5BC4B369"/>
    <w:rsid w:val="5BDD59EB"/>
    <w:rsid w:val="5BE297EE"/>
    <w:rsid w:val="5BE3E392"/>
    <w:rsid w:val="5BF30BA3"/>
    <w:rsid w:val="5C00B07A"/>
    <w:rsid w:val="5C15B83F"/>
    <w:rsid w:val="5C289426"/>
    <w:rsid w:val="5C2BA4D8"/>
    <w:rsid w:val="5C319373"/>
    <w:rsid w:val="5C485D27"/>
    <w:rsid w:val="5C4ED1F2"/>
    <w:rsid w:val="5C4F737C"/>
    <w:rsid w:val="5C56BFEB"/>
    <w:rsid w:val="5C5BB8C6"/>
    <w:rsid w:val="5C61FFDE"/>
    <w:rsid w:val="5C62D0CF"/>
    <w:rsid w:val="5C68698E"/>
    <w:rsid w:val="5C6B912F"/>
    <w:rsid w:val="5C6EBCD6"/>
    <w:rsid w:val="5C72C029"/>
    <w:rsid w:val="5C7FAA6A"/>
    <w:rsid w:val="5C816ECD"/>
    <w:rsid w:val="5C8421DC"/>
    <w:rsid w:val="5C8B57F2"/>
    <w:rsid w:val="5C8EB005"/>
    <w:rsid w:val="5C949338"/>
    <w:rsid w:val="5CA3FE80"/>
    <w:rsid w:val="5CAA457F"/>
    <w:rsid w:val="5CAE0731"/>
    <w:rsid w:val="5CC0C663"/>
    <w:rsid w:val="5CCC70CE"/>
    <w:rsid w:val="5CD79AF2"/>
    <w:rsid w:val="5CDBBC83"/>
    <w:rsid w:val="5CEA77E7"/>
    <w:rsid w:val="5CFFADF7"/>
    <w:rsid w:val="5D0BEA65"/>
    <w:rsid w:val="5D0FFFB0"/>
    <w:rsid w:val="5D45DB12"/>
    <w:rsid w:val="5D546C20"/>
    <w:rsid w:val="5D5D3F9A"/>
    <w:rsid w:val="5D66BE67"/>
    <w:rsid w:val="5D750008"/>
    <w:rsid w:val="5D839BDC"/>
    <w:rsid w:val="5D84B8A2"/>
    <w:rsid w:val="5D8B2593"/>
    <w:rsid w:val="5D93001A"/>
    <w:rsid w:val="5D9A2FC7"/>
    <w:rsid w:val="5DA83637"/>
    <w:rsid w:val="5DB93B02"/>
    <w:rsid w:val="5DBB151B"/>
    <w:rsid w:val="5DC6C149"/>
    <w:rsid w:val="5DCCDCA6"/>
    <w:rsid w:val="5DD26EE9"/>
    <w:rsid w:val="5DD5D02E"/>
    <w:rsid w:val="5DDD3BC7"/>
    <w:rsid w:val="5DEBB635"/>
    <w:rsid w:val="5DFAB947"/>
    <w:rsid w:val="5DFDB937"/>
    <w:rsid w:val="5E047826"/>
    <w:rsid w:val="5E09A64A"/>
    <w:rsid w:val="5E0B3568"/>
    <w:rsid w:val="5E1321F3"/>
    <w:rsid w:val="5E189D62"/>
    <w:rsid w:val="5E1F0BE2"/>
    <w:rsid w:val="5E2C5C5C"/>
    <w:rsid w:val="5E372199"/>
    <w:rsid w:val="5E3B2747"/>
    <w:rsid w:val="5E3E401D"/>
    <w:rsid w:val="5E443304"/>
    <w:rsid w:val="5E44741D"/>
    <w:rsid w:val="5E4D22C8"/>
    <w:rsid w:val="5E527195"/>
    <w:rsid w:val="5E6EFADF"/>
    <w:rsid w:val="5E719540"/>
    <w:rsid w:val="5E7CAF8D"/>
    <w:rsid w:val="5E841C63"/>
    <w:rsid w:val="5E891596"/>
    <w:rsid w:val="5E8E4E45"/>
    <w:rsid w:val="5E90F17D"/>
    <w:rsid w:val="5E936D18"/>
    <w:rsid w:val="5EA88C6B"/>
    <w:rsid w:val="5EB23CA5"/>
    <w:rsid w:val="5EBBB89C"/>
    <w:rsid w:val="5EBCA535"/>
    <w:rsid w:val="5EC91352"/>
    <w:rsid w:val="5EDD7339"/>
    <w:rsid w:val="5EE15DDA"/>
    <w:rsid w:val="5EE2D22C"/>
    <w:rsid w:val="5EE2F226"/>
    <w:rsid w:val="5EE3D89D"/>
    <w:rsid w:val="5EE65CDE"/>
    <w:rsid w:val="5EF9A9EC"/>
    <w:rsid w:val="5F007EA3"/>
    <w:rsid w:val="5F125334"/>
    <w:rsid w:val="5F136C26"/>
    <w:rsid w:val="5F17164F"/>
    <w:rsid w:val="5F1ADC36"/>
    <w:rsid w:val="5F1CA76E"/>
    <w:rsid w:val="5F1DDF2E"/>
    <w:rsid w:val="5F1DFFD3"/>
    <w:rsid w:val="5F3D6010"/>
    <w:rsid w:val="5F40982F"/>
    <w:rsid w:val="5F48D246"/>
    <w:rsid w:val="5F4A9FC2"/>
    <w:rsid w:val="5F51B4D1"/>
    <w:rsid w:val="5F5FF8EA"/>
    <w:rsid w:val="5F676D04"/>
    <w:rsid w:val="5F75F5CD"/>
    <w:rsid w:val="5F7DF0CC"/>
    <w:rsid w:val="5FA04733"/>
    <w:rsid w:val="5FC166B3"/>
    <w:rsid w:val="5FC4FB53"/>
    <w:rsid w:val="5FCBDEDC"/>
    <w:rsid w:val="5FD355F3"/>
    <w:rsid w:val="5FD79B0D"/>
    <w:rsid w:val="5FEE41F6"/>
    <w:rsid w:val="601C91FC"/>
    <w:rsid w:val="60211063"/>
    <w:rsid w:val="6029D06A"/>
    <w:rsid w:val="602EC9BB"/>
    <w:rsid w:val="60301527"/>
    <w:rsid w:val="6030779A"/>
    <w:rsid w:val="60326283"/>
    <w:rsid w:val="6051A758"/>
    <w:rsid w:val="605229AC"/>
    <w:rsid w:val="60559A9F"/>
    <w:rsid w:val="60682529"/>
    <w:rsid w:val="6074639C"/>
    <w:rsid w:val="6077B221"/>
    <w:rsid w:val="6087315A"/>
    <w:rsid w:val="609081E5"/>
    <w:rsid w:val="609EEC8F"/>
    <w:rsid w:val="60A4C03A"/>
    <w:rsid w:val="60B95A8B"/>
    <w:rsid w:val="60CD04D8"/>
    <w:rsid w:val="60E8DFCC"/>
    <w:rsid w:val="60EB92A0"/>
    <w:rsid w:val="60FF5C67"/>
    <w:rsid w:val="6109C7D5"/>
    <w:rsid w:val="610DF70F"/>
    <w:rsid w:val="610E9A9D"/>
    <w:rsid w:val="61144511"/>
    <w:rsid w:val="6126EFBF"/>
    <w:rsid w:val="612DAB44"/>
    <w:rsid w:val="6131EF54"/>
    <w:rsid w:val="6148796E"/>
    <w:rsid w:val="618060A0"/>
    <w:rsid w:val="61A21D5D"/>
    <w:rsid w:val="61B04625"/>
    <w:rsid w:val="61B2A41E"/>
    <w:rsid w:val="61E05D09"/>
    <w:rsid w:val="61EB2594"/>
    <w:rsid w:val="61EC077B"/>
    <w:rsid w:val="61F282FC"/>
    <w:rsid w:val="62023AF5"/>
    <w:rsid w:val="62212E73"/>
    <w:rsid w:val="6226D04C"/>
    <w:rsid w:val="623CDE87"/>
    <w:rsid w:val="623E606F"/>
    <w:rsid w:val="6243C72C"/>
    <w:rsid w:val="6262882B"/>
    <w:rsid w:val="62636741"/>
    <w:rsid w:val="626E9359"/>
    <w:rsid w:val="627AF9B7"/>
    <w:rsid w:val="627C3E8C"/>
    <w:rsid w:val="629D5D86"/>
    <w:rsid w:val="62A94D12"/>
    <w:rsid w:val="62AA60BA"/>
    <w:rsid w:val="62B0ED67"/>
    <w:rsid w:val="62BD99BD"/>
    <w:rsid w:val="62BDF64A"/>
    <w:rsid w:val="62CA45A9"/>
    <w:rsid w:val="62CA8171"/>
    <w:rsid w:val="62D41518"/>
    <w:rsid w:val="62E46F1F"/>
    <w:rsid w:val="62E53B9C"/>
    <w:rsid w:val="62ED9B02"/>
    <w:rsid w:val="62F80CBE"/>
    <w:rsid w:val="630181E1"/>
    <w:rsid w:val="630F9489"/>
    <w:rsid w:val="63149768"/>
    <w:rsid w:val="631C5359"/>
    <w:rsid w:val="631D9874"/>
    <w:rsid w:val="63218F97"/>
    <w:rsid w:val="6324CD8D"/>
    <w:rsid w:val="6342416F"/>
    <w:rsid w:val="6347315F"/>
    <w:rsid w:val="634F6D61"/>
    <w:rsid w:val="635BF097"/>
    <w:rsid w:val="636492FF"/>
    <w:rsid w:val="63668686"/>
    <w:rsid w:val="636EFC6E"/>
    <w:rsid w:val="636F6984"/>
    <w:rsid w:val="637E1138"/>
    <w:rsid w:val="63B30559"/>
    <w:rsid w:val="63B58BF6"/>
    <w:rsid w:val="63C0FF9A"/>
    <w:rsid w:val="63D074EB"/>
    <w:rsid w:val="63DDBBF5"/>
    <w:rsid w:val="63EFAB9A"/>
    <w:rsid w:val="640E78E6"/>
    <w:rsid w:val="641211AE"/>
    <w:rsid w:val="64140AE7"/>
    <w:rsid w:val="64229BEA"/>
    <w:rsid w:val="642B073A"/>
    <w:rsid w:val="64324E37"/>
    <w:rsid w:val="6439887C"/>
    <w:rsid w:val="6455AB94"/>
    <w:rsid w:val="64568D3E"/>
    <w:rsid w:val="6457B8C8"/>
    <w:rsid w:val="645BD2FC"/>
    <w:rsid w:val="645FD278"/>
    <w:rsid w:val="64721A77"/>
    <w:rsid w:val="64738651"/>
    <w:rsid w:val="6473CC69"/>
    <w:rsid w:val="6477B274"/>
    <w:rsid w:val="6479570D"/>
    <w:rsid w:val="64797B17"/>
    <w:rsid w:val="64959602"/>
    <w:rsid w:val="64982B41"/>
    <w:rsid w:val="64A85C56"/>
    <w:rsid w:val="64A94D3E"/>
    <w:rsid w:val="64AFA8F3"/>
    <w:rsid w:val="64C4CC05"/>
    <w:rsid w:val="64CAEFC8"/>
    <w:rsid w:val="64F26F13"/>
    <w:rsid w:val="65026271"/>
    <w:rsid w:val="65077C96"/>
    <w:rsid w:val="6508DC05"/>
    <w:rsid w:val="650B270B"/>
    <w:rsid w:val="650B6123"/>
    <w:rsid w:val="650CE999"/>
    <w:rsid w:val="651A1F9E"/>
    <w:rsid w:val="6525F566"/>
    <w:rsid w:val="653D52B6"/>
    <w:rsid w:val="6543840F"/>
    <w:rsid w:val="6548DFAC"/>
    <w:rsid w:val="654A7472"/>
    <w:rsid w:val="65505812"/>
    <w:rsid w:val="65637528"/>
    <w:rsid w:val="6563A2CD"/>
    <w:rsid w:val="656E7E06"/>
    <w:rsid w:val="65750669"/>
    <w:rsid w:val="65840742"/>
    <w:rsid w:val="658B3990"/>
    <w:rsid w:val="6591CBD3"/>
    <w:rsid w:val="65AF1341"/>
    <w:rsid w:val="65B224FA"/>
    <w:rsid w:val="65B8506C"/>
    <w:rsid w:val="65B9E378"/>
    <w:rsid w:val="65C11213"/>
    <w:rsid w:val="65C74F49"/>
    <w:rsid w:val="65C93102"/>
    <w:rsid w:val="65CA636F"/>
    <w:rsid w:val="65CCAF88"/>
    <w:rsid w:val="65D0A55C"/>
    <w:rsid w:val="65DCA5F9"/>
    <w:rsid w:val="65E903CF"/>
    <w:rsid w:val="65F5FBB3"/>
    <w:rsid w:val="65F66CAA"/>
    <w:rsid w:val="6609EEFF"/>
    <w:rsid w:val="66112B12"/>
    <w:rsid w:val="66163CF8"/>
    <w:rsid w:val="66229907"/>
    <w:rsid w:val="66265F21"/>
    <w:rsid w:val="66268823"/>
    <w:rsid w:val="6645DED1"/>
    <w:rsid w:val="6647681C"/>
    <w:rsid w:val="6647B11F"/>
    <w:rsid w:val="666E5190"/>
    <w:rsid w:val="66702393"/>
    <w:rsid w:val="66725D3D"/>
    <w:rsid w:val="66733C4F"/>
    <w:rsid w:val="6675131B"/>
    <w:rsid w:val="667D5B30"/>
    <w:rsid w:val="6681F1DB"/>
    <w:rsid w:val="66A5B93E"/>
    <w:rsid w:val="66A8B501"/>
    <w:rsid w:val="66B51A82"/>
    <w:rsid w:val="66B6321C"/>
    <w:rsid w:val="66D00121"/>
    <w:rsid w:val="66D42C65"/>
    <w:rsid w:val="66D89194"/>
    <w:rsid w:val="66E4D265"/>
    <w:rsid w:val="66E9D912"/>
    <w:rsid w:val="66EC9540"/>
    <w:rsid w:val="66F869C7"/>
    <w:rsid w:val="670ABD23"/>
    <w:rsid w:val="670E4B1F"/>
    <w:rsid w:val="670ED0F2"/>
    <w:rsid w:val="67109605"/>
    <w:rsid w:val="67251831"/>
    <w:rsid w:val="6728A481"/>
    <w:rsid w:val="67343AA3"/>
    <w:rsid w:val="673F80D4"/>
    <w:rsid w:val="6746FD3E"/>
    <w:rsid w:val="6749CB23"/>
    <w:rsid w:val="6767385F"/>
    <w:rsid w:val="6767AD7F"/>
    <w:rsid w:val="676F53FD"/>
    <w:rsid w:val="677DBE85"/>
    <w:rsid w:val="67860D59"/>
    <w:rsid w:val="67897BED"/>
    <w:rsid w:val="678B8B69"/>
    <w:rsid w:val="678E8042"/>
    <w:rsid w:val="6798A849"/>
    <w:rsid w:val="679E821E"/>
    <w:rsid w:val="67A2D515"/>
    <w:rsid w:val="67B05D33"/>
    <w:rsid w:val="67B152D5"/>
    <w:rsid w:val="67B65D13"/>
    <w:rsid w:val="67C54124"/>
    <w:rsid w:val="67CD8034"/>
    <w:rsid w:val="67DEC8A0"/>
    <w:rsid w:val="67E6ED84"/>
    <w:rsid w:val="67E92EE8"/>
    <w:rsid w:val="67FA2CD9"/>
    <w:rsid w:val="68069EF7"/>
    <w:rsid w:val="680A3813"/>
    <w:rsid w:val="68109094"/>
    <w:rsid w:val="682C09DC"/>
    <w:rsid w:val="683B72EE"/>
    <w:rsid w:val="683BDA8B"/>
    <w:rsid w:val="683FF68E"/>
    <w:rsid w:val="68452CF4"/>
    <w:rsid w:val="6857D44B"/>
    <w:rsid w:val="6860B6E2"/>
    <w:rsid w:val="68623729"/>
    <w:rsid w:val="6867D520"/>
    <w:rsid w:val="687A7925"/>
    <w:rsid w:val="687E5A6D"/>
    <w:rsid w:val="6885C32D"/>
    <w:rsid w:val="6898BF6D"/>
    <w:rsid w:val="689B6A34"/>
    <w:rsid w:val="68A3688A"/>
    <w:rsid w:val="68A5D113"/>
    <w:rsid w:val="68BA4893"/>
    <w:rsid w:val="68C2ED59"/>
    <w:rsid w:val="68C45E11"/>
    <w:rsid w:val="68D3881E"/>
    <w:rsid w:val="68E0A4C4"/>
    <w:rsid w:val="68ED35A3"/>
    <w:rsid w:val="68F8038F"/>
    <w:rsid w:val="68FF8783"/>
    <w:rsid w:val="6905B44D"/>
    <w:rsid w:val="691EA6B5"/>
    <w:rsid w:val="69242747"/>
    <w:rsid w:val="69304B5E"/>
    <w:rsid w:val="69339217"/>
    <w:rsid w:val="69385128"/>
    <w:rsid w:val="69397A77"/>
    <w:rsid w:val="6964AA8C"/>
    <w:rsid w:val="696771EC"/>
    <w:rsid w:val="6989592B"/>
    <w:rsid w:val="6990B544"/>
    <w:rsid w:val="6990D18E"/>
    <w:rsid w:val="6991FCCB"/>
    <w:rsid w:val="699B2F2C"/>
    <w:rsid w:val="699C2DED"/>
    <w:rsid w:val="69B3E94C"/>
    <w:rsid w:val="69C63792"/>
    <w:rsid w:val="69F2DB54"/>
    <w:rsid w:val="6A0238AC"/>
    <w:rsid w:val="6A02A9B5"/>
    <w:rsid w:val="6A13D5E8"/>
    <w:rsid w:val="6A168DD7"/>
    <w:rsid w:val="6A1E5851"/>
    <w:rsid w:val="6A2414A0"/>
    <w:rsid w:val="6A2B266E"/>
    <w:rsid w:val="6A334CB3"/>
    <w:rsid w:val="6A3B83E4"/>
    <w:rsid w:val="6A46727D"/>
    <w:rsid w:val="6A557119"/>
    <w:rsid w:val="6A6E8764"/>
    <w:rsid w:val="6A84B7C9"/>
    <w:rsid w:val="6A8C810C"/>
    <w:rsid w:val="6A9210B2"/>
    <w:rsid w:val="6A922707"/>
    <w:rsid w:val="6A97461C"/>
    <w:rsid w:val="6AA66D1B"/>
    <w:rsid w:val="6AA86F6E"/>
    <w:rsid w:val="6AACA579"/>
    <w:rsid w:val="6AB08BDF"/>
    <w:rsid w:val="6AC98B70"/>
    <w:rsid w:val="6AD5578E"/>
    <w:rsid w:val="6AD5EE3D"/>
    <w:rsid w:val="6AEC7205"/>
    <w:rsid w:val="6AEE3D8D"/>
    <w:rsid w:val="6AFE5933"/>
    <w:rsid w:val="6B0C88B3"/>
    <w:rsid w:val="6B0D68FB"/>
    <w:rsid w:val="6B2ED08A"/>
    <w:rsid w:val="6B3AAE7E"/>
    <w:rsid w:val="6B55A229"/>
    <w:rsid w:val="6B58B9A7"/>
    <w:rsid w:val="6B657E7F"/>
    <w:rsid w:val="6B685431"/>
    <w:rsid w:val="6B6A09E0"/>
    <w:rsid w:val="6B6AA872"/>
    <w:rsid w:val="6B75996F"/>
    <w:rsid w:val="6B7AA2A7"/>
    <w:rsid w:val="6B86CF51"/>
    <w:rsid w:val="6B87F809"/>
    <w:rsid w:val="6BA1DEAD"/>
    <w:rsid w:val="6BA2C551"/>
    <w:rsid w:val="6BB6996C"/>
    <w:rsid w:val="6BC91A81"/>
    <w:rsid w:val="6BD6A662"/>
    <w:rsid w:val="6BDECB70"/>
    <w:rsid w:val="6BE2F564"/>
    <w:rsid w:val="6BE8E30A"/>
    <w:rsid w:val="6C07744E"/>
    <w:rsid w:val="6C0DAC13"/>
    <w:rsid w:val="6C2C9245"/>
    <w:rsid w:val="6C377885"/>
    <w:rsid w:val="6C394FE7"/>
    <w:rsid w:val="6C3ECB7A"/>
    <w:rsid w:val="6C3F7705"/>
    <w:rsid w:val="6C4C49C9"/>
    <w:rsid w:val="6C4E0F2C"/>
    <w:rsid w:val="6C5B433C"/>
    <w:rsid w:val="6C707403"/>
    <w:rsid w:val="6C83E8E5"/>
    <w:rsid w:val="6C8F377A"/>
    <w:rsid w:val="6C9E75CA"/>
    <w:rsid w:val="6CAC7E63"/>
    <w:rsid w:val="6CB5874B"/>
    <w:rsid w:val="6CC15B49"/>
    <w:rsid w:val="6CC61618"/>
    <w:rsid w:val="6CCA3330"/>
    <w:rsid w:val="6CD81B38"/>
    <w:rsid w:val="6CE0C619"/>
    <w:rsid w:val="6CE4AFF7"/>
    <w:rsid w:val="6CE5D79D"/>
    <w:rsid w:val="6CF21038"/>
    <w:rsid w:val="6CF3C74F"/>
    <w:rsid w:val="6D04E5E9"/>
    <w:rsid w:val="6D0E8FD6"/>
    <w:rsid w:val="6D1626FB"/>
    <w:rsid w:val="6D1F0784"/>
    <w:rsid w:val="6D22C3BE"/>
    <w:rsid w:val="6D28DB52"/>
    <w:rsid w:val="6D2A712F"/>
    <w:rsid w:val="6D2B28A1"/>
    <w:rsid w:val="6D2FE985"/>
    <w:rsid w:val="6D47AFAE"/>
    <w:rsid w:val="6D480C54"/>
    <w:rsid w:val="6D4C6660"/>
    <w:rsid w:val="6D55939C"/>
    <w:rsid w:val="6D70ABF8"/>
    <w:rsid w:val="6D79F7A1"/>
    <w:rsid w:val="6D7E62F9"/>
    <w:rsid w:val="6D7ED76B"/>
    <w:rsid w:val="6D7FB0A5"/>
    <w:rsid w:val="6D8B7214"/>
    <w:rsid w:val="6D969884"/>
    <w:rsid w:val="6DA830CB"/>
    <w:rsid w:val="6DB1F477"/>
    <w:rsid w:val="6DB4C63C"/>
    <w:rsid w:val="6DD0299F"/>
    <w:rsid w:val="6DE0EA1B"/>
    <w:rsid w:val="6DE17810"/>
    <w:rsid w:val="6DE21401"/>
    <w:rsid w:val="6DE43F10"/>
    <w:rsid w:val="6DED8691"/>
    <w:rsid w:val="6DEFB770"/>
    <w:rsid w:val="6DF3A57A"/>
    <w:rsid w:val="6E17A794"/>
    <w:rsid w:val="6E326138"/>
    <w:rsid w:val="6E370727"/>
    <w:rsid w:val="6E3F53A2"/>
    <w:rsid w:val="6E4391FD"/>
    <w:rsid w:val="6E4BD1F2"/>
    <w:rsid w:val="6E4D1632"/>
    <w:rsid w:val="6E59765A"/>
    <w:rsid w:val="6E60A8DC"/>
    <w:rsid w:val="6E89857E"/>
    <w:rsid w:val="6E982B49"/>
    <w:rsid w:val="6E9E1ECD"/>
    <w:rsid w:val="6EA37F09"/>
    <w:rsid w:val="6EA6DAEF"/>
    <w:rsid w:val="6EB05CDD"/>
    <w:rsid w:val="6EB4BE40"/>
    <w:rsid w:val="6EB5EC60"/>
    <w:rsid w:val="6EB7CFB8"/>
    <w:rsid w:val="6EEC61A7"/>
    <w:rsid w:val="6EF2F579"/>
    <w:rsid w:val="6EF35083"/>
    <w:rsid w:val="6EF70FAD"/>
    <w:rsid w:val="6EF8AB97"/>
    <w:rsid w:val="6F037DCA"/>
    <w:rsid w:val="6F218692"/>
    <w:rsid w:val="6F298AE0"/>
    <w:rsid w:val="6F3ADB19"/>
    <w:rsid w:val="6F51833E"/>
    <w:rsid w:val="6F6CF093"/>
    <w:rsid w:val="6F8CD367"/>
    <w:rsid w:val="6F8E9D20"/>
    <w:rsid w:val="6F976802"/>
    <w:rsid w:val="6F9DD66A"/>
    <w:rsid w:val="6FA547A6"/>
    <w:rsid w:val="6FB9ED33"/>
    <w:rsid w:val="6FBC8185"/>
    <w:rsid w:val="6FC0C21E"/>
    <w:rsid w:val="6FC7D341"/>
    <w:rsid w:val="6FD11638"/>
    <w:rsid w:val="6FE0F820"/>
    <w:rsid w:val="6FE24DA2"/>
    <w:rsid w:val="6FE9FC14"/>
    <w:rsid w:val="6FF3FC20"/>
    <w:rsid w:val="6FFE13BA"/>
    <w:rsid w:val="70058519"/>
    <w:rsid w:val="7005BEBF"/>
    <w:rsid w:val="700A047A"/>
    <w:rsid w:val="700F4B24"/>
    <w:rsid w:val="7017870B"/>
    <w:rsid w:val="70344A26"/>
    <w:rsid w:val="70377886"/>
    <w:rsid w:val="703D042B"/>
    <w:rsid w:val="7052E598"/>
    <w:rsid w:val="7059345B"/>
    <w:rsid w:val="705FE7EB"/>
    <w:rsid w:val="7060496B"/>
    <w:rsid w:val="7060CCC0"/>
    <w:rsid w:val="706C7839"/>
    <w:rsid w:val="70767DC5"/>
    <w:rsid w:val="707BFF4C"/>
    <w:rsid w:val="707C2703"/>
    <w:rsid w:val="7080E8F3"/>
    <w:rsid w:val="70812FA4"/>
    <w:rsid w:val="70868BA2"/>
    <w:rsid w:val="70AA8078"/>
    <w:rsid w:val="70ADB026"/>
    <w:rsid w:val="70B1A885"/>
    <w:rsid w:val="70CDC850"/>
    <w:rsid w:val="70DC3BE9"/>
    <w:rsid w:val="70F958DF"/>
    <w:rsid w:val="711734CB"/>
    <w:rsid w:val="71243104"/>
    <w:rsid w:val="713A74EA"/>
    <w:rsid w:val="7146FC18"/>
    <w:rsid w:val="7165F62D"/>
    <w:rsid w:val="71752D33"/>
    <w:rsid w:val="717BAE60"/>
    <w:rsid w:val="717CDE19"/>
    <w:rsid w:val="71904E97"/>
    <w:rsid w:val="71954E22"/>
    <w:rsid w:val="719D047E"/>
    <w:rsid w:val="719DCD78"/>
    <w:rsid w:val="71A8AA8D"/>
    <w:rsid w:val="71AD0C98"/>
    <w:rsid w:val="71B76A44"/>
    <w:rsid w:val="71B7B227"/>
    <w:rsid w:val="71D7EA9E"/>
    <w:rsid w:val="71DD7BDC"/>
    <w:rsid w:val="71E1BD88"/>
    <w:rsid w:val="71E66EA2"/>
    <w:rsid w:val="71F4F7E4"/>
    <w:rsid w:val="72011B75"/>
    <w:rsid w:val="720F3885"/>
    <w:rsid w:val="7215183D"/>
    <w:rsid w:val="72271696"/>
    <w:rsid w:val="7231C38A"/>
    <w:rsid w:val="7235A4CB"/>
    <w:rsid w:val="723E825A"/>
    <w:rsid w:val="723F74AA"/>
    <w:rsid w:val="724B99E4"/>
    <w:rsid w:val="726576B0"/>
    <w:rsid w:val="7279149C"/>
    <w:rsid w:val="7284A6E4"/>
    <w:rsid w:val="728B2CB7"/>
    <w:rsid w:val="72954B98"/>
    <w:rsid w:val="72A574C4"/>
    <w:rsid w:val="72AD614F"/>
    <w:rsid w:val="72C40F82"/>
    <w:rsid w:val="72C49000"/>
    <w:rsid w:val="72D62EB8"/>
    <w:rsid w:val="72DA107F"/>
    <w:rsid w:val="72F10BAF"/>
    <w:rsid w:val="730485A8"/>
    <w:rsid w:val="7307194E"/>
    <w:rsid w:val="73161CA6"/>
    <w:rsid w:val="73228713"/>
    <w:rsid w:val="7330C99C"/>
    <w:rsid w:val="7334A1A5"/>
    <w:rsid w:val="7336029E"/>
    <w:rsid w:val="733E86A1"/>
    <w:rsid w:val="7341EC8D"/>
    <w:rsid w:val="7347980A"/>
    <w:rsid w:val="7348D2E4"/>
    <w:rsid w:val="735D2DD4"/>
    <w:rsid w:val="736BD63B"/>
    <w:rsid w:val="73765D73"/>
    <w:rsid w:val="7377ED1F"/>
    <w:rsid w:val="73780394"/>
    <w:rsid w:val="73824EA0"/>
    <w:rsid w:val="73A36CBB"/>
    <w:rsid w:val="73B3AE2D"/>
    <w:rsid w:val="73B4BA9F"/>
    <w:rsid w:val="73BDB03B"/>
    <w:rsid w:val="73BEDEB8"/>
    <w:rsid w:val="73CA84C0"/>
    <w:rsid w:val="73EC282E"/>
    <w:rsid w:val="73EF2259"/>
    <w:rsid w:val="740981C3"/>
    <w:rsid w:val="7409D27F"/>
    <w:rsid w:val="740A3933"/>
    <w:rsid w:val="741399BD"/>
    <w:rsid w:val="7418283F"/>
    <w:rsid w:val="74228D22"/>
    <w:rsid w:val="742B6FAD"/>
    <w:rsid w:val="743F1AC3"/>
    <w:rsid w:val="7442E658"/>
    <w:rsid w:val="74511FE3"/>
    <w:rsid w:val="7456E0B2"/>
    <w:rsid w:val="7462A238"/>
    <w:rsid w:val="74683A9F"/>
    <w:rsid w:val="746D704E"/>
    <w:rsid w:val="74824383"/>
    <w:rsid w:val="74824C45"/>
    <w:rsid w:val="748AA660"/>
    <w:rsid w:val="74A72513"/>
    <w:rsid w:val="74A79927"/>
    <w:rsid w:val="74AF1299"/>
    <w:rsid w:val="74C9FCF9"/>
    <w:rsid w:val="74E21E49"/>
    <w:rsid w:val="74F19F94"/>
    <w:rsid w:val="74FF367D"/>
    <w:rsid w:val="7500AE73"/>
    <w:rsid w:val="7500C7A2"/>
    <w:rsid w:val="7507DB43"/>
    <w:rsid w:val="75184CCC"/>
    <w:rsid w:val="751BC86B"/>
    <w:rsid w:val="751C59AB"/>
    <w:rsid w:val="753CC64B"/>
    <w:rsid w:val="753E3040"/>
    <w:rsid w:val="754C4D91"/>
    <w:rsid w:val="75616708"/>
    <w:rsid w:val="756C1524"/>
    <w:rsid w:val="757DC495"/>
    <w:rsid w:val="7587AEB6"/>
    <w:rsid w:val="758D14CB"/>
    <w:rsid w:val="7590F440"/>
    <w:rsid w:val="759295D9"/>
    <w:rsid w:val="759F73AA"/>
    <w:rsid w:val="75AD0662"/>
    <w:rsid w:val="75E514B2"/>
    <w:rsid w:val="75F57292"/>
    <w:rsid w:val="760091EB"/>
    <w:rsid w:val="7602A0B0"/>
    <w:rsid w:val="7604B551"/>
    <w:rsid w:val="760DCB5D"/>
    <w:rsid w:val="7613CF5A"/>
    <w:rsid w:val="761FF7BB"/>
    <w:rsid w:val="7637B224"/>
    <w:rsid w:val="76478118"/>
    <w:rsid w:val="7655D92D"/>
    <w:rsid w:val="765F5889"/>
    <w:rsid w:val="7667FEE4"/>
    <w:rsid w:val="76686FCE"/>
    <w:rsid w:val="766C264E"/>
    <w:rsid w:val="766E98AB"/>
    <w:rsid w:val="767BEA34"/>
    <w:rsid w:val="7680A945"/>
    <w:rsid w:val="7681604F"/>
    <w:rsid w:val="768AC826"/>
    <w:rsid w:val="76978908"/>
    <w:rsid w:val="76A3A744"/>
    <w:rsid w:val="76A9ECFA"/>
    <w:rsid w:val="76AF0D7F"/>
    <w:rsid w:val="76B0F113"/>
    <w:rsid w:val="76CF84D8"/>
    <w:rsid w:val="76E08958"/>
    <w:rsid w:val="76E5D574"/>
    <w:rsid w:val="76F3F387"/>
    <w:rsid w:val="76F5FC6C"/>
    <w:rsid w:val="76F67FED"/>
    <w:rsid w:val="772825B8"/>
    <w:rsid w:val="77342EA7"/>
    <w:rsid w:val="7749EEFB"/>
    <w:rsid w:val="774B01D2"/>
    <w:rsid w:val="774EBBFE"/>
    <w:rsid w:val="77608665"/>
    <w:rsid w:val="7776C9E7"/>
    <w:rsid w:val="777A24F1"/>
    <w:rsid w:val="7786AA75"/>
    <w:rsid w:val="7798E4BC"/>
    <w:rsid w:val="77A2C8B1"/>
    <w:rsid w:val="77A45A85"/>
    <w:rsid w:val="77A46882"/>
    <w:rsid w:val="77A9F0E7"/>
    <w:rsid w:val="77AC51E9"/>
    <w:rsid w:val="77AD421B"/>
    <w:rsid w:val="77BD58F9"/>
    <w:rsid w:val="77E2EC5F"/>
    <w:rsid w:val="77FCE025"/>
    <w:rsid w:val="7805CBA0"/>
    <w:rsid w:val="78134197"/>
    <w:rsid w:val="781BEA3E"/>
    <w:rsid w:val="781F92A0"/>
    <w:rsid w:val="782A5A7E"/>
    <w:rsid w:val="782CCDE7"/>
    <w:rsid w:val="78338379"/>
    <w:rsid w:val="78363FC7"/>
    <w:rsid w:val="784EEC83"/>
    <w:rsid w:val="78589998"/>
    <w:rsid w:val="785ABD3B"/>
    <w:rsid w:val="785BA978"/>
    <w:rsid w:val="787F96ED"/>
    <w:rsid w:val="78879D8C"/>
    <w:rsid w:val="7889997A"/>
    <w:rsid w:val="788A3A91"/>
    <w:rsid w:val="789B32D9"/>
    <w:rsid w:val="789C1ECE"/>
    <w:rsid w:val="78A05500"/>
    <w:rsid w:val="78A35960"/>
    <w:rsid w:val="78B9AF9C"/>
    <w:rsid w:val="78BB890B"/>
    <w:rsid w:val="78BE46A4"/>
    <w:rsid w:val="78C4D235"/>
    <w:rsid w:val="78CF276E"/>
    <w:rsid w:val="78E0DC91"/>
    <w:rsid w:val="78EAD4BD"/>
    <w:rsid w:val="78F726E4"/>
    <w:rsid w:val="78FD9CB0"/>
    <w:rsid w:val="78FF64F2"/>
    <w:rsid w:val="790B0402"/>
    <w:rsid w:val="790BA46C"/>
    <w:rsid w:val="791698B4"/>
    <w:rsid w:val="791955A2"/>
    <w:rsid w:val="79198E8E"/>
    <w:rsid w:val="792B247F"/>
    <w:rsid w:val="792B4D81"/>
    <w:rsid w:val="79338460"/>
    <w:rsid w:val="79345ADF"/>
    <w:rsid w:val="793F4C5E"/>
    <w:rsid w:val="795256BB"/>
    <w:rsid w:val="796AF507"/>
    <w:rsid w:val="79877EDA"/>
    <w:rsid w:val="799347F9"/>
    <w:rsid w:val="79B2A502"/>
    <w:rsid w:val="79B36E50"/>
    <w:rsid w:val="79BBF96D"/>
    <w:rsid w:val="79C62ADF"/>
    <w:rsid w:val="79CB1FBC"/>
    <w:rsid w:val="79D352E3"/>
    <w:rsid w:val="79D8D1E2"/>
    <w:rsid w:val="79E58DCB"/>
    <w:rsid w:val="79F4782D"/>
    <w:rsid w:val="79F81BE9"/>
    <w:rsid w:val="7A0C2FE8"/>
    <w:rsid w:val="7A32731A"/>
    <w:rsid w:val="7A39630E"/>
    <w:rsid w:val="7A434666"/>
    <w:rsid w:val="7A436DEA"/>
    <w:rsid w:val="7A4598F9"/>
    <w:rsid w:val="7A5CDF11"/>
    <w:rsid w:val="7A86BC39"/>
    <w:rsid w:val="7A980C19"/>
    <w:rsid w:val="7AD0C155"/>
    <w:rsid w:val="7AD1B094"/>
    <w:rsid w:val="7AD3E6D7"/>
    <w:rsid w:val="7AD71BAE"/>
    <w:rsid w:val="7ADF318D"/>
    <w:rsid w:val="7AE68207"/>
    <w:rsid w:val="7AEB7B58"/>
    <w:rsid w:val="7AEE5DD9"/>
    <w:rsid w:val="7AF368DE"/>
    <w:rsid w:val="7AFD1E59"/>
    <w:rsid w:val="7AFF88CA"/>
    <w:rsid w:val="7B08CF2B"/>
    <w:rsid w:val="7B158A2F"/>
    <w:rsid w:val="7B3354C8"/>
    <w:rsid w:val="7B382046"/>
    <w:rsid w:val="7B495326"/>
    <w:rsid w:val="7B529D96"/>
    <w:rsid w:val="7B646239"/>
    <w:rsid w:val="7B64F58A"/>
    <w:rsid w:val="7B76D3FA"/>
    <w:rsid w:val="7B92B2C2"/>
    <w:rsid w:val="7B94B7DB"/>
    <w:rsid w:val="7B970E9D"/>
    <w:rsid w:val="7B9D09E3"/>
    <w:rsid w:val="7BA512EA"/>
    <w:rsid w:val="7BD10A41"/>
    <w:rsid w:val="7BE056E6"/>
    <w:rsid w:val="7BE9EC0B"/>
    <w:rsid w:val="7BF4BC9C"/>
    <w:rsid w:val="7BF91230"/>
    <w:rsid w:val="7BFEDB1D"/>
    <w:rsid w:val="7C023238"/>
    <w:rsid w:val="7C072E56"/>
    <w:rsid w:val="7C0F1B7D"/>
    <w:rsid w:val="7C15693D"/>
    <w:rsid w:val="7C183757"/>
    <w:rsid w:val="7C1FB76A"/>
    <w:rsid w:val="7C250859"/>
    <w:rsid w:val="7C2D824A"/>
    <w:rsid w:val="7C30460D"/>
    <w:rsid w:val="7C466CE2"/>
    <w:rsid w:val="7C4F9E5C"/>
    <w:rsid w:val="7C97311F"/>
    <w:rsid w:val="7CB18A0A"/>
    <w:rsid w:val="7CB6A0E0"/>
    <w:rsid w:val="7CC221D7"/>
    <w:rsid w:val="7CDAECA6"/>
    <w:rsid w:val="7CEEF5F1"/>
    <w:rsid w:val="7CF33F27"/>
    <w:rsid w:val="7CF38946"/>
    <w:rsid w:val="7CFEB261"/>
    <w:rsid w:val="7D0DFAD8"/>
    <w:rsid w:val="7D26A090"/>
    <w:rsid w:val="7D593F2B"/>
    <w:rsid w:val="7D6CC935"/>
    <w:rsid w:val="7D6DE0CD"/>
    <w:rsid w:val="7D7132BC"/>
    <w:rsid w:val="7D7697A1"/>
    <w:rsid w:val="7D79BFDB"/>
    <w:rsid w:val="7D825E3A"/>
    <w:rsid w:val="7D8A1E74"/>
    <w:rsid w:val="7D8A834D"/>
    <w:rsid w:val="7D8EF0E2"/>
    <w:rsid w:val="7DB98082"/>
    <w:rsid w:val="7DBA1E41"/>
    <w:rsid w:val="7DBEF3D4"/>
    <w:rsid w:val="7DC3422B"/>
    <w:rsid w:val="7DD89462"/>
    <w:rsid w:val="7DE29B43"/>
    <w:rsid w:val="7DE5422B"/>
    <w:rsid w:val="7DE84AB3"/>
    <w:rsid w:val="7DE8BEF4"/>
    <w:rsid w:val="7DE9DE48"/>
    <w:rsid w:val="7DF60843"/>
    <w:rsid w:val="7DF7095C"/>
    <w:rsid w:val="7DFB16A8"/>
    <w:rsid w:val="7E0AFD7E"/>
    <w:rsid w:val="7E1A4E7E"/>
    <w:rsid w:val="7E1AC40C"/>
    <w:rsid w:val="7E1BE288"/>
    <w:rsid w:val="7E274790"/>
    <w:rsid w:val="7E3B8C23"/>
    <w:rsid w:val="7E3E22F0"/>
    <w:rsid w:val="7E4891B8"/>
    <w:rsid w:val="7E4B1ACA"/>
    <w:rsid w:val="7E4DB03D"/>
    <w:rsid w:val="7E5D3221"/>
    <w:rsid w:val="7E6BA261"/>
    <w:rsid w:val="7E6EC47A"/>
    <w:rsid w:val="7E6EEFE9"/>
    <w:rsid w:val="7E73259F"/>
    <w:rsid w:val="7EA73677"/>
    <w:rsid w:val="7EA7C9AC"/>
    <w:rsid w:val="7EA8836E"/>
    <w:rsid w:val="7EB47B87"/>
    <w:rsid w:val="7EC44E7E"/>
    <w:rsid w:val="7EC73D40"/>
    <w:rsid w:val="7EDA55CC"/>
    <w:rsid w:val="7EDA5774"/>
    <w:rsid w:val="7EDBA037"/>
    <w:rsid w:val="7EEA62AE"/>
    <w:rsid w:val="7EEE51F1"/>
    <w:rsid w:val="7EF58626"/>
    <w:rsid w:val="7F022DC3"/>
    <w:rsid w:val="7F101F14"/>
    <w:rsid w:val="7F126EEA"/>
    <w:rsid w:val="7F1ECC93"/>
    <w:rsid w:val="7F2042BB"/>
    <w:rsid w:val="7F28C6BE"/>
    <w:rsid w:val="7F358F9A"/>
    <w:rsid w:val="7F368683"/>
    <w:rsid w:val="7F42D5D8"/>
    <w:rsid w:val="7F55C440"/>
    <w:rsid w:val="7F59AA24"/>
    <w:rsid w:val="7F635C16"/>
    <w:rsid w:val="7F71D662"/>
    <w:rsid w:val="7F9650F0"/>
    <w:rsid w:val="7FA317F4"/>
    <w:rsid w:val="7FA7BC8E"/>
    <w:rsid w:val="7FC561EB"/>
    <w:rsid w:val="7FDCF543"/>
    <w:rsid w:val="7FDD71AD"/>
    <w:rsid w:val="7FE8DE0F"/>
    <w:rsid w:val="7FEB3327"/>
    <w:rsid w:val="7FF42562"/>
    <w:rsid w:val="7FF6E142"/>
    <w:rsid w:val="7FFA394D"/>
    <w:rsid w:val="7FFC5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28E01"/>
  <w15:docId w15:val="{1C47EB3D-BC64-42B3-9033-D3AD17202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030C"/>
    <w:pPr>
      <w:spacing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F5030C"/>
    <w:pPr>
      <w:keepNext/>
      <w:keepLines/>
      <w:numPr>
        <w:numId w:val="14"/>
      </w:numPr>
      <w:tabs>
        <w:tab w:val="left" w:pos="480"/>
      </w:tabs>
      <w:spacing w:before="60" w:after="240" w:line="240" w:lineRule="auto"/>
      <w:outlineLvl w:val="0"/>
    </w:pPr>
    <w:rPr>
      <w:rFonts w:ascii="Times New Roman" w:eastAsia="MS Gothic" w:hAnsi="Times New Roman" w:cs="Arial"/>
      <w:b/>
      <w:bCs/>
      <w:caps/>
      <w:kern w:val="32"/>
      <w:sz w:val="24"/>
      <w:szCs w:val="28"/>
    </w:rPr>
  </w:style>
  <w:style w:type="paragraph" w:styleId="Heading2">
    <w:name w:val="heading 2"/>
    <w:next w:val="Paragraph"/>
    <w:link w:val="Heading2Char"/>
    <w:qFormat/>
    <w:rsid w:val="00F5030C"/>
    <w:pPr>
      <w:keepNext/>
      <w:keepLines/>
      <w:numPr>
        <w:ilvl w:val="1"/>
        <w:numId w:val="14"/>
      </w:numPr>
      <w:tabs>
        <w:tab w:val="left" w:pos="720"/>
      </w:tabs>
      <w:spacing w:before="60" w:after="240" w:line="240" w:lineRule="auto"/>
      <w:outlineLvl w:val="1"/>
    </w:pPr>
    <w:rPr>
      <w:rFonts w:ascii="Times New Roman" w:eastAsia="MS Gothic" w:hAnsi="Times New Roman" w:cs="Arial"/>
      <w:b/>
      <w:bCs/>
      <w:iCs/>
      <w:sz w:val="24"/>
      <w:szCs w:val="26"/>
    </w:rPr>
  </w:style>
  <w:style w:type="paragraph" w:styleId="Heading3">
    <w:name w:val="heading 3"/>
    <w:next w:val="Paragraph"/>
    <w:link w:val="Heading3Char"/>
    <w:qFormat/>
    <w:rsid w:val="00F5030C"/>
    <w:pPr>
      <w:keepNext/>
      <w:keepLines/>
      <w:numPr>
        <w:ilvl w:val="2"/>
        <w:numId w:val="14"/>
      </w:numPr>
      <w:tabs>
        <w:tab w:val="left" w:pos="960"/>
      </w:tabs>
      <w:spacing w:before="60" w:after="240" w:line="240" w:lineRule="auto"/>
      <w:outlineLvl w:val="2"/>
    </w:pPr>
    <w:rPr>
      <w:rFonts w:ascii="Times New Roman" w:eastAsia="MS Gothic" w:hAnsi="Times New Roman" w:cs="Arial"/>
      <w:b/>
      <w:bCs/>
      <w:sz w:val="24"/>
      <w:szCs w:val="24"/>
    </w:rPr>
  </w:style>
  <w:style w:type="paragraph" w:styleId="Heading4">
    <w:name w:val="heading 4"/>
    <w:next w:val="Paragraph"/>
    <w:link w:val="Heading4Char"/>
    <w:qFormat/>
    <w:rsid w:val="00F5030C"/>
    <w:pPr>
      <w:keepNext/>
      <w:keepLines/>
      <w:numPr>
        <w:ilvl w:val="3"/>
        <w:numId w:val="14"/>
      </w:numPr>
      <w:tabs>
        <w:tab w:val="left" w:pos="1200"/>
      </w:tabs>
      <w:spacing w:before="60" w:after="240" w:line="240" w:lineRule="auto"/>
      <w:outlineLvl w:val="3"/>
    </w:pPr>
    <w:rPr>
      <w:rFonts w:ascii="Times New Roman" w:eastAsia="MS Gothic" w:hAnsi="Times New Roman" w:cs="Times New Roman"/>
      <w:b/>
      <w:bCs/>
      <w:sz w:val="24"/>
    </w:rPr>
  </w:style>
  <w:style w:type="paragraph" w:styleId="Heading5">
    <w:name w:val="heading 5"/>
    <w:next w:val="Paragraph"/>
    <w:link w:val="Heading5Char"/>
    <w:qFormat/>
    <w:rsid w:val="00F5030C"/>
    <w:pPr>
      <w:keepNext/>
      <w:keepLines/>
      <w:numPr>
        <w:ilvl w:val="4"/>
        <w:numId w:val="14"/>
      </w:numPr>
      <w:tabs>
        <w:tab w:val="left" w:pos="1440"/>
      </w:tabs>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F5030C"/>
    <w:pPr>
      <w:keepNext/>
      <w:keepLines/>
      <w:numPr>
        <w:ilvl w:val="5"/>
        <w:numId w:val="14"/>
      </w:numPr>
      <w:tabs>
        <w:tab w:val="left" w:pos="1680"/>
      </w:tabs>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F5030C"/>
    <w:pPr>
      <w:keepNext/>
      <w:keepLines/>
      <w:numPr>
        <w:ilvl w:val="6"/>
        <w:numId w:val="14"/>
      </w:numPr>
      <w:tabs>
        <w:tab w:val="left" w:pos="1920"/>
      </w:tabs>
      <w:spacing w:before="60" w:after="240" w:line="240" w:lineRule="auto"/>
      <w:outlineLvl w:val="6"/>
    </w:pPr>
    <w:rPr>
      <w:rFonts w:ascii="Times New Roman" w:eastAsia="MS Gothic" w:hAnsi="Times New Roman" w:cs="Arial"/>
      <w:b/>
      <w:sz w:val="24"/>
      <w:szCs w:val="24"/>
    </w:rPr>
  </w:style>
  <w:style w:type="paragraph" w:styleId="Heading8">
    <w:name w:val="heading 8"/>
    <w:next w:val="Paragraph"/>
    <w:link w:val="Heading8Char"/>
    <w:qFormat/>
    <w:rsid w:val="00F5030C"/>
    <w:pPr>
      <w:keepNext/>
      <w:keepLines/>
      <w:numPr>
        <w:ilvl w:val="7"/>
        <w:numId w:val="14"/>
      </w:numPr>
      <w:tabs>
        <w:tab w:val="left" w:pos="2160"/>
      </w:tabs>
      <w:spacing w:before="60" w:after="240" w:line="240" w:lineRule="auto"/>
      <w:outlineLvl w:val="7"/>
    </w:pPr>
    <w:rPr>
      <w:rFonts w:ascii="Times New Roman" w:eastAsia="MS Gothic" w:hAnsi="Times New Roman" w:cs="Arial"/>
      <w:b/>
      <w:iCs/>
      <w:sz w:val="24"/>
      <w:szCs w:val="24"/>
    </w:rPr>
  </w:style>
  <w:style w:type="paragraph" w:styleId="Heading9">
    <w:name w:val="heading 9"/>
    <w:next w:val="Paragraph"/>
    <w:link w:val="Heading9Char"/>
    <w:qFormat/>
    <w:rsid w:val="00F5030C"/>
    <w:pPr>
      <w:keepNext/>
      <w:keepLines/>
      <w:numPr>
        <w:ilvl w:val="8"/>
        <w:numId w:val="14"/>
      </w:numPr>
      <w:tabs>
        <w:tab w:val="left" w:pos="2400"/>
      </w:tabs>
      <w:spacing w:before="60" w:after="240" w:line="240" w:lineRule="auto"/>
      <w:outlineLvl w:val="8"/>
    </w:pPr>
    <w:rPr>
      <w:rFonts w:ascii="Times New Roman" w:eastAsia="MS Gothic" w:hAnsi="Times New Roman"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F5030C"/>
    <w:pPr>
      <w:tabs>
        <w:tab w:val="center" w:pos="4507"/>
        <w:tab w:val="right" w:pos="9000"/>
      </w:tabs>
      <w:spacing w:after="0" w:line="240" w:lineRule="auto"/>
    </w:pPr>
    <w:rPr>
      <w:rFonts w:ascii="Times New Roman" w:eastAsia="MS Gothic" w:hAnsi="Times New Roman" w:cs="Times New Roman"/>
      <w:caps/>
      <w:sz w:val="16"/>
      <w:szCs w:val="20"/>
    </w:rPr>
  </w:style>
  <w:style w:type="character" w:customStyle="1" w:styleId="HeaderChar">
    <w:name w:val="Header Char"/>
    <w:basedOn w:val="DefaultParagraphFont"/>
    <w:link w:val="Header"/>
    <w:rsid w:val="00C01A69"/>
    <w:rPr>
      <w:rFonts w:ascii="Times New Roman" w:eastAsia="MS Gothic" w:hAnsi="Times New Roman" w:cs="Times New Roman"/>
      <w:caps/>
      <w:sz w:val="16"/>
      <w:szCs w:val="20"/>
    </w:rPr>
  </w:style>
  <w:style w:type="paragraph" w:styleId="Footer">
    <w:name w:val="footer"/>
    <w:basedOn w:val="Header"/>
    <w:link w:val="FooterChar"/>
    <w:rsid w:val="00F5030C"/>
    <w:rPr>
      <w:caps w:val="0"/>
    </w:rPr>
  </w:style>
  <w:style w:type="character" w:customStyle="1" w:styleId="FooterChar">
    <w:name w:val="Footer Char"/>
    <w:link w:val="Footer"/>
    <w:rsid w:val="00F5030C"/>
    <w:rPr>
      <w:rFonts w:ascii="Times New Roman" w:eastAsia="MS Gothic" w:hAnsi="Times New Roman" w:cs="Times New Roman"/>
      <w:sz w:val="16"/>
      <w:szCs w:val="20"/>
    </w:rPr>
  </w:style>
  <w:style w:type="paragraph" w:styleId="ListParagraph">
    <w:name w:val="List Paragraph"/>
    <w:uiPriority w:val="34"/>
    <w:qFormat/>
    <w:rsid w:val="00F5030C"/>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F0A48"/>
    <w:rPr>
      <w:rFonts w:ascii="Times New Roman" w:eastAsia="MS Gothic" w:hAnsi="Times New Roman" w:cs="Arial"/>
      <w:b/>
      <w:bCs/>
      <w:caps/>
      <w:kern w:val="32"/>
      <w:sz w:val="24"/>
      <w:szCs w:val="28"/>
    </w:rPr>
  </w:style>
  <w:style w:type="character" w:customStyle="1" w:styleId="Heading2Char">
    <w:name w:val="Heading 2 Char"/>
    <w:basedOn w:val="DefaultParagraphFont"/>
    <w:link w:val="Heading2"/>
    <w:rsid w:val="008D4AFC"/>
    <w:rPr>
      <w:rFonts w:ascii="Times New Roman" w:eastAsia="MS Gothic" w:hAnsi="Times New Roman" w:cs="Arial"/>
      <w:b/>
      <w:bCs/>
      <w:iCs/>
      <w:sz w:val="24"/>
      <w:szCs w:val="26"/>
    </w:rPr>
  </w:style>
  <w:style w:type="paragraph" w:styleId="TOCHeading">
    <w:name w:val="TOC Heading"/>
    <w:basedOn w:val="TOCTitle"/>
    <w:next w:val="Normal"/>
    <w:uiPriority w:val="39"/>
    <w:unhideWhenUsed/>
    <w:qFormat/>
    <w:rsid w:val="00F5030C"/>
    <w:pPr>
      <w:spacing w:before="480" w:after="0" w:line="276" w:lineRule="auto"/>
    </w:pPr>
    <w:rPr>
      <w:rFonts w:ascii="Cambria" w:eastAsia="Malgun Gothic" w:hAnsi="Cambria" w:cs="Times New Roman"/>
      <w:caps/>
      <w:color w:val="000000"/>
      <w:kern w:val="0"/>
    </w:rPr>
  </w:style>
  <w:style w:type="paragraph" w:styleId="TOC1">
    <w:name w:val="toc 1"/>
    <w:next w:val="Paragraph"/>
    <w:uiPriority w:val="39"/>
    <w:rsid w:val="00F5030C"/>
    <w:pPr>
      <w:tabs>
        <w:tab w:val="left" w:pos="480"/>
        <w:tab w:val="right" w:leader="dot" w:pos="9000"/>
      </w:tabs>
      <w:spacing w:before="60" w:after="0" w:line="240" w:lineRule="auto"/>
      <w:ind w:left="480" w:right="360" w:hanging="480"/>
    </w:pPr>
    <w:rPr>
      <w:rFonts w:ascii="Times New Roman" w:eastAsia="MS Gothic" w:hAnsi="Times New Roman" w:cs="Times New Roman"/>
      <w:b/>
      <w:caps/>
      <w:sz w:val="24"/>
      <w:szCs w:val="20"/>
    </w:rPr>
  </w:style>
  <w:style w:type="paragraph" w:styleId="TOC2">
    <w:name w:val="toc 2"/>
    <w:basedOn w:val="TOC1"/>
    <w:next w:val="Paragraph"/>
    <w:uiPriority w:val="39"/>
    <w:rsid w:val="00F5030C"/>
    <w:pPr>
      <w:tabs>
        <w:tab w:val="clear" w:pos="480"/>
        <w:tab w:val="left" w:pos="1080"/>
      </w:tabs>
      <w:ind w:left="1080" w:hanging="720"/>
    </w:pPr>
    <w:rPr>
      <w:caps w:val="0"/>
      <w:szCs w:val="24"/>
    </w:rPr>
  </w:style>
  <w:style w:type="character" w:styleId="Hyperlink">
    <w:name w:val="Hyperlink"/>
    <w:uiPriority w:val="99"/>
    <w:rsid w:val="00BB2446"/>
    <w:rPr>
      <w:rFonts w:ascii="Times New Roman" w:hAnsi="Times New Roman"/>
      <w:color w:val="auto"/>
      <w:sz w:val="24"/>
      <w:u w:val="none"/>
    </w:rPr>
  </w:style>
  <w:style w:type="paragraph" w:styleId="NoSpacing">
    <w:name w:val="No Spacing"/>
    <w:uiPriority w:val="1"/>
    <w:qFormat/>
    <w:rsid w:val="00306C4B"/>
    <w:pPr>
      <w:spacing w:after="0" w:line="240" w:lineRule="auto"/>
    </w:pPr>
  </w:style>
  <w:style w:type="paragraph" w:customStyle="1" w:styleId="Paragraph">
    <w:name w:val="Paragraph"/>
    <w:link w:val="ParagraphChar"/>
    <w:rsid w:val="00F5030C"/>
    <w:pPr>
      <w:spacing w:before="60" w:after="240" w:line="240" w:lineRule="auto"/>
    </w:pPr>
    <w:rPr>
      <w:rFonts w:ascii="Times New Roman" w:eastAsia="MS Gothic" w:hAnsi="Times New Roman" w:cs="Times New Roman"/>
      <w:sz w:val="24"/>
      <w:szCs w:val="24"/>
    </w:rPr>
  </w:style>
  <w:style w:type="character" w:customStyle="1" w:styleId="ParagraphChar">
    <w:name w:val="Paragraph Char"/>
    <w:link w:val="Paragraph"/>
    <w:rsid w:val="00F5030C"/>
    <w:rPr>
      <w:rFonts w:ascii="Times New Roman" w:eastAsia="MS Gothic" w:hAnsi="Times New Roman" w:cs="Times New Roman"/>
      <w:sz w:val="24"/>
      <w:szCs w:val="24"/>
    </w:rPr>
  </w:style>
  <w:style w:type="paragraph" w:styleId="BalloonText">
    <w:name w:val="Balloon Text"/>
    <w:basedOn w:val="Normal"/>
    <w:link w:val="BalloonTextChar"/>
    <w:semiHidden/>
    <w:rsid w:val="00F5030C"/>
    <w:rPr>
      <w:rFonts w:ascii="Arial Narrow" w:hAnsi="Arial Narrow" w:cs="Tahoma"/>
      <w:sz w:val="18"/>
      <w:szCs w:val="16"/>
    </w:rPr>
  </w:style>
  <w:style w:type="character" w:customStyle="1" w:styleId="BalloonTextChar">
    <w:name w:val="Balloon Text Char"/>
    <w:basedOn w:val="DefaultParagraphFont"/>
    <w:link w:val="BalloonText"/>
    <w:semiHidden/>
    <w:rsid w:val="00863A38"/>
    <w:rPr>
      <w:rFonts w:ascii="Arial Narrow" w:eastAsia="Times New Roman" w:hAnsi="Arial Narrow" w:cs="Tahoma"/>
      <w:sz w:val="18"/>
      <w:szCs w:val="16"/>
    </w:rPr>
  </w:style>
  <w:style w:type="character" w:styleId="CommentReference">
    <w:name w:val="annotation reference"/>
    <w:rsid w:val="00F5030C"/>
    <w:rPr>
      <w:sz w:val="16"/>
      <w:szCs w:val="16"/>
    </w:rPr>
  </w:style>
  <w:style w:type="paragraph" w:styleId="CommentText">
    <w:name w:val="annotation text"/>
    <w:basedOn w:val="Normal"/>
    <w:link w:val="CommentTextChar"/>
    <w:rsid w:val="00F5030C"/>
    <w:rPr>
      <w:sz w:val="20"/>
      <w:szCs w:val="20"/>
    </w:rPr>
  </w:style>
  <w:style w:type="character" w:customStyle="1" w:styleId="CommentTextChar">
    <w:name w:val="Comment Text Char"/>
    <w:basedOn w:val="DefaultParagraphFont"/>
    <w:link w:val="CommentText"/>
    <w:rsid w:val="00863A38"/>
    <w:rPr>
      <w:rFonts w:ascii="Times New Roman" w:eastAsia="Times New Roman" w:hAnsi="Times New Roman" w:cs="Times New Roman"/>
      <w:sz w:val="20"/>
      <w:szCs w:val="20"/>
    </w:rPr>
  </w:style>
  <w:style w:type="character" w:customStyle="1" w:styleId="ref-title">
    <w:name w:val="ref-title"/>
    <w:basedOn w:val="DefaultParagraphFont"/>
    <w:rsid w:val="00863A38"/>
  </w:style>
  <w:style w:type="character" w:customStyle="1" w:styleId="ref-journal">
    <w:name w:val="ref-journal"/>
    <w:basedOn w:val="DefaultParagraphFont"/>
    <w:rsid w:val="00863A38"/>
  </w:style>
  <w:style w:type="character" w:customStyle="1" w:styleId="ref-vol">
    <w:name w:val="ref-vol"/>
    <w:basedOn w:val="DefaultParagraphFont"/>
    <w:rsid w:val="00863A38"/>
  </w:style>
  <w:style w:type="character" w:customStyle="1" w:styleId="SmartLink1">
    <w:name w:val="SmartLink1"/>
    <w:basedOn w:val="DefaultParagraphFont"/>
    <w:uiPriority w:val="99"/>
    <w:semiHidden/>
    <w:unhideWhenUsed/>
    <w:rsid w:val="00B1720F"/>
    <w:rPr>
      <w:color w:val="0000FF"/>
      <w:u w:val="single"/>
      <w:shd w:val="clear" w:color="auto" w:fill="F3F2F1"/>
    </w:rPr>
  </w:style>
  <w:style w:type="character" w:customStyle="1" w:styleId="mixed-citation">
    <w:name w:val="mixed-citation"/>
    <w:basedOn w:val="DefaultParagraphFont"/>
    <w:rsid w:val="00863A38"/>
  </w:style>
  <w:style w:type="character" w:customStyle="1" w:styleId="UserTips">
    <w:name w:val="User Tips"/>
    <w:rsid w:val="00F5030C"/>
    <w:rPr>
      <w:rFonts w:ascii="Times New Roman" w:hAnsi="Times New Roman"/>
      <w:i/>
      <w:color w:val="0000FF"/>
      <w:sz w:val="24"/>
    </w:rPr>
  </w:style>
  <w:style w:type="paragraph" w:customStyle="1" w:styleId="TableCenter">
    <w:name w:val="Table Center"/>
    <w:rsid w:val="00F5030C"/>
    <w:pPr>
      <w:spacing w:before="60" w:after="60" w:line="240" w:lineRule="auto"/>
      <w:jc w:val="center"/>
    </w:pPr>
    <w:rPr>
      <w:rFonts w:ascii="Times New Roman" w:eastAsia="MS Gothic" w:hAnsi="Times New Roman" w:cs="Times New Roman"/>
      <w:sz w:val="24"/>
      <w:szCs w:val="24"/>
    </w:rPr>
  </w:style>
  <w:style w:type="paragraph" w:customStyle="1" w:styleId="TableLeft">
    <w:name w:val="Table Left"/>
    <w:rsid w:val="00F5030C"/>
    <w:pPr>
      <w:spacing w:before="60" w:after="60" w:line="240" w:lineRule="auto"/>
    </w:pPr>
    <w:rPr>
      <w:rFonts w:ascii="Times New Roman" w:eastAsia="MS Gothic" w:hAnsi="Times New Roman" w:cs="Arial"/>
      <w:bCs/>
      <w:sz w:val="24"/>
      <w:szCs w:val="24"/>
    </w:rPr>
  </w:style>
  <w:style w:type="paragraph" w:customStyle="1" w:styleId="TableFixedWidth">
    <w:name w:val="Table Fixed Width"/>
    <w:rsid w:val="00F5030C"/>
    <w:pPr>
      <w:spacing w:before="60" w:after="0" w:line="240" w:lineRule="auto"/>
    </w:pPr>
    <w:rPr>
      <w:rFonts w:ascii="Times New Roman" w:eastAsia="Times New Roman" w:hAnsi="Times New Roman" w:cs="Times New Roman"/>
      <w:sz w:val="24"/>
      <w:szCs w:val="20"/>
    </w:rPr>
  </w:style>
  <w:style w:type="paragraph" w:customStyle="1" w:styleId="TableFootnoteSymbol">
    <w:name w:val="Table Footnote Symbol"/>
    <w:basedOn w:val="TableFootnote"/>
    <w:rsid w:val="00F5030C"/>
    <w:pPr>
      <w:numPr>
        <w:numId w:val="0"/>
      </w:numPr>
      <w:ind w:left="360" w:hanging="360"/>
    </w:pPr>
    <w:rPr>
      <w:szCs w:val="48"/>
    </w:rPr>
  </w:style>
  <w:style w:type="paragraph" w:customStyle="1" w:styleId="TableFootnoteLetter">
    <w:name w:val="Table Footnote Letter"/>
    <w:basedOn w:val="TableFootnote"/>
    <w:rsid w:val="00F5030C"/>
    <w:pPr>
      <w:numPr>
        <w:numId w:val="34"/>
      </w:numPr>
    </w:pPr>
  </w:style>
  <w:style w:type="paragraph" w:customStyle="1" w:styleId="TableEndofTextTitle">
    <w:name w:val="Table End of Text Title"/>
    <w:next w:val="TableHead"/>
    <w:rsid w:val="00F5030C"/>
    <w:pPr>
      <w:keepNext/>
      <w:keepLines/>
      <w:tabs>
        <w:tab w:val="left" w:pos="1440"/>
      </w:tabs>
      <w:spacing w:before="60" w:after="0" w:line="240" w:lineRule="auto"/>
      <w:ind w:left="1440" w:hanging="1440"/>
    </w:pPr>
    <w:rPr>
      <w:rFonts w:ascii="Times New Roman" w:eastAsia="MS Gothic" w:hAnsi="Times New Roman" w:cs="Times New Roman"/>
      <w:b/>
      <w:sz w:val="24"/>
      <w:szCs w:val="24"/>
    </w:rPr>
  </w:style>
  <w:style w:type="paragraph" w:customStyle="1" w:styleId="TableTitleContinued">
    <w:name w:val="Table Title Continued"/>
    <w:rsid w:val="00F5030C"/>
    <w:pPr>
      <w:keepNext/>
      <w:keepLines/>
      <w:tabs>
        <w:tab w:val="left" w:pos="1440"/>
      </w:tabs>
      <w:spacing w:before="60" w:after="120" w:line="240" w:lineRule="auto"/>
      <w:ind w:left="1440" w:hanging="1440"/>
    </w:pPr>
    <w:rPr>
      <w:rFonts w:ascii="Times New Roman" w:eastAsia="MS Gothic" w:hAnsi="Times New Roman" w:cs="Times New Roman"/>
      <w:b/>
      <w:sz w:val="24"/>
      <w:szCs w:val="24"/>
    </w:rPr>
  </w:style>
  <w:style w:type="paragraph" w:customStyle="1" w:styleId="FigureEndofTextTitle">
    <w:name w:val="Figure End of Text Title"/>
    <w:next w:val="Figure"/>
    <w:rsid w:val="00F5030C"/>
    <w:pPr>
      <w:keepNext/>
      <w:keepLines/>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rsid w:val="00F5030C"/>
    <w:pPr>
      <w:keepLines/>
      <w:numPr>
        <w:numId w:val="1"/>
      </w:numPr>
      <w:spacing w:before="60" w:after="0" w:line="240" w:lineRule="auto"/>
    </w:pPr>
    <w:rPr>
      <w:rFonts w:ascii="Times New Roman" w:eastAsia="MS Gothic" w:hAnsi="Times New Roman" w:cs="Times New Roman"/>
      <w:sz w:val="24"/>
      <w:szCs w:val="24"/>
    </w:rPr>
  </w:style>
  <w:style w:type="paragraph" w:styleId="ListNumber3">
    <w:name w:val="List Number 3"/>
    <w:rsid w:val="00F5030C"/>
    <w:pPr>
      <w:keepLines/>
      <w:numPr>
        <w:numId w:val="2"/>
      </w:numPr>
      <w:spacing w:before="60" w:after="0" w:line="240" w:lineRule="auto"/>
    </w:pPr>
    <w:rPr>
      <w:rFonts w:ascii="Times New Roman" w:eastAsia="MS Gothic" w:hAnsi="Times New Roman" w:cs="Times New Roman"/>
      <w:sz w:val="24"/>
      <w:szCs w:val="24"/>
    </w:rPr>
  </w:style>
  <w:style w:type="paragraph" w:customStyle="1" w:styleId="ListLetter2">
    <w:name w:val="List Letter 2"/>
    <w:rsid w:val="00F5030C"/>
    <w:pPr>
      <w:keepLines/>
      <w:numPr>
        <w:numId w:val="3"/>
      </w:numPr>
      <w:spacing w:before="60" w:after="0" w:line="240" w:lineRule="auto"/>
    </w:pPr>
    <w:rPr>
      <w:rFonts w:ascii="Times New Roman" w:eastAsia="MS Gothic" w:hAnsi="Times New Roman" w:cs="Arial"/>
      <w:bCs/>
      <w:iCs/>
      <w:sz w:val="24"/>
      <w:szCs w:val="24"/>
    </w:rPr>
  </w:style>
  <w:style w:type="paragraph" w:customStyle="1" w:styleId="ListLetter3">
    <w:name w:val="List Letter 3"/>
    <w:rsid w:val="00F5030C"/>
    <w:pPr>
      <w:keepLines/>
      <w:numPr>
        <w:numId w:val="4"/>
      </w:numPr>
      <w:spacing w:before="60" w:after="0" w:line="240" w:lineRule="auto"/>
    </w:pPr>
    <w:rPr>
      <w:rFonts w:ascii="Times New Roman" w:eastAsia="MS Gothic" w:hAnsi="Times New Roman" w:cs="Arial"/>
      <w:bCs/>
      <w:iCs/>
      <w:sz w:val="24"/>
      <w:szCs w:val="48"/>
    </w:rPr>
  </w:style>
  <w:style w:type="paragraph" w:customStyle="1" w:styleId="Equation">
    <w:name w:val="Equation"/>
    <w:next w:val="Paragraph"/>
    <w:rsid w:val="00F5030C"/>
    <w:pPr>
      <w:keepLines/>
      <w:spacing w:after="120" w:line="240" w:lineRule="auto"/>
      <w:jc w:val="center"/>
    </w:pPr>
    <w:rPr>
      <w:rFonts w:ascii="Times New Roman" w:eastAsia="Times New Roman" w:hAnsi="Times New Roman" w:cs="Arial"/>
      <w:sz w:val="24"/>
      <w:szCs w:val="24"/>
    </w:rPr>
  </w:style>
  <w:style w:type="paragraph" w:customStyle="1" w:styleId="EquationTitle">
    <w:name w:val="Equation Title"/>
    <w:next w:val="Equation"/>
    <w:rsid w:val="00F5030C"/>
    <w:pPr>
      <w:keepNext/>
      <w:keepLines/>
      <w:tabs>
        <w:tab w:val="left" w:pos="1440"/>
      </w:tabs>
      <w:spacing w:after="240" w:line="240" w:lineRule="auto"/>
      <w:ind w:left="1440" w:hanging="1440"/>
    </w:pPr>
    <w:rPr>
      <w:rFonts w:ascii="Times New Roman" w:eastAsia="Times New Roman" w:hAnsi="Times New Roman" w:cs="Arial"/>
      <w:b/>
      <w:color w:val="000000"/>
      <w:sz w:val="24"/>
      <w:szCs w:val="24"/>
    </w:rPr>
  </w:style>
  <w:style w:type="paragraph" w:customStyle="1" w:styleId="CaptionContinued">
    <w:name w:val="Caption Continued"/>
    <w:next w:val="Paragraph"/>
    <w:qFormat/>
    <w:rsid w:val="00F5030C"/>
    <w:pPr>
      <w:keepNext/>
      <w:keepLines/>
      <w:tabs>
        <w:tab w:val="left" w:pos="1440"/>
      </w:tabs>
      <w:spacing w:before="120" w:after="120" w:line="240" w:lineRule="auto"/>
      <w:ind w:left="1440" w:hanging="1440"/>
      <w:jc w:val="center"/>
    </w:pPr>
    <w:rPr>
      <w:rFonts w:ascii="Times New Roman" w:eastAsia="Times New Roman" w:hAnsi="Times New Roman" w:cs="Arial"/>
      <w:sz w:val="24"/>
      <w:szCs w:val="24"/>
    </w:rPr>
  </w:style>
  <w:style w:type="character" w:customStyle="1" w:styleId="Heading3Char">
    <w:name w:val="Heading 3 Char"/>
    <w:basedOn w:val="DefaultParagraphFont"/>
    <w:link w:val="Heading3"/>
    <w:rsid w:val="00B1720F"/>
    <w:rPr>
      <w:rFonts w:ascii="Times New Roman" w:eastAsia="MS Gothic" w:hAnsi="Times New Roman" w:cs="Arial"/>
      <w:b/>
      <w:bCs/>
      <w:sz w:val="24"/>
      <w:szCs w:val="24"/>
    </w:rPr>
  </w:style>
  <w:style w:type="character" w:customStyle="1" w:styleId="Heading4Char">
    <w:name w:val="Heading 4 Char"/>
    <w:basedOn w:val="DefaultParagraphFont"/>
    <w:link w:val="Heading4"/>
    <w:rsid w:val="00B1720F"/>
    <w:rPr>
      <w:rFonts w:ascii="Times New Roman" w:eastAsia="MS Gothic" w:hAnsi="Times New Roman" w:cs="Times New Roman"/>
      <w:b/>
      <w:bCs/>
      <w:sz w:val="24"/>
    </w:rPr>
  </w:style>
  <w:style w:type="character" w:customStyle="1" w:styleId="Heading5Char">
    <w:name w:val="Heading 5 Char"/>
    <w:basedOn w:val="DefaultParagraphFont"/>
    <w:link w:val="Heading5"/>
    <w:rsid w:val="00B1720F"/>
    <w:rPr>
      <w:rFonts w:ascii="Times New Roman" w:eastAsia="MS Gothic" w:hAnsi="Times New Roman" w:cs="Arial"/>
      <w:b/>
      <w:bCs/>
      <w:iCs/>
      <w:sz w:val="24"/>
    </w:rPr>
  </w:style>
  <w:style w:type="character" w:customStyle="1" w:styleId="Heading6Char">
    <w:name w:val="Heading 6 Char"/>
    <w:basedOn w:val="DefaultParagraphFont"/>
    <w:link w:val="Heading6"/>
    <w:rsid w:val="00B1720F"/>
    <w:rPr>
      <w:rFonts w:ascii="Times New Roman" w:eastAsia="MS Gothic" w:hAnsi="Times New Roman" w:cs="Arial"/>
      <w:b/>
      <w:bCs/>
      <w:sz w:val="24"/>
    </w:rPr>
  </w:style>
  <w:style w:type="character" w:customStyle="1" w:styleId="Heading7Char">
    <w:name w:val="Heading 7 Char"/>
    <w:basedOn w:val="DefaultParagraphFont"/>
    <w:link w:val="Heading7"/>
    <w:rsid w:val="00B1720F"/>
    <w:rPr>
      <w:rFonts w:ascii="Times New Roman" w:eastAsia="MS Gothic" w:hAnsi="Times New Roman" w:cs="Arial"/>
      <w:b/>
      <w:sz w:val="24"/>
      <w:szCs w:val="24"/>
    </w:rPr>
  </w:style>
  <w:style w:type="character" w:customStyle="1" w:styleId="Heading8Char">
    <w:name w:val="Heading 8 Char"/>
    <w:basedOn w:val="DefaultParagraphFont"/>
    <w:link w:val="Heading8"/>
    <w:rsid w:val="00B1720F"/>
    <w:rPr>
      <w:rFonts w:ascii="Times New Roman" w:eastAsia="MS Gothic" w:hAnsi="Times New Roman" w:cs="Arial"/>
      <w:b/>
      <w:iCs/>
      <w:sz w:val="24"/>
      <w:szCs w:val="24"/>
    </w:rPr>
  </w:style>
  <w:style w:type="character" w:customStyle="1" w:styleId="Heading9Char">
    <w:name w:val="Heading 9 Char"/>
    <w:basedOn w:val="DefaultParagraphFont"/>
    <w:link w:val="Heading9"/>
    <w:rsid w:val="00B1720F"/>
    <w:rPr>
      <w:rFonts w:ascii="Times New Roman" w:eastAsia="MS Gothic" w:hAnsi="Times New Roman" w:cs="Arial"/>
      <w:b/>
      <w:sz w:val="24"/>
      <w:szCs w:val="24"/>
    </w:rPr>
  </w:style>
  <w:style w:type="character" w:styleId="PageNumber">
    <w:name w:val="page number"/>
    <w:semiHidden/>
    <w:rsid w:val="00F5030C"/>
  </w:style>
  <w:style w:type="paragraph" w:styleId="Title">
    <w:name w:val="Title"/>
    <w:link w:val="TitleChar"/>
    <w:qFormat/>
    <w:rsid w:val="00F5030C"/>
    <w:pPr>
      <w:spacing w:before="240" w:after="240" w:line="240" w:lineRule="auto"/>
      <w:jc w:val="center"/>
    </w:pPr>
    <w:rPr>
      <w:rFonts w:ascii="Times New Roman" w:eastAsia="MS Gothic" w:hAnsi="Times New Roman" w:cs="Arial"/>
      <w:b/>
      <w:bCs/>
      <w:caps/>
      <w:kern w:val="28"/>
      <w:sz w:val="24"/>
      <w:szCs w:val="32"/>
    </w:rPr>
  </w:style>
  <w:style w:type="character" w:customStyle="1" w:styleId="TitleChar">
    <w:name w:val="Title Char"/>
    <w:basedOn w:val="DefaultParagraphFont"/>
    <w:link w:val="Title"/>
    <w:rsid w:val="00B1720F"/>
    <w:rPr>
      <w:rFonts w:ascii="Times New Roman" w:eastAsia="MS Gothic" w:hAnsi="Times New Roman" w:cs="Arial"/>
      <w:b/>
      <w:bCs/>
      <w:caps/>
      <w:kern w:val="28"/>
      <w:sz w:val="24"/>
      <w:szCs w:val="32"/>
    </w:rPr>
  </w:style>
  <w:style w:type="paragraph" w:customStyle="1" w:styleId="TableFootnote">
    <w:name w:val="Table Footnote"/>
    <w:rsid w:val="00F5030C"/>
    <w:pPr>
      <w:keepLines/>
      <w:numPr>
        <w:numId w:val="13"/>
      </w:numPr>
      <w:spacing w:before="60" w:after="60" w:line="240" w:lineRule="auto"/>
    </w:pPr>
    <w:rPr>
      <w:rFonts w:ascii="Times New Roman" w:eastAsia="MS Gothic" w:hAnsi="Times New Roman" w:cs="Times New Roman"/>
      <w:sz w:val="20"/>
      <w:szCs w:val="20"/>
    </w:rPr>
  </w:style>
  <w:style w:type="paragraph" w:customStyle="1" w:styleId="TableTitle">
    <w:name w:val="Table Title"/>
    <w:next w:val="TableHead"/>
    <w:rsid w:val="00F5030C"/>
    <w:pPr>
      <w:keepNext/>
      <w:keepLines/>
      <w:tabs>
        <w:tab w:val="left" w:pos="1440"/>
      </w:tabs>
      <w:spacing w:before="60" w:after="120" w:line="240" w:lineRule="auto"/>
      <w:ind w:left="1440" w:hanging="1440"/>
    </w:pPr>
    <w:rPr>
      <w:rFonts w:ascii="Times New Roman" w:eastAsia="MS Gothic" w:hAnsi="Times New Roman" w:cs="Times New Roman"/>
      <w:b/>
      <w:color w:val="000000"/>
      <w:sz w:val="24"/>
      <w:szCs w:val="24"/>
    </w:rPr>
  </w:style>
  <w:style w:type="paragraph" w:customStyle="1" w:styleId="TableHead">
    <w:name w:val="Table Head"/>
    <w:basedOn w:val="TableCenter"/>
    <w:rsid w:val="00F5030C"/>
    <w:rPr>
      <w:b/>
      <w:szCs w:val="48"/>
    </w:rPr>
  </w:style>
  <w:style w:type="paragraph" w:customStyle="1" w:styleId="FigureTitle">
    <w:name w:val="Figure Title"/>
    <w:basedOn w:val="TableTitle"/>
    <w:next w:val="Figure"/>
    <w:rsid w:val="00F5030C"/>
    <w:pPr>
      <w:spacing w:after="240"/>
    </w:pPr>
  </w:style>
  <w:style w:type="character" w:customStyle="1" w:styleId="Instructions">
    <w:name w:val="Instructions"/>
    <w:rsid w:val="00F5030C"/>
    <w:rPr>
      <w:rFonts w:ascii="Verdana" w:hAnsi="Verdana"/>
      <w:vanish/>
      <w:color w:val="008000"/>
    </w:rPr>
  </w:style>
  <w:style w:type="paragraph" w:customStyle="1" w:styleId="TOCTitle">
    <w:name w:val="TOC Title"/>
    <w:basedOn w:val="Title"/>
    <w:next w:val="TOC1"/>
    <w:rsid w:val="00F5030C"/>
    <w:pPr>
      <w:keepLines/>
      <w:pageBreakBefore/>
    </w:pPr>
    <w:rPr>
      <w:caps w:val="0"/>
      <w:szCs w:val="28"/>
    </w:rPr>
  </w:style>
  <w:style w:type="paragraph" w:customStyle="1" w:styleId="TOCSection">
    <w:name w:val="TOC Section"/>
    <w:basedOn w:val="TOCTitle"/>
    <w:rsid w:val="00F5030C"/>
    <w:pPr>
      <w:pageBreakBefore w:val="0"/>
      <w:tabs>
        <w:tab w:val="left" w:pos="480"/>
      </w:tabs>
      <w:spacing w:after="120"/>
      <w:jc w:val="left"/>
    </w:pPr>
  </w:style>
  <w:style w:type="paragraph" w:customStyle="1" w:styleId="Confidentiality">
    <w:name w:val="Confidentiality"/>
    <w:rsid w:val="00F5030C"/>
    <w:pPr>
      <w:spacing w:before="60" w:after="0" w:line="240" w:lineRule="auto"/>
      <w:ind w:left="720" w:right="720"/>
    </w:pPr>
    <w:rPr>
      <w:rFonts w:ascii="Times New Roman" w:eastAsia="MS Gothic" w:hAnsi="Times New Roman" w:cs="Times New Roman"/>
      <w:b/>
      <w:caps/>
      <w:sz w:val="24"/>
      <w:szCs w:val="20"/>
    </w:rPr>
  </w:style>
  <w:style w:type="paragraph" w:styleId="TOC5">
    <w:name w:val="toc 5"/>
    <w:basedOn w:val="Normal"/>
    <w:next w:val="Normal"/>
    <w:rsid w:val="00F5030C"/>
    <w:pPr>
      <w:tabs>
        <w:tab w:val="left" w:pos="2880"/>
        <w:tab w:val="right" w:leader="dot" w:pos="9000"/>
      </w:tabs>
      <w:spacing w:before="60"/>
      <w:ind w:left="2880" w:right="360" w:hanging="1440"/>
    </w:pPr>
    <w:rPr>
      <w:rFonts w:eastAsia="MS Gothic"/>
    </w:rPr>
  </w:style>
  <w:style w:type="paragraph" w:styleId="TOC3">
    <w:name w:val="toc 3"/>
    <w:basedOn w:val="TOC1"/>
    <w:next w:val="Paragraph"/>
    <w:uiPriority w:val="39"/>
    <w:rsid w:val="00F5030C"/>
    <w:pPr>
      <w:tabs>
        <w:tab w:val="clear" w:pos="480"/>
        <w:tab w:val="left" w:pos="1680"/>
      </w:tabs>
      <w:ind w:left="1680" w:hanging="960"/>
    </w:pPr>
    <w:rPr>
      <w:b w:val="0"/>
      <w:caps w:val="0"/>
      <w:szCs w:val="24"/>
    </w:rPr>
  </w:style>
  <w:style w:type="paragraph" w:styleId="TOC4">
    <w:name w:val="toc 4"/>
    <w:basedOn w:val="Normal"/>
    <w:next w:val="Normal"/>
    <w:rsid w:val="00F5030C"/>
    <w:pPr>
      <w:tabs>
        <w:tab w:val="left" w:pos="2280"/>
        <w:tab w:val="right" w:leader="dot" w:pos="9000"/>
      </w:tabs>
      <w:spacing w:before="60"/>
      <w:ind w:left="2280" w:right="360" w:hanging="1200"/>
    </w:pPr>
    <w:rPr>
      <w:rFonts w:eastAsia="MS Gothic"/>
    </w:rPr>
  </w:style>
  <w:style w:type="paragraph" w:styleId="TOC6">
    <w:name w:val="toc 6"/>
    <w:basedOn w:val="Normal"/>
    <w:next w:val="Normal"/>
    <w:rsid w:val="00F5030C"/>
    <w:pPr>
      <w:tabs>
        <w:tab w:val="left" w:pos="3480"/>
        <w:tab w:val="right" w:leader="dot" w:pos="9000"/>
      </w:tabs>
      <w:spacing w:before="60"/>
      <w:ind w:left="3480" w:right="360" w:hanging="1680"/>
    </w:pPr>
    <w:rPr>
      <w:rFonts w:eastAsia="MS Gothic"/>
    </w:rPr>
  </w:style>
  <w:style w:type="paragraph" w:styleId="TOC7">
    <w:name w:val="toc 7"/>
    <w:basedOn w:val="Normal"/>
    <w:next w:val="Normal"/>
    <w:semiHidden/>
    <w:rsid w:val="00F5030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semiHidden/>
    <w:rsid w:val="00F5030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semiHidden/>
    <w:rsid w:val="00F5030C"/>
    <w:pPr>
      <w:tabs>
        <w:tab w:val="left" w:pos="5280"/>
        <w:tab w:val="right" w:leader="dot" w:pos="9000"/>
      </w:tabs>
      <w:spacing w:before="60"/>
      <w:ind w:left="5280" w:right="360" w:hanging="2400"/>
    </w:pPr>
    <w:rPr>
      <w:rFonts w:ascii="Arial" w:eastAsia="MS Gothic"/>
    </w:rPr>
  </w:style>
  <w:style w:type="paragraph" w:styleId="Caption">
    <w:name w:val="caption"/>
    <w:next w:val="Paragraph"/>
    <w:qFormat/>
    <w:rsid w:val="00F5030C"/>
    <w:pPr>
      <w:keepNext/>
      <w:keepLines/>
      <w:spacing w:before="120" w:after="120" w:line="240" w:lineRule="auto"/>
      <w:jc w:val="center"/>
    </w:pPr>
    <w:rPr>
      <w:rFonts w:ascii="Times New Roman" w:eastAsia="Times New Roman" w:hAnsi="Times New Roman" w:cs="Times New Roman"/>
      <w:bCs/>
      <w:sz w:val="24"/>
      <w:szCs w:val="20"/>
    </w:rPr>
  </w:style>
  <w:style w:type="paragraph" w:customStyle="1" w:styleId="HeaderLandscape">
    <w:name w:val="HeaderLandscape"/>
    <w:rsid w:val="00F5030C"/>
    <w:pPr>
      <w:tabs>
        <w:tab w:val="center" w:pos="6480"/>
        <w:tab w:val="right" w:pos="12960"/>
      </w:tabs>
      <w:spacing w:after="0" w:line="240" w:lineRule="auto"/>
    </w:pPr>
    <w:rPr>
      <w:rFonts w:ascii="Times New Roman" w:eastAsia="MS Gothic" w:hAnsi="Times New Roman" w:cs="Times New Roman"/>
      <w:caps/>
      <w:sz w:val="16"/>
      <w:szCs w:val="20"/>
    </w:rPr>
  </w:style>
  <w:style w:type="paragraph" w:styleId="ListBullet">
    <w:name w:val="List Bullet"/>
    <w:rsid w:val="00F5030C"/>
    <w:pPr>
      <w:keepLines/>
      <w:numPr>
        <w:numId w:val="8"/>
      </w:numPr>
      <w:spacing w:before="60" w:after="0" w:line="240" w:lineRule="auto"/>
    </w:pPr>
    <w:rPr>
      <w:rFonts w:ascii="Times New Roman" w:eastAsia="MS Gothic" w:hAnsi="Times New Roman" w:cs="Times New Roman"/>
      <w:sz w:val="24"/>
      <w:szCs w:val="20"/>
    </w:rPr>
  </w:style>
  <w:style w:type="paragraph" w:styleId="ListNumber">
    <w:name w:val="List Number"/>
    <w:rsid w:val="00F5030C"/>
    <w:pPr>
      <w:keepLines/>
      <w:numPr>
        <w:numId w:val="11"/>
      </w:numPr>
      <w:spacing w:before="60" w:after="0" w:line="240" w:lineRule="auto"/>
    </w:pPr>
    <w:rPr>
      <w:rFonts w:ascii="Times New Roman" w:eastAsia="MS Gothic" w:hAnsi="Times New Roman" w:cs="Times New Roman"/>
      <w:sz w:val="24"/>
      <w:szCs w:val="24"/>
    </w:rPr>
  </w:style>
  <w:style w:type="paragraph" w:customStyle="1" w:styleId="References">
    <w:name w:val="References"/>
    <w:rsid w:val="00F5030C"/>
    <w:pPr>
      <w:keepLines/>
      <w:numPr>
        <w:numId w:val="12"/>
      </w:numPr>
      <w:spacing w:before="60" w:after="240" w:line="240" w:lineRule="auto"/>
    </w:pPr>
    <w:rPr>
      <w:rFonts w:ascii="Times New Roman" w:eastAsia="MS Gothic" w:hAnsi="Times New Roman" w:cs="Arial"/>
      <w:bCs/>
      <w:kern w:val="32"/>
      <w:sz w:val="24"/>
      <w:szCs w:val="24"/>
    </w:rPr>
  </w:style>
  <w:style w:type="paragraph" w:customStyle="1" w:styleId="Heading1Unnumbered">
    <w:name w:val="Heading 1 Unnumbered"/>
    <w:basedOn w:val="Heading1"/>
    <w:next w:val="Paragraph"/>
    <w:rsid w:val="00F5030C"/>
    <w:pPr>
      <w:numPr>
        <w:numId w:val="0"/>
      </w:numPr>
      <w:tabs>
        <w:tab w:val="left" w:pos="480"/>
      </w:tabs>
    </w:pPr>
    <w:rPr>
      <w:szCs w:val="48"/>
    </w:rPr>
  </w:style>
  <w:style w:type="paragraph" w:customStyle="1" w:styleId="Appendix">
    <w:name w:val="Appendix"/>
    <w:basedOn w:val="Heading2NoTOC"/>
    <w:next w:val="Paragraph"/>
    <w:rsid w:val="00F5030C"/>
    <w:pPr>
      <w:numPr>
        <w:numId w:val="9"/>
      </w:numPr>
    </w:pPr>
    <w:rPr>
      <w:bCs w:val="0"/>
      <w:snapToGrid w:val="0"/>
    </w:rPr>
  </w:style>
  <w:style w:type="paragraph" w:customStyle="1" w:styleId="Heading2NoTOC">
    <w:name w:val="Heading 2 No TOC"/>
    <w:basedOn w:val="Heading2"/>
    <w:next w:val="Paragraph"/>
    <w:rsid w:val="00F5030C"/>
    <w:pPr>
      <w:numPr>
        <w:ilvl w:val="0"/>
        <w:numId w:val="0"/>
      </w:numPr>
      <w:outlineLvl w:val="9"/>
    </w:pPr>
  </w:style>
  <w:style w:type="paragraph" w:customStyle="1" w:styleId="ListEnd">
    <w:name w:val="List End"/>
    <w:next w:val="Paragraph"/>
    <w:rsid w:val="00F5030C"/>
    <w:pPr>
      <w:spacing w:after="0" w:line="240" w:lineRule="auto"/>
    </w:pPr>
    <w:rPr>
      <w:rFonts w:ascii="Times New Roman" w:eastAsia="Times New Roman" w:hAnsi="Times New Roman" w:cs="Times New Roman"/>
      <w:sz w:val="24"/>
      <w:szCs w:val="20"/>
    </w:rPr>
  </w:style>
  <w:style w:type="character" w:styleId="EndnoteReference">
    <w:name w:val="endnote reference"/>
    <w:semiHidden/>
    <w:rsid w:val="00F5030C"/>
    <w:rPr>
      <w:vertAlign w:val="superscript"/>
    </w:rPr>
  </w:style>
  <w:style w:type="paragraph" w:styleId="EndnoteText">
    <w:name w:val="endnote text"/>
    <w:basedOn w:val="Normal"/>
    <w:link w:val="EndnoteTextChar"/>
    <w:semiHidden/>
    <w:rsid w:val="00F5030C"/>
    <w:pPr>
      <w:spacing w:before="60"/>
    </w:pPr>
    <w:rPr>
      <w:sz w:val="20"/>
      <w:szCs w:val="20"/>
    </w:rPr>
  </w:style>
  <w:style w:type="character" w:customStyle="1" w:styleId="EndnoteTextChar">
    <w:name w:val="Endnote Text Char"/>
    <w:basedOn w:val="DefaultParagraphFont"/>
    <w:link w:val="EndnoteText"/>
    <w:semiHidden/>
    <w:rsid w:val="00B1720F"/>
    <w:rPr>
      <w:rFonts w:ascii="Times New Roman" w:eastAsia="Times New Roman" w:hAnsi="Times New Roman" w:cs="Times New Roman"/>
      <w:sz w:val="20"/>
      <w:szCs w:val="20"/>
    </w:rPr>
  </w:style>
  <w:style w:type="paragraph" w:customStyle="1" w:styleId="Figure">
    <w:name w:val="Figure"/>
    <w:next w:val="Paragraph"/>
    <w:rsid w:val="00F5030C"/>
    <w:pPr>
      <w:keepLines/>
      <w:spacing w:before="60" w:after="120" w:line="240" w:lineRule="auto"/>
      <w:jc w:val="center"/>
    </w:pPr>
    <w:rPr>
      <w:rFonts w:ascii="Times New Roman" w:eastAsia="MS Gothic" w:hAnsi="Times New Roman" w:cs="Times New Roman"/>
      <w:sz w:val="24"/>
      <w:szCs w:val="20"/>
    </w:rPr>
  </w:style>
  <w:style w:type="paragraph" w:customStyle="1" w:styleId="ListLetter">
    <w:name w:val="List Letter"/>
    <w:rsid w:val="00F5030C"/>
    <w:pPr>
      <w:keepLines/>
      <w:numPr>
        <w:numId w:val="10"/>
      </w:numPr>
      <w:spacing w:before="60" w:after="0" w:line="240" w:lineRule="auto"/>
    </w:pPr>
    <w:rPr>
      <w:rFonts w:ascii="Times New Roman" w:eastAsia="MS Gothic" w:hAnsi="Times New Roman" w:cs="Arial"/>
      <w:bCs/>
      <w:iCs/>
      <w:sz w:val="24"/>
      <w:szCs w:val="48"/>
    </w:rPr>
  </w:style>
  <w:style w:type="paragraph" w:customStyle="1" w:styleId="FooterLandscape">
    <w:name w:val="FooterLandscape"/>
    <w:basedOn w:val="HeaderLandscape"/>
    <w:rsid w:val="00F5030C"/>
    <w:pPr>
      <w:tabs>
        <w:tab w:val="clear" w:pos="6480"/>
        <w:tab w:val="clear" w:pos="12960"/>
        <w:tab w:val="center" w:pos="6307"/>
        <w:tab w:val="right" w:pos="12600"/>
      </w:tabs>
    </w:pPr>
  </w:style>
  <w:style w:type="paragraph" w:customStyle="1" w:styleId="Approval">
    <w:name w:val="Approval"/>
    <w:rsid w:val="00F5030C"/>
    <w:pPr>
      <w:tabs>
        <w:tab w:val="left" w:pos="1080"/>
        <w:tab w:val="left" w:pos="5040"/>
        <w:tab w:val="left" w:pos="5760"/>
        <w:tab w:val="left" w:pos="6480"/>
        <w:tab w:val="left" w:pos="8640"/>
      </w:tabs>
      <w:spacing w:after="0" w:line="240" w:lineRule="auto"/>
    </w:pPr>
    <w:rPr>
      <w:rFonts w:ascii="Times New Roman" w:eastAsia="MS Gothic" w:hAnsi="Times New Roman" w:cs="Times New Roman"/>
      <w:sz w:val="24"/>
      <w:szCs w:val="24"/>
    </w:rPr>
  </w:style>
  <w:style w:type="paragraph" w:customStyle="1" w:styleId="Heading2Unnumbered">
    <w:name w:val="Heading 2 Unnumbered"/>
    <w:basedOn w:val="Heading2"/>
    <w:next w:val="Paragraph"/>
    <w:rsid w:val="00F5030C"/>
    <w:pPr>
      <w:numPr>
        <w:ilvl w:val="0"/>
        <w:numId w:val="0"/>
      </w:numPr>
    </w:pPr>
  </w:style>
  <w:style w:type="paragraph" w:styleId="BodyText">
    <w:name w:val="Body Text"/>
    <w:basedOn w:val="Normal"/>
    <w:link w:val="BodyTextChar"/>
    <w:semiHidden/>
    <w:rsid w:val="00F5030C"/>
    <w:pPr>
      <w:spacing w:after="120"/>
    </w:pPr>
  </w:style>
  <w:style w:type="character" w:customStyle="1" w:styleId="BodyTextChar">
    <w:name w:val="Body Text Char"/>
    <w:link w:val="BodyText"/>
    <w:semiHidden/>
    <w:rsid w:val="00F5030C"/>
    <w:rPr>
      <w:rFonts w:ascii="Times New Roman" w:eastAsia="Times New Roman" w:hAnsi="Times New Roman" w:cs="Times New Roman"/>
      <w:sz w:val="24"/>
      <w:szCs w:val="24"/>
    </w:rPr>
  </w:style>
  <w:style w:type="paragraph" w:styleId="BodyText2">
    <w:name w:val="Body Text 2"/>
    <w:basedOn w:val="Normal"/>
    <w:link w:val="BodyText2Char"/>
    <w:semiHidden/>
    <w:rsid w:val="00F5030C"/>
    <w:pPr>
      <w:spacing w:after="120" w:line="480" w:lineRule="auto"/>
    </w:pPr>
  </w:style>
  <w:style w:type="character" w:customStyle="1" w:styleId="BodyText2Char">
    <w:name w:val="Body Text 2 Char"/>
    <w:link w:val="BodyText2"/>
    <w:semiHidden/>
    <w:rsid w:val="00F5030C"/>
    <w:rPr>
      <w:rFonts w:ascii="Times New Roman" w:eastAsia="Times New Roman" w:hAnsi="Times New Roman" w:cs="Times New Roman"/>
      <w:sz w:val="24"/>
      <w:szCs w:val="24"/>
    </w:rPr>
  </w:style>
  <w:style w:type="paragraph" w:styleId="BodyText3">
    <w:name w:val="Body Text 3"/>
    <w:basedOn w:val="Normal"/>
    <w:link w:val="BodyText3Char"/>
    <w:semiHidden/>
    <w:rsid w:val="00F5030C"/>
    <w:pPr>
      <w:spacing w:after="120"/>
    </w:pPr>
    <w:rPr>
      <w:sz w:val="16"/>
      <w:szCs w:val="16"/>
    </w:rPr>
  </w:style>
  <w:style w:type="character" w:customStyle="1" w:styleId="BodyText3Char">
    <w:name w:val="Body Text 3 Char"/>
    <w:link w:val="BodyText3"/>
    <w:semiHidden/>
    <w:rsid w:val="00F5030C"/>
    <w:rPr>
      <w:rFonts w:ascii="Times New Roman" w:eastAsia="Times New Roman" w:hAnsi="Times New Roman" w:cs="Times New Roman"/>
      <w:sz w:val="16"/>
      <w:szCs w:val="16"/>
    </w:rPr>
  </w:style>
  <w:style w:type="paragraph" w:styleId="BodyTextFirstIndent">
    <w:name w:val="Body Text First Indent"/>
    <w:basedOn w:val="BodyText"/>
    <w:link w:val="BodyTextFirstIndentChar"/>
    <w:semiHidden/>
    <w:rsid w:val="00F5030C"/>
    <w:pPr>
      <w:ind w:firstLine="210"/>
    </w:pPr>
  </w:style>
  <w:style w:type="character" w:customStyle="1" w:styleId="BodyTextFirstIndentChar">
    <w:name w:val="Body Text First Indent Char"/>
    <w:link w:val="BodyTextFirstIndent"/>
    <w:semiHidden/>
    <w:rsid w:val="00F5030C"/>
    <w:rPr>
      <w:rFonts w:ascii="Times New Roman" w:eastAsia="Times New Roman" w:hAnsi="Times New Roman" w:cs="Times New Roman"/>
      <w:sz w:val="24"/>
      <w:szCs w:val="24"/>
    </w:rPr>
  </w:style>
  <w:style w:type="paragraph" w:styleId="BodyTextIndent">
    <w:name w:val="Body Text Indent"/>
    <w:basedOn w:val="Normal"/>
    <w:link w:val="BodyTextIndentChar"/>
    <w:semiHidden/>
    <w:rsid w:val="00F5030C"/>
    <w:pPr>
      <w:spacing w:after="120"/>
      <w:ind w:left="360"/>
    </w:pPr>
  </w:style>
  <w:style w:type="character" w:customStyle="1" w:styleId="BodyTextIndentChar">
    <w:name w:val="Body Text Indent Char"/>
    <w:link w:val="BodyTextIndent"/>
    <w:semiHidden/>
    <w:rsid w:val="00F5030C"/>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semiHidden/>
    <w:rsid w:val="00F5030C"/>
    <w:pPr>
      <w:ind w:firstLine="210"/>
    </w:pPr>
  </w:style>
  <w:style w:type="character" w:customStyle="1" w:styleId="BodyTextFirstIndent2Char">
    <w:name w:val="Body Text First Indent 2 Char"/>
    <w:link w:val="BodyTextFirstIndent2"/>
    <w:semiHidden/>
    <w:rsid w:val="00F5030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F5030C"/>
    <w:pPr>
      <w:spacing w:after="120" w:line="480" w:lineRule="auto"/>
      <w:ind w:left="360"/>
    </w:pPr>
  </w:style>
  <w:style w:type="character" w:customStyle="1" w:styleId="BodyTextIndent2Char">
    <w:name w:val="Body Text Indent 2 Char"/>
    <w:link w:val="BodyTextIndent2"/>
    <w:semiHidden/>
    <w:rsid w:val="00F5030C"/>
    <w:rPr>
      <w:rFonts w:ascii="Times New Roman" w:eastAsia="Times New Roman" w:hAnsi="Times New Roman" w:cs="Times New Roman"/>
      <w:sz w:val="24"/>
      <w:szCs w:val="24"/>
    </w:rPr>
  </w:style>
  <w:style w:type="paragraph" w:styleId="BodyTextIndent3">
    <w:name w:val="Body Text Indent 3"/>
    <w:basedOn w:val="Normal"/>
    <w:link w:val="BodyTextIndent3Char"/>
    <w:semiHidden/>
    <w:rsid w:val="00F5030C"/>
    <w:pPr>
      <w:spacing w:after="120"/>
      <w:ind w:left="360"/>
    </w:pPr>
    <w:rPr>
      <w:sz w:val="16"/>
      <w:szCs w:val="16"/>
    </w:rPr>
  </w:style>
  <w:style w:type="character" w:customStyle="1" w:styleId="BodyTextIndent3Char">
    <w:name w:val="Body Text Indent 3 Char"/>
    <w:link w:val="BodyTextIndent3"/>
    <w:semiHidden/>
    <w:rsid w:val="00F5030C"/>
    <w:rPr>
      <w:rFonts w:ascii="Times New Roman" w:eastAsia="Times New Roman" w:hAnsi="Times New Roman" w:cs="Times New Roman"/>
      <w:sz w:val="16"/>
      <w:szCs w:val="16"/>
    </w:rPr>
  </w:style>
  <w:style w:type="paragraph" w:styleId="Closing">
    <w:name w:val="Closing"/>
    <w:basedOn w:val="Normal"/>
    <w:link w:val="ClosingChar"/>
    <w:semiHidden/>
    <w:rsid w:val="00F5030C"/>
    <w:pPr>
      <w:ind w:left="4320"/>
    </w:pPr>
  </w:style>
  <w:style w:type="character" w:customStyle="1" w:styleId="ClosingChar">
    <w:name w:val="Closing Char"/>
    <w:link w:val="Closing"/>
    <w:semiHidden/>
    <w:rsid w:val="00F5030C"/>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rsid w:val="00F5030C"/>
    <w:rPr>
      <w:b/>
      <w:bCs/>
    </w:rPr>
  </w:style>
  <w:style w:type="character" w:customStyle="1" w:styleId="CommentSubjectChar">
    <w:name w:val="Comment Subject Char"/>
    <w:basedOn w:val="CommentTextChar"/>
    <w:link w:val="CommentSubject"/>
    <w:semiHidden/>
    <w:rsid w:val="00B1720F"/>
    <w:rPr>
      <w:rFonts w:ascii="Times New Roman" w:eastAsia="Times New Roman" w:hAnsi="Times New Roman" w:cs="Times New Roman"/>
      <w:b/>
      <w:bCs/>
      <w:sz w:val="20"/>
      <w:szCs w:val="20"/>
    </w:rPr>
  </w:style>
  <w:style w:type="paragraph" w:styleId="Date">
    <w:name w:val="Date"/>
    <w:basedOn w:val="Normal"/>
    <w:next w:val="Normal"/>
    <w:link w:val="DateChar"/>
    <w:semiHidden/>
    <w:rsid w:val="00F5030C"/>
  </w:style>
  <w:style w:type="character" w:customStyle="1" w:styleId="DateChar">
    <w:name w:val="Date Char"/>
    <w:link w:val="Date"/>
    <w:semiHidden/>
    <w:rsid w:val="00F5030C"/>
    <w:rPr>
      <w:rFonts w:ascii="Times New Roman" w:eastAsia="Times New Roman" w:hAnsi="Times New Roman" w:cs="Times New Roman"/>
      <w:sz w:val="24"/>
      <w:szCs w:val="24"/>
    </w:rPr>
  </w:style>
  <w:style w:type="paragraph" w:styleId="DocumentMap">
    <w:name w:val="Document Map"/>
    <w:basedOn w:val="Normal"/>
    <w:link w:val="DocumentMapChar"/>
    <w:semiHidden/>
    <w:rsid w:val="00F5030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1720F"/>
    <w:rPr>
      <w:rFonts w:ascii="Tahoma" w:eastAsia="Times New Roman" w:hAnsi="Tahoma" w:cs="Tahoma"/>
      <w:sz w:val="24"/>
      <w:szCs w:val="24"/>
      <w:shd w:val="clear" w:color="auto" w:fill="000080"/>
    </w:rPr>
  </w:style>
  <w:style w:type="paragraph" w:styleId="E-mailSignature">
    <w:name w:val="E-mail Signature"/>
    <w:basedOn w:val="Normal"/>
    <w:link w:val="E-mailSignatureChar"/>
    <w:semiHidden/>
    <w:rsid w:val="00F5030C"/>
  </w:style>
  <w:style w:type="character" w:customStyle="1" w:styleId="E-mailSignatureChar">
    <w:name w:val="E-mail Signature Char"/>
    <w:link w:val="E-mailSignature"/>
    <w:semiHidden/>
    <w:rsid w:val="00F5030C"/>
    <w:rPr>
      <w:rFonts w:ascii="Times New Roman" w:eastAsia="Times New Roman" w:hAnsi="Times New Roman" w:cs="Times New Roman"/>
      <w:sz w:val="24"/>
      <w:szCs w:val="24"/>
    </w:rPr>
  </w:style>
  <w:style w:type="character" w:styleId="Emphasis">
    <w:name w:val="Emphasis"/>
    <w:qFormat/>
    <w:rsid w:val="00F5030C"/>
    <w:rPr>
      <w:rFonts w:ascii="Times New Roman" w:hAnsi="Times New Roman"/>
      <w:i/>
      <w:iCs/>
      <w:sz w:val="24"/>
    </w:rPr>
  </w:style>
  <w:style w:type="paragraph" w:styleId="EnvelopeAddress">
    <w:name w:val="envelope address"/>
    <w:basedOn w:val="Normal"/>
    <w:semiHidden/>
    <w:rsid w:val="00F5030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F5030C"/>
    <w:rPr>
      <w:rFonts w:ascii="Arial" w:hAnsi="Arial" w:cs="Arial"/>
      <w:sz w:val="20"/>
      <w:szCs w:val="20"/>
    </w:rPr>
  </w:style>
  <w:style w:type="character" w:styleId="FollowedHyperlink">
    <w:name w:val="FollowedHyperlink"/>
    <w:semiHidden/>
    <w:rsid w:val="00F5030C"/>
    <w:rPr>
      <w:color w:val="800080"/>
      <w:u w:val="single"/>
    </w:rPr>
  </w:style>
  <w:style w:type="character" w:styleId="FootnoteReference">
    <w:name w:val="footnote reference"/>
    <w:semiHidden/>
    <w:rsid w:val="00F5030C"/>
    <w:rPr>
      <w:vertAlign w:val="superscript"/>
    </w:rPr>
  </w:style>
  <w:style w:type="paragraph" w:styleId="FootnoteText">
    <w:name w:val="footnote text"/>
    <w:link w:val="FootnoteTextChar"/>
    <w:semiHidden/>
    <w:rsid w:val="00F5030C"/>
    <w:pPr>
      <w:spacing w:before="60" w:after="0" w:line="240" w:lineRule="auto"/>
      <w:ind w:left="360" w:hanging="360"/>
    </w:pPr>
    <w:rPr>
      <w:rFonts w:ascii="Arial" w:eastAsia="MS Mincho" w:hAnsi="Arial" w:cs="Times New Roman"/>
      <w:sz w:val="20"/>
      <w:szCs w:val="20"/>
    </w:rPr>
  </w:style>
  <w:style w:type="character" w:customStyle="1" w:styleId="FootnoteTextChar">
    <w:name w:val="Footnote Text Char"/>
    <w:basedOn w:val="DefaultParagraphFont"/>
    <w:link w:val="FootnoteText"/>
    <w:semiHidden/>
    <w:rsid w:val="00B1720F"/>
    <w:rPr>
      <w:rFonts w:ascii="Arial" w:eastAsia="MS Mincho" w:hAnsi="Arial" w:cs="Times New Roman"/>
      <w:sz w:val="20"/>
      <w:szCs w:val="20"/>
    </w:rPr>
  </w:style>
  <w:style w:type="character" w:styleId="HTMLAcronym">
    <w:name w:val="HTML Acronym"/>
    <w:semiHidden/>
    <w:rsid w:val="00F5030C"/>
  </w:style>
  <w:style w:type="paragraph" w:styleId="HTMLAddress">
    <w:name w:val="HTML Address"/>
    <w:basedOn w:val="Normal"/>
    <w:link w:val="HTMLAddressChar"/>
    <w:semiHidden/>
    <w:rsid w:val="00F5030C"/>
    <w:rPr>
      <w:i/>
      <w:iCs/>
    </w:rPr>
  </w:style>
  <w:style w:type="character" w:customStyle="1" w:styleId="HTMLAddressChar">
    <w:name w:val="HTML Address Char"/>
    <w:link w:val="HTMLAddress"/>
    <w:semiHidden/>
    <w:rsid w:val="00F5030C"/>
    <w:rPr>
      <w:rFonts w:ascii="Times New Roman" w:eastAsia="Times New Roman" w:hAnsi="Times New Roman" w:cs="Times New Roman"/>
      <w:i/>
      <w:iCs/>
      <w:sz w:val="24"/>
      <w:szCs w:val="24"/>
    </w:rPr>
  </w:style>
  <w:style w:type="character" w:styleId="HTMLCite">
    <w:name w:val="HTML Cite"/>
    <w:semiHidden/>
    <w:rsid w:val="00F5030C"/>
    <w:rPr>
      <w:i/>
      <w:iCs/>
    </w:rPr>
  </w:style>
  <w:style w:type="character" w:styleId="HTMLCode">
    <w:name w:val="HTML Code"/>
    <w:semiHidden/>
    <w:rsid w:val="00F5030C"/>
    <w:rPr>
      <w:rFonts w:ascii="Courier New" w:hAnsi="Courier New" w:cs="Courier New"/>
      <w:sz w:val="20"/>
      <w:szCs w:val="20"/>
    </w:rPr>
  </w:style>
  <w:style w:type="character" w:styleId="HTMLDefinition">
    <w:name w:val="HTML Definition"/>
    <w:semiHidden/>
    <w:rsid w:val="00F5030C"/>
    <w:rPr>
      <w:i/>
      <w:iCs/>
    </w:rPr>
  </w:style>
  <w:style w:type="character" w:styleId="HTMLKeyboard">
    <w:name w:val="HTML Keyboard"/>
    <w:semiHidden/>
    <w:rsid w:val="00F5030C"/>
    <w:rPr>
      <w:rFonts w:ascii="Courier New" w:hAnsi="Courier New" w:cs="Courier New"/>
      <w:sz w:val="20"/>
      <w:szCs w:val="20"/>
    </w:rPr>
  </w:style>
  <w:style w:type="paragraph" w:styleId="HTMLPreformatted">
    <w:name w:val="HTML Preformatted"/>
    <w:basedOn w:val="Normal"/>
    <w:link w:val="HTMLPreformattedChar"/>
    <w:semiHidden/>
    <w:rsid w:val="00F5030C"/>
    <w:rPr>
      <w:rFonts w:ascii="Courier New" w:hAnsi="Courier New" w:cs="Courier New"/>
      <w:sz w:val="20"/>
      <w:szCs w:val="20"/>
    </w:rPr>
  </w:style>
  <w:style w:type="character" w:customStyle="1" w:styleId="HTMLPreformattedChar">
    <w:name w:val="HTML Preformatted Char"/>
    <w:link w:val="HTMLPreformatted"/>
    <w:semiHidden/>
    <w:rsid w:val="00F5030C"/>
    <w:rPr>
      <w:rFonts w:ascii="Courier New" w:eastAsia="Times New Roman" w:hAnsi="Courier New" w:cs="Courier New"/>
      <w:sz w:val="20"/>
      <w:szCs w:val="20"/>
    </w:rPr>
  </w:style>
  <w:style w:type="character" w:styleId="HTMLSample">
    <w:name w:val="HTML Sample"/>
    <w:semiHidden/>
    <w:rsid w:val="00F5030C"/>
    <w:rPr>
      <w:rFonts w:ascii="Courier New" w:hAnsi="Courier New" w:cs="Courier New"/>
    </w:rPr>
  </w:style>
  <w:style w:type="character" w:styleId="HTMLTypewriter">
    <w:name w:val="HTML Typewriter"/>
    <w:semiHidden/>
    <w:rsid w:val="00F5030C"/>
    <w:rPr>
      <w:rFonts w:ascii="Courier New" w:hAnsi="Courier New" w:cs="Courier New"/>
      <w:sz w:val="20"/>
      <w:szCs w:val="20"/>
    </w:rPr>
  </w:style>
  <w:style w:type="character" w:styleId="HTMLVariable">
    <w:name w:val="HTML Variable"/>
    <w:semiHidden/>
    <w:rsid w:val="00F5030C"/>
    <w:rPr>
      <w:i/>
      <w:iCs/>
    </w:rPr>
  </w:style>
  <w:style w:type="paragraph" w:styleId="Index1">
    <w:name w:val="index 1"/>
    <w:basedOn w:val="Normal"/>
    <w:next w:val="Normal"/>
    <w:semiHidden/>
    <w:rsid w:val="00F5030C"/>
    <w:pPr>
      <w:ind w:left="240" w:hanging="240"/>
    </w:pPr>
  </w:style>
  <w:style w:type="paragraph" w:styleId="Index2">
    <w:name w:val="index 2"/>
    <w:basedOn w:val="Normal"/>
    <w:next w:val="Normal"/>
    <w:semiHidden/>
    <w:rsid w:val="00F5030C"/>
    <w:pPr>
      <w:ind w:left="480" w:hanging="240"/>
    </w:pPr>
  </w:style>
  <w:style w:type="paragraph" w:styleId="Index3">
    <w:name w:val="index 3"/>
    <w:basedOn w:val="Normal"/>
    <w:next w:val="Normal"/>
    <w:semiHidden/>
    <w:rsid w:val="00F5030C"/>
    <w:pPr>
      <w:ind w:left="720" w:hanging="240"/>
    </w:pPr>
  </w:style>
  <w:style w:type="paragraph" w:styleId="Index4">
    <w:name w:val="index 4"/>
    <w:basedOn w:val="Normal"/>
    <w:next w:val="Normal"/>
    <w:semiHidden/>
    <w:rsid w:val="00F5030C"/>
    <w:pPr>
      <w:ind w:left="960" w:hanging="240"/>
    </w:pPr>
  </w:style>
  <w:style w:type="paragraph" w:styleId="Index5">
    <w:name w:val="index 5"/>
    <w:basedOn w:val="Normal"/>
    <w:next w:val="Normal"/>
    <w:semiHidden/>
    <w:rsid w:val="00F5030C"/>
    <w:pPr>
      <w:ind w:left="1200" w:hanging="240"/>
    </w:pPr>
  </w:style>
  <w:style w:type="paragraph" w:styleId="Index6">
    <w:name w:val="index 6"/>
    <w:basedOn w:val="Normal"/>
    <w:next w:val="Normal"/>
    <w:semiHidden/>
    <w:rsid w:val="00F5030C"/>
    <w:pPr>
      <w:ind w:left="1440" w:hanging="240"/>
    </w:pPr>
  </w:style>
  <w:style w:type="paragraph" w:styleId="Index7">
    <w:name w:val="index 7"/>
    <w:basedOn w:val="Normal"/>
    <w:next w:val="Normal"/>
    <w:semiHidden/>
    <w:rsid w:val="00F5030C"/>
    <w:pPr>
      <w:ind w:left="1680" w:hanging="240"/>
    </w:pPr>
  </w:style>
  <w:style w:type="paragraph" w:styleId="Index8">
    <w:name w:val="index 8"/>
    <w:basedOn w:val="Normal"/>
    <w:next w:val="Normal"/>
    <w:semiHidden/>
    <w:rsid w:val="00F5030C"/>
    <w:pPr>
      <w:ind w:left="1920" w:hanging="240"/>
    </w:pPr>
  </w:style>
  <w:style w:type="paragraph" w:styleId="Index9">
    <w:name w:val="index 9"/>
    <w:basedOn w:val="Normal"/>
    <w:next w:val="Normal"/>
    <w:semiHidden/>
    <w:rsid w:val="00F5030C"/>
    <w:pPr>
      <w:ind w:left="2160" w:hanging="240"/>
    </w:pPr>
  </w:style>
  <w:style w:type="paragraph" w:styleId="IndexHeading">
    <w:name w:val="index heading"/>
    <w:basedOn w:val="Normal"/>
    <w:next w:val="Index1"/>
    <w:semiHidden/>
    <w:rsid w:val="00F5030C"/>
    <w:rPr>
      <w:rFonts w:ascii="Arial" w:hAnsi="Arial" w:cs="Arial"/>
      <w:b/>
      <w:bCs/>
    </w:rPr>
  </w:style>
  <w:style w:type="character" w:styleId="LineNumber">
    <w:name w:val="line number"/>
    <w:semiHidden/>
    <w:rsid w:val="00F5030C"/>
  </w:style>
  <w:style w:type="paragraph" w:styleId="List">
    <w:name w:val="List"/>
    <w:basedOn w:val="Normal"/>
    <w:semiHidden/>
    <w:rsid w:val="00F5030C"/>
    <w:pPr>
      <w:ind w:left="360" w:hanging="360"/>
    </w:pPr>
  </w:style>
  <w:style w:type="paragraph" w:styleId="List2">
    <w:name w:val="List 2"/>
    <w:basedOn w:val="Normal"/>
    <w:semiHidden/>
    <w:rsid w:val="00F5030C"/>
    <w:pPr>
      <w:ind w:left="720" w:hanging="360"/>
    </w:pPr>
  </w:style>
  <w:style w:type="paragraph" w:styleId="List3">
    <w:name w:val="List 3"/>
    <w:basedOn w:val="Normal"/>
    <w:semiHidden/>
    <w:rsid w:val="00F5030C"/>
    <w:pPr>
      <w:ind w:left="1080" w:hanging="360"/>
    </w:pPr>
  </w:style>
  <w:style w:type="paragraph" w:styleId="List4">
    <w:name w:val="List 4"/>
    <w:basedOn w:val="Normal"/>
    <w:semiHidden/>
    <w:rsid w:val="00F5030C"/>
    <w:pPr>
      <w:ind w:left="1440" w:hanging="360"/>
    </w:pPr>
  </w:style>
  <w:style w:type="paragraph" w:styleId="List5">
    <w:name w:val="List 5"/>
    <w:basedOn w:val="Normal"/>
    <w:semiHidden/>
    <w:rsid w:val="00F5030C"/>
    <w:pPr>
      <w:ind w:left="1800" w:hanging="360"/>
    </w:pPr>
  </w:style>
  <w:style w:type="paragraph" w:styleId="ListBullet2">
    <w:name w:val="List Bullet 2"/>
    <w:rsid w:val="00F5030C"/>
    <w:pPr>
      <w:keepLines/>
      <w:numPr>
        <w:numId w:val="15"/>
      </w:numPr>
      <w:spacing w:before="60" w:after="0" w:line="240" w:lineRule="auto"/>
    </w:pPr>
    <w:rPr>
      <w:rFonts w:ascii="Times New Roman" w:eastAsia="MS Gothic" w:hAnsi="Times New Roman" w:cs="Times New Roman"/>
      <w:sz w:val="24"/>
      <w:szCs w:val="24"/>
    </w:rPr>
  </w:style>
  <w:style w:type="paragraph" w:styleId="ListBullet3">
    <w:name w:val="List Bullet 3"/>
    <w:basedOn w:val="Normal"/>
    <w:rsid w:val="00F5030C"/>
    <w:pPr>
      <w:keepLines/>
      <w:numPr>
        <w:numId w:val="16"/>
      </w:numPr>
      <w:spacing w:before="60"/>
    </w:pPr>
    <w:rPr>
      <w:rFonts w:eastAsia="MS Gothic"/>
    </w:rPr>
  </w:style>
  <w:style w:type="paragraph" w:styleId="ListBullet4">
    <w:name w:val="List Bullet 4"/>
    <w:qFormat/>
    <w:rsid w:val="00F5030C"/>
    <w:pPr>
      <w:widowControl w:val="0"/>
      <w:numPr>
        <w:numId w:val="17"/>
      </w:numPr>
      <w:spacing w:before="60" w:after="0" w:line="240" w:lineRule="auto"/>
    </w:pPr>
    <w:rPr>
      <w:rFonts w:ascii="Times New Roman" w:eastAsia="Times New Roman" w:hAnsi="Times New Roman" w:cs="Times New Roman"/>
      <w:sz w:val="24"/>
      <w:szCs w:val="24"/>
    </w:rPr>
  </w:style>
  <w:style w:type="paragraph" w:styleId="ListBullet5">
    <w:name w:val="List Bullet 5"/>
    <w:qFormat/>
    <w:rsid w:val="00F5030C"/>
    <w:pPr>
      <w:widowControl w:val="0"/>
      <w:numPr>
        <w:numId w:val="18"/>
      </w:numPr>
      <w:spacing w:before="60" w:after="0" w:line="240" w:lineRule="auto"/>
    </w:pPr>
    <w:rPr>
      <w:rFonts w:ascii="Times New Roman" w:eastAsia="Times New Roman" w:hAnsi="Times New Roman" w:cs="Times New Roman"/>
      <w:sz w:val="24"/>
      <w:szCs w:val="24"/>
    </w:rPr>
  </w:style>
  <w:style w:type="paragraph" w:styleId="ListContinue">
    <w:name w:val="List Continue"/>
    <w:basedOn w:val="Normal"/>
    <w:rsid w:val="00F5030C"/>
    <w:pPr>
      <w:spacing w:after="120"/>
      <w:ind w:left="360"/>
    </w:pPr>
  </w:style>
  <w:style w:type="paragraph" w:styleId="ListContinue2">
    <w:name w:val="List Continue 2"/>
    <w:basedOn w:val="Normal"/>
    <w:rsid w:val="00F5030C"/>
    <w:pPr>
      <w:spacing w:after="120"/>
      <w:ind w:left="720"/>
    </w:pPr>
  </w:style>
  <w:style w:type="paragraph" w:styleId="ListContinue3">
    <w:name w:val="List Continue 3"/>
    <w:basedOn w:val="Normal"/>
    <w:rsid w:val="00F5030C"/>
    <w:pPr>
      <w:spacing w:after="120"/>
      <w:ind w:left="1080"/>
    </w:pPr>
  </w:style>
  <w:style w:type="paragraph" w:styleId="ListContinue4">
    <w:name w:val="List Continue 4"/>
    <w:basedOn w:val="Normal"/>
    <w:rsid w:val="00F5030C"/>
    <w:pPr>
      <w:spacing w:after="120"/>
      <w:ind w:left="1440"/>
    </w:pPr>
  </w:style>
  <w:style w:type="paragraph" w:styleId="ListContinue5">
    <w:name w:val="List Continue 5"/>
    <w:basedOn w:val="Normal"/>
    <w:rsid w:val="00F5030C"/>
    <w:pPr>
      <w:spacing w:after="120"/>
      <w:ind w:left="1800"/>
    </w:pPr>
  </w:style>
  <w:style w:type="paragraph" w:styleId="ListNumber4">
    <w:name w:val="List Number 4"/>
    <w:rsid w:val="00F5030C"/>
    <w:pPr>
      <w:numPr>
        <w:numId w:val="24"/>
      </w:numPr>
      <w:tabs>
        <w:tab w:val="num" w:pos="1440"/>
      </w:tabs>
      <w:spacing w:before="60" w:after="0" w:line="240" w:lineRule="auto"/>
      <w:ind w:left="1440"/>
    </w:pPr>
    <w:rPr>
      <w:rFonts w:ascii="Times New Roman" w:eastAsia="Times New Roman" w:hAnsi="Times New Roman" w:cs="Times New Roman"/>
      <w:sz w:val="24"/>
      <w:szCs w:val="24"/>
    </w:rPr>
  </w:style>
  <w:style w:type="paragraph" w:styleId="ListNumber5">
    <w:name w:val="List Number 5"/>
    <w:rsid w:val="00F5030C"/>
    <w:pPr>
      <w:numPr>
        <w:numId w:val="26"/>
      </w:numPr>
      <w:tabs>
        <w:tab w:val="num" w:pos="1800"/>
      </w:tabs>
      <w:spacing w:before="60" w:after="0" w:line="240" w:lineRule="auto"/>
      <w:ind w:left="1800"/>
    </w:pPr>
    <w:rPr>
      <w:rFonts w:ascii="Times New Roman" w:eastAsia="Times New Roman" w:hAnsi="Times New Roman" w:cs="Times New Roman"/>
      <w:sz w:val="24"/>
      <w:szCs w:val="24"/>
    </w:rPr>
  </w:style>
  <w:style w:type="paragraph" w:styleId="MacroText">
    <w:name w:val="macro"/>
    <w:link w:val="MacroTextChar"/>
    <w:semiHidden/>
    <w:rsid w:val="00F5030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B1720F"/>
    <w:rPr>
      <w:rFonts w:ascii="Courier New" w:eastAsia="Times New Roman" w:hAnsi="Courier New" w:cs="Courier New"/>
      <w:sz w:val="20"/>
      <w:szCs w:val="20"/>
    </w:rPr>
  </w:style>
  <w:style w:type="paragraph" w:styleId="MessageHeader">
    <w:name w:val="Message Header"/>
    <w:basedOn w:val="Normal"/>
    <w:link w:val="MessageHeaderChar"/>
    <w:semiHidden/>
    <w:rsid w:val="00F5030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semiHidden/>
    <w:rsid w:val="00F5030C"/>
    <w:rPr>
      <w:rFonts w:ascii="Arial" w:eastAsia="Times New Roman" w:hAnsi="Arial" w:cs="Arial"/>
      <w:sz w:val="24"/>
      <w:szCs w:val="24"/>
      <w:shd w:val="pct20" w:color="auto" w:fill="auto"/>
    </w:rPr>
  </w:style>
  <w:style w:type="paragraph" w:styleId="NormalWeb">
    <w:name w:val="Normal (Web)"/>
    <w:basedOn w:val="Normal"/>
    <w:semiHidden/>
    <w:rsid w:val="00F5030C"/>
  </w:style>
  <w:style w:type="paragraph" w:styleId="NormalIndent">
    <w:name w:val="Normal Indent"/>
    <w:basedOn w:val="Normal"/>
    <w:semiHidden/>
    <w:rsid w:val="00F5030C"/>
    <w:pPr>
      <w:ind w:left="720"/>
    </w:pPr>
  </w:style>
  <w:style w:type="paragraph" w:styleId="NoteHeading">
    <w:name w:val="Note Heading"/>
    <w:basedOn w:val="Normal"/>
    <w:next w:val="Normal"/>
    <w:link w:val="NoteHeadingChar"/>
    <w:semiHidden/>
    <w:rsid w:val="00F5030C"/>
  </w:style>
  <w:style w:type="character" w:customStyle="1" w:styleId="NoteHeadingChar">
    <w:name w:val="Note Heading Char"/>
    <w:basedOn w:val="DefaultParagraphFont"/>
    <w:link w:val="NoteHeading"/>
    <w:semiHidden/>
    <w:rsid w:val="00B1720F"/>
    <w:rPr>
      <w:rFonts w:ascii="Times New Roman" w:eastAsia="Times New Roman" w:hAnsi="Times New Roman" w:cs="Times New Roman"/>
      <w:sz w:val="24"/>
      <w:szCs w:val="24"/>
    </w:rPr>
  </w:style>
  <w:style w:type="paragraph" w:styleId="PlainText">
    <w:name w:val="Plain Text"/>
    <w:basedOn w:val="Normal"/>
    <w:link w:val="PlainTextChar"/>
    <w:semiHidden/>
    <w:rsid w:val="00F5030C"/>
    <w:rPr>
      <w:rFonts w:ascii="Courier New" w:hAnsi="Courier New" w:cs="Courier New"/>
      <w:sz w:val="20"/>
      <w:szCs w:val="20"/>
    </w:rPr>
  </w:style>
  <w:style w:type="character" w:customStyle="1" w:styleId="PlainTextChar">
    <w:name w:val="Plain Text Char"/>
    <w:link w:val="PlainText"/>
    <w:semiHidden/>
    <w:rsid w:val="00F5030C"/>
    <w:rPr>
      <w:rFonts w:ascii="Courier New" w:eastAsia="Times New Roman" w:hAnsi="Courier New" w:cs="Courier New"/>
      <w:sz w:val="20"/>
      <w:szCs w:val="20"/>
    </w:rPr>
  </w:style>
  <w:style w:type="paragraph" w:styleId="Salutation">
    <w:name w:val="Salutation"/>
    <w:basedOn w:val="Normal"/>
    <w:next w:val="Normal"/>
    <w:link w:val="SalutationChar"/>
    <w:semiHidden/>
    <w:rsid w:val="00F5030C"/>
  </w:style>
  <w:style w:type="character" w:customStyle="1" w:styleId="SalutationChar">
    <w:name w:val="Salutation Char"/>
    <w:link w:val="Salutation"/>
    <w:semiHidden/>
    <w:rsid w:val="00F5030C"/>
    <w:rPr>
      <w:rFonts w:ascii="Times New Roman" w:eastAsia="Times New Roman" w:hAnsi="Times New Roman" w:cs="Times New Roman"/>
      <w:sz w:val="24"/>
      <w:szCs w:val="24"/>
    </w:rPr>
  </w:style>
  <w:style w:type="paragraph" w:styleId="Signature">
    <w:name w:val="Signature"/>
    <w:basedOn w:val="Normal"/>
    <w:link w:val="SignatureChar"/>
    <w:semiHidden/>
    <w:rsid w:val="00F5030C"/>
    <w:pPr>
      <w:ind w:left="4320"/>
    </w:pPr>
  </w:style>
  <w:style w:type="character" w:customStyle="1" w:styleId="SignatureChar">
    <w:name w:val="Signature Char"/>
    <w:link w:val="Signature"/>
    <w:semiHidden/>
    <w:rsid w:val="00F5030C"/>
    <w:rPr>
      <w:rFonts w:ascii="Times New Roman" w:eastAsia="Times New Roman" w:hAnsi="Times New Roman" w:cs="Times New Roman"/>
      <w:sz w:val="24"/>
      <w:szCs w:val="24"/>
    </w:rPr>
  </w:style>
  <w:style w:type="character" w:styleId="Strong">
    <w:name w:val="Strong"/>
    <w:qFormat/>
    <w:rsid w:val="00F5030C"/>
    <w:rPr>
      <w:rFonts w:ascii="Times New Roman" w:hAnsi="Times New Roman"/>
      <w:b/>
      <w:bCs/>
      <w:sz w:val="24"/>
    </w:rPr>
  </w:style>
  <w:style w:type="paragraph" w:styleId="Subtitle">
    <w:name w:val="Subtitle"/>
    <w:basedOn w:val="Normal"/>
    <w:link w:val="SubtitleChar"/>
    <w:qFormat/>
    <w:rsid w:val="00F5030C"/>
    <w:pPr>
      <w:spacing w:after="60"/>
      <w:jc w:val="center"/>
      <w:outlineLvl w:val="1"/>
    </w:pPr>
    <w:rPr>
      <w:rFonts w:cs="Arial"/>
    </w:rPr>
  </w:style>
  <w:style w:type="character" w:customStyle="1" w:styleId="SubtitleChar">
    <w:name w:val="Subtitle Char"/>
    <w:link w:val="Subtitle"/>
    <w:rsid w:val="00F5030C"/>
    <w:rPr>
      <w:rFonts w:ascii="Times New Roman" w:eastAsia="Times New Roman" w:hAnsi="Times New Roman" w:cs="Arial"/>
      <w:sz w:val="24"/>
      <w:szCs w:val="24"/>
    </w:rPr>
  </w:style>
  <w:style w:type="paragraph" w:styleId="TableofAuthorities">
    <w:name w:val="table of authorities"/>
    <w:basedOn w:val="Normal"/>
    <w:next w:val="Normal"/>
    <w:semiHidden/>
    <w:rsid w:val="00F5030C"/>
    <w:pPr>
      <w:ind w:left="240" w:hanging="240"/>
    </w:pPr>
  </w:style>
  <w:style w:type="paragraph" w:styleId="TableofFigures">
    <w:name w:val="table of figures"/>
    <w:basedOn w:val="Normal"/>
    <w:next w:val="Normal"/>
    <w:uiPriority w:val="99"/>
    <w:rsid w:val="00F5030C"/>
    <w:pPr>
      <w:tabs>
        <w:tab w:val="left" w:pos="720"/>
        <w:tab w:val="right" w:leader="dot" w:pos="9000"/>
      </w:tabs>
      <w:spacing w:before="60"/>
      <w:ind w:left="720" w:right="360" w:hanging="360"/>
    </w:pPr>
    <w:rPr>
      <w:rFonts w:eastAsia="MS Gothic"/>
    </w:rPr>
  </w:style>
  <w:style w:type="paragraph" w:styleId="TOAHeading">
    <w:name w:val="toa heading"/>
    <w:basedOn w:val="Normal"/>
    <w:next w:val="Normal"/>
    <w:semiHidden/>
    <w:rsid w:val="00F5030C"/>
    <w:pPr>
      <w:spacing w:before="120"/>
    </w:pPr>
    <w:rPr>
      <w:rFonts w:ascii="Arial" w:hAnsi="Arial" w:cs="Arial"/>
      <w:b/>
      <w:bCs/>
    </w:rPr>
  </w:style>
  <w:style w:type="paragraph" w:customStyle="1" w:styleId="Heading1NoTOC">
    <w:name w:val="Heading 1 No TOC"/>
    <w:next w:val="Paragraph"/>
    <w:rsid w:val="00F5030C"/>
    <w:pPr>
      <w:keepNext/>
      <w:keepLines/>
      <w:spacing w:before="60" w:after="240" w:line="240" w:lineRule="auto"/>
    </w:pPr>
    <w:rPr>
      <w:rFonts w:ascii="Times New Roman" w:eastAsia="Times New Roman" w:hAnsi="Times New Roman" w:cs="Arial"/>
      <w:b/>
      <w:bCs/>
      <w:caps/>
      <w:kern w:val="32"/>
      <w:sz w:val="24"/>
      <w:szCs w:val="48"/>
    </w:rPr>
  </w:style>
  <w:style w:type="character" w:customStyle="1" w:styleId="Citation">
    <w:name w:val="Citation"/>
    <w:rsid w:val="00F5030C"/>
    <w:rPr>
      <w:rFonts w:ascii="Times New Roman" w:hAnsi="Times New Roman"/>
      <w:sz w:val="24"/>
      <w:vertAlign w:val="superscript"/>
    </w:rPr>
  </w:style>
  <w:style w:type="table" w:styleId="TableGrid">
    <w:name w:val="Table Grid"/>
    <w:basedOn w:val="TableNormal"/>
    <w:uiPriority w:val="59"/>
    <w:rsid w:val="00F5030C"/>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F5030C"/>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5030C"/>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5030C"/>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5030C"/>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5030C"/>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5030C"/>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5030C"/>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5030C"/>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5030C"/>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5030C"/>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5030C"/>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5030C"/>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5030C"/>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5030C"/>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5030C"/>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5030C"/>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5030C"/>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5030C"/>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5030C"/>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5030C"/>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5030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5030C"/>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F5030C"/>
    <w:pPr>
      <w:numPr>
        <w:numId w:val="5"/>
      </w:numPr>
    </w:pPr>
  </w:style>
  <w:style w:type="paragraph" w:styleId="BlockText">
    <w:name w:val="Block Text"/>
    <w:basedOn w:val="Normal"/>
    <w:rsid w:val="00F5030C"/>
    <w:pPr>
      <w:spacing w:after="120"/>
      <w:ind w:left="1440" w:right="1440"/>
    </w:pPr>
  </w:style>
  <w:style w:type="numbering" w:styleId="1ai">
    <w:name w:val="Outline List 1"/>
    <w:basedOn w:val="NoList"/>
    <w:rsid w:val="00F5030C"/>
    <w:pPr>
      <w:numPr>
        <w:numId w:val="6"/>
      </w:numPr>
    </w:pPr>
  </w:style>
  <w:style w:type="numbering" w:styleId="ArticleSection">
    <w:name w:val="Outline List 3"/>
    <w:basedOn w:val="NoList"/>
    <w:rsid w:val="00F5030C"/>
    <w:pPr>
      <w:numPr>
        <w:numId w:val="7"/>
      </w:numPr>
    </w:pPr>
  </w:style>
  <w:style w:type="character" w:styleId="PlaceholderText">
    <w:name w:val="Placeholder Text"/>
    <w:uiPriority w:val="99"/>
    <w:semiHidden/>
    <w:rsid w:val="00F5030C"/>
    <w:rPr>
      <w:color w:val="808080"/>
    </w:rPr>
  </w:style>
  <w:style w:type="paragraph" w:customStyle="1" w:styleId="Attachment">
    <w:name w:val="Attachment"/>
    <w:basedOn w:val="Appendix"/>
    <w:next w:val="Paragraph"/>
    <w:qFormat/>
    <w:rsid w:val="00F5030C"/>
    <w:pPr>
      <w:tabs>
        <w:tab w:val="left" w:pos="2160"/>
      </w:tabs>
    </w:pPr>
    <w:rPr>
      <w:rFonts w:cs="Times New Roman"/>
    </w:rPr>
  </w:style>
  <w:style w:type="paragraph" w:customStyle="1" w:styleId="Heading3NoTOC">
    <w:name w:val="Heading 3 No TOC"/>
    <w:basedOn w:val="Heading3"/>
    <w:next w:val="Paragraph"/>
    <w:qFormat/>
    <w:rsid w:val="0013583D"/>
    <w:pPr>
      <w:numPr>
        <w:ilvl w:val="0"/>
        <w:numId w:val="0"/>
      </w:numPr>
      <w:spacing w:before="0"/>
      <w:ind w:left="965" w:hanging="965"/>
      <w:outlineLvl w:val="9"/>
    </w:pPr>
  </w:style>
  <w:style w:type="paragraph" w:customStyle="1" w:styleId="Heading3Unnumbered">
    <w:name w:val="Heading 3 Unnumbered"/>
    <w:basedOn w:val="Heading3"/>
    <w:next w:val="Paragraph"/>
    <w:qFormat/>
    <w:rsid w:val="0013583D"/>
    <w:pPr>
      <w:numPr>
        <w:ilvl w:val="0"/>
        <w:numId w:val="0"/>
      </w:numPr>
      <w:spacing w:before="0"/>
    </w:pPr>
  </w:style>
  <w:style w:type="paragraph" w:customStyle="1" w:styleId="Heading4Unnumbered">
    <w:name w:val="Heading 4 Unnumbered"/>
    <w:basedOn w:val="Heading4"/>
    <w:next w:val="Paragraph"/>
    <w:qFormat/>
    <w:rsid w:val="0013583D"/>
    <w:pPr>
      <w:numPr>
        <w:ilvl w:val="0"/>
        <w:numId w:val="0"/>
      </w:numPr>
      <w:spacing w:before="0"/>
      <w:ind w:left="1195" w:hanging="1195"/>
    </w:pPr>
  </w:style>
  <w:style w:type="paragraph" w:customStyle="1" w:styleId="Heading5Unnumbered">
    <w:name w:val="Heading 5 Unnumbered"/>
    <w:basedOn w:val="Heading5"/>
    <w:next w:val="Paragraph"/>
    <w:qFormat/>
    <w:rsid w:val="0013583D"/>
    <w:pPr>
      <w:numPr>
        <w:ilvl w:val="0"/>
        <w:numId w:val="0"/>
      </w:numPr>
      <w:spacing w:before="0"/>
    </w:pPr>
  </w:style>
  <w:style w:type="paragraph" w:customStyle="1" w:styleId="ParagraphSingle">
    <w:name w:val="Paragraph Single"/>
    <w:next w:val="Paragraph"/>
    <w:qFormat/>
    <w:rsid w:val="0013583D"/>
    <w:pPr>
      <w:spacing w:after="0" w:line="240" w:lineRule="auto"/>
      <w:contextualSpacing/>
    </w:pPr>
    <w:rPr>
      <w:rFonts w:ascii="Times New Roman" w:eastAsia="Times New Roman" w:hAnsi="Times New Roman" w:cs="Arial"/>
      <w:bCs/>
      <w:kern w:val="32"/>
      <w:sz w:val="24"/>
      <w:szCs w:val="14"/>
    </w:rPr>
  </w:style>
  <w:style w:type="paragraph" w:customStyle="1" w:styleId="TableTitleCenter">
    <w:name w:val="Table Title Center"/>
    <w:next w:val="ParagraphSingle"/>
    <w:qFormat/>
    <w:rsid w:val="0013583D"/>
    <w:pPr>
      <w:keepLines/>
      <w:tabs>
        <w:tab w:val="left" w:pos="1728"/>
      </w:tabs>
      <w:spacing w:after="240" w:line="280" w:lineRule="exact"/>
      <w:ind w:left="1728" w:hanging="1728"/>
      <w:jc w:val="center"/>
    </w:pPr>
    <w:rPr>
      <w:rFonts w:ascii="Times New Roman" w:eastAsia="Times New Roman" w:hAnsi="Times New Roman" w:cs="Arial"/>
      <w:b/>
      <w:bCs/>
      <w:kern w:val="32"/>
      <w:sz w:val="24"/>
      <w:szCs w:val="14"/>
    </w:rPr>
  </w:style>
  <w:style w:type="character" w:styleId="UnresolvedMention">
    <w:name w:val="Unresolved Mention"/>
    <w:basedOn w:val="DefaultParagraphFont"/>
    <w:uiPriority w:val="99"/>
    <w:unhideWhenUsed/>
    <w:rsid w:val="00D32AEF"/>
    <w:rPr>
      <w:color w:val="605E5C"/>
      <w:shd w:val="clear" w:color="auto" w:fill="E1DFDD"/>
    </w:rPr>
  </w:style>
  <w:style w:type="paragraph" w:styleId="Revision">
    <w:name w:val="Revision"/>
    <w:hidden/>
    <w:uiPriority w:val="99"/>
    <w:semiHidden/>
    <w:rsid w:val="00096F83"/>
    <w:pPr>
      <w:spacing w:after="0"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EF2E8C"/>
    <w:rPr>
      <w:color w:val="2B579A"/>
      <w:shd w:val="clear" w:color="auto" w:fill="E1DFDD"/>
    </w:rPr>
  </w:style>
  <w:style w:type="character" w:customStyle="1" w:styleId="id-label">
    <w:name w:val="id-label"/>
    <w:basedOn w:val="DefaultParagraphFont"/>
    <w:rsid w:val="00601EA7"/>
  </w:style>
  <w:style w:type="paragraph" w:customStyle="1" w:styleId="TableParagraph">
    <w:name w:val="Table Paragraph"/>
    <w:basedOn w:val="Normal"/>
    <w:uiPriority w:val="1"/>
    <w:qFormat/>
    <w:rsid w:val="00E56EB5"/>
    <w:pPr>
      <w:widowControl w:val="0"/>
      <w:autoSpaceDE w:val="0"/>
      <w:autoSpaceDN w:val="0"/>
      <w:ind w:left="108"/>
    </w:pPr>
    <w:rPr>
      <w:rFonts w:ascii="Arial" w:eastAsia="Arial" w:hAnsi="Arial" w:cs="Arial"/>
      <w:sz w:val="22"/>
      <w:szCs w:val="22"/>
    </w:rPr>
  </w:style>
  <w:style w:type="paragraph" w:customStyle="1" w:styleId="get-citation-citation">
    <w:name w:val="get-citation-citation"/>
    <w:basedOn w:val="Normal"/>
    <w:rsid w:val="00BC7580"/>
    <w:pPr>
      <w:spacing w:before="100" w:beforeAutospacing="1" w:after="100" w:afterAutospacing="1"/>
    </w:pPr>
  </w:style>
  <w:style w:type="character" w:customStyle="1" w:styleId="normaltextrun">
    <w:name w:val="normaltextrun"/>
    <w:basedOn w:val="DefaultParagraphFont"/>
    <w:rsid w:val="00346E38"/>
  </w:style>
  <w:style w:type="paragraph" w:customStyle="1" w:styleId="TableTextLeftAligned10pt">
    <w:name w:val="Table Text Left Aligned 10 pt"/>
    <w:basedOn w:val="TableLeft"/>
    <w:qFormat/>
    <w:rsid w:val="00EC5B6B"/>
    <w:rPr>
      <w:rFonts w:eastAsia="Times New Roman"/>
      <w:color w:val="000000" w:themeColor="text1"/>
      <w:kern w:val="32"/>
      <w:sz w:val="20"/>
    </w:rPr>
  </w:style>
  <w:style w:type="paragraph" w:customStyle="1" w:styleId="TableColumnHeadingLeftAlignedBold12pt">
    <w:name w:val="Table Column Heading Left Aligned Bold 12 pt"/>
    <w:basedOn w:val="Normal"/>
    <w:qFormat/>
    <w:rsid w:val="00EC5B6B"/>
    <w:pPr>
      <w:spacing w:before="40" w:after="40"/>
    </w:pPr>
    <w:rPr>
      <w:b/>
      <w:color w:val="000000" w:themeColor="text1"/>
    </w:rPr>
  </w:style>
  <w:style w:type="character" w:customStyle="1" w:styleId="eop">
    <w:name w:val="eop"/>
    <w:basedOn w:val="DefaultParagraphFont"/>
    <w:rsid w:val="00C45F1A"/>
  </w:style>
  <w:style w:type="paragraph" w:customStyle="1" w:styleId="TableText">
    <w:name w:val="Table Text"/>
    <w:semiHidden/>
    <w:rsid w:val="00F5030C"/>
    <w:pPr>
      <w:spacing w:after="60" w:line="240" w:lineRule="auto"/>
      <w:jc w:val="center"/>
    </w:pPr>
    <w:rPr>
      <w:rFonts w:ascii="Times New Roman" w:eastAsia="Times New Roman" w:hAnsi="Times New Roman" w:cs="Times New Roman"/>
      <w:sz w:val="24"/>
      <w:szCs w:val="20"/>
    </w:rPr>
  </w:style>
  <w:style w:type="paragraph" w:customStyle="1" w:styleId="TableRowHead">
    <w:name w:val="Table Row Head"/>
    <w:semiHidden/>
    <w:rsid w:val="00F5030C"/>
    <w:pPr>
      <w:tabs>
        <w:tab w:val="left" w:pos="360"/>
      </w:tabs>
      <w:spacing w:after="0" w:line="240" w:lineRule="auto"/>
    </w:pPr>
    <w:rPr>
      <w:rFonts w:ascii="Times New Roman" w:eastAsia="Times New Roman" w:hAnsi="Times New Roman" w:cs="Arial"/>
      <w:sz w:val="24"/>
      <w:szCs w:val="20"/>
    </w:rPr>
  </w:style>
  <w:style w:type="character" w:customStyle="1" w:styleId="Instructionsnothidden">
    <w:name w:val="Instructions not hidden"/>
    <w:rsid w:val="00F5030C"/>
    <w:rPr>
      <w:rFonts w:ascii="Verdana" w:hAnsi="Verdana"/>
      <w:color w:val="008000"/>
    </w:rPr>
  </w:style>
  <w:style w:type="paragraph" w:customStyle="1" w:styleId="ListHyphen">
    <w:name w:val="List Hyphen"/>
    <w:semiHidden/>
    <w:rsid w:val="00F5030C"/>
    <w:pPr>
      <w:numPr>
        <w:numId w:val="19"/>
      </w:numPr>
      <w:spacing w:after="0" w:line="240" w:lineRule="auto"/>
    </w:pPr>
    <w:rPr>
      <w:rFonts w:ascii="Times New Roman" w:eastAsia="Times New Roman" w:hAnsi="Times New Roman" w:cs="Times New Roman"/>
      <w:sz w:val="24"/>
      <w:szCs w:val="20"/>
    </w:rPr>
  </w:style>
  <w:style w:type="paragraph" w:customStyle="1" w:styleId="ListLetter4">
    <w:name w:val="List Letter 4"/>
    <w:qFormat/>
    <w:rsid w:val="00F5030C"/>
    <w:pPr>
      <w:numPr>
        <w:numId w:val="20"/>
      </w:numPr>
      <w:spacing w:after="0" w:line="240" w:lineRule="auto"/>
      <w:ind w:left="1440"/>
    </w:pPr>
    <w:rPr>
      <w:rFonts w:ascii="Times New Roman" w:eastAsia="MS Gothic" w:hAnsi="Times New Roman" w:cs="Arial"/>
      <w:bCs/>
      <w:iCs/>
      <w:sz w:val="24"/>
      <w:szCs w:val="48"/>
    </w:rPr>
  </w:style>
  <w:style w:type="numbering" w:customStyle="1" w:styleId="ListLetter4b">
    <w:name w:val="List Letter 4b"/>
    <w:uiPriority w:val="99"/>
    <w:rsid w:val="00F5030C"/>
    <w:pPr>
      <w:numPr>
        <w:numId w:val="21"/>
      </w:numPr>
    </w:pPr>
  </w:style>
  <w:style w:type="paragraph" w:customStyle="1" w:styleId="ListLetter5">
    <w:name w:val="List Letter 5"/>
    <w:qFormat/>
    <w:rsid w:val="00F5030C"/>
    <w:pPr>
      <w:numPr>
        <w:numId w:val="22"/>
      </w:numPr>
      <w:tabs>
        <w:tab w:val="left" w:pos="1800"/>
      </w:tabs>
      <w:spacing w:before="60" w:after="0" w:line="240" w:lineRule="auto"/>
      <w:ind w:left="1800"/>
    </w:pPr>
    <w:rPr>
      <w:rFonts w:ascii="Times New Roman" w:eastAsia="Times New Roman" w:hAnsi="Times New Roman" w:cs="Times New Roman"/>
      <w:sz w:val="24"/>
      <w:szCs w:val="24"/>
    </w:rPr>
  </w:style>
  <w:style w:type="paragraph" w:customStyle="1" w:styleId="ListNumber2Roman">
    <w:name w:val="List Number 2 Roman"/>
    <w:qFormat/>
    <w:rsid w:val="00F5030C"/>
    <w:pPr>
      <w:numPr>
        <w:numId w:val="23"/>
      </w:numPr>
      <w:spacing w:before="60" w:after="0" w:line="240" w:lineRule="auto"/>
    </w:pPr>
    <w:rPr>
      <w:rFonts w:ascii="Times New Roman" w:eastAsia="Times New Roman" w:hAnsi="Times New Roman" w:cs="Times New Roman"/>
      <w:sz w:val="24"/>
      <w:szCs w:val="24"/>
    </w:rPr>
  </w:style>
  <w:style w:type="paragraph" w:customStyle="1" w:styleId="ListNumber3Roman">
    <w:name w:val="List Number 3 Roman"/>
    <w:qFormat/>
    <w:rsid w:val="00F5030C"/>
    <w:pPr>
      <w:numPr>
        <w:numId w:val="33"/>
      </w:numPr>
      <w:spacing w:before="60" w:after="0" w:line="240" w:lineRule="auto"/>
    </w:pPr>
    <w:rPr>
      <w:rFonts w:ascii="Times New Roman" w:eastAsia="MS Gothic" w:hAnsi="Times New Roman" w:cs="Arial"/>
      <w:bCs/>
      <w:sz w:val="24"/>
      <w:szCs w:val="32"/>
    </w:rPr>
  </w:style>
  <w:style w:type="paragraph" w:customStyle="1" w:styleId="ListNumber4Roman">
    <w:name w:val="List Number 4 Roman"/>
    <w:qFormat/>
    <w:rsid w:val="00F5030C"/>
    <w:pPr>
      <w:numPr>
        <w:numId w:val="25"/>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F5030C"/>
    <w:pPr>
      <w:numPr>
        <w:numId w:val="27"/>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F5030C"/>
    <w:pPr>
      <w:numPr>
        <w:numId w:val="31"/>
      </w:numPr>
      <w:spacing w:before="60" w:after="0" w:line="240" w:lineRule="auto"/>
    </w:pPr>
    <w:rPr>
      <w:rFonts w:ascii="Times New Roman" w:eastAsia="Times New Roman" w:hAnsi="Times New Roman" w:cs="Times New Roman"/>
      <w:sz w:val="24"/>
      <w:szCs w:val="24"/>
    </w:rPr>
  </w:style>
  <w:style w:type="paragraph" w:customStyle="1" w:styleId="ParagraphBold">
    <w:name w:val="Paragraph Bold"/>
    <w:next w:val="Paragraph"/>
    <w:qFormat/>
    <w:rsid w:val="00F5030C"/>
    <w:pPr>
      <w:spacing w:before="60" w:after="240" w:line="240" w:lineRule="auto"/>
    </w:pPr>
    <w:rPr>
      <w:rFonts w:ascii="Times New Roman" w:eastAsia="MS Gothic" w:hAnsi="Times New Roman" w:cs="Times New Roman"/>
      <w:b/>
      <w:sz w:val="24"/>
      <w:szCs w:val="24"/>
    </w:rPr>
  </w:style>
  <w:style w:type="paragraph" w:customStyle="1" w:styleId="ParagraphBoldItalic">
    <w:name w:val="Paragraph Bold Italic"/>
    <w:next w:val="Paragraph"/>
    <w:qFormat/>
    <w:rsid w:val="00F5030C"/>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F5030C"/>
    <w:pPr>
      <w:spacing w:before="60" w:after="240" w:line="240" w:lineRule="auto"/>
    </w:pPr>
    <w:rPr>
      <w:rFonts w:ascii="Times New Roman" w:eastAsia="MS Gothic" w:hAnsi="Times New Roman" w:cs="Times New Roman"/>
      <w:b/>
      <w:sz w:val="24"/>
      <w:szCs w:val="24"/>
      <w:u w:val="single"/>
    </w:rPr>
  </w:style>
  <w:style w:type="numbering" w:customStyle="1" w:styleId="Style1">
    <w:name w:val="Style1"/>
    <w:uiPriority w:val="99"/>
    <w:rsid w:val="00F5030C"/>
    <w:pPr>
      <w:numPr>
        <w:numId w:val="28"/>
      </w:numPr>
    </w:pPr>
  </w:style>
  <w:style w:type="character" w:customStyle="1" w:styleId="SuggestedOptional">
    <w:name w:val="Suggested Optional"/>
    <w:qFormat/>
    <w:rsid w:val="00F5030C"/>
    <w:rPr>
      <w:vanish w:val="0"/>
      <w:color w:val="0000FF"/>
    </w:rPr>
  </w:style>
  <w:style w:type="paragraph" w:customStyle="1" w:styleId="TableCellCenter10pt">
    <w:name w:val="Table Cell Center 10 pt"/>
    <w:qFormat/>
    <w:rsid w:val="00F5030C"/>
    <w:pPr>
      <w:keepNext/>
      <w:keepLines/>
      <w:spacing w:after="0" w:line="240" w:lineRule="exact"/>
      <w:jc w:val="center"/>
    </w:pPr>
    <w:rPr>
      <w:rFonts w:ascii="Times New Roman" w:eastAsia="MS Gothic" w:hAnsi="Times New Roman" w:cs="Times New Roman"/>
      <w:sz w:val="20"/>
      <w:szCs w:val="24"/>
    </w:rPr>
  </w:style>
  <w:style w:type="paragraph" w:customStyle="1" w:styleId="TableCellDecimal10pt">
    <w:name w:val="Table Cell Decimal 10 pt"/>
    <w:qFormat/>
    <w:rsid w:val="00F5030C"/>
    <w:pPr>
      <w:tabs>
        <w:tab w:val="decimal" w:pos="540"/>
      </w:tabs>
      <w:spacing w:after="0" w:line="240" w:lineRule="auto"/>
    </w:pPr>
    <w:rPr>
      <w:rFonts w:ascii="Times New Roman" w:eastAsia="MS Gothic" w:hAnsi="Times New Roman" w:cs="Times New Roman"/>
      <w:sz w:val="20"/>
      <w:szCs w:val="24"/>
    </w:rPr>
  </w:style>
  <w:style w:type="paragraph" w:customStyle="1" w:styleId="TableCellLeft10pt">
    <w:name w:val="Table Cell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Center10pt">
    <w:name w:val="Table Col Heading Center 10 pt"/>
    <w:qFormat/>
    <w:rsid w:val="00F5030C"/>
    <w:pPr>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F5030C"/>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F5030C"/>
    <w:pPr>
      <w:spacing w:after="0" w:line="240" w:lineRule="auto"/>
      <w:jc w:val="right"/>
    </w:pPr>
    <w:rPr>
      <w:rFonts w:ascii="Times New Roman" w:eastAsia="MS Gothic" w:hAnsi="Times New Roman" w:cs="Times New Roman"/>
      <w:sz w:val="20"/>
      <w:szCs w:val="24"/>
    </w:rPr>
  </w:style>
  <w:style w:type="paragraph" w:customStyle="1" w:styleId="TableFootnoteLetter9pt">
    <w:name w:val="Table Footnote Letter 9 pt"/>
    <w:rsid w:val="00F5030C"/>
    <w:pPr>
      <w:numPr>
        <w:numId w:val="32"/>
      </w:numPr>
      <w:spacing w:after="0" w:line="240" w:lineRule="auto"/>
    </w:pPr>
    <w:rPr>
      <w:rFonts w:ascii="Times New Roman" w:eastAsia="MS Gothic" w:hAnsi="Times New Roman" w:cs="Times New Roman"/>
      <w:sz w:val="18"/>
      <w:szCs w:val="24"/>
    </w:rPr>
  </w:style>
  <w:style w:type="paragraph" w:customStyle="1" w:styleId="TableHeadingTextCenter10pt">
    <w:name w:val="Table Heading Text Center 10 pt"/>
    <w:rsid w:val="00F5030C"/>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F5030C"/>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F5030C"/>
    <w:pPr>
      <w:numPr>
        <w:numId w:val="29"/>
      </w:numPr>
      <w:spacing w:after="0" w:line="240" w:lineRule="auto"/>
      <w:ind w:left="259" w:hanging="187"/>
    </w:pPr>
    <w:rPr>
      <w:rFonts w:ascii="Times New Roman" w:eastAsia="MS Gothic" w:hAnsi="Times New Roman" w:cs="Times New Roman"/>
      <w:sz w:val="20"/>
      <w:szCs w:val="48"/>
    </w:rPr>
  </w:style>
  <w:style w:type="paragraph" w:customStyle="1" w:styleId="TableListNumber10pt">
    <w:name w:val="Table List Number 10 pt"/>
    <w:qFormat/>
    <w:rsid w:val="00F5030C"/>
    <w:pPr>
      <w:numPr>
        <w:numId w:val="30"/>
      </w:numPr>
      <w:spacing w:after="0" w:line="240" w:lineRule="auto"/>
      <w:ind w:left="244" w:hanging="86"/>
    </w:pPr>
    <w:rPr>
      <w:rFonts w:ascii="Times New Roman" w:eastAsia="MS Gothic" w:hAnsi="Times New Roman" w:cs="Times New Roman"/>
      <w:sz w:val="20"/>
      <w:szCs w:val="48"/>
    </w:rPr>
  </w:style>
  <w:style w:type="paragraph" w:customStyle="1" w:styleId="TableNote9pt">
    <w:name w:val="Table Note 9 pt"/>
    <w:next w:val="Paragraph"/>
    <w:qFormat/>
    <w:rsid w:val="00F5030C"/>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ui-provider">
    <w:name w:val="ui-provider"/>
    <w:basedOn w:val="DefaultParagraphFont"/>
    <w:rsid w:val="00307D3E"/>
  </w:style>
  <w:style w:type="paragraph" w:customStyle="1" w:styleId="Default">
    <w:name w:val="Default"/>
    <w:rsid w:val="0051117D"/>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37194">
      <w:bodyDiv w:val="1"/>
      <w:marLeft w:val="0"/>
      <w:marRight w:val="0"/>
      <w:marTop w:val="0"/>
      <w:marBottom w:val="0"/>
      <w:divBdr>
        <w:top w:val="none" w:sz="0" w:space="0" w:color="auto"/>
        <w:left w:val="none" w:sz="0" w:space="0" w:color="auto"/>
        <w:bottom w:val="none" w:sz="0" w:space="0" w:color="auto"/>
        <w:right w:val="none" w:sz="0" w:space="0" w:color="auto"/>
      </w:divBdr>
    </w:div>
    <w:div w:id="65690665">
      <w:bodyDiv w:val="1"/>
      <w:marLeft w:val="0"/>
      <w:marRight w:val="0"/>
      <w:marTop w:val="0"/>
      <w:marBottom w:val="0"/>
      <w:divBdr>
        <w:top w:val="none" w:sz="0" w:space="0" w:color="auto"/>
        <w:left w:val="none" w:sz="0" w:space="0" w:color="auto"/>
        <w:bottom w:val="none" w:sz="0" w:space="0" w:color="auto"/>
        <w:right w:val="none" w:sz="0" w:space="0" w:color="auto"/>
      </w:divBdr>
      <w:divsChild>
        <w:div w:id="1943107335">
          <w:marLeft w:val="0"/>
          <w:marRight w:val="0"/>
          <w:marTop w:val="0"/>
          <w:marBottom w:val="0"/>
          <w:divBdr>
            <w:top w:val="none" w:sz="0" w:space="0" w:color="auto"/>
            <w:left w:val="none" w:sz="0" w:space="0" w:color="auto"/>
            <w:bottom w:val="none" w:sz="0" w:space="0" w:color="auto"/>
            <w:right w:val="none" w:sz="0" w:space="0" w:color="auto"/>
          </w:divBdr>
        </w:div>
      </w:divsChild>
    </w:div>
    <w:div w:id="258684594">
      <w:bodyDiv w:val="1"/>
      <w:marLeft w:val="0"/>
      <w:marRight w:val="0"/>
      <w:marTop w:val="0"/>
      <w:marBottom w:val="0"/>
      <w:divBdr>
        <w:top w:val="none" w:sz="0" w:space="0" w:color="auto"/>
        <w:left w:val="none" w:sz="0" w:space="0" w:color="auto"/>
        <w:bottom w:val="none" w:sz="0" w:space="0" w:color="auto"/>
        <w:right w:val="none" w:sz="0" w:space="0" w:color="auto"/>
      </w:divBdr>
    </w:div>
    <w:div w:id="265314798">
      <w:bodyDiv w:val="1"/>
      <w:marLeft w:val="0"/>
      <w:marRight w:val="0"/>
      <w:marTop w:val="0"/>
      <w:marBottom w:val="0"/>
      <w:divBdr>
        <w:top w:val="none" w:sz="0" w:space="0" w:color="auto"/>
        <w:left w:val="none" w:sz="0" w:space="0" w:color="auto"/>
        <w:bottom w:val="none" w:sz="0" w:space="0" w:color="auto"/>
        <w:right w:val="none" w:sz="0" w:space="0" w:color="auto"/>
      </w:divBdr>
    </w:div>
    <w:div w:id="287517272">
      <w:bodyDiv w:val="1"/>
      <w:marLeft w:val="0"/>
      <w:marRight w:val="0"/>
      <w:marTop w:val="0"/>
      <w:marBottom w:val="0"/>
      <w:divBdr>
        <w:top w:val="none" w:sz="0" w:space="0" w:color="auto"/>
        <w:left w:val="none" w:sz="0" w:space="0" w:color="auto"/>
        <w:bottom w:val="none" w:sz="0" w:space="0" w:color="auto"/>
        <w:right w:val="none" w:sz="0" w:space="0" w:color="auto"/>
      </w:divBdr>
    </w:div>
    <w:div w:id="428739374">
      <w:bodyDiv w:val="1"/>
      <w:marLeft w:val="0"/>
      <w:marRight w:val="0"/>
      <w:marTop w:val="0"/>
      <w:marBottom w:val="0"/>
      <w:divBdr>
        <w:top w:val="none" w:sz="0" w:space="0" w:color="auto"/>
        <w:left w:val="none" w:sz="0" w:space="0" w:color="auto"/>
        <w:bottom w:val="none" w:sz="0" w:space="0" w:color="auto"/>
        <w:right w:val="none" w:sz="0" w:space="0" w:color="auto"/>
      </w:divBdr>
    </w:div>
    <w:div w:id="429549046">
      <w:bodyDiv w:val="1"/>
      <w:marLeft w:val="0"/>
      <w:marRight w:val="0"/>
      <w:marTop w:val="0"/>
      <w:marBottom w:val="0"/>
      <w:divBdr>
        <w:top w:val="none" w:sz="0" w:space="0" w:color="auto"/>
        <w:left w:val="none" w:sz="0" w:space="0" w:color="auto"/>
        <w:bottom w:val="none" w:sz="0" w:space="0" w:color="auto"/>
        <w:right w:val="none" w:sz="0" w:space="0" w:color="auto"/>
      </w:divBdr>
    </w:div>
    <w:div w:id="454447992">
      <w:bodyDiv w:val="1"/>
      <w:marLeft w:val="0"/>
      <w:marRight w:val="0"/>
      <w:marTop w:val="0"/>
      <w:marBottom w:val="0"/>
      <w:divBdr>
        <w:top w:val="none" w:sz="0" w:space="0" w:color="auto"/>
        <w:left w:val="none" w:sz="0" w:space="0" w:color="auto"/>
        <w:bottom w:val="none" w:sz="0" w:space="0" w:color="auto"/>
        <w:right w:val="none" w:sz="0" w:space="0" w:color="auto"/>
      </w:divBdr>
    </w:div>
    <w:div w:id="533154219">
      <w:bodyDiv w:val="1"/>
      <w:marLeft w:val="0"/>
      <w:marRight w:val="0"/>
      <w:marTop w:val="0"/>
      <w:marBottom w:val="0"/>
      <w:divBdr>
        <w:top w:val="none" w:sz="0" w:space="0" w:color="auto"/>
        <w:left w:val="none" w:sz="0" w:space="0" w:color="auto"/>
        <w:bottom w:val="none" w:sz="0" w:space="0" w:color="auto"/>
        <w:right w:val="none" w:sz="0" w:space="0" w:color="auto"/>
      </w:divBdr>
      <w:divsChild>
        <w:div w:id="412091285">
          <w:marLeft w:val="634"/>
          <w:marRight w:val="0"/>
          <w:marTop w:val="0"/>
          <w:marBottom w:val="0"/>
          <w:divBdr>
            <w:top w:val="none" w:sz="0" w:space="0" w:color="auto"/>
            <w:left w:val="none" w:sz="0" w:space="0" w:color="auto"/>
            <w:bottom w:val="none" w:sz="0" w:space="0" w:color="auto"/>
            <w:right w:val="none" w:sz="0" w:space="0" w:color="auto"/>
          </w:divBdr>
        </w:div>
        <w:div w:id="716053503">
          <w:marLeft w:val="274"/>
          <w:marRight w:val="0"/>
          <w:marTop w:val="0"/>
          <w:marBottom w:val="0"/>
          <w:divBdr>
            <w:top w:val="none" w:sz="0" w:space="0" w:color="auto"/>
            <w:left w:val="none" w:sz="0" w:space="0" w:color="auto"/>
            <w:bottom w:val="none" w:sz="0" w:space="0" w:color="auto"/>
            <w:right w:val="none" w:sz="0" w:space="0" w:color="auto"/>
          </w:divBdr>
        </w:div>
        <w:div w:id="1290355671">
          <w:marLeft w:val="274"/>
          <w:marRight w:val="0"/>
          <w:marTop w:val="0"/>
          <w:marBottom w:val="0"/>
          <w:divBdr>
            <w:top w:val="none" w:sz="0" w:space="0" w:color="auto"/>
            <w:left w:val="none" w:sz="0" w:space="0" w:color="auto"/>
            <w:bottom w:val="none" w:sz="0" w:space="0" w:color="auto"/>
            <w:right w:val="none" w:sz="0" w:space="0" w:color="auto"/>
          </w:divBdr>
        </w:div>
        <w:div w:id="2111007635">
          <w:marLeft w:val="274"/>
          <w:marRight w:val="0"/>
          <w:marTop w:val="0"/>
          <w:marBottom w:val="0"/>
          <w:divBdr>
            <w:top w:val="none" w:sz="0" w:space="0" w:color="auto"/>
            <w:left w:val="none" w:sz="0" w:space="0" w:color="auto"/>
            <w:bottom w:val="none" w:sz="0" w:space="0" w:color="auto"/>
            <w:right w:val="none" w:sz="0" w:space="0" w:color="auto"/>
          </w:divBdr>
        </w:div>
      </w:divsChild>
    </w:div>
    <w:div w:id="716784573">
      <w:bodyDiv w:val="1"/>
      <w:marLeft w:val="0"/>
      <w:marRight w:val="0"/>
      <w:marTop w:val="0"/>
      <w:marBottom w:val="0"/>
      <w:divBdr>
        <w:top w:val="none" w:sz="0" w:space="0" w:color="auto"/>
        <w:left w:val="none" w:sz="0" w:space="0" w:color="auto"/>
        <w:bottom w:val="none" w:sz="0" w:space="0" w:color="auto"/>
        <w:right w:val="none" w:sz="0" w:space="0" w:color="auto"/>
      </w:divBdr>
    </w:div>
    <w:div w:id="786855846">
      <w:bodyDiv w:val="1"/>
      <w:marLeft w:val="0"/>
      <w:marRight w:val="0"/>
      <w:marTop w:val="0"/>
      <w:marBottom w:val="0"/>
      <w:divBdr>
        <w:top w:val="none" w:sz="0" w:space="0" w:color="auto"/>
        <w:left w:val="none" w:sz="0" w:space="0" w:color="auto"/>
        <w:bottom w:val="none" w:sz="0" w:space="0" w:color="auto"/>
        <w:right w:val="none" w:sz="0" w:space="0" w:color="auto"/>
      </w:divBdr>
    </w:div>
    <w:div w:id="885945558">
      <w:bodyDiv w:val="1"/>
      <w:marLeft w:val="0"/>
      <w:marRight w:val="0"/>
      <w:marTop w:val="0"/>
      <w:marBottom w:val="0"/>
      <w:divBdr>
        <w:top w:val="none" w:sz="0" w:space="0" w:color="auto"/>
        <w:left w:val="none" w:sz="0" w:space="0" w:color="auto"/>
        <w:bottom w:val="none" w:sz="0" w:space="0" w:color="auto"/>
        <w:right w:val="none" w:sz="0" w:space="0" w:color="auto"/>
      </w:divBdr>
    </w:div>
    <w:div w:id="1157041150">
      <w:bodyDiv w:val="1"/>
      <w:marLeft w:val="0"/>
      <w:marRight w:val="0"/>
      <w:marTop w:val="0"/>
      <w:marBottom w:val="0"/>
      <w:divBdr>
        <w:top w:val="none" w:sz="0" w:space="0" w:color="auto"/>
        <w:left w:val="none" w:sz="0" w:space="0" w:color="auto"/>
        <w:bottom w:val="none" w:sz="0" w:space="0" w:color="auto"/>
        <w:right w:val="none" w:sz="0" w:space="0" w:color="auto"/>
      </w:divBdr>
      <w:divsChild>
        <w:div w:id="1000038932">
          <w:marLeft w:val="0"/>
          <w:marRight w:val="0"/>
          <w:marTop w:val="0"/>
          <w:marBottom w:val="0"/>
          <w:divBdr>
            <w:top w:val="none" w:sz="0" w:space="0" w:color="auto"/>
            <w:left w:val="none" w:sz="0" w:space="0" w:color="auto"/>
            <w:bottom w:val="none" w:sz="0" w:space="0" w:color="auto"/>
            <w:right w:val="none" w:sz="0" w:space="0" w:color="auto"/>
          </w:divBdr>
        </w:div>
        <w:div w:id="1632250204">
          <w:marLeft w:val="0"/>
          <w:marRight w:val="0"/>
          <w:marTop w:val="0"/>
          <w:marBottom w:val="0"/>
          <w:divBdr>
            <w:top w:val="none" w:sz="0" w:space="0" w:color="auto"/>
            <w:left w:val="none" w:sz="0" w:space="0" w:color="auto"/>
            <w:bottom w:val="none" w:sz="0" w:space="0" w:color="auto"/>
            <w:right w:val="none" w:sz="0" w:space="0" w:color="auto"/>
          </w:divBdr>
        </w:div>
      </w:divsChild>
    </w:div>
    <w:div w:id="1198011789">
      <w:bodyDiv w:val="1"/>
      <w:marLeft w:val="0"/>
      <w:marRight w:val="0"/>
      <w:marTop w:val="0"/>
      <w:marBottom w:val="0"/>
      <w:divBdr>
        <w:top w:val="none" w:sz="0" w:space="0" w:color="auto"/>
        <w:left w:val="none" w:sz="0" w:space="0" w:color="auto"/>
        <w:bottom w:val="none" w:sz="0" w:space="0" w:color="auto"/>
        <w:right w:val="none" w:sz="0" w:space="0" w:color="auto"/>
      </w:divBdr>
    </w:div>
    <w:div w:id="1225875332">
      <w:bodyDiv w:val="1"/>
      <w:marLeft w:val="0"/>
      <w:marRight w:val="0"/>
      <w:marTop w:val="0"/>
      <w:marBottom w:val="0"/>
      <w:divBdr>
        <w:top w:val="none" w:sz="0" w:space="0" w:color="auto"/>
        <w:left w:val="none" w:sz="0" w:space="0" w:color="auto"/>
        <w:bottom w:val="none" w:sz="0" w:space="0" w:color="auto"/>
        <w:right w:val="none" w:sz="0" w:space="0" w:color="auto"/>
      </w:divBdr>
    </w:div>
    <w:div w:id="1296645096">
      <w:bodyDiv w:val="1"/>
      <w:marLeft w:val="0"/>
      <w:marRight w:val="0"/>
      <w:marTop w:val="0"/>
      <w:marBottom w:val="0"/>
      <w:divBdr>
        <w:top w:val="none" w:sz="0" w:space="0" w:color="auto"/>
        <w:left w:val="none" w:sz="0" w:space="0" w:color="auto"/>
        <w:bottom w:val="none" w:sz="0" w:space="0" w:color="auto"/>
        <w:right w:val="none" w:sz="0" w:space="0" w:color="auto"/>
      </w:divBdr>
    </w:div>
    <w:div w:id="1332099853">
      <w:bodyDiv w:val="1"/>
      <w:marLeft w:val="0"/>
      <w:marRight w:val="0"/>
      <w:marTop w:val="0"/>
      <w:marBottom w:val="0"/>
      <w:divBdr>
        <w:top w:val="none" w:sz="0" w:space="0" w:color="auto"/>
        <w:left w:val="none" w:sz="0" w:space="0" w:color="auto"/>
        <w:bottom w:val="none" w:sz="0" w:space="0" w:color="auto"/>
        <w:right w:val="none" w:sz="0" w:space="0" w:color="auto"/>
      </w:divBdr>
    </w:div>
    <w:div w:id="1446457995">
      <w:bodyDiv w:val="1"/>
      <w:marLeft w:val="0"/>
      <w:marRight w:val="0"/>
      <w:marTop w:val="0"/>
      <w:marBottom w:val="0"/>
      <w:divBdr>
        <w:top w:val="none" w:sz="0" w:space="0" w:color="auto"/>
        <w:left w:val="none" w:sz="0" w:space="0" w:color="auto"/>
        <w:bottom w:val="none" w:sz="0" w:space="0" w:color="auto"/>
        <w:right w:val="none" w:sz="0" w:space="0" w:color="auto"/>
      </w:divBdr>
    </w:div>
    <w:div w:id="1537506822">
      <w:bodyDiv w:val="1"/>
      <w:marLeft w:val="0"/>
      <w:marRight w:val="0"/>
      <w:marTop w:val="0"/>
      <w:marBottom w:val="0"/>
      <w:divBdr>
        <w:top w:val="none" w:sz="0" w:space="0" w:color="auto"/>
        <w:left w:val="none" w:sz="0" w:space="0" w:color="auto"/>
        <w:bottom w:val="none" w:sz="0" w:space="0" w:color="auto"/>
        <w:right w:val="none" w:sz="0" w:space="0" w:color="auto"/>
      </w:divBdr>
    </w:div>
    <w:div w:id="1540895572">
      <w:bodyDiv w:val="1"/>
      <w:marLeft w:val="0"/>
      <w:marRight w:val="0"/>
      <w:marTop w:val="0"/>
      <w:marBottom w:val="0"/>
      <w:divBdr>
        <w:top w:val="none" w:sz="0" w:space="0" w:color="auto"/>
        <w:left w:val="none" w:sz="0" w:space="0" w:color="auto"/>
        <w:bottom w:val="none" w:sz="0" w:space="0" w:color="auto"/>
        <w:right w:val="none" w:sz="0" w:space="0" w:color="auto"/>
      </w:divBdr>
    </w:div>
    <w:div w:id="1643659069">
      <w:bodyDiv w:val="1"/>
      <w:marLeft w:val="0"/>
      <w:marRight w:val="0"/>
      <w:marTop w:val="0"/>
      <w:marBottom w:val="0"/>
      <w:divBdr>
        <w:top w:val="none" w:sz="0" w:space="0" w:color="auto"/>
        <w:left w:val="none" w:sz="0" w:space="0" w:color="auto"/>
        <w:bottom w:val="none" w:sz="0" w:space="0" w:color="auto"/>
        <w:right w:val="none" w:sz="0" w:space="0" w:color="auto"/>
      </w:divBdr>
    </w:div>
    <w:div w:id="1691445264">
      <w:bodyDiv w:val="1"/>
      <w:marLeft w:val="0"/>
      <w:marRight w:val="0"/>
      <w:marTop w:val="0"/>
      <w:marBottom w:val="0"/>
      <w:divBdr>
        <w:top w:val="none" w:sz="0" w:space="0" w:color="auto"/>
        <w:left w:val="none" w:sz="0" w:space="0" w:color="auto"/>
        <w:bottom w:val="none" w:sz="0" w:space="0" w:color="auto"/>
        <w:right w:val="none" w:sz="0" w:space="0" w:color="auto"/>
      </w:divBdr>
    </w:div>
    <w:div w:id="1694720162">
      <w:bodyDiv w:val="1"/>
      <w:marLeft w:val="0"/>
      <w:marRight w:val="0"/>
      <w:marTop w:val="0"/>
      <w:marBottom w:val="0"/>
      <w:divBdr>
        <w:top w:val="none" w:sz="0" w:space="0" w:color="auto"/>
        <w:left w:val="none" w:sz="0" w:space="0" w:color="auto"/>
        <w:bottom w:val="none" w:sz="0" w:space="0" w:color="auto"/>
        <w:right w:val="none" w:sz="0" w:space="0" w:color="auto"/>
      </w:divBdr>
    </w:div>
    <w:div w:id="1898935844">
      <w:bodyDiv w:val="1"/>
      <w:marLeft w:val="0"/>
      <w:marRight w:val="0"/>
      <w:marTop w:val="0"/>
      <w:marBottom w:val="0"/>
      <w:divBdr>
        <w:top w:val="none" w:sz="0" w:space="0" w:color="auto"/>
        <w:left w:val="none" w:sz="0" w:space="0" w:color="auto"/>
        <w:bottom w:val="none" w:sz="0" w:space="0" w:color="auto"/>
        <w:right w:val="none" w:sz="0" w:space="0" w:color="auto"/>
      </w:divBdr>
    </w:div>
    <w:div w:id="2009090924">
      <w:bodyDiv w:val="1"/>
      <w:marLeft w:val="0"/>
      <w:marRight w:val="0"/>
      <w:marTop w:val="0"/>
      <w:marBottom w:val="0"/>
      <w:divBdr>
        <w:top w:val="none" w:sz="0" w:space="0" w:color="auto"/>
        <w:left w:val="none" w:sz="0" w:space="0" w:color="auto"/>
        <w:bottom w:val="none" w:sz="0" w:space="0" w:color="auto"/>
        <w:right w:val="none" w:sz="0" w:space="0" w:color="auto"/>
      </w:divBdr>
    </w:div>
    <w:div w:id="2099331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rimary_x0020_Group xmlns="f75c9f26-473e-455f-a600-b4697a98402b" xsi:nil="true"/>
    <Product_x0020_Code xmlns="f75c9f26-473e-455f-a600-b4697a98402b" xsi:nil="true"/>
    <Artifact_x0020_Name xmlns="f75c9f26-473e-455f-a600-b4697a98402b" xsi:nil="true"/>
    <Document_x0020_Title xmlns="f75c9f26-473e-455f-a600-b4697a98402b" xsi:nil="true"/>
    <dctm_isservice xmlns="f75c9f26-473e-455f-a600-b4697a98402b">true</dctm_isservi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A71CEC1E44A94090E4C03046D2AA86" ma:contentTypeVersion="9" ma:contentTypeDescription="Create a new document." ma:contentTypeScope="" ma:versionID="2a24a9c672e188e7dc9e7d114b24857c">
  <xsd:schema xmlns:xsd="http://www.w3.org/2001/XMLSchema" xmlns:xs="http://www.w3.org/2001/XMLSchema" xmlns:p="http://schemas.microsoft.com/office/2006/metadata/properties" xmlns:ns2="8232b823-c570-4f73-8f7b-8ccd286a7884" targetNamespace="http://schemas.microsoft.com/office/2006/metadata/properties" ma:root="true" ma:fieldsID="3bfd7a3c2c002ef58b17bce2edf5e6e4" ns2:_="">
    <xsd:import namespace="8232b823-c570-4f73-8f7b-8ccd286a788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2b823-c570-4f73-8f7b-8ccd286a788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isl xmlns:xsd="http://www.w3.org/2001/XMLSchema" xmlns:xsi="http://www.w3.org/2001/XMLSchema-instance"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cument" ma:contentTypeID="0x0101007DEA63DD9E90054DA92A0CD181D75FBC" ma:contentTypeVersion="5" ma:contentTypeDescription="Create a new document." ma:contentTypeScope="" ma:versionID="f362f7154306f0aca94fe0867c19746c">
  <xsd:schema xmlns:xsd="http://www.w3.org/2001/XMLSchema" xmlns:xs="http://www.w3.org/2001/XMLSchema" xmlns:p="http://schemas.microsoft.com/office/2006/metadata/properties" xmlns:ns2="f75c9f26-473e-455f-a600-b4697a98402b" targetNamespace="http://schemas.microsoft.com/office/2006/metadata/properties" ma:root="true" ma:fieldsID="177d697b86a1e4dedef3859069b9bb52" ns2:_="">
    <xsd:import namespace="f75c9f26-473e-455f-a600-b4697a98402b"/>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5c9f26-473e-455f-a600-b4697a98402b"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76B5C4-CD66-424F-A6A4-C5149BFC94EC}">
  <ds:schemaRefs>
    <ds:schemaRef ds:uri="http://schemas.microsoft.com/office/2006/metadata/properties"/>
    <ds:schemaRef ds:uri="http://schemas.microsoft.com/office/infopath/2007/PartnerControls"/>
    <ds:schemaRef ds:uri="f75c9f26-473e-455f-a600-b4697a98402b"/>
  </ds:schemaRefs>
</ds:datastoreItem>
</file>

<file path=customXml/itemProps2.xml><?xml version="1.0" encoding="utf-8"?>
<ds:datastoreItem xmlns:ds="http://schemas.openxmlformats.org/officeDocument/2006/customXml" ds:itemID="{EE3CED96-F38E-4893-B5FD-028E6AED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2b823-c570-4f73-8f7b-8ccd286a7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2D6919-28AE-4F12-85AB-E9BED1085A1E}">
  <ds:schemaRefs>
    <ds:schemaRef ds:uri="http://schemas.openxmlformats.org/officeDocument/2006/bibliography"/>
  </ds:schemaRefs>
</ds:datastoreItem>
</file>

<file path=customXml/itemProps4.xml><?xml version="1.0" encoding="utf-8"?>
<ds:datastoreItem xmlns:ds="http://schemas.openxmlformats.org/officeDocument/2006/customXml" ds:itemID="{424A682E-4E51-4716-A86C-4E770C5DC6D6}">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937F6996-FF06-47FA-952E-3DF012C0F77D}">
  <ds:schemaRefs>
    <ds:schemaRef ds:uri="http://schemas.microsoft.com/sharepoint/v3/contenttype/forms"/>
  </ds:schemaRefs>
</ds:datastoreItem>
</file>

<file path=customXml/itemProps6.xml><?xml version="1.0" encoding="utf-8"?>
<ds:datastoreItem xmlns:ds="http://schemas.openxmlformats.org/officeDocument/2006/customXml" ds:itemID="{953BC15D-773E-4820-BD6C-766E518D4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5c9f26-473e-455f-a600-b4697a9840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329</TotalTime>
  <Pages>27</Pages>
  <Words>7560</Words>
  <Characters>45467</Characters>
  <Application>Microsoft Office Word</Application>
  <DocSecurity>0</DocSecurity>
  <Lines>1026</Lines>
  <Paragraphs>465</Paragraphs>
  <ScaleCrop>false</ScaleCrop>
  <HeadingPairs>
    <vt:vector size="2" baseType="variant">
      <vt:variant>
        <vt:lpstr>Title</vt:lpstr>
      </vt:variant>
      <vt:variant>
        <vt:i4>1</vt:i4>
      </vt:variant>
    </vt:vector>
  </HeadingPairs>
  <TitlesOfParts>
    <vt:vector size="1" baseType="lpstr">
      <vt:lpstr>diversity-plan-indication-draft v7.0 template_clean for SLT review_ED_QC.docx</vt:lpstr>
    </vt:vector>
  </TitlesOfParts>
  <Company/>
  <LinksUpToDate>false</LinksUpToDate>
  <CharactersWithSpaces>52597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diversity-plan-indication-draft v7.0 template_clean for SLT review_ED_QC.docx</dc:title>
  <dc:subject/>
  <dc:creator>Dawson, Emily</dc:creator>
  <cp:keywords/>
  <dc:description/>
  <cp:lastModifiedBy>Se, Andrew</cp:lastModifiedBy>
  <cp:revision>2</cp:revision>
  <cp:lastPrinted>2022-08-11T01:13:00Z</cp:lastPrinted>
  <dcterms:created xsi:type="dcterms:W3CDTF">2025-05-29T14:56:00Z</dcterms:created>
  <dcterms:modified xsi:type="dcterms:W3CDTF">2025-05-30T12:30:00Z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Saver">
    <vt:lpwstr>rlEwbwkfUisf5IbnGEN72PKC6Kk4k2Yy</vt:lpwstr>
  </property>
  <property fmtid="{D5CDD505-2E9C-101B-9397-08002B2CF9AE}" pid="3" name="bjDocumentSecurityLabel">
    <vt:lpwstr>Not Classified</vt:lpwstr>
  </property>
  <property fmtid="{D5CDD505-2E9C-101B-9397-08002B2CF9AE}" pid="4" name="ContentTypeId">
    <vt:lpwstr>0x0101007DEA63DD9E90054DA92A0CD181D75FBC</vt:lpwstr>
  </property>
  <property fmtid="{D5CDD505-2E9C-101B-9397-08002B2CF9AE}" pid="5" name="Module">
    <vt:lpwstr>ecf4ebef-7074-4f65-bb17-c7f1a7c81e46</vt:lpwstr>
  </property>
  <property fmtid="{D5CDD505-2E9C-101B-9397-08002B2CF9AE}" pid="6" name="docIndexRef">
    <vt:lpwstr>fcbb80e0-5d65-492e-ae51-56b9775c5c8b</vt:lpwstr>
  </property>
  <property fmtid="{D5CDD505-2E9C-101B-9397-08002B2CF9AE}" pid="7" name="bjDocumentLabelXML">
    <vt:lpwstr>&lt;?xml version="1.0" encoding="us-ascii"?&gt;&lt;sisl xmlns:xsd="http://www.w3.org/2001/XMLSchema" xmlns:xsi="http://www.w3.org/2001/XMLSchema-instance" sislVersion="0" policy="a10f9ac0-5937-4b4f-b459-96aedd9ed2c5" origin="userSelected" xmlns="http://www.boldonj</vt:lpwstr>
  </property>
  <property fmtid="{D5CDD505-2E9C-101B-9397-08002B2CF9AE}" pid="8" name="bjDocumentLabelXML-0">
    <vt:lpwstr>ames.com/2008/01/sie/internal/label"&gt;&lt;element uid="9920fcc9-9f43-4d43-9e3e-b98a219cfd55" value="" /&gt;&lt;/sisl&gt;</vt:lpwstr>
  </property>
  <property fmtid="{D5CDD505-2E9C-101B-9397-08002B2CF9AE}" pid="9" name="MediaServiceImageTags">
    <vt:lpwstr/>
  </property>
  <property fmtid="{D5CDD505-2E9C-101B-9397-08002B2CF9AE}" pid="10" name="RequestIDText">
    <vt:lpwstr>48576</vt:lpwstr>
  </property>
  <property fmtid="{D5CDD505-2E9C-101B-9397-08002B2CF9AE}" pid="11" name="Request ID">
    <vt:lpwstr/>
  </property>
  <property fmtid="{D5CDD505-2E9C-101B-9397-08002B2CF9AE}" pid="12" name="MerckAIPLabel">
    <vt:lpwstr>Proprietary</vt:lpwstr>
  </property>
  <property fmtid="{D5CDD505-2E9C-101B-9397-08002B2CF9AE}" pid="13" name="MerckAIPDataExchange">
    <vt:lpwstr>!MRKMIP@Proprietary</vt:lpwstr>
  </property>
  <property fmtid="{D5CDD505-2E9C-101B-9397-08002B2CF9AE}" pid="14" name="_AdHocReviewCycleID">
    <vt:i4>-675776639</vt:i4>
  </property>
  <property fmtid="{D5CDD505-2E9C-101B-9397-08002B2CF9AE}" pid="15" name="_NewReviewCycle">
    <vt:lpwstr/>
  </property>
  <property fmtid="{D5CDD505-2E9C-101B-9397-08002B2CF9AE}" pid="16" name="_EmailSubject">
    <vt:lpwstr>Merck compare examples - Email 1 of 3 - Diversity Plan</vt:lpwstr>
  </property>
  <property fmtid="{D5CDD505-2E9C-101B-9397-08002B2CF9AE}" pid="17" name="_AuthorEmail">
    <vt:lpwstr>deana.powell@merck.com</vt:lpwstr>
  </property>
  <property fmtid="{D5CDD505-2E9C-101B-9397-08002B2CF9AE}" pid="18" name="_AuthorEmailDisplayName">
    <vt:lpwstr>Powell, Deana</vt:lpwstr>
  </property>
  <property fmtid="{D5CDD505-2E9C-101B-9397-08002B2CF9AE}" pid="20" name="MSIP_Label_e81acc0d-dcc4-4dc9-a2c5-be70b05a2fe6_Enabled">
    <vt:lpwstr>true</vt:lpwstr>
  </property>
  <property fmtid="{D5CDD505-2E9C-101B-9397-08002B2CF9AE}" pid="21" name="MSIP_Label_e81acc0d-dcc4-4dc9-a2c5-be70b05a2fe6_SetDate">
    <vt:lpwstr>2024-03-27T19:23:27Z</vt:lpwstr>
  </property>
  <property fmtid="{D5CDD505-2E9C-101B-9397-08002B2CF9AE}" pid="22" name="MSIP_Label_e81acc0d-dcc4-4dc9-a2c5-be70b05a2fe6_Method">
    <vt:lpwstr>Privileged</vt:lpwstr>
  </property>
  <property fmtid="{D5CDD505-2E9C-101B-9397-08002B2CF9AE}" pid="23" name="MSIP_Label_e81acc0d-dcc4-4dc9-a2c5-be70b05a2fe6_Name">
    <vt:lpwstr>e81acc0d-dcc4-4dc9-a2c5-be70b05a2fe6</vt:lpwstr>
  </property>
  <property fmtid="{D5CDD505-2E9C-101B-9397-08002B2CF9AE}" pid="24" name="MSIP_Label_e81acc0d-dcc4-4dc9-a2c5-be70b05a2fe6_SiteId">
    <vt:lpwstr>a00de4ec-48a8-43a6-be74-e31274e2060d</vt:lpwstr>
  </property>
  <property fmtid="{D5CDD505-2E9C-101B-9397-08002B2CF9AE}" pid="25" name="MSIP_Label_e81acc0d-dcc4-4dc9-a2c5-be70b05a2fe6_ActionId">
    <vt:lpwstr>25e18f59-4354-42ab-8c5c-0263cf649b13</vt:lpwstr>
  </property>
  <property fmtid="{D5CDD505-2E9C-101B-9397-08002B2CF9AE}" pid="26" name="MSIP_Label_e81acc0d-dcc4-4dc9-a2c5-be70b05a2fe6_ContentBits">
    <vt:lpwstr>0</vt:lpwstr>
  </property>
  <property fmtid="{D5CDD505-2E9C-101B-9397-08002B2CF9AE}" pid="27" name="Primary Group">
    <vt:lpwstr/>
  </property>
  <property fmtid="{D5CDD505-2E9C-101B-9397-08002B2CF9AE}" pid="28" name="Product Code">
    <vt:lpwstr/>
  </property>
  <property fmtid="{D5CDD505-2E9C-101B-9397-08002B2CF9AE}" pid="29" name="Artifact Name">
    <vt:lpwstr/>
  </property>
  <property fmtid="{D5CDD505-2E9C-101B-9397-08002B2CF9AE}" pid="30" name="Document Title">
    <vt:lpwstr/>
  </property>
  <property fmtid="{D5CDD505-2E9C-101B-9397-08002B2CF9AE}" pid="31" name="RCAM_CITATION_TYPE">
    <vt:lpwstr>CTD|1|1</vt:lpwstr>
  </property>
  <property fmtid="{D5CDD505-2E9C-101B-9397-08002B2CF9AE}" pid="32" name="RCAM_DOC_TYPE">
    <vt:lpwstr>CTD|1</vt:lpwstr>
  </property>
  <property fmtid="{D5CDD505-2E9C-101B-9397-08002B2CF9AE}" pid="33" name="RCAM_CITATION_LIMIT">
    <vt:lpwstr>400</vt:lpwstr>
  </property>
  <property fmtid="{D5CDD505-2E9C-101B-9397-08002B2CF9AE}" pid="34" name="RCAM_CITATION_TYPE_CTD">
    <vt:lpwstr>0</vt:lpwstr>
  </property>
  <property fmtid="{D5CDD505-2E9C-101B-9397-08002B2CF9AE}" pid="35" name="RCAM_MK_NUMBER">
    <vt:lpwstr>2870</vt:lpwstr>
  </property>
  <property fmtid="{D5CDD505-2E9C-101B-9397-08002B2CF9AE}" pid="36" name="RCAM_COMPOUND_TYPE">
    <vt:lpwstr>MK</vt:lpwstr>
  </property>
  <property fmtid="{D5CDD505-2E9C-101B-9397-08002B2CF9AE}" pid="37" name="RCAM_CLINICAL_DOC">
    <vt:bool>true</vt:bool>
  </property>
  <property fmtid="{D5CDD505-2E9C-101B-9397-08002B2CF9AE}" pid="38" name="RCAM_REF_INCLUDED_FINAL_LOR">
    <vt:lpwstr>A</vt:lpwstr>
  </property>
  <property fmtid="{D5CDD505-2E9C-101B-9397-08002B2CF9AE}" pid="39" name="RCAM_REF_INCLUDED_REFERENCE_ID_LIST">
    <vt:lpwstr>A</vt:lpwstr>
  </property>
  <property fmtid="{D5CDD505-2E9C-101B-9397-08002B2CF9AE}" pid="40" name="RCAM_FINAL_LOR_DOCIDS">
    <vt:lpwstr>0</vt:lpwstr>
  </property>
  <property fmtid="{D5CDD505-2E9C-101B-9397-08002B2CF9AE}" pid="41" name="RCAM_CHILDREN_INCLUDED">
    <vt:lpwstr>1</vt:lpwstr>
  </property>
  <property fmtid="{D5CDD505-2E9C-101B-9397-08002B2CF9AE}" pid="42" name="REDS_BIBILO_NAME_INCLUDED">
    <vt:lpwstr>0</vt:lpwstr>
  </property>
  <property fmtid="{D5CDD505-2E9C-101B-9397-08002B2CF9AE}" pid="43" name="_PreviousAdHocReviewCycleID">
    <vt:i4>-1570788854</vt:i4>
  </property>
</Properties>
</file>